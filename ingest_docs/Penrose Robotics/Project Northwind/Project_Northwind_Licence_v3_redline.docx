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20"/>
          <w:szCs w:val="20"/>
        </w:rPr>
        <w:t xml:space="preserve">DATED 12 JANUARY 2026</w:t>
      </w:r>
    </w:p>
    <w:p>
      <w:pPr>
        <w:pBdr>
          <w:top w:val="single" w:color="1F3864" w:sz="6" w:space="6"/>
          <w:bottom w:val="single" w:color="1F3864" w:sz="6" w:space="6"/>
        </w:pBdr>
        <w:spacing w:after="120" w:before="240"/>
        <w:jc w:val="center"/>
      </w:pPr>
      <w:r>
        <w:rPr>
          <w:b/>
          <w:bCs/>
          <w:sz w:val="30"/>
          <w:szCs w:val="30"/>
        </w:rPr>
        <w:t xml:space="preserve">PATENT AND SOFTWARE LICENCE AGREEMENT</w:t>
      </w:r>
    </w:p>
    <w:p>
      <w:pPr>
        <w:spacing w:after="40" w:before="160"/>
        <w:jc w:val="center"/>
      </w:pPr>
      <w:r>
        <w:rPr>
          <w:sz w:val="20"/>
          <w:szCs w:val="20"/>
        </w:rPr>
        <w:t xml:space="preserve">relating to the</w:t>
      </w:r>
    </w:p>
    <w:p>
      <w:pPr>
        <w:spacing w:after="40"/>
        <w:jc w:val="center"/>
      </w:pPr>
      <w:r>
        <w:rPr>
          <w:b/>
          <w:bCs/>
          <w:sz w:val="22"/>
          <w:szCs w:val="22"/>
        </w:rPr>
        <w:t xml:space="preserve">PENROSE "HELMSMAN" AUTONOMOUS NAVIGATION AND FLEET-ORCHESTRATION PLATFORM</w:t>
      </w:r>
    </w:p>
    <w:p>
      <w:pPr>
        <w:spacing w:after="300"/>
        <w:jc w:val="center"/>
      </w:pPr>
      <w:r>
        <w:rPr>
          <w:i/>
          <w:iCs/>
          <w:sz w:val="20"/>
          <w:szCs w:val="20"/>
        </w:rPr>
        <w:t xml:space="preserve">(Project Northwind)</w:t>
      </w:r>
    </w:p>
    <w:p>
      <w:pPr>
        <w:spacing w:after="40" w:before="200"/>
        <w:jc w:val="center"/>
      </w:pPr>
      <w:r>
        <w:rPr>
          <w:sz w:val="20"/>
          <w:szCs w:val="20"/>
        </w:rPr>
        <w:t xml:space="preserve">between</w:t>
      </w:r>
    </w:p>
    <w:p>
      <w:pPr>
        <w:spacing w:after="40"/>
        <w:jc w:val="center"/>
      </w:pPr>
      <w:r>
        <w:rPr>
          <w:b/>
          <w:bCs/>
          <w:sz w:val="22"/>
          <w:szCs w:val="22"/>
        </w:rPr>
        <w:t xml:space="preserve">PENROSE ROBOTICS LIMITED</w:t>
      </w:r>
    </w:p>
    <w:p>
      <w:pPr>
        <w:spacing w:after="120"/>
        <w:jc w:val="center"/>
      </w:pPr>
      <w:r>
        <w:rPr>
          <w:sz w:val="20"/>
          <w:szCs w:val="20"/>
        </w:rPr>
        <w:t xml:space="preserve">(as Licensor)</w:t>
      </w:r>
    </w:p>
    <w:p>
      <w:pPr>
        <w:spacing w:after="40"/>
        <w:jc w:val="center"/>
      </w:pPr>
      <w:r>
        <w:rPr>
          <w:sz w:val="20"/>
          <w:szCs w:val="20"/>
        </w:rPr>
        <w:t xml:space="preserve">and</w:t>
      </w:r>
    </w:p>
    <w:p>
      <w:pPr>
        <w:spacing w:after="40"/>
        <w:jc w:val="center"/>
      </w:pPr>
      <w:r>
        <w:rPr>
          <w:b/>
          <w:bCs/>
          <w:sz w:val="22"/>
          <w:szCs w:val="22"/>
        </w:rPr>
        <w:t xml:space="preserve">WEXBOURNE RETAIL GROUP LIMITED</w:t>
      </w:r>
    </w:p>
    <w:p>
      <w:pPr>
        <w:spacing w:after="600"/>
        <w:jc w:val="center"/>
      </w:pPr>
      <w:r>
        <w:rPr>
          <w:sz w:val="20"/>
          <w:szCs w:val="20"/>
        </w:rPr>
        <w:t xml:space="preserve">(as Licensee)</w:t>
      </w:r>
    </w:p>
    <w:p>
      <w:pPr>
        <w:spacing w:after="20" w:before="600"/>
        <w:jc w:val="center"/>
      </w:pPr>
      <w:r>
        <w:rPr>
          <w:b/>
          <w:bCs/>
          <w:color w:val="1F3864"/>
          <w:sz w:val="20"/>
          <w:szCs w:val="20"/>
        </w:rPr>
        <w:t xml:space="preserve">Whitfield Carter LLP</w:t>
      </w:r>
    </w:p>
    <w:p>
      <w:pPr>
        <w:jc w:val="center"/>
      </w:pPr>
      <w:r>
        <w:rPr>
          <w:color w:val="555555"/>
          <w:sz w:val="16"/>
          <w:szCs w:val="16"/>
        </w:rPr>
        <w:t xml:space="preserve">22 Bishopsgate, London EC2N 4BQ  •  Ref: SJW/JO/Northwind/00141</w:t>
      </w:r>
    </w:p>
    <w:p>
      <w:r>
        <w:br w:type="page"/>
      </w:r>
    </w:p>
    <w:p>
      <w:pPr>
        <w:pStyle w:val="Heading1"/>
      </w:pPr>
      <w:r>
        <w:t xml:space="preserve">THIS AGREEMENT is dated 12 January 2026</w:t>
      </w:r>
    </w:p>
    <w:p>
      <w:pPr>
        <w:spacing w:after="60" w:line="264"/>
      </w:pPr>
      <w:r>
        <w:rPr>
          <w:b/>
          <w:bCs/>
        </w:rPr>
        <w:t xml:space="preserve">PARTIES</w:t>
      </w:r>
    </w:p>
    <w:p>
      <w:pPr>
        <w:tabs>
          <w:tab w:val="left" w:pos="620"/>
        </w:tabs>
        <w:spacing w:after="100" w:line="264"/>
        <w:ind w:left="620" w:hanging="620"/>
      </w:pPr>
      <w:r>
        <w:t xml:space="preserve">(1)	</w:t>
      </w:r>
      <w:r>
        <w:rPr>
          <w:b/>
          <w:bCs/>
        </w:rPr>
        <w:t xml:space="preserve">PENROSE ROBOTICS LIMITED</w:t>
      </w:r>
      <w:r>
        <w:t xml:space="preserve"> incorporated and registered in England and Wales with company number 09214477 whose registered office is at Helmsman House, 4 Kingsway Park, Cambridge CB4 0WS (</w:t>
      </w:r>
      <w:r>
        <w:rPr>
          <w:b/>
          <w:bCs/>
        </w:rPr>
        <w:t xml:space="preserve">Licensor</w:t>
      </w:r>
      <w:r>
        <w:t xml:space="preserve">);</w:t>
      </w:r>
    </w:p>
    <w:p>
      <w:pPr>
        <w:tabs>
          <w:tab w:val="left" w:pos="620"/>
        </w:tabs>
        <w:spacing w:after="100" w:line="264"/>
        <w:ind w:left="620" w:hanging="620"/>
      </w:pPr>
      <w:r>
        <w:t xml:space="preserve">(2)	</w:t>
      </w:r>
      <w:r>
        <w:rPr>
          <w:b/>
          <w:bCs/>
        </w:rPr>
        <w:t xml:space="preserve">WEXBOURNE RETAIL GROUP LIMITED</w:t>
      </w:r>
      <w:r>
        <w:t xml:space="preserve"> incorporated and registered in England and Wales with company number 06677310 whose registered office is at Wexbourne Distribution Centre, Brackmills, Northampton NN4 7BW (</w:t>
      </w:r>
      <w:r>
        <w:rPr>
          <w:b/>
          <w:bCs/>
        </w:rPr>
        <w:t xml:space="preserve">Licensee</w:t>
      </w:r>
      <w:r>
        <w:t xml:space="preserve">),</w:t>
      </w:r>
    </w:p>
    <w:p>
      <w:pPr>
        <w:spacing w:after="120" w:line="264"/>
      </w:pPr>
      <w:r>
        <w:t xml:space="preserve">each a </w:t>
      </w:r>
    </w:p>
    <w:p>
      <w:pPr>
        <w:spacing w:after="120" w:line="264"/>
      </w:pPr>
      <w:r>
        <w:rPr>
          <w:b/>
          <w:bCs/>
        </w:rPr>
        <w:t xml:space="preserve">party</w:t>
      </w:r>
      <w:r>
        <w:t xml:space="preserve"> and together the </w:t>
      </w:r>
      <w:r>
        <w:rPr>
          <w:b/>
          <w:bCs/>
        </w:rPr>
        <w:t xml:space="preserve">parties</w:t>
      </w:r>
      <w:r>
        <w:t xml:space="preserve">.</w:t>
      </w:r>
    </w:p>
    <w:p>
      <w:pPr>
        <w:spacing w:before="160"/>
      </w:pPr>
      <w:r>
        <w:rPr>
          <w:b/>
          <w:bCs/>
        </w:rPr>
        <w:t xml:space="preserve">BACKGROUND</w:t>
      </w:r>
    </w:p>
    <w:p>
      <w:pPr>
        <w:tabs>
          <w:tab w:val="left" w:pos="620"/>
        </w:tabs>
        <w:spacing w:after="100" w:line="264"/>
        <w:ind w:left="620" w:hanging="620"/>
      </w:pPr>
      <w:r>
        <w:t>(A)	The Licensor has designed, developed and owns a proprietary autonomous navigation, perception and fleet-orchestration software platform for autonomous mobile robots known as the "Helmsman" platform, together with the patents, patent applications and other intellectual property rights described in Schedule 1 (Licensed Patents) and Schedule 2 (Licensed Software).</w:t>
      </w:r>
    </w:p>
    <w:p>
      <w:pPr>
        <w:tabs>
          <w:tab w:val="left" w:pos="620"/>
        </w:tabs>
        <w:spacing w:after="100" w:line="264"/>
        <w:ind w:left="620" w:hanging="620"/>
      </w:pPr>
      <w:r>
        <w:t>(B)	The Licensee operates a multi-channel retail business and a network of fulfilment and distribution centres in the United Kingdom and the Republic of Ireland and wishes to deploy autonomous mobile robots running the Helmsman platform across those centres.</w:t>
      </w:r>
    </w:p>
    <w:p>
      <w:pPr>
        <w:tabs>
          <w:tab w:val="left" w:pos="620"/>
        </w:tabs>
        <w:spacing w:after="100" w:line="264"/>
        <w:ind w:left="620" w:hanging="620"/>
      </w:pPr>
      <w:r>
        <w:t>(C)	The Licensee has agreed to take, and the Licensor has agreed to grant, a licence of the Licensed Patents and the Licensed Software on the terms and subject to the conditions set out in this agreement.</w:t>
      </w:r>
    </w:p>
    <w:p>
      <w:pPr>
        <w:tabs>
          <w:tab w:val="left" w:pos="620"/>
        </w:tabs>
        <w:spacing w:after="100" w:line="264"/>
        <w:ind w:left="620" w:hanging="620"/>
      </w:pPr>
      <w:r>
        <w:t>(D)	The commercial terms of this agreement reflect the heads of terms agreed between the parties dated 17 November 2025 (the "Heads of Terms"), which are superseded by this agreement.</w:t>
      </w:r>
    </w:p>
    <w:p>
      <w:pPr>
        <w:spacing w:before="200"/>
      </w:pPr>
      <w:r>
        <w:rPr>
          <w:b/>
          <w:bCs/>
        </w:rPr>
        <w:t xml:space="preserve">AGREED TERMS</w:t>
      </w:r>
    </w:p>
    <w:p>
      <w:pPr>
        <w:keepNext/>
        <w:tabs>
          <w:tab w:val="left" w:pos="620"/>
        </w:tabs>
        <w:spacing w:after="80" w:before="200" w:line="264"/>
      </w:pPr>
      <w:r>
        <w:rPr>
          <w:b/>
          <w:bCs/>
        </w:rPr>
        <w:t xml:space="preserve">1.</w:t>
      </w:r>
      <w:r>
        <w:t xml:space="preserve">	</w:t>
      </w:r>
      <w:r>
        <w:rPr>
          <w:b/>
          <w:bCs/>
        </w:rPr>
        <w:t xml:space="preserve">DEFINITIONS AND INTERPRETATION</w:t>
      </w:r>
    </w:p>
    <w:p>
      <w:pPr>
        <w:tabs>
          <w:tab w:val="left" w:pos="620"/>
        </w:tabs>
        <w:spacing w:after="100" w:line="264"/>
        <w:ind w:left="620" w:hanging="620"/>
      </w:pPr>
      <w:r>
        <w:t>1.1	The following definitions and rules of interpretation apply in this agreement.</w:t>
      </w:r>
    </w:p>
    <w:p>
      <w:pPr>
        <w:tabs>
          <w:tab w:val="left" w:pos="620"/>
        </w:tabs>
        <w:spacing w:after="100" w:line="264"/>
        <w:ind w:left="620" w:hanging="620"/>
      </w:pPr>
      <w:r>
        <w:t xml:space="preserve">	</w:t>
      </w:r>
      <w:r>
        <w:rPr>
          <w:b/>
          <w:bCs/>
        </w:rPr>
        <w:t xml:space="preserve">"Affiliate"</w:t>
      </w:r>
      <w:r>
        <w:t xml:space="preserve"> means, in relation to a party, any entity that directly or indirectly controls, is controlled by, or is under common control with, that party from time to time, where "control" has the meaning given in section 1124 of the Corporation Tax Act 2010.</w:t>
      </w:r>
    </w:p>
    <w:p>
      <w:pPr>
        <w:tabs>
          <w:tab w:val="left" w:pos="620"/>
        </w:tabs>
        <w:spacing w:after="100" w:line="264"/>
        <w:ind w:left="620" w:hanging="620"/>
      </w:pPr>
      <w:r>
        <w:t xml:space="preserve">	</w:t>
      </w:r>
      <w:r>
        <w:rPr>
          <w:b/>
          <w:bCs/>
        </w:rPr>
        <w:t xml:space="preserve">"Authorised Sites"</w:t>
      </w:r>
      <w:r>
        <w:t xml:space="preserve"> means the fulfilment, distribution and returns-processing centres of the Licensee listed in Schedule 4 (Authorised Sites), as amended in accordance with clause 3.4.</w:t>
      </w:r>
    </w:p>
    <w:p>
      <w:pPr>
        <w:tabs>
          <w:tab w:val="left" w:pos="620"/>
        </w:tabs>
        <w:spacing w:after="100" w:line="264"/>
        <w:ind w:left="620" w:hanging="620"/>
      </w:pPr>
      <w:r>
        <w:t xml:space="preserve">	</w:t>
      </w:r>
      <w:r>
        <w:rPr>
          <w:b/>
          <w:bCs/>
        </w:rPr>
        <w:t xml:space="preserve">"Business Day"</w:t>
      </w:r>
      <w:r>
        <w:t xml:space="preserve"> means a day other than a Saturday, Sunday or public holiday in England when banks in London are open for business.</w:t>
      </w:r>
    </w:p>
    <w:p>
      <w:pPr>
        <w:tabs>
          <w:tab w:val="left" w:pos="620"/>
        </w:tabs>
        <w:spacing w:after="100" w:line="264"/>
        <w:ind w:left="620" w:hanging="620"/>
      </w:pPr>
      <w:r>
        <w:t xml:space="preserve">	</w:t>
      </w:r>
      <w:r>
        <w:rPr>
          <w:b/>
          <w:bCs/>
        </w:rPr>
        <w:t xml:space="preserve">"Commencement Date"</w:t>
      </w:r>
      <w:r>
        <w:t xml:space="preserve"> means the date of this agreement.</w:t>
      </w:r>
    </w:p>
    <w:p>
      <w:pPr>
        <w:tabs>
          <w:tab w:val="left" w:pos="620"/>
        </w:tabs>
        <w:spacing w:after="100" w:line="264"/>
        <w:ind w:left="620" w:hanging="620"/>
      </w:pPr>
      <w:r>
        <w:t xml:space="preserve">	</w:t>
      </w:r>
      <w:r>
        <w:rPr>
          <w:b/>
          <w:bCs/>
        </w:rPr>
        <w:t xml:space="preserve">"Deployed Robot"</w:t>
      </w:r>
      <w:r>
        <w:t xml:space="preserve"> means an autonomous mobile robot owned or operated by the Licensee or a member of its Group on which any part of the Licensed Software is installed or executed.</w:t>
      </w:r>
    </w:p>
    <w:p>
      <w:pPr>
        <w:tabs>
          <w:tab w:val="left" w:pos="620"/>
        </w:tabs>
        <w:spacing w:after="100" w:line="264"/>
        <w:ind w:left="620" w:hanging="620"/>
      </w:pPr>
      <w:r>
        <w:t xml:space="preserve">	</w:t>
      </w:r>
      <w:r>
        <w:rPr>
          <w:b/>
          <w:bCs/>
        </w:rPr>
        <w:t xml:space="preserve">"Documentation"</w:t>
      </w:r>
      <w:r>
        <w:t xml:space="preserve"> means the technical and user documentation for the Licensed Software made available by the Licensor, as updated from time to time.</w:t>
      </w:r>
    </w:p>
    <w:p>
      <w:pPr>
        <w:tabs>
          <w:tab w:val="left" w:pos="620"/>
        </w:tabs>
        <w:spacing w:after="100" w:line="264"/>
        <w:ind w:left="620" w:hanging="620"/>
      </w:pPr>
      <w:r>
        <w:t xml:space="preserve">	</w:t>
      </w:r>
      <w:r>
        <w:rPr>
          <w:b/>
          <w:bCs/>
        </w:rPr>
        <w:t xml:space="preserve">"Escrow Agreement"</w:t>
      </w:r>
      <w:r>
        <w:t xml:space="preserve"> means the source code escrow agreement in the agreed form to be entered into between the parties and the Escrow Agent pursuant to clause 8.</w:t>
      </w:r>
    </w:p>
    <w:p>
      <w:pPr>
        <w:tabs>
          <w:tab w:val="left" w:pos="620"/>
        </w:tabs>
        <w:spacing w:after="100" w:line="264"/>
        <w:ind w:left="620" w:hanging="620"/>
      </w:pPr>
      <w:r>
        <w:t xml:space="preserve">	</w:t>
      </w:r>
      <w:r>
        <w:rPr>
          <w:b/>
          <w:bCs/>
        </w:rPr>
        <w:t xml:space="preserve">"Field"</w:t>
      </w:r>
      <w:r>
        <w:t xml:space="preserve"> means the operation of autonomous mobile robots for goods-to-person picking, pallet and tote movement, returns processing and intralogistics within retail fulfilment, distribution and warehousing operations, and expressly excludes any use in public-highway, last-mile delivery or passenger applications.</w:t>
      </w:r>
    </w:p>
    <w:p>
      <w:pPr>
        <w:tabs>
          <w:tab w:val="left" w:pos="620"/>
        </w:tabs>
        <w:spacing w:after="100" w:line="264"/>
        <w:ind w:left="620" w:hanging="620"/>
      </w:pPr>
      <w:r>
        <w:t xml:space="preserve">	</w:t>
      </w:r>
      <w:r>
        <w:rPr>
          <w:b/>
          <w:bCs/>
        </w:rPr>
        <w:t xml:space="preserve">"Group"</w:t>
      </w:r>
      <w:r>
        <w:t xml:space="preserve"> means, in relation to a party, that party, its Affiliates and any holding company of that party from time to time.</w:t>
      </w:r>
    </w:p>
    <w:p>
      <w:pPr>
        <w:tabs>
          <w:tab w:val="left" w:pos="620"/>
        </w:tabs>
        <w:spacing w:after="100" w:line="264"/>
        <w:ind w:left="620" w:hanging="620"/>
      </w:pPr>
      <w:r>
        <w:t xml:space="preserve">	</w:t>
      </w:r>
      <w:r>
        <w:rPr>
          <w:b/>
          <w:bCs/>
        </w:rPr>
        <w:t xml:space="preserve">"Initial Term"</w:t>
      </w:r>
      <w:r>
        <w:t xml:space="preserve"> means the period of five (5) years from the Commencement Date.</w:t>
      </w:r>
    </w:p>
    <w:p>
      <w:pPr>
        <w:tabs>
          <w:tab w:val="left" w:pos="620"/>
        </w:tabs>
        <w:spacing w:after="100" w:line="264"/>
        <w:ind w:left="620" w:hanging="620"/>
      </w:pPr>
      <w:r>
        <w:t xml:space="preserve">	</w:t>
      </w:r>
      <w:r>
        <w:rPr>
          <w:b/>
          <w:bCs/>
        </w:rPr>
        <w:t xml:space="preserve">"Intellectual Property Rights"</w:t>
      </w:r>
      <w:r>
        <w:t xml:space="preserve"> or "IPR" means patents, utility models, rights to inventions, copyright and related rights, trade marks, goodwill, designs, database rights, rights in confidential information (including know-how) and all other intellectual property rights, in each case whether registered or unregistered and including all applications and rights to apply for and be granted such rights.</w:t>
      </w:r>
    </w:p>
    <w:p>
      <w:pPr>
        <w:tabs>
          <w:tab w:val="left" w:pos="620"/>
        </w:tabs>
        <w:spacing w:after="100" w:line="264"/>
        <w:ind w:left="620" w:hanging="620"/>
      </w:pPr>
      <w:r>
        <w:t xml:space="preserve">	</w:t>
      </w:r>
      <w:r>
        <w:rPr>
          <w:b/>
          <w:bCs/>
        </w:rPr>
        <w:t xml:space="preserve">"Licence Fee"</w:t>
      </w:r>
      <w:r>
        <w:t xml:space="preserve"> means the up-front licence fee specified in paragraph 1 of Schedule 5 (Fees).</w:t>
      </w:r>
    </w:p>
    <w:p>
      <w:pPr>
        <w:tabs>
          <w:tab w:val="left" w:pos="620"/>
        </w:tabs>
        <w:spacing w:after="100" w:line="264"/>
        <w:ind w:left="620" w:hanging="620"/>
      </w:pPr>
      <w:r>
        <w:t xml:space="preserve">	</w:t>
      </w:r>
      <w:r>
        <w:rPr>
          <w:b/>
          <w:bCs/>
        </w:rPr>
        <w:t xml:space="preserve">"Licensed Patents"</w:t>
      </w:r>
      <w:r>
        <w:t xml:space="preserve"> means the patents and patent applications listed in Schedule 1, together with any continuations, divisionals, reissues, renewals, extensions and foreign equivalents of them.</w:t>
      </w:r>
    </w:p>
    <w:p>
      <w:pPr>
        <w:tabs>
          <w:tab w:val="left" w:pos="620"/>
        </w:tabs>
        <w:spacing w:after="100" w:line="264"/>
        <w:ind w:left="620" w:hanging="620"/>
      </w:pPr>
      <w:r>
        <w:t xml:space="preserve">	</w:t>
      </w:r>
      <w:r>
        <w:rPr>
          <w:b/>
          <w:bCs/>
        </w:rPr>
        <w:t xml:space="preserve">"Licensed Software"</w:t>
      </w:r>
      <w:r>
        <w:t xml:space="preserve"> means the object code form of the Helmsman platform modules listed in Schedule 2, together with any Updates provided under this agreement, and the Documentation.</w:t>
      </w:r>
    </w:p>
    <w:p>
      <w:pPr>
        <w:tabs>
          <w:tab w:val="left" w:pos="620"/>
        </w:tabs>
        <w:spacing w:after="100" w:line="264"/>
        <w:ind w:left="620" w:hanging="620"/>
      </w:pPr>
      <w:r>
        <w:t xml:space="preserve">	</w:t>
      </w:r>
      <w:r>
        <w:rPr>
          <w:b/>
          <w:bCs/>
        </w:rPr>
        <w:t xml:space="preserve">"Licensed Technology"</w:t>
      </w:r>
      <w:r>
        <w:t xml:space="preserve"> means the Licensed Patents, the Licensed Software and the Licensor Know-How, collectively.</w:t>
      </w:r>
    </w:p>
    <w:p>
      <w:pPr>
        <w:tabs>
          <w:tab w:val="left" w:pos="620"/>
        </w:tabs>
        <w:spacing w:after="100" w:line="264"/>
        <w:ind w:left="620" w:hanging="620"/>
      </w:pPr>
      <w:r>
        <w:t xml:space="preserve">	</w:t>
      </w:r>
      <w:r>
        <w:rPr>
          <w:b/>
          <w:bCs/>
        </w:rPr>
        <w:t xml:space="preserve">"Licensor Know-How"</w:t>
      </w:r>
      <w:r>
        <w:t xml:space="preserve"> means the technical information, methods, processes and data relating to the Licensed Software disclosed by the Licensor to the Licensee under this agreement.</w:t>
      </w:r>
    </w:p>
    <w:p>
      <w:pPr>
        <w:tabs>
          <w:tab w:val="left" w:pos="620"/>
        </w:tabs>
        <w:spacing w:after="100" w:line="264"/>
        <w:ind w:left="620" w:hanging="620"/>
      </w:pPr>
      <w:r>
        <w:t xml:space="preserve">	</w:t>
      </w:r>
      <w:r>
        <w:rPr>
          <w:b/>
          <w:bCs/>
        </w:rPr>
        <w:t xml:space="preserve">"Maintenance and Support Services"</w:t>
      </w:r>
      <w:r>
        <w:t xml:space="preserve"> means the support and maintenance services described in Schedule 3 (Support and SLA).</w:t>
      </w:r>
    </w:p>
    <w:p>
      <w:pPr>
        <w:tabs>
          <w:tab w:val="left" w:pos="620"/>
        </w:tabs>
        <w:spacing w:after="100" w:line="264"/>
        <w:ind w:left="620" w:hanging="620"/>
      </w:pPr>
      <w:r>
        <w:t xml:space="preserve">	</w:t>
      </w:r>
      <w:r>
        <w:rPr>
          <w:b/>
          <w:bCs/>
        </w:rPr>
        <w:t xml:space="preserve">"Permitted Purpose"</w:t>
      </w:r>
      <w:r>
        <w:t xml:space="preserve"> means the installation, execution and use of the Licensed Software, and the exploitation of the Licensed Patents, in the Field at the Authorised Sites for the internal business operations of the Licensee and its Group.</w:t>
      </w:r>
    </w:p>
    <w:p>
      <w:pPr>
        <w:tabs>
          <w:tab w:val="left" w:pos="620"/>
        </w:tabs>
        <w:spacing w:after="100" w:line="264"/>
        <w:ind w:left="620" w:hanging="620"/>
      </w:pPr>
      <w:r>
        <w:t xml:space="preserve">	</w:t>
      </w:r>
      <w:r>
        <w:rPr>
          <w:b/>
          <w:bCs/>
        </w:rPr>
        <w:t xml:space="preserve">"Royalty"</w:t>
      </w:r>
      <w:r>
        <w:t xml:space="preserve"> means the per-robot royalty specified in paragraph 2 of Schedule 5.</w:t>
      </w:r>
    </w:p>
    <w:p>
      <w:pPr>
        <w:tabs>
          <w:tab w:val="left" w:pos="620"/>
        </w:tabs>
        <w:spacing w:after="100" w:line="264"/>
        <w:ind w:left="620" w:hanging="620"/>
      </w:pPr>
      <w:r>
        <w:t xml:space="preserve">	</w:t>
      </w:r>
      <w:r>
        <w:rPr>
          <w:b/>
          <w:bCs/>
        </w:rPr>
        <w:t xml:space="preserve">"Source Code"</w:t>
      </w:r>
      <w:r>
        <w:t xml:space="preserve"> means the human-readable source code of the Licensed Software, together with the build instructions, scripts and tools reasonably required to compile it.</w:t>
      </w:r>
    </w:p>
    <w:p>
      <w:pPr>
        <w:tabs>
          <w:tab w:val="left" w:pos="620"/>
        </w:tabs>
        <w:spacing w:after="100" w:line="264"/>
        <w:ind w:left="620" w:hanging="620"/>
      </w:pPr>
      <w:r>
        <w:t xml:space="preserve">	</w:t>
      </w:r>
      <w:r>
        <w:rPr>
          <w:b/>
          <w:bCs/>
        </w:rPr>
        <w:t xml:space="preserve">"Term"</w:t>
      </w:r>
      <w:r>
        <w:t xml:space="preserve"> means the Initial Term together with any Renewal Term.</w:t>
      </w:r>
    </w:p>
    <w:p>
      <w:pPr>
        <w:tabs>
          <w:tab w:val="left" w:pos="620"/>
        </w:tabs>
        <w:spacing w:after="100" w:line="264"/>
        <w:ind w:left="620" w:hanging="620"/>
      </w:pPr>
      <w:r>
        <w:t xml:space="preserve">	</w:t>
      </w:r>
      <w:r>
        <w:rPr>
          <w:b/>
          <w:bCs/>
        </w:rPr>
        <w:t xml:space="preserve">"Update"</w:t>
      </w:r>
      <w:r>
        <w:t xml:space="preserve"> means any patch, bug fix, error correction, modification, enhancement or new version of the Licensed Software that the Licensor makes generally available to its licensees at no additional charge during the Term.</w:t>
      </w:r>
    </w:p>
    <w:p>
      <w:pPr>
        <w:tabs>
          <w:tab w:val="left" w:pos="620"/>
        </w:tabs>
        <w:spacing w:after="100" w:line="264"/>
        <w:ind w:left="620" w:hanging="620"/>
      </w:pPr>
      <w:r>
        <w:t xml:space="preserve">	</w:t>
      </w:r>
      <w:r>
        <w:rPr>
          <w:b/>
          <w:bCs/>
        </w:rPr>
        <w:t xml:space="preserve">"VAT"</w:t>
      </w:r>
      <w:r>
        <w:t xml:space="preserve"> means value added tax chargeable under the Value Added Tax Act 1994 or any equivalent or successor tax.</w:t>
      </w:r>
    </w:p>
    <w:p>
      <w:pPr>
        <w:tabs>
          <w:tab w:val="left" w:pos="620"/>
        </w:tabs>
        <w:spacing w:after="100" w:line="264"/>
        <w:ind w:left="620" w:hanging="620"/>
      </w:pPr>
      <w:r>
        <w:t>1.2	Clause, Schedule and paragraph headings do not affect the interpretation of this agreement.</w:t>
      </w:r>
    </w:p>
    <w:p>
      <w:pPr>
        <w:tabs>
          <w:tab w:val="left" w:pos="620"/>
        </w:tabs>
        <w:spacing w:after="100" w:line="264"/>
        <w:ind w:left="620" w:hanging="620"/>
      </w:pPr>
      <w:r>
        <w:t>1.3	A reference to a statute or statutory provision is a reference to it as amended, extended or re-enacted from time to time and includes all subordinate legislation made under it.</w:t>
      </w:r>
    </w:p>
    <w:p>
      <w:pPr>
        <w:tabs>
          <w:tab w:val="left" w:pos="620"/>
        </w:tabs>
        <w:spacing w:after="100" w:line="264"/>
        <w:ind w:left="620" w:hanging="620"/>
      </w:pPr>
      <w:r>
        <w:t>1.4	Any words following the terms "including", "include", "in particular", "for example" or any similar expression are illustrative and do not limit the words preceding those terms.</w:t>
      </w:r>
    </w:p>
    <w:p>
      <w:pPr>
        <w:tabs>
          <w:tab w:val="left" w:pos="620"/>
        </w:tabs>
        <w:spacing w:after="100" w:line="264"/>
        <w:ind w:left="620" w:hanging="620"/>
      </w:pPr>
      <w:r>
        <w:t>1.5	A reference to "writing" or "written" includes email.</w:t>
      </w:r>
    </w:p>
    <w:p>
      <w:pPr>
        <w:keepNext/>
        <w:tabs>
          <w:tab w:val="left" w:pos="620"/>
        </w:tabs>
        <w:spacing w:after="80" w:before="200" w:line="264"/>
      </w:pPr>
      <w:r>
        <w:rPr>
          <w:b/>
          <w:bCs/>
        </w:rPr>
        <w:t xml:space="preserve">2.</w:t>
      </w:r>
      <w:r>
        <w:t xml:space="preserve">	</w:t>
      </w:r>
      <w:r>
        <w:rPr>
          <w:b/>
          <w:bCs/>
        </w:rPr>
        <w:t xml:space="preserve">GRANT OF LICENCE</w:t>
      </w:r>
    </w:p>
    <w:p>
      <w:pPr>
        <w:tabs>
          <w:tab w:val="left" w:pos="620"/>
        </w:tabs>
        <w:spacing w:after="100" w:line="264"/>
        <w:ind w:left="620" w:hanging="620"/>
      </w:pPr>
      <w:r>
        <w:t>2.1	In consideration of the Licence Fee and the Royalty, and subject to the terms of this agreement, the Licensor grants to the Licensee a non-exclusive, non-transferable, non-sub-licensable (except as set out in clause 2.3) licence during the Term to:</w:t>
      </w:r>
    </w:p>
    <w:p>
      <w:pPr>
        <w:tabs>
          <w:tab w:val="left" w:pos="1240"/>
        </w:tabs>
        <w:spacing w:after="100" w:line="264"/>
        <w:ind w:left="1240" w:hanging="620"/>
      </w:pPr>
      <w:r>
        <w:t>(a)	use the Licensed Software in object code form, and exploit the inventions claimed in the Licensed Patents, solely for the Permitted Purpose; and</w:t>
      </w:r>
    </w:p>
    <w:p>
      <w:pPr>
        <w:tabs>
          <w:tab w:val="left" w:pos="1240"/>
        </w:tabs>
        <w:spacing w:after="100" w:line="264"/>
        <w:ind w:left="1240" w:hanging="620"/>
      </w:pPr>
      <w:r>
        <w:t>(b)	make a reasonable number of copies of the Licensed Software and Documentation solely for back-up, disaster-recovery and training purposes.</w:t>
      </w:r>
    </w:p>
    <w:p>
      <w:pPr>
        <w:tabs>
          <w:tab w:val="left" w:pos="620"/>
        </w:tabs>
        <w:spacing w:after="100" w:line="264"/>
        <w:ind w:left="620" w:hanging="620"/>
      </w:pPr>
      <w:r>
        <w:t xml:space="preserve">2.2	The licence granted under clause 2.1 is exclusive within the Field in the United Kingdom and the Republic of Ireland for so long as the Licensee maintains not fewer than </w:t>
      </w:r>
      <w:del w:id="910" w:author="Deepa Kovac (Birchall Stone LLP)" w:date="2025-12-08T10:18:00Z">
        <w:r>
          <w:delText>750</w:delText>
        </w:r>
      </w:del>
      <w:ins w:id="911" w:author="Deepa Kovac (Birchall Stone LLP)" w:date="2025-12-08T10:18:00Z">
        <w:r>
          <w:t>500</w:t>
        </w:r>
      </w:ins>
      <w:r>
        <w:t xml:space="preserve"> Deployed Robots, failing which the licence shall become non-exclusive on </w:t>
      </w:r>
      <w:del w:id="912" w:author="Deepa Kovac (Birchall Stone LLP)" w:date="2025-12-08T10:18:00Z">
        <w:r>
          <w:delText>30 days'</w:delText>
        </w:r>
      </w:del>
      <w:ins w:id="913" w:author="Deepa Kovac (Birchall Stone LLP)" w:date="2025-12-08T10:18:00Z">
        <w:r>
          <w:t>not less than 90 days'</w:t>
        </w:r>
      </w:ins>
      <w:r>
        <w:t xml:space="preserve"> written notice from the Licensor.</w:t>
      </w:r>
    </w:p>
    <w:p>
      <w:pPr>
        <w:tabs>
          <w:tab w:val="left" w:pos="620"/>
        </w:tabs>
        <w:spacing w:after="100" w:line="264"/>
        <w:ind w:left="620" w:hanging="620"/>
      </w:pPr>
      <w:r>
        <w:t>2.3	The Licensee may permit its Affiliates and its bona fide third-party logistics providers operating an Authorised Site on its behalf to exercise the rights in clause 2.1, provided that the Licensee remains liable for their acts and omissions as if they were its own and procures that they comply with this agreement.</w:t>
      </w:r>
    </w:p>
    <w:p>
      <w:pPr>
        <w:tabs>
          <w:tab w:val="left" w:pos="620"/>
        </w:tabs>
        <w:spacing w:after="100" w:line="264"/>
        <w:ind w:left="620" w:hanging="620"/>
      </w:pPr>
      <w:r>
        <w:t>2.4	Except as expressly set out in this agreement, no licence or right is granted to the Licensee in respect of any Intellectual Property Rights of the Licensor or its Group, whether by implication, estoppel or otherwise.</w:t>
      </w:r>
    </w:p>
    <w:p>
      <w:pPr>
        <w:keepNext/>
        <w:tabs>
          <w:tab w:val="left" w:pos="620"/>
        </w:tabs>
        <w:spacing w:after="80" w:before="200" w:line="264"/>
      </w:pPr>
      <w:r>
        <w:rPr>
          <w:b/>
          <w:bCs/>
        </w:rPr>
        <w:t xml:space="preserve">3.</w:t>
      </w:r>
      <w:r>
        <w:t xml:space="preserve">	</w:t>
      </w:r>
      <w:r>
        <w:rPr>
          <w:b/>
          <w:bCs/>
        </w:rPr>
        <w:t xml:space="preserve">SCOPE AND RESTRICTIONS</w:t>
      </w:r>
    </w:p>
    <w:p>
      <w:pPr>
        <w:tabs>
          <w:tab w:val="left" w:pos="620"/>
        </w:tabs>
        <w:spacing w:after="100" w:line="264"/>
        <w:ind w:left="620" w:hanging="620"/>
      </w:pPr>
      <w:r>
        <w:t>3.1	The Licensee shall not, and shall procure that no member of its Group shall, except to the extent expressly permitted by this agreement or by applicable law:</w:t>
      </w:r>
    </w:p>
    <w:p>
      <w:pPr>
        <w:tabs>
          <w:tab w:val="left" w:pos="1240"/>
        </w:tabs>
        <w:spacing w:after="100" w:line="264"/>
        <w:ind w:left="1240" w:hanging="620"/>
      </w:pPr>
      <w:r>
        <w:t>(a)	copy, adapt, reverse engineer, decompile, disassemble or otherwise attempt to derive the Source Code of the Licensed Software, save as permitted by section 50B of the Copyright, Designs and Patents Act 1988;</w:t>
      </w:r>
    </w:p>
    <w:p>
      <w:pPr>
        <w:tabs>
          <w:tab w:val="left" w:pos="1240"/>
        </w:tabs>
        <w:spacing w:after="100" w:line="264"/>
        <w:ind w:left="1240" w:hanging="620"/>
      </w:pPr>
      <w:r>
        <w:t>(b)	sell, resell, distribute, sub-license, rent, lend or otherwise make the Licensed Technology available to any third party;</w:t>
      </w:r>
    </w:p>
    <w:p>
      <w:pPr>
        <w:tabs>
          <w:tab w:val="left" w:pos="1240"/>
        </w:tabs>
        <w:spacing w:after="100" w:line="264"/>
        <w:ind w:left="1240" w:hanging="620"/>
      </w:pPr>
      <w:r>
        <w:t>(c)	use the Licensed Technology outside the Field or otherwise than for the Permitted Purpose; or</w:t>
      </w:r>
    </w:p>
    <w:p>
      <w:pPr>
        <w:tabs>
          <w:tab w:val="left" w:pos="1240"/>
        </w:tabs>
        <w:spacing w:after="100" w:line="264"/>
        <w:ind w:left="1240" w:hanging="620"/>
      </w:pPr>
      <w:r>
        <w:t>(d)	remove, obscure or alter any proprietary notice in the Licensed Software or Documentation.</w:t>
      </w:r>
    </w:p>
    <w:p>
      <w:pPr>
        <w:tabs>
          <w:tab w:val="left" w:pos="620"/>
        </w:tabs>
        <w:spacing w:after="100" w:line="264"/>
        <w:ind w:left="620" w:hanging="620"/>
      </w:pPr>
      <w:r>
        <w:t>3.2	The Licensee shall implement and maintain reasonable technical and organisational measures to prevent unauthorised access to or use of the Licensed Software, no less protective than those it applies to its own confidential software of similar importance.</w:t>
      </w:r>
    </w:p>
    <w:p>
      <w:pPr>
        <w:tabs>
          <w:tab w:val="left" w:pos="620"/>
        </w:tabs>
        <w:spacing w:after="100" w:line="264"/>
        <w:ind w:left="620" w:hanging="620"/>
      </w:pPr>
      <w:r>
        <w:t>3.3	The Licensee shall maintain accurate records of the number and location of Deployed Robots and shall, within 15 Business Days after the end of each calendar quarter, provide the Licensor with a written report in the form of Schedule 6 (Royalty Report).</w:t>
      </w:r>
    </w:p>
    <w:p>
      <w:pPr>
        <w:tabs>
          <w:tab w:val="left" w:pos="620"/>
        </w:tabs>
        <w:spacing w:after="100" w:line="264"/>
        <w:ind w:left="620" w:hanging="620"/>
      </w:pPr>
      <w:r>
        <w:t>3.4	The Licensee may add an Authorised Site by written notice to the Licensor; the Licensor may object only on reasonable security or export-control grounds within 10 Business Days.</w:t>
      </w:r>
    </w:p>
    <w:p>
      <w:pPr>
        <w:keepNext/>
        <w:tabs>
          <w:tab w:val="left" w:pos="620"/>
        </w:tabs>
        <w:spacing w:after="80" w:before="200" w:line="264"/>
      </w:pPr>
      <w:r>
        <w:rPr>
          <w:b/>
          <w:bCs/>
        </w:rPr>
        <w:t xml:space="preserve">4.</w:t>
      </w:r>
      <w:r>
        <w:t xml:space="preserve">	</w:t>
      </w:r>
      <w:r>
        <w:rPr>
          <w:b/>
          <w:bCs/>
        </w:rPr>
        <w:t xml:space="preserve">DELIVERY, ACCEPTANCE AND IMPLEMENTATION</w:t>
      </w:r>
    </w:p>
    <w:p>
      <w:pPr>
        <w:tabs>
          <w:tab w:val="left" w:pos="620"/>
        </w:tabs>
        <w:spacing w:after="100" w:line="264"/>
        <w:ind w:left="620" w:hanging="620"/>
      </w:pPr>
      <w:r>
        <w:t>4.1	The Licensor shall make the Licensed Software and Documentation available for electronic download within 10 Business Days after the Commencement Date.</w:t>
      </w:r>
    </w:p>
    <w:p>
      <w:pPr>
        <w:tabs>
          <w:tab w:val="left" w:pos="620"/>
        </w:tabs>
        <w:spacing w:after="100" w:line="264"/>
        <w:ind w:left="620" w:hanging="620"/>
      </w:pPr>
      <w:r>
        <w:t>4.2	The parties shall carry out the implementation and acceptance testing at the first Authorised Site in accordance with the implementation plan set out in Schedule 7 (Implementation Plan).</w:t>
      </w:r>
    </w:p>
    <w:p>
      <w:pPr>
        <w:tabs>
          <w:tab w:val="left" w:pos="620"/>
        </w:tabs>
        <w:spacing w:after="100" w:line="264"/>
        <w:ind w:left="620" w:hanging="620"/>
      </w:pPr>
      <w:r>
        <w:t>4.3	Acceptance of the Licensed Software at the first Authorised Site shall be deemed to occur on the earlier of (a) the Licensee confirming acceptance in writing and (b) the Licensee placing 25 or more Deployed Robots into live operational use at that site.</w:t>
      </w:r>
    </w:p>
    <w:p>
      <w:pPr>
        <w:keepNext/>
        <w:tabs>
          <w:tab w:val="left" w:pos="620"/>
        </w:tabs>
        <w:spacing w:after="80" w:before="200" w:line="264"/>
      </w:pPr>
      <w:r>
        <w:rPr>
          <w:b/>
          <w:bCs/>
        </w:rPr>
        <w:t xml:space="preserve">5.</w:t>
      </w:r>
      <w:r>
        <w:t xml:space="preserve">	</w:t>
      </w:r>
      <w:r>
        <w:rPr>
          <w:b/>
          <w:bCs/>
        </w:rPr>
        <w:t xml:space="preserve">FEES, ROYALTIES AND PAYMENT</w:t>
      </w:r>
    </w:p>
    <w:p>
      <w:pPr>
        <w:tabs>
          <w:tab w:val="left" w:pos="620"/>
        </w:tabs>
        <w:spacing w:after="100" w:line="264"/>
        <w:ind w:left="620" w:hanging="620"/>
      </w:pPr>
      <w:r>
        <w:t>5.1	The Licensee shall pay the Licence Fee specified in paragraph 1 of Schedule 5 within 30 days after the Commencement Date and receipt of a valid VAT invoice.</w:t>
      </w:r>
    </w:p>
    <w:p>
      <w:pPr>
        <w:tabs>
          <w:tab w:val="left" w:pos="620"/>
        </w:tabs>
        <w:spacing w:after="100" w:line="264"/>
        <w:ind w:left="620" w:hanging="620"/>
      </w:pPr>
      <w:r>
        <w:t>5.2	The Licensee shall pay the Royalty specified in paragraph 2 of Schedule 5 quarterly in arrears, calculated by reference to the maximum number of Deployed Robots in operation during the relevant quarter, subject to the annual minimum specified in paragraph 3 of Schedule 5.</w:t>
      </w:r>
    </w:p>
    <w:p>
      <w:pPr>
        <w:tabs>
          <w:tab w:val="left" w:pos="620"/>
        </w:tabs>
        <w:spacing w:after="100" w:line="264"/>
        <w:ind w:left="620" w:hanging="620"/>
      </w:pPr>
      <w:r>
        <w:t>5.3	The Licensee shall pay the annual maintenance and support charge specified in paragraph 4 of Schedule 5 annually in advance.</w:t>
      </w:r>
    </w:p>
    <w:p>
      <w:pPr>
        <w:tabs>
          <w:tab w:val="left" w:pos="620"/>
        </w:tabs>
        <w:spacing w:after="100" w:line="264"/>
        <w:ind w:left="620" w:hanging="620"/>
      </w:pPr>
      <w:r>
        <w:t>5.4	All sums payable under this agreement are exclusive of VAT, which shall be added at the prevailing rate. The Licensee shall pay each undisputed invoice within 30 days after the date of the invoice.</w:t>
      </w:r>
    </w:p>
    <w:p>
      <w:pPr>
        <w:tabs>
          <w:tab w:val="left" w:pos="620"/>
        </w:tabs>
        <w:spacing w:after="100" w:line="264"/>
        <w:ind w:left="620" w:hanging="620"/>
      </w:pPr>
      <w:r>
        <w:t xml:space="preserve">5.5	If the Licensee fails to make a payment due under this agreement by the due date, then, without limiting the Licensor's remedies, the overdue sum shall bear interest at </w:t>
      </w:r>
      <w:del w:id="901" w:author="Deepa Kovac (Birchall Stone LLP)" w:date="2025-12-08T10:15:00Z">
        <w:r>
          <w:delText>4%</w:delText>
        </w:r>
      </w:del>
      <w:ins w:id="902" w:author="Deepa Kovac (Birchall Stone LLP)" w:date="2025-12-08T10:15:00Z">
        <w:r>
          <w:t>3%</w:t>
        </w:r>
      </w:ins>
      <w:r>
        <w:t xml:space="preserve"> per annum above the base rate of </w:t>
      </w:r>
      <w:del w:id="903" w:author="Deepa Kovac (Birchall Stone LLP)" w:date="2025-12-08T10:15:00Z">
        <w:r>
          <w:delText>Barclays Bank plc</w:delText>
        </w:r>
      </w:del>
      <w:ins w:id="904" w:author="Deepa Kovac (Birchall Stone LLP)" w:date="2025-12-08T10:15:00Z">
        <w:r>
          <w:t>the Bank of England</w:t>
        </w:r>
      </w:ins>
      <w:r>
        <w:t xml:space="preserve"> from time to time, accruing daily from the due date until actual payment</w:t>
      </w:r>
      <w:ins w:id="905" w:author="Deepa Kovac (Birchall Stone LLP)" w:date="2025-12-08T10:15:00Z">
        <w:r>
          <w:t xml:space="preserve">, provided that no interest shall accrue on any amount which is the subject of a bona fide dispute notified in writing before the due date</w:t>
        </w:r>
      </w:ins>
      <w:r>
        <w:t>.</w:t>
      </w:r>
    </w:p>
    <w:p>
      <w:pPr>
        <w:tabs>
          <w:tab w:val="left" w:pos="620"/>
        </w:tabs>
        <w:spacing w:after="100" w:line="264"/>
        <w:ind w:left="620" w:hanging="620"/>
      </w:pPr>
      <w:r>
        <w:t>5.6	All amounts payable are to be paid in pounds sterling in full without any set-off, counterclaim, deduction or withholding (other than any deduction or withholding required by law).</w:t>
      </w:r>
    </w:p>
    <w:p>
      <w:pPr>
        <w:tabs>
          <w:tab w:val="left" w:pos="620"/>
        </w:tabs>
        <w:spacing w:after="100" w:line="264"/>
        <w:ind w:left="620" w:hanging="620"/>
      </w:pPr>
      <w:r>
        <w:t xml:space="preserve">5.7	The Licensor may, on giving not less than 30 days' written notice, audit the Licensee's records relevant to the calculation of the Royalty not more than once in any </w:t>
      </w:r>
      <w:del w:id="942" w:author="James Osei (Whitfield Carter LLP)" w:date="2025-12-19T16:44:00Z">
        <w:r>
          <w:delText>12-month</w:delText>
        </w:r>
      </w:del>
      <w:ins w:id="943" w:author="James Osei (Whitfield Carter LLP)" w:date="2025-12-19T16:44:00Z">
        <w:r>
          <w:t>six-month</w:t>
        </w:r>
      </w:ins>
      <w:r>
        <w:t xml:space="preserve"> period. If any audit reveals an underpayment exceeding </w:t>
      </w:r>
      <w:del w:id="944" w:author="James Osei (Whitfield Carter LLP)" w:date="2025-12-19T16:44:00Z">
        <w:r>
          <w:delText>5%</w:delText>
        </w:r>
      </w:del>
      <w:ins w:id="945" w:author="James Osei (Whitfield Carter LLP)" w:date="2025-12-19T16:44:00Z">
        <w:r>
          <w:t>3%</w:t>
        </w:r>
      </w:ins>
      <w:r>
        <w:t xml:space="preserve">, the Licensee shall bear the reasonable cost of that audit.</w:t>
      </w:r>
    </w:p>
    <w:p>
      <w:pPr>
        <w:keepNext/>
        <w:tabs>
          <w:tab w:val="left" w:pos="620"/>
        </w:tabs>
        <w:spacing w:after="80" w:before="200" w:line="264"/>
      </w:pPr>
      <w:r>
        <w:rPr>
          <w:b/>
          <w:bCs/>
        </w:rPr>
        <w:t xml:space="preserve">6.</w:t>
      </w:r>
      <w:r>
        <w:t xml:space="preserve">	</w:t>
      </w:r>
      <w:r>
        <w:rPr>
          <w:b/>
          <w:bCs/>
        </w:rPr>
        <w:t xml:space="preserve">MAINTENANCE, SUPPORT AND UPDATES</w:t>
      </w:r>
    </w:p>
    <w:p>
      <w:pPr>
        <w:tabs>
          <w:tab w:val="left" w:pos="620"/>
        </w:tabs>
        <w:spacing w:after="100" w:line="264"/>
        <w:ind w:left="620" w:hanging="620"/>
      </w:pPr>
      <w:r>
        <w:t>6.1	During the Term the Licensor shall provide the Maintenance and Support Services in accordance with the service levels set out in Schedule 3.</w:t>
      </w:r>
    </w:p>
    <w:p>
      <w:pPr>
        <w:tabs>
          <w:tab w:val="left" w:pos="620"/>
        </w:tabs>
        <w:spacing w:after="100" w:line="264"/>
        <w:ind w:left="620" w:hanging="620"/>
      </w:pPr>
      <w:r>
        <w:t>6.2	The Licensor shall make available to the Licensee, at no additional charge, all Updates that it makes generally available to its licensees, together with the corresponding Documentation.</w:t>
      </w:r>
    </w:p>
    <w:p>
      <w:pPr>
        <w:tabs>
          <w:tab w:val="left" w:pos="620"/>
        </w:tabs>
        <w:spacing w:after="100" w:line="264"/>
        <w:ind w:left="620" w:hanging="620"/>
      </w:pPr>
      <w:r>
        <w:t>6.3	The Licensor is not obliged to provide support in respect of any fault arising from (a) the Licensee's use of the Licensed Software otherwise than in accordance with the Documentation, (b) any modification not authorised by the Licensor, or (c) hardware or third-party software not supplied or approved by the Licensor.</w:t>
      </w:r>
    </w:p>
    <w:p>
      <w:pPr>
        <w:keepNext/>
        <w:tabs>
          <w:tab w:val="left" w:pos="620"/>
        </w:tabs>
        <w:spacing w:after="80" w:before="200" w:line="264"/>
      </w:pPr>
      <w:r>
        <w:rPr>
          <w:b/>
          <w:bCs/>
        </w:rPr>
        <w:t xml:space="preserve">7.</w:t>
      </w:r>
      <w:r>
        <w:t xml:space="preserve">	</w:t>
      </w:r>
      <w:r>
        <w:rPr>
          <w:b/>
          <w:bCs/>
        </w:rPr>
        <w:t xml:space="preserve">INTELLECTUAL PROPERTY</w:t>
      </w:r>
    </w:p>
    <w:p>
      <w:pPr>
        <w:tabs>
          <w:tab w:val="left" w:pos="620"/>
        </w:tabs>
        <w:spacing w:after="100" w:line="264"/>
        <w:ind w:left="620" w:hanging="620"/>
      </w:pPr>
      <w:r>
        <w:t>7.1	The Licensee acknowledges that the Licensor and its licensors own all Intellectual Property Rights in the Licensed Technology. Except for the licence expressly granted in clause 2, this agreement does not transfer any IPR to the Licensee.</w:t>
      </w:r>
    </w:p>
    <w:p>
      <w:pPr>
        <w:tabs>
          <w:tab w:val="left" w:pos="620"/>
        </w:tabs>
        <w:spacing w:after="100" w:line="264"/>
        <w:ind w:left="620" w:hanging="620"/>
      </w:pPr>
      <w:r>
        <w:t>7.2	All IPR in any feedback, suggestions or improvement requests provided by the Licensee in relation to the Licensed Software shall vest in the Licensor, and the Licensee assigns such rights to the Licensor with full title guarantee.</w:t>
      </w:r>
    </w:p>
    <w:p>
      <w:pPr>
        <w:tabs>
          <w:tab w:val="left" w:pos="620"/>
        </w:tabs>
        <w:spacing w:after="100" w:line="264"/>
        <w:ind w:left="620" w:hanging="620"/>
      </w:pPr>
      <w:r>
        <w:t>7.3	The Licensor shall, at its own cost, prosecute and maintain the Licensed Patents in force during the Term, save that it may abandon any Licensed Patent on 60 days' notice if it reasonably determines that maintenance is no longer commercially justified.</w:t>
      </w:r>
    </w:p>
    <w:p>
      <w:pPr>
        <w:tabs>
          <w:tab w:val="left" w:pos="620"/>
        </w:tabs>
        <w:spacing w:after="100" w:line="264"/>
        <w:ind w:left="620" w:hanging="620"/>
      </w:pPr>
      <w:r>
        <w:t>7.4	Each party shall promptly notify the other of any actual, suspected or threatened infringement of the Licensed Patents of which it becomes aware. The Licensor shall have the first right (but not the obligation) to take action; if it declines, the Licensee may, with the Licensor's prior written consent (not to be unreasonably withheld), take action in respect of infringement within the Field.</w:t>
      </w:r>
    </w:p>
    <w:p>
      <w:pPr>
        <w:keepNext/>
        <w:tabs>
          <w:tab w:val="left" w:pos="620"/>
        </w:tabs>
        <w:spacing w:after="80" w:before="200" w:line="264"/>
      </w:pPr>
      <w:r>
        <w:rPr>
          <w:b/>
          <w:bCs/>
        </w:rPr>
        <w:t xml:space="preserve">8.</w:t>
      </w:r>
      <w:r>
        <w:t xml:space="preserve">	</w:t>
      </w:r>
      <w:r>
        <w:rPr>
          <w:b/>
          <w:bCs/>
        </w:rPr>
        <w:t xml:space="preserve">SOURCE CODE ESCROW</w:t>
      </w:r>
    </w:p>
    <w:p>
      <w:pPr>
        <w:tabs>
          <w:tab w:val="left" w:pos="620"/>
        </w:tabs>
        <w:spacing w:after="100" w:line="264"/>
        <w:ind w:left="620" w:hanging="620"/>
      </w:pPr>
      <w:r>
        <w:t>8.1	Within 30 days after the Commencement Date the parties shall enter into the Escrow Agreement with the Escrow Agent and the Licensor shall deposit the Source Code with the Escrow Agent.</w:t>
      </w:r>
    </w:p>
    <w:p>
      <w:pPr>
        <w:tabs>
          <w:tab w:val="left" w:pos="620"/>
        </w:tabs>
        <w:spacing w:after="100" w:line="264"/>
        <w:ind w:left="620" w:hanging="620"/>
      </w:pPr>
      <w:r>
        <w:t>8.2	The Licensor shall update the deposited Source Code within 30 days after the release of any major version of the Licensed Software.</w:t>
      </w:r>
    </w:p>
    <w:p>
      <w:pPr>
        <w:tabs>
          <w:tab w:val="left" w:pos="620"/>
        </w:tabs>
        <w:spacing w:after="100" w:line="264"/>
        <w:ind w:left="620" w:hanging="620"/>
      </w:pPr>
      <w:r>
        <w:t>8.3	The Source Code shall be released to the Licensee only on the occurrence of a Release Event specified in the Escrow Agreement, and the Licensee's use of any released Source Code shall be limited to maintaining and supporting the Licensed Software for the Permitted Purpose during the remainder of the Term.</w:t>
      </w:r>
    </w:p>
    <w:p>
      <w:pPr>
        <w:keepNext/>
        <w:tabs>
          <w:tab w:val="left" w:pos="620"/>
        </w:tabs>
        <w:spacing w:after="80" w:before="200" w:line="264"/>
      </w:pPr>
      <w:r>
        <w:rPr>
          <w:b/>
          <w:bCs/>
        </w:rPr>
        <w:t xml:space="preserve">9.</w:t>
      </w:r>
      <w:r>
        <w:t xml:space="preserve">	</w:t>
      </w:r>
      <w:r>
        <w:rPr>
          <w:b/>
          <w:bCs/>
        </w:rPr>
        <w:t xml:space="preserve">WARRANTIES</w:t>
      </w:r>
    </w:p>
    <w:p>
      <w:pPr>
        <w:tabs>
          <w:tab w:val="left" w:pos="620"/>
        </w:tabs>
        <w:spacing w:after="100" w:line="264"/>
        <w:ind w:left="620" w:hanging="620"/>
      </w:pPr>
      <w:r>
        <w:t xml:space="preserve">9.1	The Licensor warrants that: (a) it has the right to grant the licences set out in this agreement; (b) the Licensed Software will, for a period of </w:t>
      </w:r>
      <w:del w:id="920" w:author="Deepa Kovac (Birchall Stone LLP)" w:date="2025-12-08T10:22:00Z">
        <w:r>
          <w:delText>90 days</w:delText>
        </w:r>
      </w:del>
      <w:ins w:id="921" w:author="Deepa Kovac (Birchall Stone LLP)" w:date="2025-12-08T10:22:00Z">
        <w:del w:id="940" w:author="James Osei (Whitfield Carter LLP)" w:date="2025-12-19T16:40:00Z">
          <w:r>
            <w:delText>twelve (12) months</w:delText>
          </w:r>
        </w:del>
      </w:ins>
      <w:ins w:id="941" w:author="James Osei (Whitfield Carter LLP)" w:date="2025-12-19T16:40:00Z">
        <w:r>
          <w:t>six (6) months</w:t>
        </w:r>
      </w:ins>
      <w:r>
        <w:t xml:space="preserve"> after acceptance, perform materially in accordance with the Documentation; and (c) to the best of its knowledge, the use of the Licensed Technology in the Field as contemplated by this agreement does not infringe the Intellectual Property Rights of any third party.</w:t>
      </w:r>
    </w:p>
    <w:p>
      <w:pPr>
        <w:tabs>
          <w:tab w:val="left" w:pos="620"/>
        </w:tabs>
        <w:spacing w:after="100" w:line="264"/>
        <w:ind w:left="620" w:hanging="620"/>
      </w:pPr>
      <w:r>
        <w:t>9.2	The Licensee warrants that it has the right and authority to enter into this agreement and that it will use the Licensed Technology in accordance with this agreement and all applicable laws.</w:t>
      </w:r>
    </w:p>
    <w:p>
      <w:pPr>
        <w:tabs>
          <w:tab w:val="left" w:pos="620"/>
        </w:tabs>
        <w:spacing w:after="100" w:line="264"/>
        <w:ind w:left="620" w:hanging="620"/>
      </w:pPr>
      <w:r>
        <w:t>9.3	Except as expressly set out in this agreement, all warranties, conditions and terms implied by statute or common law are, to the fullest extent permitted by law, excluded. The Licensed Software is not warranted to be error-free or uninterrupted.</w:t>
      </w:r>
    </w:p>
    <w:p>
      <w:pPr>
        <w:keepNext/>
        <w:tabs>
          <w:tab w:val="left" w:pos="620"/>
        </w:tabs>
        <w:spacing w:after="80" w:before="200" w:line="264"/>
      </w:pPr>
      <w:r>
        <w:rPr>
          <w:b/>
          <w:bCs/>
        </w:rPr>
        <w:t xml:space="preserve">10.</w:t>
      </w:r>
      <w:r>
        <w:t xml:space="preserve">	</w:t>
      </w:r>
      <w:r>
        <w:rPr>
          <w:b/>
          <w:bCs/>
        </w:rPr>
        <w:t xml:space="preserve">INDEMNITY</w:t>
      </w:r>
    </w:p>
    <w:p>
      <w:pPr>
        <w:tabs>
          <w:tab w:val="left" w:pos="620"/>
        </w:tabs>
        <w:spacing w:after="100" w:line="264"/>
        <w:ind w:left="620" w:hanging="620"/>
      </w:pPr>
      <w:r>
        <w:t>10.1	The Licensor shall indemnify the Licensee against all losses, damages, liabilities, costs and expenses (including reasonable legal fees) incurred by the Licensee arising out of any claim that the Licensee's use of the Licensed Technology in accordance with this agreement infringes the Intellectual Property Rights of a third party (an "IP Claim"), subject to clauses 10.2 and 11.</w:t>
      </w:r>
    </w:p>
    <w:p>
      <w:pPr>
        <w:tabs>
          <w:tab w:val="left" w:pos="620"/>
        </w:tabs>
        <w:spacing w:after="100" w:line="264"/>
        <w:ind w:left="620" w:hanging="620"/>
      </w:pPr>
      <w:r>
        <w:t>10.2	The indemnity in clause 10.1 does not apply to the extent that an IP Claim arises from (a) use of the Licensed Technology otherwise than in accordance with this agreement, (b) combination of the Licensed Software with software or hardware not supplied or approved by the Licensor, or (c) any modification of the Licensed Software not made or authorised by the Licensor.</w:t>
      </w:r>
    </w:p>
    <w:p>
      <w:pPr>
        <w:tabs>
          <w:tab w:val="left" w:pos="620"/>
        </w:tabs>
        <w:spacing w:after="100" w:line="264"/>
        <w:ind w:left="620" w:hanging="620"/>
      </w:pPr>
      <w:r>
        <w:t>10.3	If an IP Claim is made or in the Licensor's reasonable opinion is likely to be made, the Licensor may at its option and expense (a) procure for the Licensee the right to continue using the Licensed Technology, (b) modify or replace the Licensed Technology so that it becomes non-infringing, or (c) terminate the licence on 30 days' notice and refund a fair proportion of the Licence Fee.</w:t>
      </w:r>
    </w:p>
    <w:p>
      <w:pPr>
        <w:keepNext/>
        <w:tabs>
          <w:tab w:val="left" w:pos="620"/>
        </w:tabs>
        <w:spacing w:after="80" w:before="200" w:line="264"/>
      </w:pPr>
      <w:r>
        <w:rPr>
          <w:b/>
          <w:bCs/>
        </w:rPr>
        <w:t xml:space="preserve">11.</w:t>
      </w:r>
      <w:r>
        <w:t xml:space="preserve">	</w:t>
      </w:r>
      <w:r>
        <w:rPr>
          <w:b/>
          <w:bCs/>
        </w:rPr>
        <w:t xml:space="preserve">LIMITATION OF LIABILITY</w:t>
      </w:r>
    </w:p>
    <w:p>
      <w:pPr>
        <w:tabs>
          <w:tab w:val="left" w:pos="620"/>
        </w:tabs>
        <w:spacing w:after="100" w:line="264"/>
        <w:ind w:left="620" w:hanging="620"/>
      </w:pPr>
      <w:r>
        <w:t>11.1	Nothing in this agreement limits or excludes either party's liability for (a) death or personal injury caused by its negligence, (b) fraud or fraudulent misrepresentation, or (c) any other liability that cannot be limited or excluded by law.</w:t>
      </w:r>
    </w:p>
    <w:p>
      <w:pPr>
        <w:tabs>
          <w:tab w:val="left" w:pos="620"/>
        </w:tabs>
        <w:spacing w:after="100" w:line="264"/>
        <w:ind w:left="620" w:hanging="620"/>
      </w:pPr>
      <w:r>
        <w:t>11.2	Subject to clause 11.1, neither party shall be liable to the other, whether in contract, tort (including negligence), breach of statutory duty or otherwise, for any loss of profit, loss of business, depletion of goodwill, or any indirect or consequential loss.</w:t>
      </w:r>
    </w:p>
    <w:p>
      <w:pPr>
        <w:tabs>
          <w:tab w:val="left" w:pos="620"/>
        </w:tabs>
        <w:spacing w:after="100" w:line="264"/>
        <w:ind w:left="620" w:hanging="620"/>
      </w:pPr>
      <w:r>
        <w:t xml:space="preserve">11.3	Subject to clauses 11.1 and 11.2, the total aggregate liability of each party arising under or in connection with this agreement in any contract year shall not exceed an amount equal to </w:t>
      </w:r>
      <w:del w:id="930" w:author="Deepa Kovac (Birchall Stone LLP)" w:date="2025-12-08T10:26:00Z">
        <w:r>
          <w:delText>150%</w:delText>
        </w:r>
      </w:del>
      <w:ins w:id="931" w:author="Deepa Kovac (Birchall Stone LLP)" w:date="2025-12-08T10:26:00Z">
        <w:r>
          <w:t>200%</w:t>
        </w:r>
      </w:ins>
      <w:r>
        <w:t xml:space="preserve"> of the total fees paid and payable by the Licensee under this agreement in that contract year; save that the Licensor's aggregate liability under the indemnity in clause 10 shall not exceed </w:t>
      </w:r>
      <w:del w:id="932" w:author="Deepa Kovac (Birchall Stone LLP)" w:date="2025-12-08T10:26:00Z">
        <w:r>
          <w:delText>£5,000,000</w:delText>
        </w:r>
      </w:del>
      <w:ins w:id="933" w:author="Deepa Kovac (Birchall Stone LLP)" w:date="2025-12-08T10:26:00Z">
        <w:r>
          <w:t>£10,000,000</w:t>
        </w:r>
      </w:ins>
      <w:r>
        <w:t>.</w:t>
      </w:r>
    </w:p>
    <w:p>
      <w:pPr>
        <w:keepNext/>
        <w:tabs>
          <w:tab w:val="left" w:pos="620"/>
        </w:tabs>
        <w:spacing w:after="80" w:before="200" w:line="264"/>
      </w:pPr>
      <w:r>
        <w:rPr>
          <w:b/>
          <w:bCs/>
        </w:rPr>
        <w:t xml:space="preserve">12.</w:t>
      </w:r>
      <w:r>
        <w:t xml:space="preserve">	</w:t>
      </w:r>
      <w:r>
        <w:rPr>
          <w:b/>
          <w:bCs/>
        </w:rPr>
        <w:t xml:space="preserve">CONFIDENTIALITY</w:t>
      </w:r>
    </w:p>
    <w:p>
      <w:pPr>
        <w:tabs>
          <w:tab w:val="left" w:pos="620"/>
        </w:tabs>
        <w:spacing w:after="100" w:line="264"/>
        <w:ind w:left="620" w:hanging="620"/>
      </w:pPr>
      <w:r>
        <w:t>12.1	Each party shall keep confidential all confidential information of the other party disclosed in connection with this agreement and shall use it only for the purposes of performing its obligations and exercising its rights under this agreement.</w:t>
      </w:r>
    </w:p>
    <w:p>
      <w:pPr>
        <w:tabs>
          <w:tab w:val="left" w:pos="620"/>
        </w:tabs>
        <w:spacing w:after="100" w:line="264"/>
        <w:ind w:left="620" w:hanging="620"/>
      </w:pPr>
      <w:r>
        <w:t>12.2	The obligations in clause 12.1 do not apply to information that is or becomes public through no breach of this agreement, was lawfully in the receiving party's possession before disclosure, or is required to be disclosed by law or any regulatory authority.</w:t>
      </w:r>
    </w:p>
    <w:p>
      <w:pPr>
        <w:tabs>
          <w:tab w:val="left" w:pos="620"/>
        </w:tabs>
        <w:spacing w:after="100" w:line="264"/>
        <w:ind w:left="620" w:hanging="620"/>
      </w:pPr>
      <w:r>
        <w:t>12.3	This clause 12 shall survive termination of this agreement for a period of five years.</w:t>
      </w:r>
    </w:p>
    <w:p>
      <w:pPr>
        <w:keepNext/>
        <w:tabs>
          <w:tab w:val="left" w:pos="620"/>
        </w:tabs>
        <w:spacing w:after="80" w:before="200" w:line="264"/>
      </w:pPr>
      <w:r>
        <w:rPr>
          <w:b/>
          <w:bCs/>
        </w:rPr>
        <w:t xml:space="preserve">13.</w:t>
      </w:r>
      <w:r>
        <w:t xml:space="preserve">	</w:t>
      </w:r>
      <w:r>
        <w:rPr>
          <w:b/>
          <w:bCs/>
        </w:rPr>
        <w:t xml:space="preserve">DATA PROTECTION</w:t>
      </w:r>
    </w:p>
    <w:p>
      <w:pPr>
        <w:tabs>
          <w:tab w:val="left" w:pos="620"/>
        </w:tabs>
        <w:spacing w:after="100" w:line="264"/>
        <w:ind w:left="620" w:hanging="620"/>
      </w:pPr>
      <w:r>
        <w:t>13.1	Each party shall comply with its respective obligations under the UK GDPR and the Data Protection Act 2018 in connection with any personal data processed under this agreement. The parties acknowledge that the Licensed Software is not intended to process personal data save for limited operational telemetry described in the Documentation.</w:t>
      </w:r>
    </w:p>
    <w:p>
      <w:pPr>
        <w:keepNext/>
        <w:tabs>
          <w:tab w:val="left" w:pos="620"/>
        </w:tabs>
        <w:spacing w:after="80" w:before="200" w:line="264"/>
      </w:pPr>
      <w:r>
        <w:rPr>
          <w:b/>
          <w:bCs/>
        </w:rPr>
        <w:t xml:space="preserve">14.</w:t>
      </w:r>
      <w:r>
        <w:t xml:space="preserve">	</w:t>
      </w:r>
      <w:r>
        <w:rPr>
          <w:b/>
          <w:bCs/>
        </w:rPr>
        <w:t xml:space="preserve">TERM AND TERMINATION</w:t>
      </w:r>
    </w:p>
    <w:p>
      <w:pPr>
        <w:tabs>
          <w:tab w:val="left" w:pos="620"/>
        </w:tabs>
        <w:spacing w:after="100" w:line="264"/>
        <w:ind w:left="620" w:hanging="620"/>
      </w:pPr>
      <w:r>
        <w:t>14.1	This agreement takes effect on the Commencement Date and continues for the Initial Term, after which it shall automatically renew for successive periods of two (2) years (each a "Renewal Term") unless either party gives not less than six months' written notice of non-renewal before the end of the then-current Term.</w:t>
      </w:r>
    </w:p>
    <w:p>
      <w:pPr>
        <w:tabs>
          <w:tab w:val="left" w:pos="620"/>
        </w:tabs>
        <w:spacing w:after="100" w:line="264"/>
        <w:ind w:left="620" w:hanging="620"/>
      </w:pPr>
      <w:r>
        <w:t>14.2	Either party may terminate this agreement immediately by written notice if the other party (a) commits a material breach which is irremediable or, if remediable, is not remedied within 30 days after written notice; or (b) becomes insolvent, enters administration, or has a receiver appointed over any of its assets.</w:t>
      </w:r>
    </w:p>
    <w:p>
      <w:pPr>
        <w:tabs>
          <w:tab w:val="left" w:pos="620"/>
        </w:tabs>
        <w:spacing w:after="100" w:line="264"/>
        <w:ind w:left="620" w:hanging="620"/>
      </w:pPr>
      <w:r>
        <w:t xml:space="preserve">14.3	The Licensor may terminate this agreement on 30 days' written notice if any Royalty or other undisputed sum remains unpaid more than </w:t>
      </w:r>
      <w:del w:id="946" w:author="James Osei (Whitfield Carter LLP)" w:date="2025-12-19T16:48:00Z">
        <w:r>
          <w:delText>45 days</w:delText>
        </w:r>
      </w:del>
      <w:ins w:id="947" w:author="James Osei (Whitfield Carter LLP)" w:date="2025-12-19T16:48:00Z">
        <w:r>
          <w:t>30 days</w:t>
        </w:r>
      </w:ins>
      <w:r>
        <w:t xml:space="preserve"> after its due date.</w:t>
      </w:r>
    </w:p>
    <w:p>
      <w:pPr>
        <w:tabs>
          <w:tab w:val="left" w:pos="620"/>
        </w:tabs>
        <w:spacing w:after="100" w:line="264"/>
        <w:ind w:left="620" w:hanging="620"/>
      </w:pPr>
      <w:r>
        <w:t>14.4	On termination or expiry of this agreement: (a) all licences granted under this agreement shall immediately terminate; (b) the Licensee shall, within 30 days, cease all use of and either return or destroy the Licensed Software, Documentation and Licensor Know-How and certify such destruction in writing; and (c) any accrued rights and liabilities of the parties shall not be affected.</w:t>
      </w:r>
    </w:p>
    <w:p>
      <w:pPr>
        <w:tabs>
          <w:tab w:val="left" w:pos="620"/>
        </w:tabs>
        <w:spacing w:after="100" w:line="264"/>
        <w:ind w:left="620" w:hanging="620"/>
      </w:pPr>
      <w:r>
        <w:t>14.5	Clauses 1, 7, 9.3, 10, 11, 12, 14.4, 14.5 and 16 to 26 shall survive termination or expiry.</w:t>
      </w:r>
    </w:p>
    <w:p>
      <w:pPr>
        <w:keepNext/>
        <w:tabs>
          <w:tab w:val="left" w:pos="620"/>
        </w:tabs>
        <w:spacing w:after="80" w:before="200" w:line="264"/>
      </w:pPr>
      <w:r>
        <w:rPr>
          <w:b/>
          <w:bCs/>
        </w:rPr>
        <w:t xml:space="preserve">15.</w:t>
      </w:r>
      <w:r>
        <w:t xml:space="preserve">	</w:t>
      </w:r>
      <w:r>
        <w:rPr>
          <w:b/>
          <w:bCs/>
        </w:rPr>
        <w:t xml:space="preserve">FORCE MAJEURE</w:t>
      </w:r>
    </w:p>
    <w:p>
      <w:pPr>
        <w:tabs>
          <w:tab w:val="left" w:pos="620"/>
        </w:tabs>
        <w:spacing w:after="100" w:line="264"/>
        <w:ind w:left="620" w:hanging="620"/>
      </w:pPr>
      <w:r>
        <w:t>15.1	Neither party shall be in breach of this agreement nor liable for delay in performing, or failure to perform, any of its obligations under this agreement if such delay or failure results from events beyond its reasonable control. In such circumstances the affected party shall be entitled to a reasonable extension of time for performing such obligations.</w:t>
      </w:r>
    </w:p>
    <w:p>
      <w:pPr>
        <w:keepNext/>
        <w:tabs>
          <w:tab w:val="left" w:pos="620"/>
        </w:tabs>
        <w:spacing w:after="80" w:before="200" w:line="264"/>
      </w:pPr>
      <w:r>
        <w:rPr>
          <w:b/>
          <w:bCs/>
        </w:rPr>
        <w:t xml:space="preserve">16.</w:t>
      </w:r>
      <w:r>
        <w:t xml:space="preserve">	</w:t>
      </w:r>
      <w:r>
        <w:rPr>
          <w:b/>
          <w:bCs/>
        </w:rPr>
        <w:t xml:space="preserve">ASSIGNMENT AND OTHER DEALINGS</w:t>
      </w:r>
    </w:p>
    <w:p>
      <w:pPr>
        <w:tabs>
          <w:tab w:val="left" w:pos="620"/>
        </w:tabs>
        <w:spacing w:after="100" w:line="264"/>
        <w:ind w:left="620" w:hanging="620"/>
      </w:pPr>
      <w:r>
        <w:t>16.1	The Licensee shall not assign, transfer, charge, sub-contract or deal in any manner with any of its rights or obligations under this agreement without the prior written consent of the Licensor. The Licensor may assign this agreement to any member of its Group or to an acquirer of all or substantially all of its business relating to the Licensed Technology.</w:t>
      </w:r>
    </w:p>
    <w:p>
      <w:pPr>
        <w:keepNext/>
        <w:tabs>
          <w:tab w:val="left" w:pos="620"/>
        </w:tabs>
        <w:spacing w:after="80" w:before="200" w:line="264"/>
      </w:pPr>
      <w:r>
        <w:rPr>
          <w:b/>
          <w:bCs/>
        </w:rPr>
        <w:t xml:space="preserve">17.</w:t>
      </w:r>
      <w:r>
        <w:t xml:space="preserve">	</w:t>
      </w:r>
      <w:r>
        <w:rPr>
          <w:b/>
          <w:bCs/>
        </w:rPr>
        <w:t xml:space="preserve">WAIVER</w:t>
      </w:r>
    </w:p>
    <w:p>
      <w:pPr>
        <w:tabs>
          <w:tab w:val="left" w:pos="620"/>
        </w:tabs>
        <w:spacing w:after="100" w:line="264"/>
        <w:ind w:left="620" w:hanging="620"/>
      </w:pPr>
      <w:r>
        <w:t>17.1	No failure or delay by a party to exercise any right or remedy provided under this agreement or by law shall constitute a waiver of that or any other right or remedy.</w:t>
      </w:r>
    </w:p>
    <w:p>
      <w:pPr>
        <w:keepNext/>
        <w:tabs>
          <w:tab w:val="left" w:pos="620"/>
        </w:tabs>
        <w:spacing w:after="80" w:before="200" w:line="264"/>
      </w:pPr>
      <w:r>
        <w:rPr>
          <w:b/>
          <w:bCs/>
        </w:rPr>
        <w:t xml:space="preserve">18.</w:t>
      </w:r>
      <w:r>
        <w:t xml:space="preserve">	</w:t>
      </w:r>
      <w:r>
        <w:rPr>
          <w:b/>
          <w:bCs/>
        </w:rPr>
        <w:t xml:space="preserve">ENTIRE AGREEMENT</w:t>
      </w:r>
    </w:p>
    <w:p>
      <w:pPr>
        <w:tabs>
          <w:tab w:val="left" w:pos="620"/>
        </w:tabs>
        <w:spacing w:after="100" w:line="264"/>
        <w:ind w:left="620" w:hanging="620"/>
      </w:pPr>
      <w:r>
        <w:t>18.1	This agreement (together with the Schedules and the Escrow Agreement) constitutes the entire agreement between the parties and supersedes all previous agreements, including the Heads of Terms. Each party agrees that it shall have no remedy in respect of any statement, representation or warranty not set out in this agreement, save in respect of fraud.</w:t>
      </w:r>
    </w:p>
    <w:p>
      <w:pPr>
        <w:keepNext/>
        <w:tabs>
          <w:tab w:val="left" w:pos="620"/>
        </w:tabs>
        <w:spacing w:after="80" w:before="200" w:line="264"/>
      </w:pPr>
      <w:r>
        <w:rPr>
          <w:b/>
          <w:bCs/>
        </w:rPr>
        <w:t xml:space="preserve">19.</w:t>
      </w:r>
      <w:r>
        <w:t xml:space="preserve">	</w:t>
      </w:r>
      <w:r>
        <w:rPr>
          <w:b/>
          <w:bCs/>
        </w:rPr>
        <w:t xml:space="preserve">VARIATION</w:t>
      </w:r>
    </w:p>
    <w:p>
      <w:pPr>
        <w:tabs>
          <w:tab w:val="left" w:pos="620"/>
        </w:tabs>
        <w:spacing w:after="100" w:line="264"/>
        <w:ind w:left="620" w:hanging="620"/>
      </w:pPr>
      <w:r>
        <w:t>19.1	No variation of this agreement shall be effective unless it is in writing and signed by or on behalf of each party.</w:t>
      </w:r>
    </w:p>
    <w:p>
      <w:pPr>
        <w:keepNext/>
        <w:tabs>
          <w:tab w:val="left" w:pos="620"/>
        </w:tabs>
        <w:spacing w:after="80" w:before="200" w:line="264"/>
      </w:pPr>
      <w:r>
        <w:rPr>
          <w:b/>
          <w:bCs/>
        </w:rPr>
        <w:t xml:space="preserve">20.</w:t>
      </w:r>
      <w:r>
        <w:t xml:space="preserve">	</w:t>
      </w:r>
      <w:r>
        <w:rPr>
          <w:b/>
          <w:bCs/>
        </w:rPr>
        <w:t xml:space="preserve">SEVERANCE</w:t>
      </w:r>
    </w:p>
    <w:p>
      <w:pPr>
        <w:tabs>
          <w:tab w:val="left" w:pos="620"/>
        </w:tabs>
        <w:spacing w:after="100" w:line="264"/>
        <w:ind w:left="620" w:hanging="620"/>
      </w:pPr>
      <w:r>
        <w:t>20.1	If any provision of this agreement is or becomes invalid, illegal or unenforceable, it shall be deemed modified to the minimum extent necessary to make it valid; if such modification is not possible, the relevant provision shall be deemed deleted, without affecting the validity of the rest of this agreement.</w:t>
      </w:r>
    </w:p>
    <w:p>
      <w:pPr>
        <w:keepNext/>
        <w:tabs>
          <w:tab w:val="left" w:pos="620"/>
        </w:tabs>
        <w:spacing w:after="80" w:before="200" w:line="264"/>
      </w:pPr>
      <w:r>
        <w:rPr>
          <w:b/>
          <w:bCs/>
        </w:rPr>
        <w:t xml:space="preserve">21.</w:t>
      </w:r>
      <w:r>
        <w:t xml:space="preserve">	</w:t>
      </w:r>
      <w:r>
        <w:rPr>
          <w:b/>
          <w:bCs/>
        </w:rPr>
        <w:t xml:space="preserve">NOTICES</w:t>
      </w:r>
    </w:p>
    <w:p>
      <w:pPr>
        <w:tabs>
          <w:tab w:val="left" w:pos="620"/>
        </w:tabs>
        <w:spacing w:after="100" w:line="264"/>
        <w:ind w:left="620" w:hanging="620"/>
      </w:pPr>
      <w:r>
        <w:t>21.1	Any notice given under this agreement shall be in writing, addressed to the relevant party at its registered office (marked for the attention of the General Counsel), and delivered by hand, pre-paid first-class post or email. A notice is deemed received, if delivered by hand, on signature of a delivery receipt; if by post, at 9.00 am on the second Business Day after posting; and if by email, at the time of transmission.</w:t>
      </w:r>
    </w:p>
    <w:p>
      <w:pPr>
        <w:keepNext/>
        <w:tabs>
          <w:tab w:val="left" w:pos="620"/>
        </w:tabs>
        <w:spacing w:after="80" w:before="200" w:line="264"/>
      </w:pPr>
      <w:r>
        <w:rPr>
          <w:b/>
          <w:bCs/>
        </w:rPr>
        <w:t xml:space="preserve">22.</w:t>
      </w:r>
      <w:r>
        <w:t xml:space="preserve">	</w:t>
      </w:r>
      <w:r>
        <w:rPr>
          <w:b/>
          <w:bCs/>
        </w:rPr>
        <w:t xml:space="preserve">THIRD PARTY RIGHTS</w:t>
      </w:r>
    </w:p>
    <w:p>
      <w:pPr>
        <w:tabs>
          <w:tab w:val="left" w:pos="620"/>
        </w:tabs>
        <w:spacing w:after="100" w:line="264"/>
        <w:ind w:left="620" w:hanging="620"/>
      </w:pPr>
      <w:r>
        <w:t>22.1	Except as expressly provided, a person who is not a party to this agreement has no right under the Contracts (Rights of Third Parties) Act 1999 to enforce any of its terms.</w:t>
      </w:r>
    </w:p>
    <w:p>
      <w:pPr>
        <w:keepNext/>
        <w:tabs>
          <w:tab w:val="left" w:pos="620"/>
        </w:tabs>
        <w:spacing w:after="80" w:before="200" w:line="264"/>
      </w:pPr>
      <w:r>
        <w:rPr>
          <w:b/>
          <w:bCs/>
        </w:rPr>
        <w:t xml:space="preserve">23.</w:t>
      </w:r>
      <w:r>
        <w:t xml:space="preserve">	</w:t>
      </w:r>
      <w:r>
        <w:rPr>
          <w:b/>
          <w:bCs/>
        </w:rPr>
        <w:t xml:space="preserve">NO PARTNERSHIP OR AGENCY</w:t>
      </w:r>
    </w:p>
    <w:p>
      <w:pPr>
        <w:tabs>
          <w:tab w:val="left" w:pos="620"/>
        </w:tabs>
        <w:spacing w:after="100" w:line="264"/>
        <w:ind w:left="620" w:hanging="620"/>
      </w:pPr>
      <w:r>
        <w:t>23.1	Nothing in this agreement is intended to, or shall be deemed to, establish any partnership or joint venture between the parties, constitute either party the agent of the other, or authorise either party to make commitments for the other.</w:t>
      </w:r>
    </w:p>
    <w:p>
      <w:pPr>
        <w:keepNext/>
        <w:tabs>
          <w:tab w:val="left" w:pos="620"/>
        </w:tabs>
        <w:spacing w:after="80" w:before="200" w:line="264"/>
      </w:pPr>
      <w:r>
        <w:rPr>
          <w:b/>
          <w:bCs/>
        </w:rPr>
        <w:t xml:space="preserve">24.</w:t>
      </w:r>
      <w:r>
        <w:t xml:space="preserve">	</w:t>
      </w:r>
      <w:r>
        <w:rPr>
          <w:b/>
          <w:bCs/>
        </w:rPr>
        <w:t xml:space="preserve">COUNTERPARTS</w:t>
      </w:r>
    </w:p>
    <w:p>
      <w:pPr>
        <w:tabs>
          <w:tab w:val="left" w:pos="620"/>
        </w:tabs>
        <w:spacing w:after="100" w:line="264"/>
        <w:ind w:left="620" w:hanging="620"/>
      </w:pPr>
      <w:r>
        <w:t>24.1	This agreement may be executed in any number of counterparts, each of which when executed shall constitute a duplicate original, but all the counterparts together shall constitute the one agreement.</w:t>
      </w:r>
    </w:p>
    <w:p>
      <w:pPr>
        <w:keepNext/>
        <w:tabs>
          <w:tab w:val="left" w:pos="620"/>
        </w:tabs>
        <w:spacing w:after="80" w:before="200" w:line="264"/>
      </w:pPr>
      <w:r>
        <w:rPr>
          <w:b/>
          <w:bCs/>
        </w:rPr>
        <w:t xml:space="preserve">25.</w:t>
      </w:r>
      <w:r>
        <w:t xml:space="preserve">	</w:t>
      </w:r>
      <w:r>
        <w:rPr>
          <w:b/>
          <w:bCs/>
        </w:rPr>
        <w:t xml:space="preserve">GOVERNING LAW</w:t>
      </w:r>
    </w:p>
    <w:p>
      <w:pPr>
        <w:tabs>
          <w:tab w:val="left" w:pos="620"/>
        </w:tabs>
        <w:spacing w:after="100" w:line="264"/>
        <w:ind w:left="620" w:hanging="620"/>
      </w:pPr>
      <w:r>
        <w:t>25.1	This agreement and any dispute or claim arising out of or in connection with it or its subject matter or formation (including non-contractual disputes or claims) shall be governed by and construed in accordance with the law of England and Wales.</w:t>
      </w:r>
    </w:p>
    <w:p>
      <w:pPr>
        <w:keepNext/>
        <w:tabs>
          <w:tab w:val="left" w:pos="620"/>
        </w:tabs>
        <w:spacing w:after="80" w:before="200" w:line="264"/>
      </w:pPr>
      <w:r>
        <w:rPr>
          <w:b/>
          <w:bCs/>
        </w:rPr>
        <w:t xml:space="preserve">26.</w:t>
      </w:r>
      <w:r>
        <w:t xml:space="preserve">	</w:t>
      </w:r>
      <w:r>
        <w:rPr>
          <w:b/>
          <w:bCs/>
        </w:rPr>
        <w:t xml:space="preserve">JURISDICTION</w:t>
      </w:r>
    </w:p>
    <w:p>
      <w:pPr>
        <w:tabs>
          <w:tab w:val="left" w:pos="620"/>
        </w:tabs>
        <w:spacing w:after="100" w:line="264"/>
        <w:ind w:left="620" w:hanging="620"/>
      </w:pPr>
      <w:r>
        <w:t>26.1	Each party irrevocably agrees that the courts of England and Wales shall have exclusive jurisdiction to settle any dispute or claim arising out of or in connection with this agreement or its subject matter or formation.</w:t>
      </w:r>
    </w:p>
    <w:p>
      <w:pPr>
        <w:spacing w:after="120" w:before="300"/>
      </w:pPr>
      <w:r>
        <w:rPr>
          <w:i/>
          <w:iCs/>
        </w:rPr>
        <w:t xml:space="preserve">This agreement has been entered into on the date stated at the beginning of it.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4513"/>
        <w:gridCol w:w="4513"/>
      </w:tblGrid>
      <w:tr>
        <w:trPr>
          <w:tblHeader w:val="false"/>
        </w:trPr>
        <w:tc>
          <w:tcPr>
            <w:tcW w:type="dxa" w:w="4513"/>
            <w:tcMar>
              <w:top w:type="dxa" w:w="50"/>
              <w:left w:type="dxa" w:w="110"/>
              <w:bottom w:type="dxa" w:w="50"/>
              <w:right w:type="dxa" w:w="110"/>
            </w:tcMar>
          </w:tcPr>
          <w:p>
            <w:pPr>
              <w:spacing w:after="0" w:line="252"/>
            </w:pPr>
            <w:r>
              <w:rPr>
                <w:b w:val="false"/>
                <w:bCs w:val="false"/>
                <w:color w:val="000000"/>
                <w:sz w:val="19"/>
                <w:szCs w:val="19"/>
              </w:rPr>
              <w:t xml:space="preserve">SIGNED for and on behalf of
PENROSE ROBOTICS LIMITED</w:t>
            </w:r>
          </w:p>
        </w:tc>
        <w:tc>
          <w:tcPr>
            <w:tcW w:type="dxa" w:w="4513"/>
            <w:tcMar>
              <w:top w:type="dxa" w:w="50"/>
              <w:left w:type="dxa" w:w="110"/>
              <w:bottom w:type="dxa" w:w="50"/>
              <w:right w:type="dxa" w:w="110"/>
            </w:tcMar>
          </w:tcPr>
          <w:p>
            <w:pPr>
              <w:spacing w:after="0" w:line="252"/>
            </w:pPr>
            <w:r>
              <w:rPr>
                <w:b w:val="false"/>
                <w:bCs w:val="false"/>
                <w:color w:val="000000"/>
                <w:sz w:val="19"/>
                <w:szCs w:val="19"/>
              </w:rPr>
              <w:t xml:space="preserve">SIGNED for and on behalf of
WEXBOURNE RETAIL GROUP LIMITED</w:t>
            </w:r>
          </w:p>
        </w:tc>
      </w:tr>
    </w:tbl>
    <w:p>
      <w:pPr>
        <w:spacing w:before="240"/>
      </w:pPr>
      <w:r>
        <w:t xml:space="preserve">...............................................                    ...............................................</w:t>
      </w:r>
    </w:p>
    <w:p>
      <w:pPr>
        <w:spacing w:before="120"/>
      </w:pPr>
      <w:r>
        <w:t xml:space="preserve">Name: Dr Marcus Penrose                          Name: Daniel Wexbourne</w:t>
      </w:r>
    </w:p>
    <w:p>
      <w:r>
        <w:t xml:space="preserve">Title: Chief Executive Officer                      Title: Chief Executive Officer</w:t>
      </w:r>
    </w:p>
    <w:p>
      <w:r>
        <w:t xml:space="preserve">Director                                                       Director</w:t>
      </w:r>
    </w:p>
    <w:p>
      <w:pPr>
        <w:pStyle w:val="Heading1"/>
        <w:pageBreakBefore/>
      </w:pPr>
      <w:r>
        <w:t xml:space="preserve">SCHEDULE 1 — LICENSED PATENTS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600"/>
        <w:gridCol w:w="2100"/>
        <w:gridCol w:w="1700"/>
        <w:gridCol w:w="2826"/>
        <w:gridCol w:w="1800"/>
      </w:tblGrid>
      <w:tr>
        <w:trPr>
          <w:tblHeader/>
        </w:trPr>
        <w:tc>
          <w:tcPr>
            <w:tcW w:type="dxa" w:w="600"/>
            <w:shd w:fill="1F3864" w:val="clear"/>
            <w:tcMar>
              <w:top w:type="dxa" w:w="50"/>
              <w:left w:type="dxa" w:w="110"/>
              <w:bottom w:type="dxa" w:w="50"/>
              <w:right w:type="dxa" w:w="110"/>
            </w:tcMar>
          </w:tcPr>
          <w:p>
            <w:pPr>
              <w:spacing w:after="0" w:line="252"/>
            </w:pPr>
            <w:r>
              <w:rPr>
                <w:b/>
                <w:bCs/>
                <w:color w:val="FFFFFF"/>
                <w:sz w:val="19"/>
                <w:szCs w:val="19"/>
              </w:rPr>
              <w:t xml:space="preserve">No.</w:t>
            </w:r>
          </w:p>
        </w:tc>
        <w:tc>
          <w:tcPr>
            <w:tcW w:type="dxa" w:w="2100"/>
            <w:shd w:fill="1F3864" w:val="clear"/>
            <w:tcMar>
              <w:top w:type="dxa" w:w="50"/>
              <w:left w:type="dxa" w:w="110"/>
              <w:bottom w:type="dxa" w:w="50"/>
              <w:right w:type="dxa" w:w="110"/>
            </w:tcMar>
          </w:tcPr>
          <w:p>
            <w:pPr>
              <w:spacing w:after="0" w:line="252"/>
            </w:pPr>
            <w:r>
              <w:rPr>
                <w:b/>
                <w:bCs/>
                <w:color w:val="FFFFFF"/>
                <w:sz w:val="19"/>
                <w:szCs w:val="19"/>
              </w:rPr>
              <w:t xml:space="preserve">Application / Grant No.</w:t>
            </w:r>
          </w:p>
        </w:tc>
        <w:tc>
          <w:tcPr>
            <w:tcW w:type="dxa" w:w="1700"/>
            <w:shd w:fill="1F3864" w:val="clear"/>
            <w:tcMar>
              <w:top w:type="dxa" w:w="50"/>
              <w:left w:type="dxa" w:w="110"/>
              <w:bottom w:type="dxa" w:w="50"/>
              <w:right w:type="dxa" w:w="110"/>
            </w:tcMar>
          </w:tcPr>
          <w:p>
            <w:pPr>
              <w:spacing w:after="0" w:line="252"/>
            </w:pPr>
            <w:r>
              <w:rPr>
                <w:b/>
                <w:bCs/>
                <w:color w:val="FFFFFF"/>
                <w:sz w:val="19"/>
                <w:szCs w:val="19"/>
              </w:rPr>
              <w:t xml:space="preserve">Jurisdiction</w:t>
            </w:r>
          </w:p>
        </w:tc>
        <w:tc>
          <w:tcPr>
            <w:tcW w:type="dxa" w:w="2826"/>
            <w:shd w:fill="1F3864" w:val="clear"/>
            <w:tcMar>
              <w:top w:type="dxa" w:w="50"/>
              <w:left w:type="dxa" w:w="110"/>
              <w:bottom w:type="dxa" w:w="50"/>
              <w:right w:type="dxa" w:w="110"/>
            </w:tcMar>
          </w:tcPr>
          <w:p>
            <w:pPr>
              <w:spacing w:after="0" w:line="252"/>
            </w:pPr>
            <w:r>
              <w:rPr>
                <w:b/>
                <w:bCs/>
                <w:color w:val="FFFFFF"/>
                <w:sz w:val="19"/>
                <w:szCs w:val="19"/>
              </w:rPr>
              <w:t xml:space="preserve">Title</w:t>
            </w:r>
          </w:p>
        </w:tc>
        <w:tc>
          <w:tcPr>
            <w:tcW w:type="dxa" w:w="1800"/>
            <w:shd w:fill="1F3864" w:val="clear"/>
            <w:tcMar>
              <w:top w:type="dxa" w:w="50"/>
              <w:left w:type="dxa" w:w="110"/>
              <w:bottom w:type="dxa" w:w="50"/>
              <w:right w:type="dxa" w:w="110"/>
            </w:tcMar>
          </w:tcPr>
          <w:p>
            <w:pPr>
              <w:spacing w:after="0" w:line="252"/>
            </w:pPr>
            <w:r>
              <w:rPr>
                <w:b/>
                <w:bCs/>
                <w:color w:val="FFFFFF"/>
                <w:sz w:val="19"/>
                <w:szCs w:val="19"/>
              </w:rPr>
              <w:t xml:space="preserve">Status</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1</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EP3 842 119 B1</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EPO (UK, DE, FR, IE)</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Method and apparatus for collision-free path planning in dynamic warehouse environments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shd w:fill="F2F4F8" w:val="clear"/>
            <w:tcMar>
              <w:top w:type="dxa" w:w="50"/>
              <w:left w:type="dxa" w:w="110"/>
              <w:bottom w:type="dxa" w:w="50"/>
              <w:right w:type="dxa" w:w="110"/>
            </w:tcMar>
          </w:tcPr>
          <w:p>
            <w:pPr>
              <w:spacing w:after="0" w:line="252"/>
            </w:pPr>
            <w:r>
              <w:rPr>
                <w:b w:val="false"/>
                <w:bCs w:val="false"/>
                <w:color w:val="000000"/>
                <w:sz w:val="19"/>
                <w:szCs w:val="19"/>
              </w:rPr>
              <w:t xml:space="preserve">2</w:t>
            </w:r>
          </w:p>
        </w:tc>
        <w:tc>
          <w:tcPr>
            <w:tcW w:type="dxa" w:w="2100"/>
            <w:shd w:fill="F2F4F8" w:val="clear"/>
            <w:tcMar>
              <w:top w:type="dxa" w:w="50"/>
              <w:left w:type="dxa" w:w="110"/>
              <w:bottom w:type="dxa" w:w="50"/>
              <w:right w:type="dxa" w:w="110"/>
            </w:tcMar>
          </w:tcPr>
          <w:p>
            <w:pPr>
              <w:spacing w:after="0" w:line="252"/>
            </w:pPr>
            <w:r>
              <w:rPr>
                <w:b w:val="false"/>
                <w:bCs w:val="false"/>
                <w:color w:val="000000"/>
                <w:sz w:val="19"/>
                <w:szCs w:val="19"/>
              </w:rPr>
              <w:t xml:space="preserve">GB2 597 044 B</w:t>
            </w:r>
          </w:p>
        </w:tc>
        <w:tc>
          <w:tcPr>
            <w:tcW w:type="dxa" w:w="1700"/>
            <w:shd w:fill="F2F4F8" w:val="clear"/>
            <w:tcMar>
              <w:top w:type="dxa" w:w="50"/>
              <w:left w:type="dxa" w:w="110"/>
              <w:bottom w:type="dxa" w:w="50"/>
              <w:right w:type="dxa" w:w="110"/>
            </w:tcMar>
          </w:tcPr>
          <w:p>
            <w:pPr>
              <w:spacing w:after="0" w:line="252"/>
            </w:pPr>
            <w:r>
              <w:rPr>
                <w:b w:val="false"/>
                <w:bCs w:val="false"/>
                <w:color w:val="000000"/>
                <w:sz w:val="19"/>
                <w:szCs w:val="19"/>
              </w:rPr>
              <w:t xml:space="preserve">United Kingdom</w:t>
            </w:r>
          </w:p>
        </w:tc>
        <w:tc>
          <w:tcPr>
            <w:tcW w:type="dxa" w:w="2826"/>
            <w:shd w:fill="F2F4F8" w:val="clear"/>
            <w:tcMar>
              <w:top w:type="dxa" w:w="50"/>
              <w:left w:type="dxa" w:w="110"/>
              <w:bottom w:type="dxa" w:w="50"/>
              <w:right w:type="dxa" w:w="110"/>
            </w:tcMar>
          </w:tcPr>
          <w:p>
            <w:pPr>
              <w:spacing w:after="0" w:line="252"/>
            </w:pPr>
            <w:r>
              <w:rPr>
                <w:b w:val="false"/>
                <w:bCs w:val="false"/>
                <w:color w:val="000000"/>
                <w:sz w:val="19"/>
                <w:szCs w:val="19"/>
              </w:rPr>
              <w:t xml:space="preserve">Multi-robot fleet orchestration using decentralised traffic negotiation</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3</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US 11,512,983 B2</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United States</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System for real-time perception and obstacle classification in mobile robots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Granted</w:t>
            </w:r>
          </w:p>
        </w:tc>
      </w:tr>
      <w:tr>
        <w:trPr>
          <w:tblHeader w:val="false"/>
        </w:trPr>
        <w:tc>
          <w:tcPr>
            <w:tcW w:type="dxa" w:w="600"/>
            <w:shd w:fill="F2F4F8" w:val="clear"/>
            <w:tcMar>
              <w:top w:type="dxa" w:w="50"/>
              <w:left w:type="dxa" w:w="110"/>
              <w:bottom w:type="dxa" w:w="50"/>
              <w:right w:type="dxa" w:w="110"/>
            </w:tcMar>
          </w:tcPr>
          <w:p>
            <w:pPr>
              <w:spacing w:after="0" w:line="252"/>
            </w:pPr>
            <w:r>
              <w:rPr>
                <w:b w:val="false"/>
                <w:bCs w:val="false"/>
                <w:color w:val="000000"/>
                <w:sz w:val="19"/>
                <w:szCs w:val="19"/>
              </w:rPr>
              <w:t xml:space="preserve">4</w:t>
            </w:r>
          </w:p>
        </w:tc>
        <w:tc>
          <w:tcPr>
            <w:tcW w:type="dxa" w:w="2100"/>
            <w:shd w:fill="F2F4F8" w:val="clear"/>
            <w:tcMar>
              <w:top w:type="dxa" w:w="50"/>
              <w:left w:type="dxa" w:w="110"/>
              <w:bottom w:type="dxa" w:w="50"/>
              <w:right w:type="dxa" w:w="110"/>
            </w:tcMar>
          </w:tcPr>
          <w:p>
            <w:pPr>
              <w:spacing w:after="0" w:line="252"/>
            </w:pPr>
            <w:r>
              <w:rPr>
                <w:b w:val="false"/>
                <w:bCs w:val="false"/>
                <w:color w:val="000000"/>
                <w:sz w:val="19"/>
                <w:szCs w:val="19"/>
              </w:rPr>
              <w:t xml:space="preserve">EP21 198 776.2</w:t>
            </w:r>
          </w:p>
        </w:tc>
        <w:tc>
          <w:tcPr>
            <w:tcW w:type="dxa" w:w="1700"/>
            <w:shd w:fill="F2F4F8" w:val="clear"/>
            <w:tcMar>
              <w:top w:type="dxa" w:w="50"/>
              <w:left w:type="dxa" w:w="110"/>
              <w:bottom w:type="dxa" w:w="50"/>
              <w:right w:type="dxa" w:w="110"/>
            </w:tcMar>
          </w:tcPr>
          <w:p>
            <w:pPr>
              <w:spacing w:after="0" w:line="252"/>
            </w:pPr>
            <w:r>
              <w:rPr>
                <w:b w:val="false"/>
                <w:bCs w:val="false"/>
                <w:color w:val="000000"/>
                <w:sz w:val="19"/>
                <w:szCs w:val="19"/>
              </w:rPr>
              <w:t xml:space="preserve">EPO (pending)</w:t>
            </w:r>
          </w:p>
        </w:tc>
        <w:tc>
          <w:tcPr>
            <w:tcW w:type="dxa" w:w="2826"/>
            <w:shd w:fill="F2F4F8" w:val="clear"/>
            <w:tcMar>
              <w:top w:type="dxa" w:w="50"/>
              <w:left w:type="dxa" w:w="110"/>
              <w:bottom w:type="dxa" w:w="50"/>
              <w:right w:type="dxa" w:w="110"/>
            </w:tcMar>
          </w:tcPr>
          <w:p>
            <w:pPr>
              <w:spacing w:after="0" w:line="252"/>
            </w:pPr>
            <w:r>
              <w:rPr>
                <w:b w:val="false"/>
                <w:bCs w:val="false"/>
                <w:color w:val="000000"/>
                <w:sz w:val="19"/>
                <w:szCs w:val="19"/>
              </w:rPr>
              <w:t xml:space="preserve">Adaptive charging and task scheduling for autonomous mobile robot fleets</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Pending</w:t>
            </w:r>
          </w:p>
        </w:tc>
      </w:tr>
      <w:tr>
        <w:trPr>
          <w:tblHeader w:val="false"/>
        </w:trPr>
        <w:tc>
          <w:tcPr>
            <w:tcW w:type="dxa" w:w="600"/>
            <w:tcMar>
              <w:top w:type="dxa" w:w="50"/>
              <w:left w:type="dxa" w:w="110"/>
              <w:bottom w:type="dxa" w:w="50"/>
              <w:right w:type="dxa" w:w="110"/>
            </w:tcMar>
          </w:tcPr>
          <w:p>
            <w:pPr>
              <w:spacing w:after="0" w:line="252"/>
            </w:pPr>
            <w:r>
              <w:rPr>
                <w:b w:val="false"/>
                <w:bCs w:val="false"/>
                <w:color w:val="000000"/>
                <w:sz w:val="19"/>
                <w:szCs w:val="19"/>
              </w:rPr>
              <w:t xml:space="preserve">5</w:t>
            </w:r>
          </w:p>
        </w:tc>
        <w:tc>
          <w:tcPr>
            <w:tcW w:type="dxa" w:w="2100"/>
            <w:tcMar>
              <w:top w:type="dxa" w:w="50"/>
              <w:left w:type="dxa" w:w="110"/>
              <w:bottom w:type="dxa" w:w="50"/>
              <w:right w:type="dxa" w:w="110"/>
            </w:tcMar>
          </w:tcPr>
          <w:p>
            <w:pPr>
              <w:spacing w:after="0" w:line="252"/>
            </w:pPr>
            <w:r>
              <w:rPr>
                <w:b w:val="false"/>
                <w:bCs w:val="false"/>
                <w:color w:val="000000"/>
                <w:sz w:val="19"/>
                <w:szCs w:val="19"/>
              </w:rPr>
              <w:t xml:space="preserve">GB2 611 902 A</w:t>
            </w:r>
          </w:p>
        </w:tc>
        <w:tc>
          <w:tcPr>
            <w:tcW w:type="dxa" w:w="1700"/>
            <w:tcMar>
              <w:top w:type="dxa" w:w="50"/>
              <w:left w:type="dxa" w:w="110"/>
              <w:bottom w:type="dxa" w:w="50"/>
              <w:right w:type="dxa" w:w="110"/>
            </w:tcMar>
          </w:tcPr>
          <w:p>
            <w:pPr>
              <w:spacing w:after="0" w:line="252"/>
            </w:pPr>
            <w:r>
              <w:rPr>
                <w:b w:val="false"/>
                <w:bCs w:val="false"/>
                <w:color w:val="000000"/>
                <w:sz w:val="19"/>
                <w:szCs w:val="19"/>
              </w:rPr>
              <w:t xml:space="preserve">United Kingdom</w:t>
            </w:r>
          </w:p>
        </w:tc>
        <w:tc>
          <w:tcPr>
            <w:tcW w:type="dxa" w:w="2826"/>
            <w:tcMar>
              <w:top w:type="dxa" w:w="50"/>
              <w:left w:type="dxa" w:w="110"/>
              <w:bottom w:type="dxa" w:w="50"/>
              <w:right w:type="dxa" w:w="110"/>
            </w:tcMar>
          </w:tcPr>
          <w:p>
            <w:pPr>
              <w:spacing w:after="0" w:line="252"/>
            </w:pPr>
            <w:r>
              <w:rPr>
                <w:b w:val="false"/>
                <w:bCs w:val="false"/>
                <w:color w:val="000000"/>
                <w:sz w:val="19"/>
                <w:szCs w:val="19"/>
              </w:rPr>
              <w:t xml:space="preserve">Dynamic re-routing on detection of human co-workers in shared zones</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Published / under examination</w:t>
            </w:r>
          </w:p>
        </w:tc>
      </w:tr>
    </w:tbl>
    <w:p>
      <w:pPr>
        <w:spacing w:before="120"/>
      </w:pPr>
      <w:r>
        <w:t xml:space="preserve">All foreign equivalents, continuations and divisionals of the above are included within the definition of Licensed Patents.</w:t>
      </w:r>
    </w:p>
    <w:p>
      <w:pPr>
        <w:pStyle w:val="Heading1"/>
        <w:pageBreakBefore/>
      </w:pPr>
      <w:r>
        <w:t xml:space="preserve">SCHEDULE 2 — LICENSED SOFTWARE (HELMSMAN PLATFORM MODULES)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400"/>
        <w:gridCol w:w="4626"/>
        <w:gridCol w:w="2000"/>
      </w:tblGrid>
      <w:tr>
        <w:trPr>
          <w:tblHeader/>
        </w:trPr>
        <w:tc>
          <w:tcPr>
            <w:tcW w:type="dxa" w:w="2400"/>
            <w:shd w:fill="1F3864" w:val="clear"/>
            <w:tcMar>
              <w:top w:type="dxa" w:w="50"/>
              <w:left w:type="dxa" w:w="110"/>
              <w:bottom w:type="dxa" w:w="50"/>
              <w:right w:type="dxa" w:w="110"/>
            </w:tcMar>
          </w:tcPr>
          <w:p>
            <w:pPr>
              <w:spacing w:after="0" w:line="252"/>
            </w:pPr>
            <w:r>
              <w:rPr>
                <w:b/>
                <w:bCs/>
                <w:color w:val="FFFFFF"/>
                <w:sz w:val="19"/>
                <w:szCs w:val="19"/>
              </w:rPr>
              <w:t xml:space="preserve">Module</w:t>
            </w:r>
          </w:p>
        </w:tc>
        <w:tc>
          <w:tcPr>
            <w:tcW w:type="dxa" w:w="4626"/>
            <w:shd w:fill="1F3864" w:val="clear"/>
            <w:tcMar>
              <w:top w:type="dxa" w:w="50"/>
              <w:left w:type="dxa" w:w="110"/>
              <w:bottom w:type="dxa" w:w="50"/>
              <w:right w:type="dxa" w:w="110"/>
            </w:tcMar>
          </w:tcPr>
          <w:p>
            <w:pPr>
              <w:spacing w:after="0" w:line="252"/>
            </w:pPr>
            <w:r>
              <w:rPr>
                <w:b/>
                <w:bCs/>
                <w:color w:val="FFFFFF"/>
                <w:sz w:val="19"/>
                <w:szCs w:val="19"/>
              </w:rPr>
              <w:t xml:space="preserve">Function</w:t>
            </w:r>
          </w:p>
        </w:tc>
        <w:tc>
          <w:tcPr>
            <w:tcW w:type="dxa" w:w="2000"/>
            <w:shd w:fill="1F3864" w:val="clear"/>
            <w:tcMar>
              <w:top w:type="dxa" w:w="50"/>
              <w:left w:type="dxa" w:w="110"/>
              <w:bottom w:type="dxa" w:w="50"/>
              <w:right w:type="dxa" w:w="110"/>
            </w:tcMar>
          </w:tcPr>
          <w:p>
            <w:pPr>
              <w:spacing w:after="0" w:line="252"/>
            </w:pPr>
            <w:r>
              <w:rPr>
                <w:b/>
                <w:bCs/>
                <w:color w:val="FFFFFF"/>
                <w:sz w:val="19"/>
                <w:szCs w:val="19"/>
              </w:rPr>
              <w:t xml:space="preserve">Version at Commencement</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Core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Fleet orchestration, traffic management and task allocation engine</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Navigate</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SLAM-based localisation, mapping and path planning</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Perceive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3D perception, obstacle classification and human-detection safety layer</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3.8.1</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Charge</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Adaptive charging, energy management and dwell scheduling</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2.5.0</w:t>
            </w:r>
          </w:p>
        </w:tc>
      </w:tr>
      <w:tr>
        <w:trPr>
          <w:tblHeader w:val="false"/>
        </w:trPr>
        <w:tc>
          <w:tcPr>
            <w:tcW w:type="dxa" w:w="2400"/>
            <w:tcMar>
              <w:top w:type="dxa" w:w="50"/>
              <w:left w:type="dxa" w:w="110"/>
              <w:bottom w:type="dxa" w:w="50"/>
              <w:right w:type="dxa" w:w="110"/>
            </w:tcMar>
          </w:tcPr>
          <w:p>
            <w:pPr>
              <w:spacing w:after="0" w:line="252"/>
            </w:pPr>
            <w:r>
              <w:rPr>
                <w:b w:val="false"/>
                <w:bCs w:val="false"/>
                <w:color w:val="000000"/>
                <w:sz w:val="19"/>
                <w:szCs w:val="19"/>
              </w:rPr>
              <w:t xml:space="preserve">Helmsman Console</w:t>
            </w:r>
          </w:p>
        </w:tc>
        <w:tc>
          <w:tcPr>
            <w:tcW w:type="dxa" w:w="4626"/>
            <w:tcMar>
              <w:top w:type="dxa" w:w="50"/>
              <w:left w:type="dxa" w:w="110"/>
              <w:bottom w:type="dxa" w:w="50"/>
              <w:right w:type="dxa" w:w="110"/>
            </w:tcMar>
          </w:tcPr>
          <w:p>
            <w:pPr>
              <w:spacing w:after="0" w:line="252"/>
            </w:pPr>
            <w:r>
              <w:rPr>
                <w:b w:val="false"/>
                <w:bCs w:val="false"/>
                <w:color w:val="000000"/>
                <w:sz w:val="19"/>
                <w:szCs w:val="19"/>
              </w:rPr>
              <w:t xml:space="preserve">Operator web console, dashboards and reporting</w:t>
            </w:r>
          </w:p>
        </w:tc>
        <w:tc>
          <w:tcPr>
            <w:tcW w:type="dxa" w:w="2000"/>
            <w:tcMar>
              <w:top w:type="dxa" w:w="50"/>
              <w:left w:type="dxa" w:w="110"/>
              <w:bottom w:type="dxa" w:w="50"/>
              <w:right w:type="dxa" w:w="110"/>
            </w:tcMar>
          </w:tcPr>
          <w:p>
            <w:pPr>
              <w:spacing w:after="0" w:line="252"/>
            </w:pPr>
            <w:r>
              <w:rPr>
                <w:b w:val="false"/>
                <w:bCs w:val="false"/>
                <w:color w:val="000000"/>
                <w:sz w:val="19"/>
                <w:szCs w:val="19"/>
              </w:rPr>
              <w:t xml:space="preserve">4.2.0</w:t>
            </w:r>
          </w:p>
        </w:tc>
      </w:tr>
      <w:tr>
        <w:trPr>
          <w:tblHeader w:val="false"/>
        </w:trPr>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Helmsman API</w:t>
            </w:r>
          </w:p>
        </w:tc>
        <w:tc>
          <w:tcPr>
            <w:tcW w:type="dxa" w:w="4626"/>
            <w:shd w:fill="F2F4F8" w:val="clear"/>
            <w:tcMar>
              <w:top w:type="dxa" w:w="50"/>
              <w:left w:type="dxa" w:w="110"/>
              <w:bottom w:type="dxa" w:w="50"/>
              <w:right w:type="dxa" w:w="110"/>
            </w:tcMar>
          </w:tcPr>
          <w:p>
            <w:pPr>
              <w:spacing w:after="0" w:line="252"/>
            </w:pPr>
            <w:r>
              <w:rPr>
                <w:b w:val="false"/>
                <w:bCs w:val="false"/>
                <w:color w:val="000000"/>
                <w:sz w:val="19"/>
                <w:szCs w:val="19"/>
              </w:rPr>
              <w:t xml:space="preserve">REST/gRPC integration layer for WMS/WCS systems</w:t>
            </w:r>
          </w:p>
        </w:tc>
        <w:tc>
          <w:tcPr>
            <w:tcW w:type="dxa" w:w="2000"/>
            <w:shd w:fill="F2F4F8" w:val="clear"/>
            <w:tcMar>
              <w:top w:type="dxa" w:w="50"/>
              <w:left w:type="dxa" w:w="110"/>
              <w:bottom w:type="dxa" w:w="50"/>
              <w:right w:type="dxa" w:w="110"/>
            </w:tcMar>
          </w:tcPr>
          <w:p>
            <w:pPr>
              <w:spacing w:after="0" w:line="252"/>
            </w:pPr>
            <w:r>
              <w:rPr>
                <w:b w:val="false"/>
                <w:bCs w:val="false"/>
                <w:color w:val="000000"/>
                <w:sz w:val="19"/>
                <w:szCs w:val="19"/>
              </w:rPr>
              <w:t xml:space="preserve">4.2.0</w:t>
            </w:r>
          </w:p>
        </w:tc>
      </w:tr>
    </w:tbl>
    <w:p>
      <w:pPr>
        <w:spacing w:before="120"/>
      </w:pPr>
      <w:r>
        <w:t xml:space="preserve">Licensed in object code form only. Source Code is dealt with under clause 8 (Source Code Escrow).</w:t>
      </w:r>
    </w:p>
    <w:p>
      <w:pPr>
        <w:pStyle w:val="Heading1"/>
        <w:pageBreakBefore/>
      </w:pPr>
      <w:r>
        <w:t xml:space="preserve">SCHEDULE 4 — AUTHORISED SITES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800"/>
        <w:gridCol w:w="2400"/>
        <w:gridCol w:w="4026"/>
        <w:gridCol w:w="1800"/>
      </w:tblGrid>
      <w:tr>
        <w:trPr>
          <w:tblHeader/>
        </w:trPr>
        <w:tc>
          <w:tcPr>
            <w:tcW w:type="dxa" w:w="800"/>
            <w:shd w:fill="1F3864" w:val="clear"/>
            <w:tcMar>
              <w:top w:type="dxa" w:w="50"/>
              <w:left w:type="dxa" w:w="110"/>
              <w:bottom w:type="dxa" w:w="50"/>
              <w:right w:type="dxa" w:w="110"/>
            </w:tcMar>
          </w:tcPr>
          <w:p>
            <w:pPr>
              <w:spacing w:after="0" w:line="252"/>
            </w:pPr>
            <w:r>
              <w:rPr>
                <w:b/>
                <w:bCs/>
                <w:color w:val="FFFFFF"/>
                <w:sz w:val="19"/>
                <w:szCs w:val="19"/>
              </w:rPr>
              <w:t xml:space="preserve">Ref</w:t>
            </w:r>
          </w:p>
        </w:tc>
        <w:tc>
          <w:tcPr>
            <w:tcW w:type="dxa" w:w="2400"/>
            <w:shd w:fill="1F3864" w:val="clear"/>
            <w:tcMar>
              <w:top w:type="dxa" w:w="50"/>
              <w:left w:type="dxa" w:w="110"/>
              <w:bottom w:type="dxa" w:w="50"/>
              <w:right w:type="dxa" w:w="110"/>
            </w:tcMar>
          </w:tcPr>
          <w:p>
            <w:pPr>
              <w:spacing w:after="0" w:line="252"/>
            </w:pPr>
            <w:r>
              <w:rPr>
                <w:b/>
                <w:bCs/>
                <w:color w:val="FFFFFF"/>
                <w:sz w:val="19"/>
                <w:szCs w:val="19"/>
              </w:rPr>
              <w:t xml:space="preserve">Site</w:t>
            </w:r>
          </w:p>
        </w:tc>
        <w:tc>
          <w:tcPr>
            <w:tcW w:type="dxa" w:w="4026"/>
            <w:shd w:fill="1F3864" w:val="clear"/>
            <w:tcMar>
              <w:top w:type="dxa" w:w="50"/>
              <w:left w:type="dxa" w:w="110"/>
              <w:bottom w:type="dxa" w:w="50"/>
              <w:right w:type="dxa" w:w="110"/>
            </w:tcMar>
          </w:tcPr>
          <w:p>
            <w:pPr>
              <w:spacing w:after="0" w:line="252"/>
            </w:pPr>
            <w:r>
              <w:rPr>
                <w:b/>
                <w:bCs/>
                <w:color w:val="FFFFFF"/>
                <w:sz w:val="19"/>
                <w:szCs w:val="19"/>
              </w:rPr>
              <w:t xml:space="preserve">Address</w:t>
            </w:r>
          </w:p>
        </w:tc>
        <w:tc>
          <w:tcPr>
            <w:tcW w:type="dxa" w:w="1800"/>
            <w:shd w:fill="1F3864" w:val="clear"/>
            <w:tcMar>
              <w:top w:type="dxa" w:w="50"/>
              <w:left w:type="dxa" w:w="110"/>
              <w:bottom w:type="dxa" w:w="50"/>
              <w:right w:type="dxa" w:w="110"/>
            </w:tcMar>
          </w:tcPr>
          <w:p>
            <w:pPr>
              <w:spacing w:after="0" w:line="252"/>
            </w:pPr>
            <w:r>
              <w:rPr>
                <w:b/>
                <w:bCs/>
                <w:color w:val="FFFFFF"/>
                <w:sz w:val="19"/>
                <w:szCs w:val="19"/>
              </w:rPr>
              <w:t xml:space="preserve">Phase</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NW-01</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Northampton FC (Brackmills)</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Wexbourne Distribution Centre, Brackmills, Northampton NN4 7BW</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1 (live)</w:t>
            </w:r>
          </w:p>
        </w:tc>
      </w:tr>
      <w:tr>
        <w:trPr>
          <w:tblHeader w:val="false"/>
        </w:trPr>
        <w:tc>
          <w:tcPr>
            <w:tcW w:type="dxa" w:w="800"/>
            <w:shd w:fill="F2F4F8" w:val="clear"/>
            <w:tcMar>
              <w:top w:type="dxa" w:w="50"/>
              <w:left w:type="dxa" w:w="110"/>
              <w:bottom w:type="dxa" w:w="50"/>
              <w:right w:type="dxa" w:w="110"/>
            </w:tcMar>
          </w:tcPr>
          <w:p>
            <w:pPr>
              <w:spacing w:after="0" w:line="252"/>
            </w:pPr>
            <w:r>
              <w:rPr>
                <w:b w:val="false"/>
                <w:bCs w:val="false"/>
                <w:color w:val="000000"/>
                <w:sz w:val="19"/>
                <w:szCs w:val="19"/>
              </w:rPr>
              <w:t xml:space="preserve">NW-02</w:t>
            </w:r>
          </w:p>
        </w:tc>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Lutterworth Returns Hub</w:t>
            </w:r>
          </w:p>
        </w:tc>
        <w:tc>
          <w:tcPr>
            <w:tcW w:type="dxa" w:w="4026"/>
            <w:shd w:fill="F2F4F8" w:val="clear"/>
            <w:tcMar>
              <w:top w:type="dxa" w:w="50"/>
              <w:left w:type="dxa" w:w="110"/>
              <w:bottom w:type="dxa" w:w="50"/>
              <w:right w:type="dxa" w:w="110"/>
            </w:tcMar>
          </w:tcPr>
          <w:p>
            <w:pPr>
              <w:spacing w:after="0" w:line="252"/>
            </w:pPr>
            <w:r>
              <w:rPr>
                <w:b w:val="false"/>
                <w:bCs w:val="false"/>
                <w:color w:val="000000"/>
                <w:sz w:val="19"/>
                <w:szCs w:val="19"/>
              </w:rPr>
              <w:t xml:space="preserve">Magna Park, Lutterworth LE17 4XN</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Phase 1</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NW-03</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Daventry RDC</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DIRFT, Daventry NN6 7GY</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2</w:t>
            </w:r>
          </w:p>
        </w:tc>
      </w:tr>
      <w:tr>
        <w:trPr>
          <w:tblHeader w:val="false"/>
        </w:trPr>
        <w:tc>
          <w:tcPr>
            <w:tcW w:type="dxa" w:w="800"/>
            <w:shd w:fill="F2F4F8" w:val="clear"/>
            <w:tcMar>
              <w:top w:type="dxa" w:w="50"/>
              <w:left w:type="dxa" w:w="110"/>
              <w:bottom w:type="dxa" w:w="50"/>
              <w:right w:type="dxa" w:w="110"/>
            </w:tcMar>
          </w:tcPr>
          <w:p>
            <w:pPr>
              <w:spacing w:after="0" w:line="252"/>
            </w:pPr>
            <w:r>
              <w:rPr>
                <w:b w:val="false"/>
                <w:bCs w:val="false"/>
                <w:color w:val="000000"/>
                <w:sz w:val="19"/>
                <w:szCs w:val="19"/>
              </w:rPr>
              <w:t xml:space="preserve">NW-04</w:t>
            </w:r>
          </w:p>
        </w:tc>
        <w:tc>
          <w:tcPr>
            <w:tcW w:type="dxa" w:w="2400"/>
            <w:shd w:fill="F2F4F8" w:val="clear"/>
            <w:tcMar>
              <w:top w:type="dxa" w:w="50"/>
              <w:left w:type="dxa" w:w="110"/>
              <w:bottom w:type="dxa" w:w="50"/>
              <w:right w:type="dxa" w:w="110"/>
            </w:tcMar>
          </w:tcPr>
          <w:p>
            <w:pPr>
              <w:spacing w:after="0" w:line="252"/>
            </w:pPr>
            <w:r>
              <w:rPr>
                <w:b w:val="false"/>
                <w:bCs w:val="false"/>
                <w:color w:val="000000"/>
                <w:sz w:val="19"/>
                <w:szCs w:val="19"/>
              </w:rPr>
              <w:t xml:space="preserve">Warrington FC</w:t>
            </w:r>
          </w:p>
        </w:tc>
        <w:tc>
          <w:tcPr>
            <w:tcW w:type="dxa" w:w="4026"/>
            <w:shd w:fill="F2F4F8" w:val="clear"/>
            <w:tcMar>
              <w:top w:type="dxa" w:w="50"/>
              <w:left w:type="dxa" w:w="110"/>
              <w:bottom w:type="dxa" w:w="50"/>
              <w:right w:type="dxa" w:w="110"/>
            </w:tcMar>
          </w:tcPr>
          <w:p>
            <w:pPr>
              <w:spacing w:after="0" w:line="252"/>
            </w:pPr>
            <w:r>
              <w:rPr>
                <w:b w:val="false"/>
                <w:bCs w:val="false"/>
                <w:color w:val="000000"/>
                <w:sz w:val="19"/>
                <w:szCs w:val="19"/>
              </w:rPr>
              <w:t xml:space="preserve">Omega Business Park, Warrington WA5 3XA</w:t>
            </w:r>
          </w:p>
        </w:tc>
        <w:tc>
          <w:tcPr>
            <w:tcW w:type="dxa" w:w="1800"/>
            <w:shd w:fill="F2F4F8" w:val="clear"/>
            <w:tcMar>
              <w:top w:type="dxa" w:w="50"/>
              <w:left w:type="dxa" w:w="110"/>
              <w:bottom w:type="dxa" w:w="50"/>
              <w:right w:type="dxa" w:w="110"/>
            </w:tcMar>
          </w:tcPr>
          <w:p>
            <w:pPr>
              <w:spacing w:after="0" w:line="252"/>
            </w:pPr>
            <w:r>
              <w:rPr>
                <w:b w:val="false"/>
                <w:bCs w:val="false"/>
                <w:color w:val="000000"/>
                <w:sz w:val="19"/>
                <w:szCs w:val="19"/>
              </w:rPr>
              <w:t xml:space="preserve">Phase 2</w:t>
            </w:r>
          </w:p>
        </w:tc>
      </w:tr>
      <w:tr>
        <w:trPr>
          <w:tblHeader w:val="false"/>
        </w:trPr>
        <w:tc>
          <w:tcPr>
            <w:tcW w:type="dxa" w:w="800"/>
            <w:tcMar>
              <w:top w:type="dxa" w:w="50"/>
              <w:left w:type="dxa" w:w="110"/>
              <w:bottom w:type="dxa" w:w="50"/>
              <w:right w:type="dxa" w:w="110"/>
            </w:tcMar>
          </w:tcPr>
          <w:p>
            <w:pPr>
              <w:spacing w:after="0" w:line="252"/>
            </w:pPr>
            <w:r>
              <w:rPr>
                <w:b w:val="false"/>
                <w:bCs w:val="false"/>
                <w:color w:val="000000"/>
                <w:sz w:val="19"/>
                <w:szCs w:val="19"/>
              </w:rPr>
              <w:t xml:space="preserve">NW-05</w:t>
            </w:r>
          </w:p>
        </w:tc>
        <w:tc>
          <w:tcPr>
            <w:tcW w:type="dxa" w:w="2400"/>
            <w:tcMar>
              <w:top w:type="dxa" w:w="50"/>
              <w:left w:type="dxa" w:w="110"/>
              <w:bottom w:type="dxa" w:w="50"/>
              <w:right w:type="dxa" w:w="110"/>
            </w:tcMar>
          </w:tcPr>
          <w:p>
            <w:pPr>
              <w:spacing w:after="0" w:line="252"/>
            </w:pPr>
            <w:r>
              <w:rPr>
                <w:b w:val="false"/>
                <w:bCs w:val="false"/>
                <w:color w:val="000000"/>
                <w:sz w:val="19"/>
                <w:szCs w:val="19"/>
              </w:rPr>
              <w:t xml:space="preserve">Dublin FC</w:t>
            </w:r>
          </w:p>
        </w:tc>
        <w:tc>
          <w:tcPr>
            <w:tcW w:type="dxa" w:w="4026"/>
            <w:tcMar>
              <w:top w:type="dxa" w:w="50"/>
              <w:left w:type="dxa" w:w="110"/>
              <w:bottom w:type="dxa" w:w="50"/>
              <w:right w:type="dxa" w:w="110"/>
            </w:tcMar>
          </w:tcPr>
          <w:p>
            <w:pPr>
              <w:spacing w:after="0" w:line="252"/>
            </w:pPr>
            <w:r>
              <w:rPr>
                <w:b w:val="false"/>
                <w:bCs w:val="false"/>
                <w:color w:val="000000"/>
                <w:sz w:val="19"/>
                <w:szCs w:val="19"/>
              </w:rPr>
              <w:t xml:space="preserve">Greenogue Logistics Park, Rathcoole, Co. Dublin D24</w:t>
            </w:r>
          </w:p>
        </w:tc>
        <w:tc>
          <w:tcPr>
            <w:tcW w:type="dxa" w:w="1800"/>
            <w:tcMar>
              <w:top w:type="dxa" w:w="50"/>
              <w:left w:type="dxa" w:w="110"/>
              <w:bottom w:type="dxa" w:w="50"/>
              <w:right w:type="dxa" w:w="110"/>
            </w:tcMar>
          </w:tcPr>
          <w:p>
            <w:pPr>
              <w:spacing w:after="0" w:line="252"/>
            </w:pPr>
            <w:r>
              <w:rPr>
                <w:b w:val="false"/>
                <w:bCs w:val="false"/>
                <w:color w:val="000000"/>
                <w:sz w:val="19"/>
                <w:szCs w:val="19"/>
              </w:rPr>
              <w:t xml:space="preserve">Phase 3</w:t>
            </w:r>
          </w:p>
        </w:tc>
      </w:tr>
    </w:tbl>
    <w:p>
      <w:pPr>
        <w:pStyle w:val="Heading1"/>
        <w:pageBreakBefore/>
      </w:pPr>
      <w:r>
        <w:t xml:space="preserve">SCHEDULE 5 — FEES</w:t>
      </w:r>
    </w:p>
    <w:p>
      <w:pPr>
        <w:spacing w:after="120" w:line="264"/>
      </w:pPr>
      <w:r>
        <w:rPr>
          <w:b/>
          <w:bCs/>
        </w:rPr>
        <w:t xml:space="preserve">1.  Licence Fee. </w:t>
      </w:r>
      <w:r>
        <w:t xml:space="preserve">£3,200,000 (three million two hundred thousand pounds), payable within 30 days after the Commencement Date.</w:t>
      </w:r>
    </w:p>
    <w:p>
      <w:pPr>
        <w:spacing w:after="120" w:line="264"/>
      </w:pPr>
      <w:r>
        <w:rPr>
          <w:b/>
          <w:bCs/>
        </w:rPr>
        <w:t xml:space="preserve">2.  Royalty. </w:t>
      </w:r>
      <w:r>
        <w:t xml:space="preserve">£1,450 per Deployed Robot per annum (charged £362.50 per Deployed Robot per quarter, by reference to the peak number of Deployed Robots in the relevant quarter).</w:t>
      </w:r>
    </w:p>
    <w:p>
      <w:pPr>
        <w:spacing w:after="120" w:line="264"/>
      </w:pPr>
      <w:r>
        <w:rPr>
          <w:b/>
          <w:bCs/>
        </w:rPr>
        <w:t xml:space="preserve">3.  Annual Minimum Royalty. </w:t>
      </w:r>
      <w:r>
        <w:t xml:space="preserve">£1,087,500 per contract year (equivalent to 750 Deployed Robots), payable irrespective of the actual number of Deployed Robots.</w:t>
      </w:r>
    </w:p>
    <w:p>
      <w:pPr>
        <w:spacing w:after="120" w:line="264"/>
      </w:pPr>
      <w:r>
        <w:rPr>
          <w:b/>
          <w:bCs/>
        </w:rPr>
        <w:t xml:space="preserve">4.  Annual Maintenance and Support Charge. </w:t>
      </w:r>
      <w:r>
        <w:t xml:space="preserve">18% of the Licence Fee, being £576,000 per annum, payable annually in advance.</w:t>
      </w:r>
    </w:p>
    <w:p>
      <w:pPr>
        <w:spacing w:after="120" w:line="264"/>
      </w:pPr>
      <w:r>
        <w:rPr>
          <w:b/>
          <w:bCs/>
        </w:rPr>
        <w:t xml:space="preserve">5.  Escrow Fees. </w:t>
      </w:r>
      <w:r>
        <w:t xml:space="preserve">The Escrow Agent's fees shall be borne equally by the parties.</w:t>
      </w:r>
    </w:p>
    <w:p>
      <w:pPr>
        <w:spacing w:before="120"/>
      </w:pPr>
      <w:r>
        <w:t xml:space="preserve">All amounts are exclusive of VAT. Fees are subject to annual indexation in line with the Consumer Prices Index (CPIH), capped at 4% per annum, with effect from the first anniversary of the Commencement Date.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tabs>
        <w:tab w:val="right" w:pos="9026"/>
      </w:tabs>
    </w:pPr>
    <w:r>
      <w:rPr>
        <w:color w:val="777777"/>
        <w:sz w:val="14"/>
        <w:szCs w:val="14"/>
      </w:rPr>
      <w:t xml:space="preserve">Project Northwind — Patent and Software Licence (v1)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sz w:val="24"/>
      <w:szCs w:val="24"/>
    </w:rPr>
  </w:style>
  <w:style w:type="paragraph" w:styleId="Heading2">
    <w:name w:val="Heading 2"/>
    <w:basedOn w:val="Normal"/>
    <w:next w:val="Normal"/>
    <w:qFormat/>
    <w:pPr>
      <w:keepNext/>
      <w:spacing w:after="100" w:before="160"/>
      <w:outlineLvl w:val="1"/>
    </w:pPr>
    <w:rPr>
      <w:rFonts w:ascii="Arial" w:cs="Arial" w:eastAsia="Arial" w:hAnsi="Arial"/>
      <w:b/>
      <w:bCs/>
      <w:sz w:val="22"/>
      <w:szCs w:val="22"/>
    </w:rPr>
  </w:style>
  <w:style w:type="paragraph" w:styleId="Heading3">
    <w:name w:val="Heading 3"/>
    <w:basedOn w:val="Normal"/>
    <w:next w:val="Normal"/>
    <w:qFormat/>
    <w:pPr>
      <w:keepNext/>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2026-06-26T12:09:55.898Z</dcterms:created>
  <dcterms:modified xsi:type="dcterms:W3CDTF">2026-06-26T12:09:55.898Z</dcterms:modified>
</cp:coreProperties>
</file>

<file path=docProps/custom.xml><?xml version="1.0" encoding="utf-8"?>
<Properties xmlns="http://schemas.openxmlformats.org/officeDocument/2006/custom-properties" xmlns:vt="http://schemas.openxmlformats.org/officeDocument/2006/docPropsVTypes"/>
</file>