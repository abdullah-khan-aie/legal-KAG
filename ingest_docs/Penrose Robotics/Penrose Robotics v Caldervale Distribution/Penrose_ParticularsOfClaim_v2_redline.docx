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rPr>
        <w:t xml:space="preserve">Claim No. CL-2025-000287</w:t>
      </w:r>
    </w:p>
    <w:p>
      <w:pPr>
        <w:spacing w:after="120"/>
      </w:pPr>
      <w:r>
        <w:rPr>
          <w:b/>
          <w:bCs/>
        </w:rPr>
        <w:t xml:space="preserve">IN THE HIGH COURT OF JUSTICE</w:t>
      </w:r>
    </w:p>
    <w:p>
      <w:pPr>
        <w:spacing w:after="120"/>
      </w:pPr>
      <w:r>
        <w:rPr>
          <w:b/>
          <w:bCs/>
        </w:rPr>
        <w:t xml:space="preserve">BUSINESS AND PROPERTY COURTS OF ENGLAND AND WALES</w:t>
      </w:r>
    </w:p>
    <w:p>
      <w:pPr>
        <w:spacing w:after="120"/>
      </w:pPr>
      <w:r>
        <w:rPr>
          <w:b/>
          <w:bCs/>
        </w:rPr>
        <w:t xml:space="preserve">COMMERCIAL COURT (KBD)</w:t>
      </w:r>
    </w:p>
    <w:p>
      <w:pPr>
        <w:spacing w:after="120"/>
        <w:jc w:val="center"/>
      </w:pPr>
      <w:r>
        <w:rPr>
          <w:b/>
          <w:bCs/>
        </w:rPr>
        <w:t xml:space="preserve">B E T W E E N:</w:t>
      </w:r>
    </w:p>
    <w:p>
      <w:pPr>
        <w:jc w:val="center"/>
      </w:pPr>
      <w:r>
        <w:rPr>
          <w:b/>
          <w:bCs/>
        </w:rPr>
        <w:t xml:space="preserve">PENROSE ROBOTICS LIMITED</w:t>
      </w:r>
    </w:p>
    <w:p>
      <w:pPr>
        <w:spacing w:after="60"/>
        <w:jc w:val="right"/>
      </w:pPr>
      <w:r>
        <w:rPr>
          <w:i/>
          <w:iCs/>
        </w:rPr>
        <w:t xml:space="preserve">Claimant</w:t>
      </w:r>
    </w:p>
    <w:p>
      <w:pPr>
        <w:spacing w:after="60"/>
        <w:jc w:val="center"/>
      </w:pPr>
      <w:r>
        <w:t xml:space="preserve">- and -</w:t>
      </w:r>
    </w:p>
    <w:p>
      <w:pPr>
        <w:jc w:val="center"/>
      </w:pPr>
      <w:r>
        <w:rPr>
          <w:b/>
          <w:bCs/>
        </w:rPr>
        <w:t xml:space="preserve">CALDERVALE DISTRIBUTION LIMITED</w:t>
      </w:r>
    </w:p>
    <w:p>
      <w:pPr>
        <w:spacing w:after="160"/>
        <w:jc w:val="right"/>
      </w:pPr>
      <w:r>
        <w:rPr>
          <w:i/>
          <w:iCs/>
        </w:rPr>
        <w:t xml:space="preserve">Defendant</w:t>
      </w:r>
    </w:p>
    <w:p>
      <w:pPr>
        <w:pBdr>
          <w:top w:val="single" w:color="000000" w:sz="6" w:space="4"/>
          <w:bottom w:val="single" w:color="000000" w:sz="6" w:space="4"/>
        </w:pBdr>
        <w:spacing w:after="200" w:before="120"/>
        <w:jc w:val="center"/>
      </w:pPr>
      <w:r>
        <w:rPr>
          <w:b/>
          <w:bCs/>
          <w:sz w:val="26"/>
          <w:szCs w:val="26"/>
        </w:rPr>
        <w:t xml:space="preserve">PARTICULARS OF CLAIM</w:t>
      </w:r>
    </w:p>
    <w:p>
      <w:pPr>
        <w:pStyle w:val="Heading2"/>
      </w:pPr>
      <w:r>
        <w:t xml:space="preserve">The parties</w:t>
      </w:r>
    </w:p>
    <w:p>
      <w:pPr>
        <w:pStyle w:val="ListParagraph"/>
        <w:numPr>
          <w:ilvl w:val="0"/>
          <w:numId w:val="2"/>
        </w:numPr>
        <w:spacing w:after="120"/>
      </w:pPr>
      <w:r>
        <w:t xml:space="preserve">The Claimant (“Penrose”) is a company incorporated in England and Wales (company number 09681142) which designs, manufactures and integrates autonomous mobile robots and warehouse-orchestration software for goods-to-person fulfilment.</w:t>
      </w:r>
    </w:p>
    <w:p>
      <w:pPr>
        <w:pStyle w:val="ListParagraph"/>
        <w:numPr>
          <w:ilvl w:val="0"/>
          <w:numId w:val="2"/>
        </w:numPr>
        <w:spacing w:after="120"/>
      </w:pPr>
      <w:r>
        <w:t xml:space="preserve">The Defendant (“Caldervale”) is a company incorporated in England and Wales (company number 06122874) which operates third-party logistics and e-commerce fulfilment services, including from its distribution centre at Royal Oak Way, Daventry NN11 8QL (the “DC”).</w:t>
      </w:r>
    </w:p>
    <w:p>
      <w:pPr>
        <w:pStyle w:val="Heading2"/>
      </w:pPr>
      <w:r>
        <w:t xml:space="preserve">The Agreement</w:t>
      </w:r>
    </w:p>
    <w:p>
      <w:pPr>
        <w:pStyle w:val="ListParagraph"/>
        <w:numPr>
          <w:ilvl w:val="0"/>
          <w:numId w:val="2"/>
        </w:numPr>
        <w:spacing w:after="120"/>
      </w:pPr>
      <w:r>
        <w:t xml:space="preserve">By a written System Supply, Integration and Maintenance Agreement dated 22 January 2024 (the “Agreement”), Penrose agreed to supply, install, integrate, commission and maintain an automated goods-to-person fulfilment system at the DC.</w:t>
      </w:r>
    </w:p>
    <w:p>
      <w:pPr>
        <w:pStyle w:val="ListParagraph"/>
        <w:numPr>
          <w:ilvl w:val="0"/>
          <w:numId w:val="2"/>
        </w:numPr>
        <w:spacing w:after="120"/>
      </w:pPr>
      <w:r>
        <w:t xml:space="preserve">The System comprised: (a) 84 Penrose A-Series autonomous mobile robots (“AMRs”); (b) associated charging, docking and safety infrastructure; and (c) the Penrose OrchestraOS warehouse-management and fleet-orchestration software (“OrchestraOS”) (together, the “System”).</w:t>
      </w:r>
    </w:p>
    <w:p>
      <w:pPr>
        <w:pStyle w:val="ListParagraph"/>
        <w:numPr>
          <w:ilvl w:val="0"/>
          <w:numId w:val="2"/>
        </w:numPr>
        <w:spacing w:after="120"/>
      </w:pPr>
      <w:r>
        <w:t xml:space="preserve">The total contract price was £4,250,000 (exclusive of VAT), comprising £3,100,000 for system supply, £650,000 for integration and commissioning, and £500,000 for a five-year maintenance and support term commencing on System Acceptance. The price was payable against the milestones set out in Schedule 3.</w:t>
      </w:r>
    </w:p>
    <w:p>
      <w:pPr>
        <w:pStyle w:val="ListParagraph"/>
        <w:numPr>
          <w:ilvl w:val="0"/>
          <w:numId w:val="2"/>
        </w:numPr>
        <w:spacing w:after="120"/>
      </w:pPr>
      <w:r>
        <w:t xml:space="preserve">It was an express term of the Agreement (clause 12 and Schedule 3) that the price was payable by the following milestones: Milestone 1 (Order – £850,000); Milestone 2 (Hardware Delivery – £900,000); Milestone 3 (Installation Complete – £900,000); Milestone 4 (System Acceptance – £1,275,000); and a final integration tranche of £162,500 payable on integration sign-off. Invoices were payable within 30 days of issue.</w:t>
      </w:r>
    </w:p>
    <w:p>
      <w:pPr>
        <w:pStyle w:val="Heading2"/>
      </w:pPr>
      <w:r>
        <w:t xml:space="preserve">The acceptance criteria and the Defendant’s dependencies</w:t>
      </w:r>
    </w:p>
    <w:p>
      <w:pPr>
        <w:pStyle w:val="ListParagraph"/>
        <w:numPr>
          <w:ilvl w:val="0"/>
          <w:numId w:val="2"/>
        </w:numPr>
        <w:spacing w:after="120"/>
      </w:pPr>
      <w:r>
        <w:t xml:space="preserve">By clause 8 and Schedule 4, System Acceptance was to be determined over a 20-working-day Acceptance Period against two criteria (the “Acceptance Criteria”): (a) a sustained average pick throughput of not less than 650 units per hour per pick zone across the DC’s six pick zones; and (b) fleet availability of not less than 98%.</w:t>
      </w:r>
    </w:p>
    <w:p>
      <w:pPr>
        <w:pStyle w:val="ListParagraph"/>
        <w:numPr>
          <w:ilvl w:val="0"/>
          <w:numId w:val="2"/>
        </w:numPr>
        <w:spacing w:after="120"/>
      </w:pPr>
      <w:r>
        <w:t xml:space="preserve">It was an express term (clause 7 and Schedule 5) that Penrose’s ability to achieve the Acceptance Criteria, and the validity of any acceptance test, was conditional upon Caldervale discharging the following dependencies (the “Dependencies”): (a) provision of an accurate and complete SKU master and slotting dataset reflecting the as-built rack layout; (b) provision of a WMS host environment meeting the minimum specification at Schedule 5 (16 vCPU, 64GB RAM, dedicated I/O, sub-5ms host latency); and (c) unobstructed access to the pick faces and a stable inbound order profile during the Acceptance Period.</w:t>
      </w:r>
    </w:p>
    <w:p>
      <w:pPr>
        <w:pStyle w:val="ListParagraph"/>
        <w:numPr>
          <w:ilvl w:val="0"/>
          <w:numId w:val="2"/>
        </w:numPr>
        <w:spacing w:after="120"/>
      </w:pPr>
      <w:r>
        <w:t xml:space="preserve">Further or alternatively, it was an implied term of the Agreement that Caldervale would co-operate with Penrose and would not by its own act or omission prevent or hinder Penrose from achieving the Acceptance Criteria. The term is to be implied as a matter of business efficacy and/or as the obvious unexpressed intention of the parties.</w:t>
      </w:r>
    </w:p>
    <w:p>
      <w:pPr>
        <w:pStyle w:val="Heading2"/>
      </w:pPr>
      <w:r>
        <w:t xml:space="preserve">Performance and Caldervale’s failures</w:t>
      </w:r>
    </w:p>
    <w:p>
      <w:pPr>
        <w:pStyle w:val="ListParagraph"/>
        <w:numPr>
          <w:ilvl w:val="0"/>
          <w:numId w:val="2"/>
        </w:numPr>
        <w:spacing w:after="120"/>
      </w:pPr>
      <w:r>
        <w:t xml:space="preserve">Penrose delivered the AMRs and infrastructure by 30 August 2024, completed installation by 20 September 2024, and achieved a phased go-live of the System from 7 October 2024. Milestones 1 to 3 were certified and paid, totalling £2,650,000.</w:t>
      </w:r>
    </w:p>
    <w:p>
      <w:pPr>
        <w:pStyle w:val="ListParagraph"/>
        <w:numPr>
          <w:ilvl w:val="0"/>
          <w:numId w:val="2"/>
        </w:numPr>
        <w:spacing w:after="120"/>
      </w:pPr>
      <w:r>
        <w:t xml:space="preserve">In breach of the Dependencies, Caldervale: (a) supplied, on 18 September 2024, an SKU master containing dimensional and weight errors affecting approximately 22% of active SKUs, and slotting data that did not reflect the as-built rack layout; (b) failed to provision the WMS host environment specified at Schedule 5, instead running OrchestraOS on a shared virtual environment with host latency averaging 31ms, which throttled order-release throughput; and (c) altered the inbound order profile during the Acceptance Period by introducing a high-volume promotional campaign on 21 October 2024 that was not within the agreed test parameters.</w:t>
      </w:r>
    </w:p>
    <w:p>
      <w:pPr>
        <w:pStyle w:val="ListParagraph"/>
        <w:numPr>
          <w:ilvl w:val="0"/>
          <w:numId w:val="2"/>
        </w:numPr>
        <w:spacing w:after="120"/>
      </w:pPr>
      <w:r>
        <w:t xml:space="preserve">The matters at paragraph 12 caused the throughput and availability shortfalls subsequently relied upon by Caldervale. Had Caldervale discharged the Dependencies, the System would have met the Acceptance Criteria. Penrose will rely at trial on the OrchestraOS acceptance-test logs for the period 7 October to 1 November 2024, on the expert evidence of Dr Alan Holloway, and on the dependency sign-off register.</w:t>
      </w:r>
    </w:p>
    <w:p>
      <w:pPr>
        <w:pStyle w:val="Heading2"/>
      </w:pPr>
      <w:r>
        <w:t xml:space="preserve">Caldervale’s withholding and purported termination</w:t>
      </w:r>
    </w:p>
    <w:p>
      <w:pPr>
        <w:pStyle w:val="ListParagraph"/>
        <w:numPr>
          <w:ilvl w:val="0"/>
          <w:numId w:val="2"/>
        </w:numPr>
        <w:spacing w:after="120"/>
      </w:pPr>
      <w:r>
        <w:t xml:space="preserve">Penrose issued invoice no. PR-2024-0418 for Milestone 4 (£1,275,000) on 31 October 2024 and invoice no. PR-2024-0427 for the final integration tranche (£162,500) on 15 November 2024. Both fell due for payment within 30 days. Caldervale has wrongfully failed and/or refused to pay either invoice, in breach of clause 12.</w:t>
      </w:r>
    </w:p>
    <w:p>
      <w:pPr>
        <w:pStyle w:val="ListParagraph"/>
        <w:numPr>
          <w:ilvl w:val="0"/>
          <w:numId w:val="2"/>
        </w:numPr>
        <w:spacing w:after="120"/>
      </w:pPr>
      <w:r>
        <w:t xml:space="preserve">By letter dated 7 February 2025, Caldervale purported to terminate the Agreement under clause 18.2, alleging that Penrose was in repudiatory breach by reason of the System’s failure to meet the Acceptance Criteria. That allegation is denied. The performance shortfall was caused by Caldervale’s own breaches of the Dependencies, as set out above.</w:t>
      </w:r>
    </w:p>
    <w:p>
      <w:pPr>
        <w:pStyle w:val="ListParagraph"/>
        <w:numPr>
          <w:ilvl w:val="0"/>
          <w:numId w:val="2"/>
        </w:numPr>
        <w:spacing w:after="120"/>
      </w:pPr>
      <w:r>
        <w:t xml:space="preserve">Caldervale’s purported termination was wrongful and was itself a repudiation of the Agreement. By letter dated 24 February 2025, Penrose accepted Caldervale’s repudiation as bringing the Agreement to an end, while reserving its accrued rights.</w:t>
      </w:r>
    </w:p>
    <w:p>
      <w:pPr>
        <w:pStyle w:val="Heading2"/>
      </w:pPr>
      <w:r>
        <w:t xml:space="preserve">Loss and damage</w:t>
      </w:r>
    </w:p>
    <w:p>
      <w:pPr>
        <w:pStyle w:val="ListParagraph"/>
        <w:numPr>
          <w:ilvl w:val="0"/>
          <w:numId w:val="2"/>
        </w:numPr>
        <w:spacing w:after="120"/>
      </w:pPr>
      <w:r>
        <w:t xml:space="preserve">By reason of the matters set out above, Penrose has suffered loss and damage, particularised in the Schedule of Loss served herewith, comprising: (a) the Outstanding Sums of £1,437,500; (b) loss of the maintenance and support revenue over the unexpired five-year term, £427,000; and (c) wasted costs and reasonable demobilisation costs of </w:t>
      </w:r>
      <w:del w:id="901" w:author="Harriet Stanford" w:date="2025-05-08T10:15:00Z">
        <w:r>
          <w:delText xml:space="preserve">£138,500</w:delText>
        </w:r>
      </w:del>
      <w:ins w:id="902" w:author="Harriet Stanford" w:date="2025-05-08T10:15:00Z">
        <w:r>
          <w:t xml:space="preserve">£146,000</w:t>
        </w:r>
      </w:ins>
      <w:r>
        <w:t xml:space="preserve">. The total claim is </w:t>
      </w:r>
      <w:del w:id="903" w:author="Harriet Stanford" w:date="2025-05-08T10:15:00Z">
        <w:r>
          <w:delText xml:space="preserve">£2,003,000</w:delText>
        </w:r>
      </w:del>
      <w:ins w:id="904" w:author="Harriet Stanford" w:date="2025-05-08T10:15:00Z">
        <w:r>
          <w:t xml:space="preserve">£2,010,500</w:t>
        </w:r>
      </w:ins>
      <w:ins w:id="905" w:author="Harriet Stanford" w:date="2025-05-08T10:15:00Z">
        <w:r>
          <w:t xml:space="preserve">, such sums being claimed without prejudice to Penrose’s primary case that no valid acceptance test was carried out</w:t>
        </w:r>
      </w:ins>
      <w:r>
        <w:t xml:space="preserve">.</w:t>
      </w:r>
    </w:p>
    <w:p>
      <w:pPr>
        <w:pStyle w:val="ListParagraph"/>
        <w:numPr>
          <w:ilvl w:val="0"/>
          <w:numId w:val="2"/>
        </w:numPr>
        <w:spacing w:after="120"/>
      </w:pPr>
      <w:r>
        <w:t xml:space="preserve">Penrose is further entitled to and claims interest on the Outstanding Sums pursuant to clause 12.4 of the Agreement at 4% above the Bank of England base rate from the respective due dates until judgment or sooner payment, alternatively interest under section 35A of the Senior Courts Act 1981 at such rate and for such period as the Court thinks fit.</w:t>
      </w:r>
    </w:p>
    <w:p>
      <w:pPr>
        <w:pStyle w:val="Heading2"/>
      </w:pPr>
      <w:r>
        <w:t xml:space="preserve">Prayer</w:t>
      </w:r>
    </w:p>
    <w:p>
      <w:pPr>
        <w:spacing w:after="120"/>
      </w:pPr>
      <w:r>
        <w:t xml:space="preserve">AND the Claimant claims:</w:t>
      </w:r>
    </w:p>
    <w:p>
      <w:pPr>
        <w:pStyle w:val="ListParagraph"/>
        <w:numPr>
          <w:ilvl w:val="0"/>
          <w:numId w:val="3"/>
        </w:numPr>
        <w:spacing w:after="100"/>
      </w:pPr>
      <w:r>
        <w:t xml:space="preserve">the sum of £1,437,500;</w:t>
      </w:r>
    </w:p>
    <w:p>
      <w:pPr>
        <w:pStyle w:val="ListParagraph"/>
        <w:numPr>
          <w:ilvl w:val="0"/>
          <w:numId w:val="3"/>
        </w:numPr>
        <w:spacing w:after="100"/>
      </w:pPr>
      <w:r>
        <w:t xml:space="preserve">damages of </w:t>
      </w:r>
      <w:del w:id="906" w:author="Harriet Stanford" w:date="2025-05-08T10:16:00Z">
        <w:r>
          <w:delText xml:space="preserve">£565,500</w:delText>
        </w:r>
      </w:del>
      <w:ins w:id="907" w:author="Harriet Stanford" w:date="2025-05-08T10:16:00Z">
        <w:r>
          <w:t xml:space="preserve">£573,000, alternatively damages to be assessed</w:t>
        </w:r>
      </w:ins>
      <w:r>
        <w:t xml:space="preserve">;</w:t>
      </w:r>
    </w:p>
    <w:p>
      <w:pPr>
        <w:pStyle w:val="ListParagraph"/>
        <w:numPr>
          <w:ilvl w:val="0"/>
          <w:numId w:val="3"/>
        </w:numPr>
        <w:spacing w:after="100"/>
      </w:pPr>
      <w:r>
        <w:t xml:space="preserve">interest pursuant to clause 12.4 of the Agreement, alternatively under section 35A of the Senior Courts Act 1981, as set out above;</w:t>
      </w:r>
    </w:p>
    <w:p>
      <w:pPr>
        <w:pStyle w:val="ListParagraph"/>
        <w:numPr>
          <w:ilvl w:val="0"/>
          <w:numId w:val="3"/>
        </w:numPr>
        <w:spacing w:after="100"/>
      </w:pPr>
      <w:r>
        <w:t xml:space="preserve">costs; and</w:t>
      </w:r>
    </w:p>
    <w:p>
      <w:pPr>
        <w:pStyle w:val="ListParagraph"/>
        <w:numPr>
          <w:ilvl w:val="0"/>
          <w:numId w:val="3"/>
        </w:numPr>
        <w:spacing w:after="100"/>
      </w:pPr>
      <w:r>
        <w:t xml:space="preserve">such further or other relief as the Court thinks fit.</w:t>
      </w:r>
    </w:p>
    <w:p>
      <w:pPr>
        <w:spacing w:after="80" w:before="20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pPr>
        <w:spacing w:before="160"/>
      </w:pPr>
      <w:r>
        <w:t xml:space="preserve">Signed: .............................................</w:t>
      </w:r>
    </w:p>
    <w:p>
      <w:pPr>
        <w:spacing w:after="120"/>
      </w:pPr>
      <w:r>
        <w:t xml:space="preserve">Name: Dr Marcus Penrose</w:t>
      </w:r>
    </w:p>
    <w:p>
      <w:pPr>
        <w:spacing w:after="120"/>
      </w:pPr>
      <w:r>
        <w:t xml:space="preserve">Position: Chief Executive Officer, Penrose Robotics Limited</w:t>
      </w:r>
    </w:p>
    <w:p>
      <w:pPr>
        <w:spacing w:after="120"/>
      </w:pPr>
      <w:r>
        <w:t xml:space="preserve">Dated: 12 May 2025</w:t>
      </w:r>
    </w:p>
    <w:p>
      <w:pPr>
        <w:spacing w:before="200"/>
      </w:pPr>
      <w:r>
        <w:rPr>
          <w:b/>
          <w:bCs/>
        </w:rPr>
        <w:t xml:space="preserve">HARRIET STANFORD</w:t>
      </w:r>
    </w:p>
    <w:p>
      <w:pPr>
        <w:spacing w:after="120"/>
      </w:pPr>
      <w:r>
        <w:t xml:space="preserve">Eldon Chambers, Temple, London EC4Y 7BD</w:t>
      </w:r>
    </w:p>
    <w:p>
      <w:pPr>
        <w:spacing w:before="120"/>
      </w:pPr>
      <w:r>
        <w:rPr>
          <w:sz w:val="18"/>
          <w:szCs w:val="18"/>
        </w:rPr>
        <w:t xml:space="preserve">Served this 12th day of May 2025 by Whitfield Carter LLP, 22 Bishopsgate, London EC2N 4BQ,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200" w:hanging="480"/>
      </w:pPr>
    </w:lvl>
  </w:abstractNum>
  <w:abstractNum w:abstractNumId="5" w15:restartNumberingAfterBreak="0">
    <w:multiLevelType w:val="hybridMultilevel"/>
    <w:lvl w:ilvl="0" w15:tentative="1">
      <w:start w:val="1"/>
      <w:numFmt w:val="lowerRoman"/>
      <w:lvlText w:val="(%1)"/>
      <w:lvlJc w:val="left"/>
      <w:pPr>
        <w:ind w:left="16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2026-06-29T11:40:03.947Z</dcterms:created>
  <dcterms:modified xsi:type="dcterms:W3CDTF">2026-06-29T11:40:03.947Z</dcterms:modified>
</cp:coreProperties>
</file>

<file path=docProps/custom.xml><?xml version="1.0" encoding="utf-8"?>
<Properties xmlns="http://schemas.openxmlformats.org/officeDocument/2006/custom-properties" xmlns:vt="http://schemas.openxmlformats.org/officeDocument/2006/docPropsVTypes"/>
</file>