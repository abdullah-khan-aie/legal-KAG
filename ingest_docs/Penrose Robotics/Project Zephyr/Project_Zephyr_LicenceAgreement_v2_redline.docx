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C00000"/>
          <w:sz w:val="18"/>
          <w:szCs w:val="18"/>
        </w:rPr>
        <w:t xml:space="preserve">DRAFT v2 (Licensee mark-up) — SUBJECT TO CONTRACT</w:t>
      </w:r>
    </w:p>
    <w:p>
      <w:pPr>
        <w:spacing w:after="400"/>
        <w:jc w:val="right"/>
      </w:pPr>
      <w:r>
        <w:rPr>
          <w:sz w:val="16"/>
          <w:szCs w:val="16"/>
        </w:rPr>
        <w:t xml:space="preserve">Marked up by Pemberton Rowe LLP for Wexbourne — 14 October 2025</w:t>
      </w:r>
    </w:p>
    <w:p>
      <w:pPr>
        <w:spacing w:after="200" w:before="1000"/>
        <w:jc w:val="center"/>
      </w:pPr>
      <w:r>
        <w:rPr>
          <w:b/>
          <w:bCs/>
        </w:rPr>
        <w:t xml:space="preserve">DATED                              2025</w:t>
      </w:r>
    </w:p>
    <w:p>
      <w:pPr>
        <w:spacing w:after="600"/>
        <w:jc w:val="center"/>
      </w:pPr>
      <w:r>
        <w:t xml:space="preserve">____________________________</w:t>
      </w:r>
    </w:p>
    <w:p>
      <w:pPr>
        <w:spacing w:after="80"/>
        <w:jc w:val="center"/>
      </w:pPr>
      <w:r>
        <w:rPr>
          <w:b/>
          <w:bCs/>
          <w:sz w:val="30"/>
          <w:szCs w:val="30"/>
        </w:rPr>
        <w:t xml:space="preserve">PATENT AND TECHNOLOGY LICENCE AGREEMENT</w:t>
      </w:r>
    </w:p>
    <w:p>
      <w:pPr>
        <w:spacing w:after="600"/>
        <w:jc w:val="center"/>
      </w:pPr>
      <w:r>
        <w:rPr>
          <w:i/>
          <w:iCs/>
          <w:sz w:val="22"/>
          <w:szCs w:val="22"/>
        </w:rPr>
        <w:t xml:space="preserve">relating to the Helmsman autonomous fleet-orchestration platform</w:t>
      </w:r>
    </w:p>
    <w:p>
      <w:pPr>
        <w:spacing w:after="120"/>
        <w:jc w:val="center"/>
      </w:pPr>
      <w:r>
        <w:rPr>
          <w:i/>
          <w:iCs/>
        </w:rPr>
        <w:t xml:space="preserve">between</w:t>
      </w:r>
    </w:p>
    <w:p>
      <w:pPr>
        <w:spacing w:after="40"/>
        <w:jc w:val="center"/>
      </w:pPr>
      <w:r>
        <w:rPr>
          <w:b/>
          <w:bCs/>
        </w:rPr>
        <w:t xml:space="preserve">PENROSE ROBOTICS LIMITED</w:t>
      </w:r>
    </w:p>
    <w:p>
      <w:pPr>
        <w:spacing w:after="160"/>
        <w:jc w:val="center"/>
      </w:pPr>
      <w:r>
        <w:t xml:space="preserve">(as Licensor)</w:t>
      </w:r>
    </w:p>
    <w:p>
      <w:pPr>
        <w:spacing w:after="120"/>
        <w:jc w:val="center"/>
      </w:pPr>
      <w:r>
        <w:rPr>
          <w:i/>
          <w:iCs/>
        </w:rPr>
        <w:t xml:space="preserve">and</w:t>
      </w:r>
    </w:p>
    <w:p>
      <w:pPr>
        <w:spacing w:after="40"/>
        <w:jc w:val="center"/>
      </w:pPr>
      <w:r>
        <w:rPr>
          <w:b/>
          <w:bCs/>
        </w:rPr>
        <w:t xml:space="preserve">WEXBOURNE RETAIL GROUP LIMITED</w:t>
      </w:r>
    </w:p>
    <w:p>
      <w:pPr>
        <w:spacing w:after="1000"/>
        <w:jc w:val="center"/>
      </w:pPr>
      <w:r>
        <w:t xml:space="preserve">(as Licensee)</w:t>
      </w:r>
    </w:p>
    <w:p>
      <w:pPr>
        <w:spacing w:after="40"/>
        <w:jc w:val="center"/>
      </w:pPr>
      <w:r>
        <w:rPr>
          <w:b/>
          <w:bCs/>
          <w:sz w:val="18"/>
          <w:szCs w:val="18"/>
        </w:rPr>
        <w:t xml:space="preserve">Whitfield Carter LLP</w:t>
      </w:r>
    </w:p>
    <w:p>
      <w:pPr>
        <w:spacing w:after="0"/>
        <w:jc w:val="center"/>
      </w:pPr>
      <w:r>
        <w:rPr>
          <w:sz w:val="16"/>
          <w:szCs w:val="16"/>
        </w:rPr>
        <w:t xml:space="preserve">22 Bishopsgate, London EC2N 4BQ   |   Ref: SAW/JO/PEN.0142</w:t>
      </w:r>
    </w:p>
    <w:p>
      <w:r>
        <w:br w:type="page"/>
      </w:r>
    </w:p>
    <w:p>
      <w:pPr>
        <w:spacing w:after="200"/>
      </w:pPr>
      <w:r>
        <w:t xml:space="preserve">THIS AGREEMENT is dated                              2025</w:t>
      </w:r>
    </w:p>
    <w:p>
      <w:pPr>
        <w:spacing w:after="120"/>
      </w:pPr>
      <w:r>
        <w:rPr>
          <w:b/>
          <w:bCs/>
        </w:rPr>
        <w:t xml:space="preserve">PARTIES</w:t>
      </w:r>
    </w:p>
    <w:p>
      <w:pPr>
        <w:tabs>
          <w:tab w:val="left" w:pos="1200"/>
        </w:tabs>
        <w:spacing w:after="100"/>
        <w:ind w:left="1200" w:hanging="600"/>
      </w:pPr>
      <w:r>
        <w:t>(1)	PENROSE ROBOTICS LIMITED, a company incorporated in England and Wales with registered number 09887421, whose registered office is at Building 4, Granta Park, Great Abington, Cambridge CB21 6GP (the “Licensor”); and</w:t>
      </w:r>
    </w:p>
    <w:p>
      <w:pPr>
        <w:tabs>
          <w:tab w:val="left" w:pos="1200"/>
        </w:tabs>
        <w:spacing w:after="100"/>
        <w:ind w:left="1200" w:hanging="600"/>
      </w:pPr>
      <w:r>
        <w:t>(2)	WEXBOURNE RETAIL GROUP LIMITED, a company incorporated in England and Wales with registered number 06642118, whose registered office is at Wexbourne House, 140 Aldersgate Street, London EC1A 4HT (the “Licensee”),</w:t>
      </w:r>
    </w:p>
    <w:p>
      <w:pPr>
        <w:spacing w:after="160"/>
      </w:pPr>
      <w:r>
        <w:t xml:space="preserve">each a “Party” and together the “Parties”.</w:t>
      </w:r>
    </w:p>
    <w:p>
      <w:pPr>
        <w:spacing w:after="120"/>
      </w:pPr>
      <w:r>
        <w:rPr>
          <w:b/>
          <w:bCs/>
        </w:rPr>
        <w:t xml:space="preserve">BACKGROUND</w:t>
      </w:r>
    </w:p>
    <w:p>
      <w:pPr>
        <w:tabs>
          <w:tab w:val="left" w:pos="1200"/>
        </w:tabs>
        <w:spacing w:after="100"/>
        <w:ind w:left="1200" w:hanging="600"/>
      </w:pPr>
      <w:r>
        <w:t>(A)	The Licensor has designed and developed an autonomous fleet-orchestration software platform known as “Helmsman”, which co-ordinates the navigation, traffic-management, charging and task-allocation of fleets of autonomous mobile robots (“AMRs”) operating in warehouse and fulfilment environments, and owns or controls the Licensed Patents and Licensed Know-How relating to it.</w:t>
      </w:r>
    </w:p>
    <w:p>
      <w:pPr>
        <w:tabs>
          <w:tab w:val="left" w:pos="1200"/>
        </w:tabs>
        <w:spacing w:after="100"/>
        <w:ind w:left="1200" w:hanging="600"/>
      </w:pPr>
      <w:r>
        <w:t>(B)	The Licensee operates a multi-channel retail business in the United Kingdom and the European Union, including regional fulfilment centres at Daventry, Lutterworth and Peterborough, and wishes to deploy the Helmsman platform across its fulfilment estate.</w:t>
      </w:r>
    </w:p>
    <w:p>
      <w:pPr>
        <w:tabs>
          <w:tab w:val="left" w:pos="1200"/>
        </w:tabs>
        <w:spacing w:after="100"/>
        <w:ind w:left="1200" w:hanging="600"/>
      </w:pPr>
      <w:r>
        <w:t>(C)	The Parties entered into a mutual non-disclosure agreement dated 8 September 2025 and a non-binding term sheet dated 30 September 2025, and now wish to record the binding terms on which the Licensor grants, and the Licensee takes, a licence of the Licensed IP on the terms of this Agreement.</w:t>
      </w:r>
    </w:p>
    <w:p>
      <w:pPr>
        <w:spacing w:after="160"/>
      </w:pPr>
      <w:r>
        <w:rPr>
          <w:b/>
          <w:bCs/>
        </w:rPr>
        <w:t xml:space="preserve">IT IS AGREED as follows:</w:t>
      </w:r>
    </w:p>
    <w:p>
      <w:pPr>
        <w:tabs>
          <w:tab w:val="left" w:pos="600"/>
        </w:tabs>
        <w:spacing w:after="100" w:before="220"/>
      </w:pPr>
      <w:r>
        <w:rPr>
          <w:b/>
          <w:bCs/>
        </w:rPr>
        <w:t>1.	DEFINITIONS AND INTERPRETATION</w:t>
      </w:r>
    </w:p>
    <w:p>
      <w:pPr>
        <w:tabs>
          <w:tab w:val="left" w:pos="600"/>
        </w:tabs>
        <w:spacing w:after="100"/>
        <w:ind w:left="600" w:hanging="600"/>
      </w:pPr>
      <w:r>
        <w:t>1.1	In this Agreement, the following definitions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Affiliate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in relation to a Party, any entity that directly or indirectly Controls, is Controlled by, or is under common Control with, that Party from time to time.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Annual Licence Fee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recurring fee specified in paragraph 2 of Schedule 3.</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Commencement Date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date of this Agreement.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Confidential Information</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all information of a confidential nature disclosed by or on behalf of one Party to the other in connection with this Agreement, in any form, including the Licensed Know-How and the terms of this Agreement.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Control</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ownership of, or power to direct, more than 50% of the voting share capital of an entity (and “Controlled” is construed accordingly).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Deployment Milestone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each of the milestones set out in Schedule 4.</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Field</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design, operation, control and optimisation of fleets of AMRs in warehouse, fulfilment and distribution-centre environments.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Helmsman Platform</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Licensor’s autonomous fleet-orchestration software platform of that name, in object-code form, as more particularly described in Schedule 2, together with any Updates provided under this Agreement.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Improvement</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any modification, enhancement, derivative or improvement to the Licensed IP or the Helmsman Platform conceived, developed or reduced to practice during the Term.</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Licensed IP</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Licensed Patents and the Licensed Know-How.</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Licensed Know-How</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technical information, source materials, algorithms, configuration data, models and documentation listed in Schedule 2.</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Licensed Patents</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patents and patent applications listed in Schedule 1, together with all divisionals, continuations, reissues, extensions and foreign equivalents.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Licensed Products</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products and services of the Licensee that incorporate, are derived from, or are produced using the Licensed IP within the Field.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Permitted Sites</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Licensee’s sites listed in Schedule 5 and any further site notified under clause 2.5.</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Reserved Field</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field of multi-channel retail fulfilment, being the operation of AMR fleets within fulfilment centres dedicated to omni-channel retail order assembly and despatch.</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Royalty</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running royalty calculated under paragraph 3 of Schedule 3.</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Term</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term of this Agreement determined under clause 14.</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Update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an error correction, patch, maintenance release or version upgrade to the Helmsman Platform made generally available by the Licensor.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Upfront Fee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one-off fee specified in paragraph 1 of Schedule 3.</w:t>
            </w:r>
          </w:p>
        </w:tc>
      </w:tr>
    </w:tbl>
    <w:p>
      <w:pPr>
        <w:tabs>
          <w:tab w:val="left" w:pos="600"/>
        </w:tabs>
        <w:spacing w:after="100"/>
        <w:ind w:left="600" w:hanging="600"/>
      </w:pPr>
      <w:r>
        <w:t>1.2	Clause, schedule and paragraph headings do not affect interpretation. References to clauses and schedules are to the clauses of, and schedules to, this Agreement. The schedules form part of this Agreement.</w:t>
      </w:r>
    </w:p>
    <w:p>
      <w:pPr>
        <w:tabs>
          <w:tab w:val="left" w:pos="600"/>
        </w:tabs>
        <w:spacing w:after="100"/>
        <w:ind w:left="600" w:hanging="600"/>
      </w:pPr>
      <w:r>
        <w:t>1.3	A reference to a statute or statutory provision is a reference to it as amended, extended or re-enacted from time to time, and includes all subordinate legislation made under it.</w:t>
      </w:r>
    </w:p>
    <w:p>
      <w:pPr>
        <w:tabs>
          <w:tab w:val="left" w:pos="600"/>
        </w:tabs>
        <w:spacing w:after="100"/>
        <w:ind w:left="600" w:hanging="600"/>
      </w:pPr>
      <w:r>
        <w:t>1.4	Any words following the terms “including”, “include”, “in particular” or any similar expression are illustrative and do not limit the words preceding them.</w:t>
      </w:r>
    </w:p>
    <w:p>
      <w:pPr>
        <w:tabs>
          <w:tab w:val="left" w:pos="600"/>
        </w:tabs>
        <w:spacing w:after="100"/>
        <w:ind w:left="600" w:hanging="600"/>
      </w:pPr>
      <w:r>
        <w:t>1.5	Where the words “written” or “in writing” are used they include email but exclude any other form of electronic communication.</w:t>
      </w:r>
    </w:p>
    <w:p>
      <w:pPr>
        <w:tabs>
          <w:tab w:val="left" w:pos="600"/>
        </w:tabs>
        <w:spacing w:after="100" w:before="220"/>
      </w:pPr>
      <w:r>
        <w:rPr>
          <w:b/>
          <w:bCs/>
        </w:rPr>
        <w:t>2.	GRANT OF LICENCE</w:t>
      </w:r>
    </w:p>
    <w:p>
      <w:pPr>
        <w:tabs>
          <w:tab w:val="left" w:pos="600"/>
        </w:tabs>
        <w:spacing w:after="100"/>
        <w:ind w:left="600" w:hanging="600"/>
      </w:pPr>
      <w:r>
        <w:t>2.1	In consideration of the fees payable under clause 5 and the Licensee’s other obligations, the Licensor grants to the Licensee, with effect from the Commencement Date, a non-exclusive, non-transferable licence under the Licensed IP to use, configure, operate and maintain the Helmsman Platform within the Field at the Permitted Sites, and to make a reasonable number of back-up copies of the object code.</w:t>
      </w:r>
    </w:p>
    <w:p>
      <w:pPr>
        <w:tabs>
          <w:tab w:val="left" w:pos="600"/>
        </w:tabs>
        <w:spacing w:after="100"/>
        <w:ind w:left="600" w:hanging="600"/>
      </w:pPr>
      <w:r>
        <w:t xml:space="preserve">2.2	The licence granted under clause 2.1 is exclusive (even as to the Licensor) within the Reserved Field in the United Kingdom for a period of </w:t>
      </w:r>
      <w:del w:id="9007" w:author="N. Iqbal (Pemberton Rowe LLP)" w:date="2025-10-14T11:20:00Z">
        <w:r>
          <w:delText xml:space="preserve">three (3) years</w:delText>
        </w:r>
      </w:del>
      <w:ins w:id="9008" w:author="N. Iqbal (Pemberton Rowe LLP)" w:date="2025-10-14T11:20:00Z">
        <w:r>
          <w:t xml:space="preserve">five (5) years</w:t>
        </w:r>
      </w:ins>
      <w:r>
        <w:t xml:space="preserve"> from the Commencement Date, after which it converts automatically to non-exclusive within the Reserved Field. The Licensor shall not, during that </w:t>
      </w:r>
      <w:del w:id="9009" w:author="N. Iqbal (Pemberton Rowe LLP)" w:date="2025-10-14T11:20:00Z">
        <w:r>
          <w:delText xml:space="preserve">three-year period</w:delText>
        </w:r>
      </w:del>
      <w:ins w:id="9010" w:author="N. Iqbal (Pemberton Rowe LLP)" w:date="2025-10-14T11:20:00Z">
        <w:r>
          <w:t xml:space="preserve">five-year period</w:t>
        </w:r>
      </w:ins>
      <w:r>
        <w:t xml:space="preserve">, grant any licence of the Licensed IP within the Reserved Field in the United Kingdom to any third party operating predominantly in multi-channel retail fulfilment.</w:t>
      </w:r>
    </w:p>
    <w:p>
      <w:pPr>
        <w:tabs>
          <w:tab w:val="left" w:pos="600"/>
        </w:tabs>
        <w:spacing w:after="100"/>
        <w:ind w:left="600" w:hanging="600"/>
      </w:pPr>
      <w:r>
        <w:t>2.3	The Licensee may permit its Affiliates and its bona fide outsourced logistics providers to exercise the rights granted under clause 2.1 solely on the Licensee’s behalf and at the Permitted Sites, provided the Licensee remains liable for their acts and omissions as if they were its own and procures that each such person complies with this Agreement.</w:t>
      </w:r>
    </w:p>
    <w:p>
      <w:pPr>
        <w:tabs>
          <w:tab w:val="left" w:pos="600"/>
        </w:tabs>
        <w:spacing w:after="100"/>
        <w:ind w:left="600" w:hanging="600"/>
      </w:pPr>
      <w:r>
        <w:t>2.4	The Licensee shall not (and shall not permit any third party to): (a) sub-license, assign, rent, lease or otherwise make the Licensed IP available to any third party except as expressly permitted; (b) decompile, disassemble or reverse-engineer the object code except to the extent permitted by law that may not be excluded by agreement; or (c) use the Licensed IP outside the Field or otherwise than as expressly permitted.</w:t>
      </w:r>
    </w:p>
    <w:p>
      <w:pPr>
        <w:tabs>
          <w:tab w:val="left" w:pos="600"/>
        </w:tabs>
        <w:spacing w:after="100"/>
        <w:ind w:left="600" w:hanging="600"/>
      </w:pPr>
      <w:r>
        <w:t>2.5	The Licensee may add further sites to Schedule 5 by written notice, subject to payment of the per-site activation fee in paragraph 4 of Schedule 3. No rights are granted by implication, estoppel or otherwise other than as expressly set out in this clause 2.</w:t>
      </w:r>
    </w:p>
    <w:p>
      <w:pPr>
        <w:tabs>
          <w:tab w:val="left" w:pos="600"/>
        </w:tabs>
        <w:spacing w:after="100" w:before="220"/>
      </w:pPr>
      <w:r>
        <w:rPr>
          <w:b/>
          <w:bCs/>
        </w:rPr>
        <w:t>3.	DELIVERY, IMPLEMENTATION AND UPDATES</w:t>
      </w:r>
    </w:p>
    <w:p>
      <w:pPr>
        <w:tabs>
          <w:tab w:val="left" w:pos="600"/>
        </w:tabs>
        <w:spacing w:after="100"/>
        <w:ind w:left="600" w:hanging="600"/>
      </w:pPr>
      <w:r>
        <w:t>3.1	Within twenty (20) Business Days of the Commencement Date the Licensor shall deliver to the Licensee the Helmsman Platform in object-code form, the integration toolkit and the documentation listed in Schedule 2, and shall provide the implementation services described in Schedule 6.</w:t>
      </w:r>
    </w:p>
    <w:p>
      <w:pPr>
        <w:tabs>
          <w:tab w:val="left" w:pos="600"/>
        </w:tabs>
        <w:spacing w:after="100"/>
        <w:ind w:left="600" w:hanging="600"/>
      </w:pPr>
      <w:r>
        <w:t>3.2	The Parties shall co-operate in good faith to achieve each Deployment Milestone by the target date set out in Schedule 4. The Licensee shall provide timely access to its sites, systems, data and personnel as reasonably required.</w:t>
      </w:r>
    </w:p>
    <w:p>
      <w:pPr>
        <w:tabs>
          <w:tab w:val="left" w:pos="600"/>
        </w:tabs>
        <w:spacing w:after="100"/>
        <w:ind w:left="600" w:hanging="600"/>
      </w:pPr>
      <w:r>
        <w:t>3.3	The Licensor shall make available to the Licensee, at no additional charge, all Updates that it makes generally available to its licensees during the Term, together with reasonable release notes. Major new modules offered as separately chargeable products do not constitute Updates.</w:t>
      </w:r>
    </w:p>
    <w:p>
      <w:pPr>
        <w:tabs>
          <w:tab w:val="left" w:pos="600"/>
        </w:tabs>
        <w:spacing w:after="100"/>
        <w:ind w:left="600" w:hanging="600"/>
      </w:pPr>
      <w:r>
        <w:t>3.4	The Licensor shall provide maintenance and support in accordance with the service levels in Schedule 6, in consideration of the Annual Licence Fee.</w:t>
      </w:r>
    </w:p>
    <w:p>
      <w:pPr>
        <w:tabs>
          <w:tab w:val="left" w:pos="600"/>
        </w:tabs>
        <w:spacing w:after="100" w:before="220"/>
      </w:pPr>
      <w:r>
        <w:rPr>
          <w:b/>
          <w:bCs/>
        </w:rPr>
        <w:t>4.	OWNERSHIP AND IMPROVEMENTS</w:t>
      </w:r>
    </w:p>
    <w:p>
      <w:pPr>
        <w:tabs>
          <w:tab w:val="left" w:pos="600"/>
        </w:tabs>
        <w:spacing w:after="100"/>
        <w:ind w:left="600" w:hanging="600"/>
      </w:pPr>
      <w:r>
        <w:t>4.1	All Intellectual Property Rights in the Licensed IP and the Helmsman Platform are and remain the exclusive property of the Licensor (or its licensors). Nothing in this Agreement transfers ownership of any Licensed IP to the Licensee.</w:t>
      </w:r>
    </w:p>
    <w:p>
      <w:pPr>
        <w:tabs>
          <w:tab w:val="left" w:pos="600"/>
        </w:tabs>
        <w:spacing w:after="100"/>
        <w:ind w:left="600" w:hanging="600"/>
      </w:pPr>
      <w:r>
        <w:t>4.2	Improvements created solely by the Licensor shall belong to the Licensor and form part of the Licensed IP. Improvements created solely by the Licensee in the course of its permitted use, which are dependent upon or incorporate the Licensed Know-How (“Dependent Improvements”), shall be owned by the Licensee but the Licensee grants to the Licensor a perpetual, irrevocable, royalty-free, non-exclusive licence (with the right to sub-license) to use such Dependent Improvements outside the Reserved Field.</w:t>
      </w:r>
    </w:p>
    <w:p>
      <w:pPr>
        <w:tabs>
          <w:tab w:val="left" w:pos="600"/>
        </w:tabs>
        <w:spacing w:after="100"/>
        <w:ind w:left="600" w:hanging="600"/>
      </w:pPr>
      <w:r>
        <w:t>4.3	Each Party shall promptly disclose to the other any Improvement of which it becomes aware and shall do all things reasonably necessary to give effect to this clause 4.</w:t>
      </w:r>
    </w:p>
    <w:p>
      <w:pPr>
        <w:tabs>
          <w:tab w:val="left" w:pos="600"/>
        </w:tabs>
        <w:spacing w:after="100"/>
        <w:ind w:left="600" w:hanging="600"/>
      </w:pPr>
      <w:r>
        <w:t>4.4	The Licensee shall not apply for, or assist any third party to apply for, any patent or other registered right that is based on or incorporates the Licensed Know-How without the Licensor’s prior written consent.</w:t>
      </w:r>
    </w:p>
    <w:p>
      <w:pPr>
        <w:tabs>
          <w:tab w:val="left" w:pos="600"/>
        </w:tabs>
        <w:spacing w:after="100" w:before="220"/>
      </w:pPr>
      <w:r>
        <w:rPr>
          <w:b/>
          <w:bCs/>
        </w:rPr>
        <w:t>5.	FEES, ROYALTIES AND PAYMENT</w:t>
      </w:r>
    </w:p>
    <w:p>
      <w:pPr>
        <w:tabs>
          <w:tab w:val="left" w:pos="600"/>
        </w:tabs>
        <w:spacing w:after="100"/>
        <w:ind w:left="600" w:hanging="600"/>
      </w:pPr>
      <w:r>
        <w:t>5.1	In consideration of the licence and the rights granted under this Agreement, the Licensee shall pay to the Licensor: (a) the Upfront Fee; (b) the Annual Licence Fee; (c) the Royalty; and (d) the Deployment Milestone payments, in each case in the amounts and at the times set out in Schedule 3 and Schedule 4.</w:t>
      </w:r>
    </w:p>
    <w:p>
      <w:pPr>
        <w:tabs>
          <w:tab w:val="left" w:pos="600"/>
        </w:tabs>
        <w:spacing w:after="100"/>
        <w:ind w:left="600" w:hanging="600"/>
      </w:pPr>
      <w:r>
        <w:t>5.2	The Royalty shall be calculated at the rate set out in paragraph 3 of Schedule 3 on the Net Benefit Value attributable to the Licensed Products, subject to the annual Royalty cap set out in that paragraph. The Licensee shall deliver a royalty statement within thirty (30) days of the end of each Royalty Period.</w:t>
      </w:r>
    </w:p>
    <w:p>
      <w:pPr>
        <w:tabs>
          <w:tab w:val="left" w:pos="600"/>
        </w:tabs>
        <w:spacing w:after="100"/>
        <w:ind w:left="600" w:hanging="600"/>
      </w:pPr>
      <w:r>
        <w:t>5.3	All sums are exclusive of VAT, which shall be added at the prevailing rate. Each invoice is payable within thirty (30) days of the date of a valid invoice. Late sums bear interest under the Late Payment of Commercial Debts (Interest) Act 1998.</w:t>
      </w:r>
    </w:p>
    <w:p>
      <w:pPr>
        <w:tabs>
          <w:tab w:val="left" w:pos="600"/>
        </w:tabs>
        <w:spacing w:after="100"/>
        <w:ind w:left="600" w:hanging="600"/>
      </w:pPr>
      <w:r>
        <w:t>5.4	The Licensee shall keep, and shall procure that its Affiliates keep, complete and accurate records sufficient to verify the Royalty. The Licensor may, on reasonable notice and not more than once in any twelve-month period, appoint an independent firm of chartered accountants to audit those records. If any audit reveals an underpayment exceeding five per cent (5%), the Licensee shall bear the reasonable cost of the audit.</w:t>
      </w:r>
    </w:p>
    <w:p>
      <w:pPr>
        <w:tabs>
          <w:tab w:val="left" w:pos="600"/>
        </w:tabs>
        <w:spacing w:after="100" w:before="220"/>
      </w:pPr>
      <w:r>
        <w:rPr>
          <w:b/>
          <w:bCs/>
        </w:rPr>
        <w:t>6.	WARRANTIES</w:t>
      </w:r>
    </w:p>
    <w:p>
      <w:pPr>
        <w:tabs>
          <w:tab w:val="left" w:pos="600"/>
        </w:tabs>
        <w:spacing w:after="100"/>
        <w:ind w:left="600" w:hanging="600"/>
      </w:pPr>
      <w:r>
        <w:t>6.1	The Licensor warrants that: (a) it is the sole legal and beneficial owner of, or otherwise entitled to license, the Licensed IP; (b) so far as it is aware, the Licensed Patents are valid and subsisting; (c) so far as it is aware, the use of the Licensed IP in the Field as contemplated by this Agreement does not infringe the Intellectual Property Rights of any third party; and (d) it has not granted, and will not during the exclusivity period in clause 2.2 grant, any licence inconsistent with the exclusivity granted to the Licensee.</w:t>
      </w:r>
    </w:p>
    <w:p>
      <w:pPr>
        <w:tabs>
          <w:tab w:val="left" w:pos="600"/>
        </w:tabs>
        <w:spacing w:after="100"/>
        <w:ind w:left="600" w:hanging="600"/>
      </w:pPr>
      <w:r>
        <w:t>6.2	The Licensee warrants that it has full power and authority to enter into and perform this Agreement and that it will use the Licensed IP only within the Field and the Permitted Sites.</w:t>
      </w:r>
    </w:p>
    <w:p>
      <w:pPr>
        <w:tabs>
          <w:tab w:val="left" w:pos="600"/>
        </w:tabs>
        <w:spacing w:after="100"/>
        <w:ind w:left="600" w:hanging="600"/>
      </w:pPr>
      <w:r>
        <w:t>6.3	Except as expressly set out in this Agreement, all warranties, conditions and terms implied by statute or common law are excluded to the fullest extent permitted by law. The Helmsman Platform is licensed “as is” save as set out in clause 6.1 and Schedule 6.</w:t>
      </w:r>
    </w:p>
    <w:p>
      <w:pPr>
        <w:tabs>
          <w:tab w:val="left" w:pos="600"/>
        </w:tabs>
        <w:spacing w:after="100" w:before="220"/>
      </w:pPr>
      <w:r>
        <w:rPr>
          <w:b/>
          <w:bCs/>
        </w:rPr>
        <w:t>7.	INTELLECTUAL PROPERTY INDEMNITY</w:t>
      </w:r>
    </w:p>
    <w:p>
      <w:pPr>
        <w:tabs>
          <w:tab w:val="left" w:pos="600"/>
        </w:tabs>
        <w:spacing w:after="100"/>
        <w:ind w:left="600" w:hanging="600"/>
      </w:pPr>
      <w:r>
        <w:t>7.1	The Licensor shall indemnify the Licensee against all losses, damages and reasonable costs suffered or incurred by the Licensee arising out of any claim that the Licensee’s use of the Licensed IP in accordance with this Agreement infringes the Intellectual Property Rights of a third party (an “IP Claim”), subject to clauses 7.2 and 8.</w:t>
      </w:r>
    </w:p>
    <w:p>
      <w:pPr>
        <w:tabs>
          <w:tab w:val="left" w:pos="600"/>
        </w:tabs>
        <w:spacing w:after="100"/>
        <w:ind w:left="600" w:hanging="600"/>
      </w:pPr>
      <w:r>
        <w:t>7.2	The indemnity in clause 7.1 does not apply to any IP Claim arising from: (a) use of the Licensed IP outside the Field or otherwise than in accordance with this Agreement; (b) combination of the Licensed IP with items not supplied or approved by the Licensor; or (c) any Dependent Improvement or modification made by or for the Licensee.</w:t>
      </w:r>
    </w:p>
    <w:p>
      <w:pPr>
        <w:tabs>
          <w:tab w:val="left" w:pos="600"/>
        </w:tabs>
        <w:spacing w:after="100"/>
        <w:ind w:left="600" w:hanging="600"/>
      </w:pPr>
      <w:r>
        <w:t>7.3	If an IP Claim is made or threatened, the Licensor may at its option and expense procure for the Licensee the right to continue using the Licensed IP, modify it so it becomes non-infringing, or replace it with non-infringing materials of equivalent functionality.</w:t>
      </w:r>
    </w:p>
    <w:p>
      <w:pPr>
        <w:tabs>
          <w:tab w:val="left" w:pos="600"/>
        </w:tabs>
        <w:spacing w:after="100" w:before="220"/>
      </w:pPr>
      <w:r>
        <w:rPr>
          <w:b/>
          <w:bCs/>
        </w:rPr>
        <w:t>8.	LIMITATION OF LIABILITY</w:t>
      </w:r>
    </w:p>
    <w:p>
      <w:pPr>
        <w:tabs>
          <w:tab w:val="left" w:pos="600"/>
        </w:tabs>
        <w:spacing w:after="100"/>
        <w:ind w:left="600" w:hanging="600"/>
      </w:pPr>
      <w:r>
        <w:t>8.1	Nothing in this Agreement limits or excludes either Party’s liability for: (a) death or personal injury caused by negligence; (b) fraud or fraudulent misrepresentation; or (c) any other liability that cannot lawfully be limited or excluded.</w:t>
      </w:r>
    </w:p>
    <w:p>
      <w:pPr>
        <w:tabs>
          <w:tab w:val="left" w:pos="600"/>
        </w:tabs>
        <w:spacing w:after="100"/>
        <w:ind w:left="600" w:hanging="600"/>
      </w:pPr>
      <w:r>
        <w:t>8.2	Subject to clause 8.1, neither Party shall be liable for any loss of profit, loss of revenue, loss of anticipated savings, loss of business, or any indirect or consequential loss, in each case whether arising in contract, tort (including negligence) or otherwise.</w:t>
      </w:r>
    </w:p>
    <w:p>
      <w:pPr>
        <w:tabs>
          <w:tab w:val="left" w:pos="600"/>
        </w:tabs>
        <w:spacing w:after="100"/>
        <w:ind w:left="600" w:hanging="600"/>
      </w:pPr>
      <w:r>
        <w:t xml:space="preserve">8.3	Subject to clauses 8.1 and 8.2, the total aggregate liability of each Party arising under or in connection with this Agreement in any twelve-month period shall not exceed </w:t>
      </w:r>
      <w:del w:id="9001" w:author="N. Iqbal (Pemberton Rowe LLP)" w:date="2025-10-14T11:20:00Z">
        <w:r>
          <w:delText xml:space="preserve">five million pounds (£5,000,000)</w:delText>
        </w:r>
      </w:del>
      <w:ins w:id="9002" w:author="N. Iqbal (Pemberton Rowe LLP)" w:date="2025-10-14T11:20:00Z">
        <w:r>
          <w:t xml:space="preserve">ten million pounds (£10,000,000)</w:t>
        </w:r>
      </w:ins>
      <w:r>
        <w:t xml:space="preserve">.</w:t>
      </w:r>
    </w:p>
    <w:p>
      <w:pPr>
        <w:tabs>
          <w:tab w:val="left" w:pos="600"/>
        </w:tabs>
        <w:spacing w:after="100"/>
        <w:ind w:left="600" w:hanging="600"/>
      </w:pPr>
      <w:r>
        <w:t>8.4	The cap in clause 8.3 does not apply to the Licensee’s obligation to pay the fees properly due under clause 5, or to liability arising from a breach of clause 9 (Confidentiality) or clause 2.4 (Scope restrictions).</w:t>
      </w:r>
    </w:p>
    <w:p>
      <w:pPr>
        <w:tabs>
          <w:tab w:val="left" w:pos="600"/>
        </w:tabs>
        <w:spacing w:after="100" w:before="220"/>
      </w:pPr>
      <w:r>
        <w:rPr>
          <w:b/>
          <w:bCs/>
        </w:rPr>
        <w:t>9.	CONFIDENTIALITY</w:t>
      </w:r>
    </w:p>
    <w:p>
      <w:pPr>
        <w:tabs>
          <w:tab w:val="left" w:pos="600"/>
        </w:tabs>
        <w:spacing w:after="100"/>
        <w:ind w:left="600" w:hanging="600"/>
      </w:pPr>
      <w:r>
        <w:t>9.1	Each Party shall keep confidential all Confidential Information of the other Party and shall not use it except for the purposes of this Agreement, and shall disclose it only to those of its personnel, Affiliates and advisers who need to know it and who are bound by equivalent obligations of confidence.</w:t>
      </w:r>
    </w:p>
    <w:p>
      <w:pPr>
        <w:tabs>
          <w:tab w:val="left" w:pos="600"/>
        </w:tabs>
        <w:spacing w:after="100"/>
        <w:ind w:left="600" w:hanging="600"/>
      </w:pPr>
      <w:r>
        <w:t>9.2	The obligations in clause 9.1 do not apply to information that is or becomes public through no fault of the receiving Party, was lawfully in the receiving Party’s possession before disclosure, or is required to be disclosed by law or any regulatory authority (in which case the receiving Party shall, where lawful, give prior notice).</w:t>
      </w:r>
    </w:p>
    <w:p>
      <w:pPr>
        <w:tabs>
          <w:tab w:val="left" w:pos="600"/>
        </w:tabs>
        <w:spacing w:after="100"/>
        <w:ind w:left="600" w:hanging="600"/>
      </w:pPr>
      <w:r>
        <w:t>9.3	This clause 9 survives termination of this Agreement for a period of five (5) years, save that obligations in respect of the Licensed Know-How and source materials survive for so long as the relevant information remains confidential.</w:t>
      </w:r>
    </w:p>
    <w:p>
      <w:pPr>
        <w:tabs>
          <w:tab w:val="left" w:pos="600"/>
        </w:tabs>
        <w:spacing w:after="100" w:before="220"/>
      </w:pPr>
      <w:r>
        <w:rPr>
          <w:b/>
          <w:bCs/>
        </w:rPr>
        <w:t>10.	TERM AND TERMINATION</w:t>
      </w:r>
    </w:p>
    <w:p>
      <w:pPr>
        <w:tabs>
          <w:tab w:val="left" w:pos="600"/>
        </w:tabs>
        <w:spacing w:after="100"/>
        <w:ind w:left="600" w:hanging="600"/>
      </w:pPr>
      <w:r>
        <w:t>10.1	This Agreement takes effect on the Commencement Date and, unless terminated earlier in accordance with its terms, continues for a period of seven (7) years (the “Term”), after which it may be renewed by written agreement.</w:t>
      </w:r>
    </w:p>
    <w:p>
      <w:pPr>
        <w:tabs>
          <w:tab w:val="left" w:pos="600"/>
        </w:tabs>
        <w:spacing w:after="100"/>
        <w:ind w:left="600" w:hanging="600"/>
      </w:pPr>
      <w:r>
        <w:t>10.2	Either Party may terminate this Agreement immediately by written notice if the other: (a) commits a material breach which is irremediable or, if remediable, is not remedied within thirty (30) days of written notice; or (b) becomes insolvent or unable to pay its debts within the meaning of section 123 of the Insolvency Act 1986.</w:t>
      </w:r>
    </w:p>
    <w:p>
      <w:pPr>
        <w:tabs>
          <w:tab w:val="left" w:pos="600"/>
        </w:tabs>
        <w:spacing w:after="100"/>
        <w:ind w:left="600" w:hanging="600"/>
      </w:pPr>
      <w:r>
        <w:t>10.3	On termination, the licence granted under clause 2 ends, the Licensee shall cease all use of the Licensed IP, and shall within thirty (30) days return or destroy (and certify destruction of) all copies of the Helmsman Platform and Licensed Know-How, save that the Licensee may retain one archival copy for the sole purpose of demonstrating compliance.</w:t>
      </w:r>
    </w:p>
    <w:p>
      <w:pPr>
        <w:tabs>
          <w:tab w:val="left" w:pos="600"/>
        </w:tabs>
        <w:spacing w:after="100"/>
        <w:ind w:left="600" w:hanging="600"/>
      </w:pPr>
      <w:r>
        <w:t>10.4	Termination does not affect any accrued rights. Clauses 1, 4, 8, 9, 10.3, 10.4 and 15 survive termination.</w:t>
      </w:r>
    </w:p>
    <w:p>
      <w:pPr>
        <w:tabs>
          <w:tab w:val="left" w:pos="600"/>
        </w:tabs>
        <w:spacing w:after="100" w:before="220"/>
      </w:pPr>
      <w:r>
        <w:rPr>
          <w:b/>
          <w:bCs/>
        </w:rPr>
        <w:t>11.	ASSIGNMENT AND SUB-CONTRACTING</w:t>
      </w:r>
    </w:p>
    <w:p>
      <w:pPr>
        <w:tabs>
          <w:tab w:val="left" w:pos="600"/>
        </w:tabs>
        <w:spacing w:after="100"/>
        <w:ind w:left="600" w:hanging="600"/>
      </w:pPr>
      <w:r>
        <w:t>11.1	The Licensee shall not assign, transfer, charge or deal in any manner with any of its rights or obligations under this Agreement without the prior written consent of the Licensor (such consent not to be unreasonably withheld in the case of an assignment to an Affiliate or in connection with a sale of substantially the whole of the Licensee’s business).</w:t>
      </w:r>
    </w:p>
    <w:p>
      <w:pPr>
        <w:tabs>
          <w:tab w:val="left" w:pos="600"/>
        </w:tabs>
        <w:spacing w:after="100"/>
        <w:ind w:left="600" w:hanging="600"/>
      </w:pPr>
      <w:r>
        <w:t>11.2	The Licensor may assign or charge the benefit of this Agreement to a financier or in connection with a corporate reorganisation, provided the Licensee’s rights are not thereby prejudiced.</w:t>
      </w:r>
    </w:p>
    <w:p>
      <w:pPr>
        <w:tabs>
          <w:tab w:val="left" w:pos="600"/>
        </w:tabs>
        <w:spacing w:after="100" w:before="220"/>
      </w:pPr>
      <w:r>
        <w:rPr>
          <w:b/>
          <w:bCs/>
        </w:rPr>
        <w:t>12.	FORCE MAJEURE</w:t>
      </w:r>
    </w:p>
    <w:p>
      <w:pPr>
        <w:tabs>
          <w:tab w:val="left" w:pos="600"/>
        </w:tabs>
        <w:spacing w:after="100"/>
        <w:ind w:left="600" w:hanging="600"/>
      </w:pPr>
      <w:r>
        <w:t>12.1	Neither Party is liable for any failure or delay in performing its obligations (other than payment) to the extent caused by an event beyond its reasonable control, provided it notifies the other and uses reasonable endeavours to mitigate. If the event continues for more than ninety (90) days, either Party may terminate on written notice.</w:t>
      </w:r>
    </w:p>
    <w:p>
      <w:pPr>
        <w:tabs>
          <w:tab w:val="left" w:pos="600"/>
        </w:tabs>
        <w:spacing w:after="100" w:before="220"/>
      </w:pPr>
      <w:r>
        <w:rPr>
          <w:b/>
          <w:bCs/>
        </w:rPr>
        <w:t>13.	NOTICES</w:t>
      </w:r>
    </w:p>
    <w:p>
      <w:pPr>
        <w:tabs>
          <w:tab w:val="left" w:pos="600"/>
        </w:tabs>
        <w:spacing w:after="100"/>
        <w:ind w:left="600" w:hanging="600"/>
      </w:pPr>
      <w:r>
        <w:t>13.1	Notices must be in writing and delivered by hand, by pre-paid first-class post or by email to the address of the relevant Party set out in Schedule 7 (or as notified). Notices take effect: if delivered by hand, on delivery; if by post, on the second Business Day after posting; and if by email, on transmission provided no failure notice is received.</w:t>
      </w:r>
    </w:p>
    <w:p>
      <w:pPr>
        <w:tabs>
          <w:tab w:val="left" w:pos="600"/>
        </w:tabs>
        <w:spacing w:after="100" w:before="220"/>
      </w:pPr>
      <w:r>
        <w:rPr>
          <w:b/>
          <w:bCs/>
        </w:rPr>
        <w:t>14.	GENERAL</w:t>
      </w:r>
    </w:p>
    <w:p>
      <w:pPr>
        <w:tabs>
          <w:tab w:val="left" w:pos="600"/>
        </w:tabs>
        <w:spacing w:after="100"/>
        <w:ind w:left="600" w:hanging="600"/>
      </w:pPr>
      <w:r>
        <w:t>14.1	Entire agreement. This Agreement, together with the documents referred to in it, constitutes the entire agreement between the Parties and supersedes all prior agreements, including the term sheet referred to in Recital C (which is non-binding) but excluding the non-disclosure agreement referred to in Recital C, which continues in force.</w:t>
      </w:r>
    </w:p>
    <w:p>
      <w:pPr>
        <w:tabs>
          <w:tab w:val="left" w:pos="600"/>
        </w:tabs>
        <w:spacing w:after="100"/>
        <w:ind w:left="600" w:hanging="600"/>
      </w:pPr>
      <w:r>
        <w:t>14.2	Variation. No variation of this Agreement is effective unless in writing and signed by or on behalf of each Party.</w:t>
      </w:r>
    </w:p>
    <w:p>
      <w:pPr>
        <w:tabs>
          <w:tab w:val="left" w:pos="600"/>
        </w:tabs>
        <w:spacing w:after="100"/>
        <w:ind w:left="600" w:hanging="600"/>
      </w:pPr>
      <w:r>
        <w:t>14.3	Waiver. No failure or delay by a Party to exercise any right or remedy is a waiver of that or any other right or remedy.</w:t>
      </w:r>
    </w:p>
    <w:p>
      <w:pPr>
        <w:tabs>
          <w:tab w:val="left" w:pos="600"/>
        </w:tabs>
        <w:spacing w:after="100"/>
        <w:ind w:left="600" w:hanging="600"/>
      </w:pPr>
      <w:r>
        <w:t>14.4	Third party rights. Except as expressly stated, a person who is not a Party has no rights under the Contracts (Rights of Third Parties) Act 1999 to enforce any term of this Agreement.</w:t>
      </w:r>
    </w:p>
    <w:p>
      <w:pPr>
        <w:tabs>
          <w:tab w:val="left" w:pos="600"/>
        </w:tabs>
        <w:spacing w:after="100"/>
        <w:ind w:left="600" w:hanging="600"/>
      </w:pPr>
      <w:r>
        <w:t>14.5	Counterparts. This Agreement may be executed in any number of counterparts, each of which when executed constitutes an original, and all of which together constitute one agreement.</w:t>
      </w:r>
    </w:p>
    <w:p>
      <w:pPr>
        <w:tabs>
          <w:tab w:val="left" w:pos="600"/>
        </w:tabs>
        <w:spacing w:after="100" w:before="220"/>
      </w:pPr>
      <w:r>
        <w:rPr>
          <w:b/>
          <w:bCs/>
        </w:rPr>
        <w:t>15.	GOVERNING LAW AND JURISDICTION</w:t>
      </w:r>
    </w:p>
    <w:p>
      <w:pPr>
        <w:tabs>
          <w:tab w:val="left" w:pos="600"/>
        </w:tabs>
        <w:spacing w:after="100"/>
        <w:ind w:left="600" w:hanging="600"/>
      </w:pPr>
      <w:r>
        <w:t>15.1	This Agreement and any dispute or claim arising out of or in connection with it or its subject matter (including non-contractual disputes) are governed by and construed in accordance with the law of England and Wales.</w:t>
      </w:r>
    </w:p>
    <w:p>
      <w:pPr>
        <w:tabs>
          <w:tab w:val="left" w:pos="600"/>
        </w:tabs>
        <w:spacing w:after="100"/>
        <w:ind w:left="600" w:hanging="600"/>
      </w:pPr>
      <w:r>
        <w:t>15.2	The Parties irrevocably agree that the courts of England and Wales have exclusive jurisdiction to settle any such dispute or claim, save that the Licensor may seek injunctive relief in any jurisdiction to protect the Licensed IP.</w:t>
      </w:r>
    </w:p>
    <w:p>
      <w:pPr>
        <w:spacing w:after="240"/>
      </w:pPr>
      <w:r>
        <w:t xml:space="preserve">This Agreement has been entered into on the date stated at the beginning of it.</w:t>
      </w:r>
    </w:p>
    <w:p>
      <w:r>
        <w:br w:type="page"/>
      </w:r>
    </w:p>
    <w:p>
      <w:pPr>
        <w:spacing w:after="120" w:before="240"/>
      </w:pPr>
      <w:r>
        <w:rPr>
          <w:b/>
          <w:bCs/>
          <w:sz w:val="24"/>
          <w:szCs w:val="24"/>
        </w:rPr>
        <w:t xml:space="preserve">SCHEDULE 1 — LICENSED PATENTS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826"/>
        <w:gridCol w:w="1200"/>
      </w:tblGrid>
      <w:tr>
        <w:tc>
          <w:tcPr>
            <w:tcW w:type="dxa" w:w="6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No.</w:t>
            </w:r>
          </w:p>
        </w:tc>
        <w:tc>
          <w:tcPr>
            <w:tcW w:type="dxa" w:w="2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Application / Patent No.</w:t>
            </w:r>
          </w:p>
        </w:tc>
        <w:tc>
          <w:tcPr>
            <w:tcW w:type="dxa" w:w="2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Jurisdiction</w:t>
            </w:r>
          </w:p>
        </w:tc>
        <w:tc>
          <w:tcPr>
            <w:tcW w:type="dxa" w:w="28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Title</w:t>
            </w:r>
          </w:p>
        </w:tc>
        <w:tc>
          <w:tcPr>
            <w:tcW w:type="dxa" w:w="1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Status</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GB2598447</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United Kingdom</w:t>
            </w:r>
          </w:p>
        </w:tc>
        <w:tc>
          <w:tcPr>
            <w:tcW w:type="dxa" w:w="28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Method for decentralised traffic management of autonomous mobile robot fleets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Granted</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2</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EP3892511</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EPO (validated UK, DE, FR, NL)</w:t>
            </w:r>
          </w:p>
        </w:tc>
        <w:tc>
          <w:tcPr>
            <w:tcW w:type="dxa" w:w="28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Dynamic charging-slot allocation in AMR fleets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Granted</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3</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GB2611203</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United Kingdom</w:t>
            </w:r>
          </w:p>
        </w:tc>
        <w:tc>
          <w:tcPr>
            <w:tcW w:type="dxa" w:w="28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Predictive congestion avoidance for warehouse robotics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Granted</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4</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EP4123876 (pending)</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EPO</w:t>
            </w:r>
          </w:p>
        </w:tc>
        <w:tc>
          <w:tcPr>
            <w:tcW w:type="dxa" w:w="28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Multi-fleet task-orchestration using constraint solving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Pending</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5</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PCT/GB2024/050621</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PCT</w:t>
            </w:r>
          </w:p>
        </w:tc>
        <w:tc>
          <w:tcPr>
            <w:tcW w:type="dxa" w:w="28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Adaptive path-planning under variable rack topology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Pending (national phase)</w:t>
            </w:r>
          </w:p>
        </w:tc>
      </w:tr>
    </w:tbl>
    <w:p>
      <w:pPr>
        <w:spacing w:after="120"/>
      </w:pPr>
      <w:r>
        <w:t xml:space="preserve">Together with all divisionals, continuations, re-issues, extensions, supplementary protection certificates and foreign equivalents of the above (the “Licensed Patents”).</w:t>
      </w:r>
    </w:p>
    <w:p>
      <w:r>
        <w:br w:type="page"/>
      </w:r>
    </w:p>
    <w:p>
      <w:pPr>
        <w:spacing w:after="120" w:before="240"/>
      </w:pPr>
      <w:r>
        <w:rPr>
          <w:b/>
          <w:bCs/>
          <w:sz w:val="24"/>
          <w:szCs w:val="24"/>
        </w:rPr>
        <w:t xml:space="preserve">SCHEDULE 2 — LICENSED KNOW-HOW AND HELMSMAN PLATFORM</w:t>
      </w:r>
    </w:p>
    <w:p>
      <w:pPr>
        <w:spacing w:after="80"/>
      </w:pPr>
      <w:r>
        <w:rPr>
          <w:b/>
          <w:bCs/>
        </w:rPr>
        <w:t xml:space="preserve">Part A — Helmsman Platform (object code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Module</w:t>
            </w:r>
          </w:p>
        </w:tc>
        <w:tc>
          <w:tcPr>
            <w:tcW w:type="dxa" w:w="64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Description</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Core (v6.2)</w:t>
            </w:r>
          </w:p>
        </w:tc>
        <w:tc>
          <w:tcPr>
            <w:tcW w:type="dxa" w:w="64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Fleet-orchestration engine: real-time task allocation, traffic management and deadlock resolution for up to 750 concurrent AMRs.</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Charge</w:t>
            </w:r>
          </w:p>
        </w:tc>
        <w:tc>
          <w:tcPr>
            <w:tcW w:type="dxa" w:w="64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Dynamic charging-slot allocation and opportunity-charging scheduler.</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Map</w:t>
            </w:r>
          </w:p>
        </w:tc>
        <w:tc>
          <w:tcPr>
            <w:tcW w:type="dxa" w:w="64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Rack-topology mapping and adaptive path-planning subsystem.</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Connect</w:t>
            </w:r>
          </w:p>
        </w:tc>
        <w:tc>
          <w:tcPr>
            <w:tcW w:type="dxa" w:w="64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Integration toolkit: WMS/WCS adapters, REST and MQTT APIs, and the SDK.</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Insight</w:t>
            </w:r>
          </w:p>
        </w:tc>
        <w:tc>
          <w:tcPr>
            <w:tcW w:type="dxa" w:w="64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Throughput analytics, congestion heat-mapping and benefit-reporting dashboard.</w:t>
            </w:r>
          </w:p>
        </w:tc>
      </w:tr>
    </w:tbl>
    <w:p>
      <w:pPr>
        <w:spacing w:after="80"/>
      </w:pPr>
      <w:r>
        <w:rPr>
          <w:b/>
          <w:bCs/>
        </w:rPr>
        <w:t xml:space="preserve">Part B — Licensed Know-How:</w:t>
      </w:r>
    </w:p>
    <w:p>
      <w:pPr>
        <w:spacing w:after="120"/>
      </w:pPr>
      <w:r>
        <w:t xml:space="preserve">(a) configuration playbooks and tuning parameters for the Core and Map modules; (b) the AMR behaviour-model library and calibration datasets; (c) integration runbooks for the Manhattan and Blue Yonder WMS platforms; (d) the deployment, commissioning and acceptance-test methodology; and (e) all technical documentation, training materials and release notes referable to the above.</w:t>
      </w:r>
    </w:p>
    <w:p>
      <w:r>
        <w:br w:type="page"/>
      </w:r>
    </w:p>
    <w:p>
      <w:pPr>
        <w:spacing w:after="120" w:before="240"/>
      </w:pPr>
      <w:r>
        <w:rPr>
          <w:b/>
          <w:bCs/>
          <w:sz w:val="24"/>
          <w:szCs w:val="24"/>
        </w:rPr>
        <w:t xml:space="preserve">SCHEDULE 3 — FINANCIAL TERMS</w:t>
      </w:r>
    </w:p>
    <w:p>
      <w:pPr>
        <w:spacing w:after="100"/>
      </w:pPr>
      <w:r>
        <w:t xml:space="preserve">1.  Upfront Fee.  £4,500,000 (four million five hundred thousand pounds), payable within thirty (30) days of the Commencement Date.</w:t>
      </w:r>
    </w:p>
    <w:p>
      <w:pPr>
        <w:spacing w:after="100"/>
      </w:pPr>
      <w:r>
        <w:t xml:space="preserve">2.  Annual Licence Fee.  £950,000 (nine hundred and fifty thousand pounds) per annum, payable annually in advance, the first instalment on the first anniversary of the Commencement Date. The Annual Licence Fee covers maintenance and support under Schedule 6.</w:t>
      </w:r>
    </w:p>
    <w:p>
      <w:pPr>
        <w:spacing w:after="100"/>
      </w:pPr>
      <w:r>
        <w:t xml:space="preserve">3.  Royalty.  A running royalty of </w:t>
      </w:r>
      <w:del w:id="9003" w:author="N. Iqbal (Pemberton Rowe LLP)" w:date="2025-10-14T11:20:00Z">
        <w:r>
          <w:delText xml:space="preserve">five per cent (5.0%)</w:delText>
        </w:r>
      </w:del>
      <w:ins w:id="9004" w:author="N. Iqbal (Pemberton Rowe LLP)" w:date="2025-10-14T11:20:00Z">
        <w:r>
          <w:t xml:space="preserve">four per cent (4.0%)</w:t>
        </w:r>
      </w:ins>
      <w:r>
        <w:t xml:space="preserve"> of the Net Benefit Value attributable to the Licensed Products in each Royalty Period, subject to an annual cap of </w:t>
      </w:r>
      <w:del w:id="9005" w:author="N. Iqbal (Pemberton Rowe LLP)" w:date="2025-10-14T11:20:00Z">
        <w:r>
          <w:delText xml:space="preserve">£2,000,000 (two million pounds)</w:delText>
        </w:r>
      </w:del>
      <w:ins w:id="9006" w:author="N. Iqbal (Pemberton Rowe LLP)" w:date="2025-10-14T11:20:00Z">
        <w:r>
          <w:t xml:space="preserve">£2,500,000 (two million five hundred thousand pounds)</w:t>
        </w:r>
      </w:ins>
      <w:r>
        <w:t xml:space="preserve">. “Net Benefit Value” means the audited throughput and cost-saving value attributable to the Licensed Products as determined under the methodology in Schedule 6, Part C. The “Royalty Period” is each financial year of the Licensee.</w:t>
      </w:r>
    </w:p>
    <w:p>
      <w:pPr>
        <w:spacing w:after="100"/>
      </w:pPr>
      <w:r>
        <w:t xml:space="preserve">4.  Per-site activation fee.  £75,000 per additional Permitted Site added under clause 2.5.</w:t>
      </w:r>
    </w:p>
    <w:p>
      <w:pPr>
        <w:spacing w:after="60"/>
      </w:pPr>
      <w:r>
        <w:rPr>
          <w:b/>
          <w:bCs/>
        </w:rPr>
        <w:t xml:space="preserve">Summary of fixed consideration (excluding Royalty and per-site fees):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26"/>
      </w:tblGrid>
      <w:tr>
        <w:tc>
          <w:tcPr>
            <w:tcW w:type="dxa" w:w="36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Amount (£)</w:t>
            </w:r>
          </w:p>
        </w:tc>
        <w:tc>
          <w:tcPr>
            <w:tcW w:type="dxa" w:w="30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Timing</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Upfront Fee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4,500,000</w:t>
            </w:r>
          </w:p>
        </w:tc>
        <w:tc>
          <w:tcPr>
            <w:tcW w:type="dxa" w:w="30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Within 30 days of Commencement</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Deployment Milestones (Schedule 4)</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3,000,000</w:t>
            </w:r>
          </w:p>
        </w:tc>
        <w:tc>
          <w:tcPr>
            <w:tcW w:type="dxa" w:w="30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On achievement of each Milestone</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Annual Licence Fee (per annum)</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950,000</w:t>
            </w:r>
          </w:p>
        </w:tc>
        <w:tc>
          <w:tcPr>
            <w:tcW w:type="dxa" w:w="30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Annually in advance</w:t>
            </w:r>
          </w:p>
        </w:tc>
      </w:tr>
    </w:tbl>
    <w:p>
      <w:r>
        <w:br w:type="page"/>
      </w:r>
    </w:p>
    <w:p>
      <w:pPr>
        <w:spacing w:after="120" w:before="240"/>
      </w:pPr>
      <w:r>
        <w:rPr>
          <w:b/>
          <w:bCs/>
          <w:sz w:val="24"/>
          <w:szCs w:val="24"/>
        </w:rPr>
        <w:t xml:space="preserve">SCHEDULE 4 — DEPLOYMENT MILESTONES</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1500"/>
        <w:gridCol w:w="1326"/>
      </w:tblGrid>
      <w:tr>
        <w:tc>
          <w:tcPr>
            <w:tcW w:type="dxa" w:w="2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Milestone</w:t>
            </w:r>
          </w:p>
        </w:tc>
        <w:tc>
          <w:tcPr>
            <w:tcW w:type="dxa" w:w="39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Description</w:t>
            </w:r>
          </w:p>
        </w:tc>
        <w:tc>
          <w:tcPr>
            <w:tcW w:type="dxa" w:w="15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Target date</w:t>
            </w:r>
          </w:p>
        </w:tc>
        <w:tc>
          <w:tcPr>
            <w:tcW w:type="dxa" w:w="13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Payment (£)</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M1 — Pilot acceptance</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Core live at Daventry FC with 120 AMRs and acceptance tests passed.</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31 January 2026</w:t>
            </w:r>
          </w:p>
        </w:tc>
        <w:tc>
          <w:tcPr>
            <w:tcW w:type="dxa" w:w="13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1,000,000</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M2 — Multi-site rollout</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live at Lutterworth and Peterborough FCs; combined fleet ≥ 400 AMRs.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30 June 2026</w:t>
            </w:r>
          </w:p>
        </w:tc>
        <w:tc>
          <w:tcPr>
            <w:tcW w:type="dxa" w:w="13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1,000,000</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M3 — Full estate optimisation</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Insight benefit-reporting validated across all three FCs; throughput uplift ≥ 18% vs. baseline.</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31 December 2026</w:t>
            </w:r>
          </w:p>
        </w:tc>
        <w:tc>
          <w:tcPr>
            <w:tcW w:type="dxa" w:w="13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1,000,000</w:t>
            </w:r>
          </w:p>
        </w:tc>
      </w:tr>
    </w:tbl>
    <w:p>
      <w:pPr>
        <w:spacing w:after="120"/>
      </w:pPr>
      <w:r>
        <w:t xml:space="preserve">Total Deployment Milestone payments: £3,000,000. Each Milestone payment is invoiced on the Licensor demonstrating, and the Licensee acknowledging in writing, achievement of the relevant Milestone.</w:t>
      </w:r>
    </w:p>
    <w:p>
      <w:r>
        <w:br w:type="page"/>
      </w:r>
    </w:p>
    <w:p>
      <w:pPr>
        <w:spacing w:after="120" w:before="240"/>
      </w:pPr>
      <w:r>
        <w:rPr>
          <w:b/>
          <w:bCs/>
          <w:sz w:val="24"/>
          <w:szCs w:val="24"/>
        </w:rPr>
        <w:t xml:space="preserve">SCHEDULE 5 — PERMITTED 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626"/>
      </w:tblGrid>
      <w:tr>
        <w:tc>
          <w:tcPr>
            <w:tcW w:type="dxa" w:w="30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Site</w:t>
            </w:r>
          </w:p>
        </w:tc>
        <w:tc>
          <w:tcPr>
            <w:tcW w:type="dxa" w:w="44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Address</w:t>
            </w:r>
          </w:p>
        </w:tc>
        <w:tc>
          <w:tcPr>
            <w:tcW w:type="dxa" w:w="16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Initial fleet size</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Daventry Fulfilment Centre</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DIRFT, Daventry NN6 7GY</w:t>
            </w:r>
          </w:p>
        </w:tc>
        <w:tc>
          <w:tcPr>
            <w:tcW w:type="dxa" w:w="16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120 AMRs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Lutterworth Fulfilment Centre</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Magna Park, Lutterworth LE17 4XN</w:t>
            </w:r>
          </w:p>
        </w:tc>
        <w:tc>
          <w:tcPr>
            <w:tcW w:type="dxa" w:w="16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180 AMRs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Peterborough Fulfilment Centre</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Kingston Park, Peterborough PE2 9EP</w:t>
            </w:r>
          </w:p>
        </w:tc>
        <w:tc>
          <w:tcPr>
            <w:tcW w:type="dxa" w:w="16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150 AMRs</w:t>
            </w:r>
          </w:p>
        </w:tc>
      </w:tr>
    </w:tbl>
    <w:p>
      <w:r>
        <w:br w:type="page"/>
      </w:r>
    </w:p>
    <w:p>
      <w:pPr>
        <w:spacing w:after="120" w:before="240"/>
      </w:pPr>
      <w:r>
        <w:rPr>
          <w:b/>
          <w:bCs/>
          <w:sz w:val="24"/>
          <w:szCs w:val="24"/>
        </w:rPr>
        <w:t xml:space="preserve">SCHEDULE 6 — IMPLEMENTATION SERVICES, SUPPORT AND BENEFIT METHODOLOGY</w:t>
      </w:r>
    </w:p>
    <w:p>
      <w:pPr>
        <w:spacing w:after="100"/>
      </w:pPr>
      <w:r>
        <w:t xml:space="preserve">Part A — Implementation services. The Licensor shall provide commissioning, integration and on-site enablement for each Permitted Site, including WMS/WCS integration, network and safety-zone configuration, fleet onboarding, and acceptance testing against the criteria agreed for each Deployment Milestone.</w:t>
      </w:r>
    </w:p>
    <w:p>
      <w:pPr>
        <w:spacing w:after="100"/>
      </w:pPr>
      <w:r>
        <w:t xml:space="preserve">Part B — Support and service levels. The Licensor shall provide: (a) Priority 1 (production down) response within one (1) hour and target resolution within eight (8) hours; (b) Priority 2 response within four (4) Business Hours; (c) a named technical account manager; and (d) all Updates under clause 3.3. Support is available 06:00–22:00 UK time, seven days a week.</w:t>
      </w:r>
    </w:p>
    <w:p>
      <w:pPr>
        <w:spacing w:after="120"/>
      </w:pPr>
      <w:r>
        <w:t xml:space="preserve">Part C — Benefit methodology. The Net Benefit Value for Royalty purposes is the sum of (i) measured throughput uplift valued at the Licensee’s agreed unit-handling cost, and (ii) measured labour and energy cost savings, in each case versus the documented pre-deployment baseline, as reported by Helmsman Insight and verified by the Parties at each annual review.</w:t>
      </w:r>
    </w:p>
    <w:p>
      <w:r>
        <w:br w:type="page"/>
      </w:r>
    </w:p>
    <w:p>
      <w:pPr>
        <w:spacing w:after="120" w:before="240"/>
      </w:pPr>
      <w:r>
        <w:rPr>
          <w:b/>
          <w:bCs/>
          <w:sz w:val="24"/>
          <w:szCs w:val="24"/>
        </w:rPr>
        <w:t xml:space="preserve">SCHEDULE 7 — NOTICE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c>
          <w:tcPr>
            <w:tcW w:type="dxa" w:w="30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Party</w:t>
            </w:r>
          </w:p>
        </w:tc>
        <w:tc>
          <w:tcPr>
            <w:tcW w:type="dxa" w:w="28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Attention</w:t>
            </w:r>
          </w:p>
        </w:tc>
        <w:tc>
          <w:tcPr>
            <w:tcW w:type="dxa" w:w="32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Email / address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Licensor (Penrose Robotics Limited)</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Head of Finance (Priya Forsyth), copy CTO (Aisha Devlin)</w:t>
            </w:r>
          </w:p>
        </w:tc>
        <w:tc>
          <w:tcPr>
            <w:tcW w:type="dxa" w:w="32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legal@penroserobotics.com; Building 4, Granta Park, Great Abington, Cambridge CB21 6GP</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Licensee (Wexbourne Retail Group Limited)</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General Counsel (Sandra Okafor)</w:t>
            </w:r>
          </w:p>
        </w:tc>
        <w:tc>
          <w:tcPr>
            <w:tcW w:type="dxa" w:w="32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legal@wexbourneretail.com; Wexbourne House, 140 Aldersgate Street, London EC1A 4HT</w:t>
            </w:r>
          </w:p>
        </w:tc>
      </w:tr>
    </w:tbl>
    <w:p>
      <w:r>
        <w:br w:type="page"/>
      </w:r>
    </w:p>
    <w:p>
      <w:pPr>
        <w:spacing w:after="120" w:before="240"/>
      </w:pPr>
      <w:r>
        <w:rPr>
          <w:b/>
          <w:bCs/>
          <w:sz w:val="24"/>
          <w:szCs w:val="24"/>
        </w:rPr>
        <w:t xml:space="preserve">EXECUTION</w:t>
      </w:r>
    </w:p>
    <w:p>
      <w:pPr>
        <w:spacing w:after="200"/>
      </w:pPr>
      <w:r>
        <w:t xml:space="preserve">EXECUTED as an agreement on the date first stated above.</w:t>
      </w:r>
    </w:p>
    <w:p>
      <w:pPr>
        <w:spacing w:after="80" w:before="200"/>
      </w:pPr>
      <w:r>
        <w:rPr>
          <w:b/>
          <w:bCs/>
        </w:rPr>
        <w:t xml:space="preserve">SIGNED for and on behalf of PENROSE ROBOTICS LIMITED</w:t>
      </w:r>
    </w:p>
    <w:p>
      <w:pPr>
        <w:tabs>
          <w:tab w:val="left" w:pos="3200"/>
        </w:tabs>
        <w:spacing w:after="200"/>
      </w:pPr>
      <w:r>
        <w:t>Signature:	......................................................</w:t>
      </w:r>
    </w:p>
    <w:p>
      <w:pPr>
        <w:tabs>
          <w:tab w:val="left" w:pos="3200"/>
        </w:tabs>
        <w:spacing w:after="200"/>
      </w:pPr>
      <w:r>
        <w:t>Name:	......................................................</w:t>
      </w:r>
    </w:p>
    <w:p>
      <w:pPr>
        <w:tabs>
          <w:tab w:val="left" w:pos="3200"/>
        </w:tabs>
        <w:spacing w:after="200"/>
      </w:pPr>
      <w:r>
        <w:t>Title: Director	......................................................</w:t>
      </w:r>
    </w:p>
    <w:p>
      <w:pPr>
        <w:spacing w:after="80" w:before="200"/>
      </w:pPr>
      <w:r>
        <w:rPr>
          <w:b/>
          <w:bCs/>
        </w:rPr>
        <w:t xml:space="preserve">SIGNED for and on behalf of WEXBOURNE RETAIL GROUP LIMITED</w:t>
      </w:r>
    </w:p>
    <w:p>
      <w:pPr>
        <w:tabs>
          <w:tab w:val="left" w:pos="3200"/>
        </w:tabs>
        <w:spacing w:after="200"/>
      </w:pPr>
      <w:r>
        <w:t>Signature:	......................................................</w:t>
      </w:r>
    </w:p>
    <w:p>
      <w:pPr>
        <w:tabs>
          <w:tab w:val="left" w:pos="3200"/>
        </w:tabs>
        <w:spacing w:after="200"/>
      </w:pPr>
      <w:r>
        <w:t>Name:	......................................................</w:t>
      </w:r>
    </w:p>
    <w:p>
      <w:pPr>
        <w:tabs>
          <w:tab w:val="left" w:pos="3200"/>
        </w:tabs>
        <w:spacing w:after="200"/>
      </w:pPr>
      <w:r>
        <w:t>Title: Director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jc w:val="center"/>
    </w:pPr>
    <w:r>
      <w:rPr>
        <w:sz w:val="16"/>
        <w:szCs w:val="16"/>
      </w:rPr>
      <w:t xml:space="preserve">Whitfield Carter LLP  |  Strictly private and confidential  |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4"/>
      <w:szCs w:val="24"/>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2026-06-26T13:10:41.343Z</dcterms:created>
  <dcterms:modified xsi:type="dcterms:W3CDTF">2026-06-26T13:10:41.344Z</dcterms:modified>
</cp:coreProperties>
</file>

<file path=docProps/custom.xml><?xml version="1.0" encoding="utf-8"?>
<Properties xmlns="http://schemas.openxmlformats.org/officeDocument/2006/custom-properties" xmlns:vt="http://schemas.openxmlformats.org/officeDocument/2006/docPropsVTypes"/>
</file>