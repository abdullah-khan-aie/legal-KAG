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b/>
          <w:bCs/>
        </w:rPr>
        <w:t xml:space="preserve">DATED 9 April 2026</w:t>
      </w:r>
    </w:p>
    <w:p>
      <w:pPr>
        <w:spacing w:after="120"/>
        <w:jc w:val="left"/>
      </w:pPr>
      <w:r>
        <w:rPr>
          <w:b w:val="false"/>
          <w:bCs w:val="false"/>
          <w:i w:val="false"/>
          <w:iCs w:val="false"/>
        </w:rPr>
        <w:t xml:space="preserve"> </w:t>
      </w:r>
    </w:p>
    <w:p>
      <w:pPr>
        <w:spacing w:after="120"/>
        <w:jc w:val="center"/>
      </w:pPr>
      <w:r>
        <w:rPr>
          <w:b/>
          <w:bCs/>
          <w:sz w:val="30"/>
          <w:szCs w:val="30"/>
        </w:rPr>
        <w:t xml:space="preserve">SERIES C SUBSCRIPTION AND SHAREHOLDERS' AGREEMENT</w:t>
      </w:r>
    </w:p>
    <w:p>
      <w:pPr>
        <w:spacing w:after="120"/>
        <w:jc w:val="left"/>
      </w:pPr>
      <w:r>
        <w:rPr>
          <w:b w:val="false"/>
          <w:bCs w:val="false"/>
          <w:i w:val="false"/>
          <w:iCs w:val="false"/>
        </w:rPr>
        <w:t xml:space="preserve"> </w:t>
      </w:r>
    </w:p>
    <w:p>
      <w:pPr>
        <w:jc w:val="center"/>
      </w:pPr>
      <w:r>
        <w:rPr>
          <w:i/>
          <w:iCs/>
        </w:rPr>
        <w:t xml:space="preserve">relating to</w:t>
      </w:r>
    </w:p>
    <w:p>
      <w:pPr>
        <w:spacing w:after="200"/>
        <w:jc w:val="center"/>
      </w:pPr>
      <w:r>
        <w:rPr>
          <w:b/>
          <w:bCs/>
          <w:sz w:val="24"/>
          <w:szCs w:val="24"/>
        </w:rPr>
        <w:t xml:space="preserve">PENROSE ROBOTICS LIMITED</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between</w:t>
      </w:r>
    </w:p>
    <w:p>
      <w:pPr>
        <w:spacing w:after="120"/>
        <w:jc w:val="left"/>
      </w:pPr>
      <w:r>
        <w:rPr>
          <w:b/>
          <w:bCs/>
          <w:i w:val="false"/>
          <w:iCs w:val="false"/>
        </w:rPr>
        <w:t xml:space="preserve">Penrose Robotics Limited (the Company)</w:t>
      </w:r>
    </w:p>
    <w:p>
      <w:pPr>
        <w:spacing w:after="120"/>
        <w:jc w:val="left"/>
      </w:pPr>
      <w:r>
        <w:rPr>
          <w:b w:val="false"/>
          <w:bCs w:val="false"/>
          <w:i w:val="false"/>
          <w:iCs w:val="false"/>
        </w:rPr>
        <w:t xml:space="preserve">the Founders</w:t>
      </w:r>
    </w:p>
    <w:p>
      <w:pPr>
        <w:spacing w:after="120"/>
        <w:jc w:val="left"/>
      </w:pPr>
      <w:r>
        <w:rPr>
          <w:b/>
          <w:bCs/>
          <w:i w:val="false"/>
          <w:iCs w:val="false"/>
        </w:rPr>
        <w:t xml:space="preserve">Thornaby Growth Equity LLP (the Lead Investor)</w:t>
      </w:r>
    </w:p>
    <w:p>
      <w:pPr>
        <w:spacing w:after="120"/>
        <w:jc w:val="left"/>
      </w:pPr>
      <w:r>
        <w:rPr>
          <w:b w:val="false"/>
          <w:bCs w:val="false"/>
          <w:i w:val="false"/>
          <w:iCs w:val="false"/>
        </w:rPr>
        <w:t xml:space="preserve">and the other Investors named in Schedule 1</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 </w:t>
      </w:r>
    </w:p>
    <w:p>
      <w:pPr>
        <w:spacing w:after="120"/>
        <w:jc w:val="left"/>
      </w:pPr>
      <w:r>
        <w:rPr>
          <w:b/>
          <w:bCs/>
          <w:i w:val="false"/>
          <w:iCs w:val="false"/>
        </w:rPr>
        <w:t xml:space="preserve">Whitfield Carter LLP</w:t>
      </w:r>
    </w:p>
    <w:p>
      <w:pPr>
        <w:spacing w:after="120"/>
        <w:jc w:val="left"/>
      </w:pPr>
      <w:r>
        <w:rPr>
          <w:b w:val="false"/>
          <w:bCs w:val="false"/>
          <w:i w:val="false"/>
          <w:iCs w:val="false"/>
        </w:rPr>
        <w:t xml:space="preserve">22 Bishopsgate, London EC2N 4BQ</w:t>
      </w:r>
    </w:p>
    <w:p>
      <w:r>
        <w:br w:type="page"/>
      </w:r>
    </w:p>
    <w:p>
      <w:pPr>
        <w:pStyle w:val="Heading1"/>
      </w:pPr>
      <w:r>
        <w:t xml:space="preserve">Contents</w:t>
      </w:r>
    </w:p>
    <w:p>
      <w:pPr>
        <w:spacing w:after="40"/>
      </w:pPr>
      <w:r>
        <w:rPr>
          <w:sz w:val="18"/>
          <w:szCs w:val="18"/>
        </w:rPr>
        <w:t xml:space="preserve">1. Definitions and interpretation</w:t>
      </w:r>
    </w:p>
    <w:p>
      <w:pPr>
        <w:spacing w:after="40"/>
      </w:pPr>
      <w:r>
        <w:rPr>
          <w:sz w:val="18"/>
          <w:szCs w:val="18"/>
        </w:rPr>
        <w:t xml:space="preserve">2. Subscription and conditions</w:t>
      </w:r>
    </w:p>
    <w:p>
      <w:pPr>
        <w:spacing w:after="40"/>
      </w:pPr>
      <w:r>
        <w:rPr>
          <w:sz w:val="18"/>
          <w:szCs w:val="18"/>
        </w:rPr>
        <w:t xml:space="preserve">3. Completion</w:t>
      </w:r>
    </w:p>
    <w:p>
      <w:pPr>
        <w:spacing w:after="40"/>
      </w:pPr>
      <w:r>
        <w:rPr>
          <w:sz w:val="18"/>
          <w:szCs w:val="18"/>
        </w:rPr>
        <w:t xml:space="preserve">4. The Company's warranties</w:t>
      </w:r>
    </w:p>
    <w:p>
      <w:pPr>
        <w:spacing w:after="40"/>
      </w:pPr>
      <w:r>
        <w:rPr>
          <w:sz w:val="18"/>
          <w:szCs w:val="18"/>
        </w:rPr>
        <w:t xml:space="preserve">5. Investor protections and consent matters</w:t>
      </w:r>
    </w:p>
    <w:p>
      <w:pPr>
        <w:spacing w:after="40"/>
      </w:pPr>
      <w:r>
        <w:rPr>
          <w:sz w:val="18"/>
          <w:szCs w:val="18"/>
        </w:rPr>
        <w:t xml:space="preserve">6. Pre-emption on new issues</w:t>
      </w:r>
    </w:p>
    <w:p>
      <w:pPr>
        <w:spacing w:after="40"/>
      </w:pPr>
      <w:r>
        <w:rPr>
          <w:sz w:val="18"/>
          <w:szCs w:val="18"/>
        </w:rPr>
        <w:t xml:space="preserve">7. Transfers of shares; pre-emption on transfer</w:t>
      </w:r>
    </w:p>
    <w:p>
      <w:pPr>
        <w:spacing w:after="40"/>
      </w:pPr>
      <w:r>
        <w:rPr>
          <w:sz w:val="18"/>
          <w:szCs w:val="18"/>
        </w:rPr>
        <w:t xml:space="preserve">8. Drag-along and tag-along</w:t>
      </w:r>
    </w:p>
    <w:p>
      <w:pPr>
        <w:spacing w:after="40"/>
      </w:pPr>
      <w:r>
        <w:rPr>
          <w:sz w:val="18"/>
          <w:szCs w:val="18"/>
        </w:rPr>
        <w:t xml:space="preserve">9. Board and governance</w:t>
      </w:r>
    </w:p>
    <w:p>
      <w:pPr>
        <w:spacing w:after="40"/>
      </w:pPr>
      <w:r>
        <w:rPr>
          <w:sz w:val="18"/>
          <w:szCs w:val="18"/>
        </w:rPr>
        <w:t xml:space="preserve">10. Information rights</w:t>
      </w:r>
    </w:p>
    <w:p>
      <w:pPr>
        <w:spacing w:after="40"/>
      </w:pPr>
      <w:r>
        <w:rPr>
          <w:sz w:val="18"/>
          <w:szCs w:val="18"/>
        </w:rPr>
        <w:t xml:space="preserve">11. Founder undertakings and leaver provisions</w:t>
      </w:r>
    </w:p>
    <w:p>
      <w:pPr>
        <w:spacing w:after="40"/>
      </w:pPr>
      <w:r>
        <w:rPr>
          <w:sz w:val="18"/>
          <w:szCs w:val="18"/>
        </w:rPr>
        <w:t xml:space="preserve">12. Anti-dilution</w:t>
      </w:r>
    </w:p>
    <w:p>
      <w:pPr>
        <w:spacing w:after="40"/>
      </w:pPr>
      <w:r>
        <w:rPr>
          <w:sz w:val="18"/>
          <w:szCs w:val="18"/>
        </w:rPr>
        <w:t xml:space="preserve">13. Liquidation preference and exit</w:t>
      </w:r>
    </w:p>
    <w:p>
      <w:pPr>
        <w:spacing w:after="40"/>
      </w:pPr>
      <w:r>
        <w:rPr>
          <w:sz w:val="18"/>
          <w:szCs w:val="18"/>
        </w:rPr>
        <w:t xml:space="preserve">14. Limitations on liability</w:t>
      </w:r>
    </w:p>
    <w:p>
      <w:pPr>
        <w:spacing w:after="40"/>
      </w:pPr>
      <w:r>
        <w:rPr>
          <w:sz w:val="18"/>
          <w:szCs w:val="18"/>
        </w:rPr>
        <w:t xml:space="preserve">15. Confidentiality and announcements</w:t>
      </w:r>
    </w:p>
    <w:p>
      <w:pPr>
        <w:spacing w:after="40"/>
      </w:pPr>
      <w:r>
        <w:rPr>
          <w:sz w:val="18"/>
          <w:szCs w:val="18"/>
        </w:rPr>
        <w:t xml:space="preserve">16. Restrictive covenants</w:t>
      </w:r>
    </w:p>
    <w:p>
      <w:pPr>
        <w:spacing w:after="40"/>
      </w:pPr>
      <w:r>
        <w:rPr>
          <w:sz w:val="18"/>
          <w:szCs w:val="18"/>
        </w:rPr>
        <w:t xml:space="preserve">17. General</w:t>
      </w:r>
    </w:p>
    <w:p>
      <w:pPr>
        <w:spacing w:after="40"/>
      </w:pPr>
      <w:r>
        <w:rPr>
          <w:sz w:val="18"/>
          <w:szCs w:val="18"/>
        </w:rPr>
        <w:t xml:space="preserve">18. Notices</w:t>
      </w:r>
    </w:p>
    <w:p>
      <w:pPr>
        <w:spacing w:after="40"/>
      </w:pPr>
      <w:r>
        <w:rPr>
          <w:sz w:val="18"/>
          <w:szCs w:val="18"/>
        </w:rPr>
        <w:t xml:space="preserve">19. Governing law and jurisdiction</w:t>
      </w:r>
    </w:p>
    <w:p>
      <w:pPr>
        <w:spacing w:after="120"/>
        <w:jc w:val="left"/>
      </w:pPr>
      <w:r>
        <w:rPr>
          <w:b w:val="false"/>
          <w:bCs w:val="false"/>
          <w:i w:val="false"/>
          <w:iCs w:val="false"/>
        </w:rPr>
        <w:t xml:space="preserve"> </w:t>
      </w:r>
    </w:p>
    <w:p>
      <w:pPr>
        <w:spacing w:after="40"/>
      </w:pPr>
      <w:r>
        <w:rPr>
          <w:sz w:val="18"/>
          <w:szCs w:val="18"/>
        </w:rPr>
        <w:t xml:space="preserve">Schedule 1 — The Investors and subscription amounts</w:t>
      </w:r>
    </w:p>
    <w:p>
      <w:pPr>
        <w:spacing w:after="40"/>
      </w:pPr>
      <w:r>
        <w:rPr>
          <w:sz w:val="18"/>
          <w:szCs w:val="18"/>
        </w:rPr>
        <w:t xml:space="preserve">Schedule 2 — Completion obligations</w:t>
      </w:r>
    </w:p>
    <w:p>
      <w:pPr>
        <w:spacing w:after="40"/>
      </w:pPr>
      <w:r>
        <w:rPr>
          <w:sz w:val="18"/>
          <w:szCs w:val="18"/>
        </w:rPr>
        <w:t xml:space="preserve">Schedule 3 — Warranties</w:t>
      </w:r>
    </w:p>
    <w:p>
      <w:pPr>
        <w:spacing w:after="40"/>
      </w:pPr>
      <w:r>
        <w:rPr>
          <w:sz w:val="18"/>
          <w:szCs w:val="18"/>
        </w:rPr>
        <w:t xml:space="preserve">Schedule 4 — Consent matters (Investor Majority / Lead Investor)</w:t>
      </w:r>
    </w:p>
    <w:p>
      <w:pPr>
        <w:spacing w:after="40"/>
      </w:pPr>
      <w:r>
        <w:rPr>
          <w:sz w:val="18"/>
          <w:szCs w:val="18"/>
        </w:rPr>
        <w:t xml:space="preserve">Schedule 5 — Leaver provisions</w:t>
      </w:r>
    </w:p>
    <w:p>
      <w:r>
        <w:br w:type="page"/>
      </w:r>
    </w:p>
    <w:p>
      <w:pPr>
        <w:pStyle w:val="Heading1"/>
      </w:pPr>
      <w:r>
        <w:t xml:space="preserve">This Agreement is made on 9 April 2026</w:t>
      </w:r>
    </w:p>
    <w:p>
      <w:pPr>
        <w:spacing w:after="120"/>
        <w:jc w:val="left"/>
      </w:pPr>
      <w:r>
        <w:rPr>
          <w:b/>
          <w:bCs/>
          <w:i w:val="false"/>
          <w:iCs w:val="false"/>
        </w:rPr>
        <w:t xml:space="preserve">PARTIES</w:t>
      </w:r>
    </w:p>
    <w:p>
      <w:pPr>
        <w:pStyle w:val="ListParagraph"/>
        <w:numPr>
          <w:ilvl w:val="0"/>
          <w:numId w:val="2"/>
        </w:numPr>
        <w:spacing w:after="100"/>
        <w:jc w:val="both"/>
      </w:pPr>
      <w:r>
        <w:rPr>
          <w:b w:val="false"/>
          <w:bCs w:val="false"/>
        </w:rPr>
        <w:t xml:space="preserve">Penrose Robotics Limited, a company incorporated in England and Wales with registered number 09421887 whose registered office is at Building C, Magdalen Centre, Robert Robinson Avenue, Oxford OX4 4GA (the Company);</w:t>
      </w:r>
    </w:p>
    <w:p>
      <w:pPr>
        <w:pStyle w:val="ListParagraph"/>
        <w:numPr>
          <w:ilvl w:val="0"/>
          <w:numId w:val="2"/>
        </w:numPr>
        <w:spacing w:after="100"/>
        <w:jc w:val="both"/>
      </w:pPr>
      <w:r>
        <w:rPr>
          <w:b w:val="false"/>
          <w:bCs w:val="false"/>
        </w:rPr>
        <w:t xml:space="preserve">The persons whose names and addresses are set out in Part 1 of Schedule 1 (the Founders);</w:t>
      </w:r>
    </w:p>
    <w:p>
      <w:pPr>
        <w:pStyle w:val="ListParagraph"/>
        <w:numPr>
          <w:ilvl w:val="0"/>
          <w:numId w:val="2"/>
        </w:numPr>
        <w:spacing w:after="100"/>
        <w:jc w:val="both"/>
      </w:pPr>
      <w:r>
        <w:rPr>
          <w:b w:val="false"/>
          <w:bCs w:val="false"/>
        </w:rPr>
        <w:t xml:space="preserve">Thornaby Growth Equity LLP, a limited liability partnership incorporated in England and Wales with registered number OC418552 whose registered office is at 8 Finsbury Circus, London EC2M 7EA (the Lead Investor); and</w:t>
      </w:r>
    </w:p>
    <w:p>
      <w:pPr>
        <w:pStyle w:val="ListParagraph"/>
        <w:numPr>
          <w:ilvl w:val="0"/>
          <w:numId w:val="2"/>
        </w:numPr>
        <w:spacing w:after="100"/>
        <w:jc w:val="both"/>
      </w:pPr>
      <w:r>
        <w:rPr>
          <w:b w:val="false"/>
          <w:bCs w:val="false"/>
        </w:rPr>
        <w:t xml:space="preserve">The persons whose names and addresses are set out in Part 2 of Schedule 1 (together with the Lead Investor, the Investors).</w:t>
      </w:r>
    </w:p>
    <w:p>
      <w:pPr>
        <w:spacing w:after="120"/>
        <w:jc w:val="left"/>
      </w:pPr>
      <w:r>
        <w:rPr>
          <w:b/>
          <w:bCs/>
          <w:i w:val="false"/>
          <w:iCs w:val="false"/>
        </w:rPr>
        <w:t xml:space="preserve">BACKGROUND</w:t>
      </w:r>
    </w:p>
    <w:p>
      <w:pPr>
        <w:pStyle w:val="ListParagraph"/>
        <w:numPr>
          <w:ilvl w:val="0"/>
          <w:numId w:val="2"/>
        </w:numPr>
        <w:spacing w:after="100"/>
        <w:jc w:val="both"/>
      </w:pPr>
      <w:r>
        <w:rPr>
          <w:b w:val="false"/>
          <w:bCs w:val="false"/>
        </w:rPr>
        <w:t xml:space="preserve">The Company carries on the business of designing, manufacturing and operating autonomous mobile robots and warehouse intralogistics software (the Business).</w:t>
      </w:r>
    </w:p>
    <w:p>
      <w:pPr>
        <w:pStyle w:val="ListParagraph"/>
        <w:numPr>
          <w:ilvl w:val="0"/>
          <w:numId w:val="2"/>
        </w:numPr>
        <w:spacing w:after="100"/>
        <w:jc w:val="both"/>
      </w:pPr>
      <w:r>
        <w:rPr>
          <w:b w:val="false"/>
          <w:bCs w:val="false"/>
        </w:rPr>
        <w:t xml:space="preserve">The Investors have agreed to subscribe in cash for such number of Series C Preferred Shares in the capital of the Company as is set out opposite their respective names in Schedule 1, at a subscription price of £4.4681 per share, raising £55,000,000 in aggregate (the Subscription).</w:t>
      </w:r>
    </w:p>
    <w:p>
      <w:pPr>
        <w:pStyle w:val="ListParagraph"/>
        <w:numPr>
          <w:ilvl w:val="0"/>
          <w:numId w:val="2"/>
        </w:numPr>
        <w:spacing w:after="100"/>
        <w:jc w:val="both"/>
      </w:pPr>
      <w:r>
        <w:rPr>
          <w:b w:val="false"/>
          <w:bCs w:val="false"/>
        </w:rPr>
        <w:t xml:space="preserve">The Subscription reflects a pre-money valuation of the Company of £210,000,000 and a post-money valuation of £265,000,000 on a fully diluted basis.</w:t>
      </w:r>
    </w:p>
    <w:p>
      <w:pPr>
        <w:pStyle w:val="ListParagraph"/>
        <w:numPr>
          <w:ilvl w:val="0"/>
          <w:numId w:val="2"/>
        </w:numPr>
        <w:spacing w:after="100"/>
        <w:jc w:val="both"/>
      </w:pPr>
      <w:r>
        <w:rPr>
          <w:b w:val="false"/>
          <w:bCs w:val="false"/>
        </w:rPr>
        <w:t xml:space="preserve">The parties have agreed to regulate their relationship as shareholders of the Company, and the affairs of the Company, on the terms of this Agreement.</w:t>
      </w:r>
    </w:p>
    <w:p>
      <w:pPr>
        <w:pStyle w:val="Heading1"/>
      </w:pPr>
      <w:r>
        <w:t xml:space="preserve">1. Definitions and interpretation</w:t>
      </w:r>
    </w:p>
    <w:p>
      <w:pPr>
        <w:pStyle w:val="ListParagraph"/>
        <w:numPr>
          <w:ilvl w:val="1"/>
          <w:numId w:val="2"/>
        </w:numPr>
        <w:spacing w:after="100"/>
        <w:jc w:val="both"/>
      </w:pPr>
      <w:r>
        <w:rPr>
          <w:b w:val="false"/>
          <w:bCs w:val="false"/>
        </w:rPr>
        <w:t xml:space="preserve">In this Agreement, unless the context otherwise requires, the following definitions apply:</w:t>
      </w:r>
    </w:p>
    <w:p>
      <w:pPr>
        <w:spacing w:after="120"/>
        <w:jc w:val="both"/>
      </w:pPr>
      <w:r>
        <w:rPr>
          <w:b/>
          <w:bCs/>
        </w:rPr>
        <w:t xml:space="preserve">Articles </w:t>
      </w:r>
      <w:r>
        <w:t xml:space="preserve">means the articles of association of the Company in the agreed form to be adopted at or before Completion, as amended from time to time;</w:t>
      </w:r>
    </w:p>
    <w:p>
      <w:pPr>
        <w:spacing w:after="120"/>
        <w:jc w:val="both"/>
      </w:pPr>
      <w:r>
        <w:rPr>
          <w:b/>
          <w:bCs/>
        </w:rPr>
        <w:t xml:space="preserve">Business Day </w:t>
      </w:r>
      <w:r>
        <w:t xml:space="preserve">means a day other than a Saturday, Sunday or public holiday in England when banks in London are open for business;</w:t>
      </w:r>
    </w:p>
    <w:p>
      <w:pPr>
        <w:spacing w:after="120"/>
        <w:jc w:val="both"/>
      </w:pPr>
      <w:r>
        <w:rPr>
          <w:b/>
          <w:bCs/>
        </w:rPr>
        <w:t xml:space="preserve">Completion </w:t>
      </w:r>
      <w:r>
        <w:t xml:space="preserve">means completion of the Subscription in accordance with clause 3;</w:t>
      </w:r>
    </w:p>
    <w:p>
      <w:pPr>
        <w:spacing w:after="120"/>
        <w:jc w:val="both"/>
      </w:pPr>
      <w:r>
        <w:rPr>
          <w:b/>
          <w:bCs/>
        </w:rPr>
        <w:t xml:space="preserve">Completion Date </w:t>
      </w:r>
      <w:r>
        <w:t xml:space="preserve">means the date on which Completion takes place, expected to be 17 April 2026;</w:t>
      </w:r>
    </w:p>
    <w:p>
      <w:pPr>
        <w:spacing w:after="120"/>
        <w:jc w:val="both"/>
      </w:pPr>
      <w:r>
        <w:rPr>
          <w:b/>
          <w:bCs/>
        </w:rPr>
        <w:t xml:space="preserve">Consent Matters </w:t>
      </w:r>
      <w:r>
        <w:t xml:space="preserve">means the matters listed in Schedule 4;</w:t>
      </w:r>
    </w:p>
    <w:p>
      <w:pPr>
        <w:spacing w:after="120"/>
        <w:jc w:val="both"/>
      </w:pPr>
      <w:r>
        <w:rPr>
          <w:b/>
          <w:bCs/>
        </w:rPr>
        <w:t xml:space="preserve">Disclosure Letter </w:t>
      </w:r>
      <w:r>
        <w:t xml:space="preserve">means the letter of the same date as this Agreement from the Warrantors to the Investors qualifying the Warranties;</w:t>
      </w:r>
    </w:p>
    <w:p>
      <w:pPr>
        <w:spacing w:after="120"/>
        <w:jc w:val="both"/>
      </w:pPr>
      <w:r>
        <w:rPr>
          <w:b/>
          <w:bCs/>
        </w:rPr>
        <w:t xml:space="preserve">Founders </w:t>
      </w:r>
      <w:r>
        <w:t xml:space="preserve">means Dr Marcus Penrose and Aisha Devlin;</w:t>
      </w:r>
    </w:p>
    <w:p>
      <w:pPr>
        <w:spacing w:after="120"/>
        <w:jc w:val="both"/>
      </w:pPr>
      <w:r>
        <w:rPr>
          <w:b/>
          <w:bCs/>
        </w:rPr>
        <w:t xml:space="preserve">Fully Diluted Basis </w:t>
      </w:r>
      <w:r>
        <w:t xml:space="preserve">means on the basis that all options, warrants and other rights to subscribe for shares are exercised in full, including the entire Option Pool;</w:t>
      </w:r>
    </w:p>
    <w:p>
      <w:pPr>
        <w:spacing w:after="120"/>
        <w:jc w:val="both"/>
      </w:pPr>
      <w:r>
        <w:rPr>
          <w:b/>
          <w:bCs/>
        </w:rPr>
        <w:t xml:space="preserve">Investor Director </w:t>
      </w:r>
      <w:r>
        <w:t xml:space="preserve">means any director appointed by the Lead Investor under clause 9;</w:t>
      </w:r>
    </w:p>
    <w:p>
      <w:pPr>
        <w:spacing w:after="120"/>
        <w:jc w:val="both"/>
      </w:pPr>
      <w:r>
        <w:rPr>
          <w:b/>
          <w:bCs/>
        </w:rPr>
        <w:t xml:space="preserve">Investor Majority </w:t>
      </w:r>
      <w:r>
        <w:t xml:space="preserve">means Investors holding not less than 60 per cent. by nominal value of the Investor Shares for the time being in issue;</w:t>
      </w:r>
    </w:p>
    <w:p>
      <w:pPr>
        <w:spacing w:after="120"/>
        <w:jc w:val="both"/>
      </w:pPr>
      <w:r>
        <w:rPr>
          <w:b/>
          <w:bCs/>
        </w:rPr>
        <w:t xml:space="preserve">Investor Shares </w:t>
      </w:r>
      <w:r>
        <w:t xml:space="preserve">means the Series C Preferred Shares and any other shares held by the Investors from time to time;</w:t>
      </w:r>
    </w:p>
    <w:p>
      <w:pPr>
        <w:spacing w:after="120"/>
        <w:jc w:val="both"/>
      </w:pPr>
      <w:r>
        <w:rPr>
          <w:b/>
          <w:bCs/>
        </w:rPr>
        <w:t xml:space="preserve">Leaver </w:t>
      </w:r>
      <w:r>
        <w:t xml:space="preserve">means a Founder or employee who ceases to be employed by or to provide services to a Group Company;</w:t>
      </w:r>
    </w:p>
    <w:p>
      <w:pPr>
        <w:spacing w:after="120"/>
        <w:jc w:val="both"/>
      </w:pPr>
      <w:r>
        <w:rPr>
          <w:b/>
          <w:bCs/>
        </w:rPr>
        <w:t xml:space="preserve">Option Pool </w:t>
      </w:r>
      <w:r>
        <w:t xml:space="preserve">means the pool of shares reserved for issue to employees, representing 10 per cent. of the issued share capital of the Company on a Fully Diluted Basis immediately following Completion;</w:t>
      </w:r>
    </w:p>
    <w:p>
      <w:pPr>
        <w:spacing w:after="120"/>
        <w:jc w:val="both"/>
      </w:pPr>
      <w:r>
        <w:rPr>
          <w:b/>
          <w:bCs/>
        </w:rPr>
        <w:t xml:space="preserve">Series C Shares </w:t>
      </w:r>
      <w:r>
        <w:t xml:space="preserve">means Series C Preferred Shares of £0.0001 each in the capital of the Company having the rights set out in the Articles;</w:t>
      </w:r>
    </w:p>
    <w:p>
      <w:pPr>
        <w:spacing w:after="120"/>
        <w:jc w:val="both"/>
      </w:pPr>
      <w:r>
        <w:rPr>
          <w:b/>
          <w:bCs/>
        </w:rPr>
        <w:t xml:space="preserve">Subscription Price </w:t>
      </w:r>
      <w:r>
        <w:t xml:space="preserve">means £4.4681 per Series C Share;</w:t>
      </w:r>
    </w:p>
    <w:p>
      <w:pPr>
        <w:spacing w:after="120"/>
        <w:jc w:val="both"/>
      </w:pPr>
      <w:r>
        <w:rPr>
          <w:b/>
          <w:bCs/>
        </w:rPr>
        <w:t xml:space="preserve">Warranties </w:t>
      </w:r>
      <w:r>
        <w:t xml:space="preserve">means the warranties set out in clause 4 and Schedule 3;</w:t>
      </w:r>
    </w:p>
    <w:p>
      <w:pPr>
        <w:spacing w:after="120"/>
        <w:jc w:val="both"/>
      </w:pPr>
      <w:r>
        <w:rPr>
          <w:b/>
          <w:bCs/>
        </w:rPr>
        <w:t xml:space="preserve">Warrantors </w:t>
      </w:r>
      <w:r>
        <w:t xml:space="preserve">means the Company and the Founders;</w:t>
      </w:r>
    </w:p>
    <w:p>
      <w:pPr>
        <w:pStyle w:val="ListParagraph"/>
        <w:numPr>
          <w:ilvl w:val="1"/>
          <w:numId w:val="2"/>
        </w:numPr>
        <w:spacing w:after="100"/>
        <w:jc w:val="both"/>
      </w:pPr>
      <w:r>
        <w:rPr>
          <w:b w:val="false"/>
          <w:bCs w:val="false"/>
        </w:rPr>
        <w:t xml:space="preserve">Clause and Schedule headings do not affect interpretation. References to clauses and Schedules are to clauses of and Schedules to this Agreement.</w:t>
      </w:r>
    </w:p>
    <w:p>
      <w:pPr>
        <w:pStyle w:val="ListParagraph"/>
        <w:numPr>
          <w:ilvl w:val="1"/>
          <w:numId w:val="2"/>
        </w:numPr>
        <w:spacing w:after="100"/>
        <w:jc w:val="both"/>
      </w:pPr>
      <w:r>
        <w:rPr>
          <w:b w:val="false"/>
          <w:bCs w:val="false"/>
        </w:rPr>
        <w:t xml:space="preserve">Words importing the singular include the plural and vice versa, and words importing one gender include every gender.</w:t>
      </w:r>
    </w:p>
    <w:p>
      <w:pPr>
        <w:pStyle w:val="ListParagraph"/>
        <w:numPr>
          <w:ilvl w:val="1"/>
          <w:numId w:val="2"/>
        </w:numPr>
        <w:spacing w:after="100"/>
        <w:jc w:val="both"/>
      </w:pPr>
      <w:r>
        <w:rPr>
          <w:b w:val="false"/>
          <w:bCs w:val="false"/>
        </w:rPr>
        <w:t xml:space="preserve">A reference to a statute or statutory provision is a reference to it as amended, extended or re-enacted from time to time.</w:t>
      </w:r>
    </w:p>
    <w:p>
      <w:pPr>
        <w:pStyle w:val="ListParagraph"/>
        <w:numPr>
          <w:ilvl w:val="1"/>
          <w:numId w:val="2"/>
        </w:numPr>
        <w:spacing w:after="100"/>
        <w:jc w:val="both"/>
      </w:pPr>
      <w:r>
        <w:rPr>
          <w:b w:val="false"/>
          <w:bCs w:val="false"/>
        </w:rPr>
        <w:t xml:space="preserve">The Schedules form part of this Agreement and have the same force and effect as if set out in the body of this Agreement.</w:t>
      </w:r>
    </w:p>
    <w:p>
      <w:pPr>
        <w:pStyle w:val="Heading1"/>
      </w:pPr>
      <w:r>
        <w:t xml:space="preserve">2. Subscription and conditions</w:t>
      </w:r>
    </w:p>
    <w:p>
      <w:pPr>
        <w:pStyle w:val="ListParagraph"/>
        <w:numPr>
          <w:ilvl w:val="1"/>
          <w:numId w:val="2"/>
        </w:numPr>
        <w:spacing w:after="100"/>
        <w:jc w:val="both"/>
      </w:pPr>
      <w:r>
        <w:rPr>
          <w:b w:val="false"/>
          <w:bCs w:val="false"/>
        </w:rPr>
        <w:t xml:space="preserve">Subject to the terms of this Agreement, each Investor agrees to subscribe for the number of Series C Shares set out opposite its name in Schedule 1 at the Subscription Price, and the Company agrees to allot and issue those Series C Shares to that Investor with effect from Completion, in each case free from all encumbrances and together with all rights attaching to them.</w:t>
      </w:r>
    </w:p>
    <w:p>
      <w:pPr>
        <w:pStyle w:val="ListParagraph"/>
        <w:numPr>
          <w:ilvl w:val="1"/>
          <w:numId w:val="2"/>
        </w:numPr>
        <w:spacing w:after="100"/>
        <w:jc w:val="both"/>
      </w:pPr>
      <w:r>
        <w:rPr>
          <w:b w:val="false"/>
          <w:bCs w:val="false"/>
        </w:rPr>
        <w:t xml:space="preserve">Completion of the Subscription is conditional on the following being satisfied (or waived by the Lead Investor) on or before the Completion Date:</w:t>
      </w:r>
    </w:p>
    <w:p>
      <w:pPr>
        <w:pStyle w:val="ListParagraph"/>
        <w:numPr>
          <w:ilvl w:val="2"/>
          <w:numId w:val="2"/>
        </w:numPr>
        <w:spacing w:after="100"/>
        <w:jc w:val="both"/>
      </w:pPr>
      <w:r>
        <w:rPr>
          <w:b w:val="false"/>
          <w:bCs w:val="false"/>
        </w:rPr>
        <w:t xml:space="preserve">the Warranties being true and accurate in all material respects as at the date of this Agreement and immediately before Completion;</w:t>
      </w:r>
    </w:p>
    <w:p>
      <w:pPr>
        <w:pStyle w:val="ListParagraph"/>
        <w:numPr>
          <w:ilvl w:val="2"/>
          <w:numId w:val="2"/>
        </w:numPr>
        <w:spacing w:after="100"/>
        <w:jc w:val="both"/>
      </w:pPr>
      <w:r>
        <w:rPr>
          <w:b w:val="false"/>
          <w:bCs w:val="false"/>
        </w:rPr>
        <w:t xml:space="preserve">the passing of the shareholder resolutions required to adopt the Articles and to authorise the allotment of the Series C Shares;</w:t>
      </w:r>
    </w:p>
    <w:p>
      <w:pPr>
        <w:pStyle w:val="ListParagraph"/>
        <w:numPr>
          <w:ilvl w:val="2"/>
          <w:numId w:val="2"/>
        </w:numPr>
        <w:spacing w:after="100"/>
        <w:jc w:val="both"/>
      </w:pPr>
      <w:r>
        <w:rPr>
          <w:b w:val="false"/>
          <w:bCs w:val="false"/>
        </w:rPr>
        <w:t xml:space="preserve">the delivery of the Disclosure Letter to the Investors;</w:t>
      </w:r>
    </w:p>
    <w:p>
      <w:pPr>
        <w:pStyle w:val="ListParagraph"/>
        <w:numPr>
          <w:ilvl w:val="2"/>
          <w:numId w:val="2"/>
        </w:numPr>
        <w:spacing w:after="100"/>
        <w:jc w:val="both"/>
      </w:pPr>
      <w:r>
        <w:rPr>
          <w:b w:val="false"/>
          <w:bCs w:val="false"/>
        </w:rPr>
        <w:t xml:space="preserve">no material adverse change having occurred in the financial or trading position of the Group between the date of this Agreement and Completion; and</w:t>
      </w:r>
    </w:p>
    <w:p>
      <w:pPr>
        <w:pStyle w:val="ListParagraph"/>
        <w:numPr>
          <w:ilvl w:val="2"/>
          <w:numId w:val="2"/>
        </w:numPr>
        <w:spacing w:after="100"/>
        <w:jc w:val="both"/>
      </w:pPr>
      <w:r>
        <w:rPr>
          <w:b w:val="false"/>
          <w:bCs w:val="false"/>
        </w:rPr>
        <w:t xml:space="preserve">delivery to the Lead Investor of duly executed copies of the documents listed in Schedule 2.</w:t>
      </w:r>
    </w:p>
    <w:p>
      <w:pPr>
        <w:pStyle w:val="ListParagraph"/>
        <w:numPr>
          <w:ilvl w:val="1"/>
          <w:numId w:val="2"/>
        </w:numPr>
        <w:spacing w:after="100"/>
        <w:jc w:val="both"/>
      </w:pPr>
      <w:r>
        <w:rPr>
          <w:b w:val="false"/>
          <w:bCs w:val="false"/>
        </w:rPr>
        <w:t xml:space="preserve">The Company shall use all reasonable endeavours to procure that the conditions in clause 2.2 are satisfied as soon as reasonably practicable and in any event by the Completion Date.</w:t>
      </w:r>
    </w:p>
    <w:p>
      <w:pPr>
        <w:pStyle w:val="ListParagraph"/>
        <w:numPr>
          <w:ilvl w:val="1"/>
          <w:numId w:val="2"/>
        </w:numPr>
        <w:spacing w:after="100"/>
        <w:jc w:val="both"/>
      </w:pPr>
      <w:r>
        <w:rPr>
          <w:b w:val="false"/>
          <w:bCs w:val="false"/>
        </w:rPr>
        <w:t xml:space="preserve">If any condition in clause 2.2 has not been satisfied or waived by the Lead Investor by the Completion Date (or such later date as the Company and the Lead Investor may agree), this Agreement shall (save for the surviving provisions) automatically terminate and no party shall have any claim against any other, save in respect of any prior breach.</w:t>
      </w:r>
    </w:p>
    <w:p>
      <w:pPr>
        <w:pStyle w:val="Heading1"/>
      </w:pPr>
      <w:r>
        <w:t xml:space="preserve">3. Completion</w:t>
      </w:r>
    </w:p>
    <w:p>
      <w:pPr>
        <w:pStyle w:val="ListParagraph"/>
        <w:numPr>
          <w:ilvl w:val="1"/>
          <w:numId w:val="2"/>
        </w:numPr>
        <w:spacing w:after="100"/>
        <w:jc w:val="both"/>
      </w:pPr>
      <w:r>
        <w:rPr>
          <w:b w:val="false"/>
          <w:bCs w:val="false"/>
        </w:rPr>
        <w:t xml:space="preserve">Completion shall take place remotely on the Completion Date when each of the events set out in Schedule 2 shall occur in the order there set out.</w:t>
      </w:r>
    </w:p>
    <w:p>
      <w:pPr>
        <w:pStyle w:val="ListParagraph"/>
        <w:numPr>
          <w:ilvl w:val="1"/>
          <w:numId w:val="2"/>
        </w:numPr>
        <w:spacing w:after="100"/>
        <w:jc w:val="both"/>
      </w:pPr>
      <w:r>
        <w:rPr>
          <w:b w:val="false"/>
          <w:bCs w:val="false"/>
        </w:rPr>
        <w:t xml:space="preserve">At Completion each Investor shall pay its proportion of the aggregate Subscription monies (£55,000,000) in cleared funds to the Company's solicitors, Whitfield Carter LLP, to be held to the order of the Investors until Completion and then released to the Company in accordance with the funds flow statement in the agreed form.</w:t>
      </w:r>
    </w:p>
    <w:p>
      <w:pPr>
        <w:pStyle w:val="ListParagraph"/>
        <w:numPr>
          <w:ilvl w:val="1"/>
          <w:numId w:val="2"/>
        </w:numPr>
        <w:spacing w:after="100"/>
        <w:jc w:val="both"/>
      </w:pPr>
      <w:r>
        <w:rPr>
          <w:b w:val="false"/>
          <w:bCs w:val="false"/>
        </w:rPr>
        <w:t xml:space="preserve">At Completion the Company shall: (a) allot and issue the Series C Shares; (b) enter the Investors in the register of members; (c) deliver duly executed share certificates; and (d) deliver certified copies of the board and shareholder resolutions referred to in clause 2.2.</w:t>
      </w:r>
    </w:p>
    <w:p>
      <w:pPr>
        <w:pStyle w:val="ListParagraph"/>
        <w:numPr>
          <w:ilvl w:val="1"/>
          <w:numId w:val="2"/>
        </w:numPr>
        <w:spacing w:after="100"/>
        <w:jc w:val="both"/>
      </w:pPr>
      <w:r>
        <w:rPr>
          <w:b w:val="false"/>
          <w:bCs w:val="false"/>
        </w:rPr>
        <w:t xml:space="preserve">No Investor is obliged to complete the subscription of any Series C Shares unless the subscription of all the Series C Shares is completed simultaneously.</w:t>
      </w:r>
    </w:p>
    <w:p>
      <w:pPr>
        <w:pStyle w:val="Heading1"/>
      </w:pPr>
      <w:r>
        <w:t xml:space="preserve">4. The Company's warranties</w:t>
      </w:r>
    </w:p>
    <w:p>
      <w:pPr>
        <w:pStyle w:val="ListParagraph"/>
        <w:numPr>
          <w:ilvl w:val="1"/>
          <w:numId w:val="2"/>
        </w:numPr>
        <w:spacing w:after="100"/>
        <w:jc w:val="both"/>
      </w:pPr>
      <w:r>
        <w:rPr>
          <w:b w:val="false"/>
          <w:bCs w:val="false"/>
        </w:rPr>
        <w:t xml:space="preserve">The Warrantors jointly and severally warrant to each Investor that each of the Warranties is true, accurate and not misleading at the date of this Agreement, subject only to the matters fairly disclosed in the Disclosure Letter.</w:t>
      </w:r>
    </w:p>
    <w:p>
      <w:pPr>
        <w:pStyle w:val="ListParagraph"/>
        <w:numPr>
          <w:ilvl w:val="1"/>
          <w:numId w:val="2"/>
        </w:numPr>
        <w:spacing w:after="100"/>
        <w:jc w:val="both"/>
      </w:pPr>
      <w:r>
        <w:rPr>
          <w:b w:val="false"/>
          <w:bCs w:val="false"/>
        </w:rPr>
        <w:t xml:space="preserve">The Warranties set out in Schedule 3 are given subject to the limitations set out in clause 14. Each Warranty is separate and independent.</w:t>
      </w:r>
    </w:p>
    <w:p>
      <w:pPr>
        <w:pStyle w:val="ListParagraph"/>
        <w:numPr>
          <w:ilvl w:val="1"/>
          <w:numId w:val="2"/>
        </w:numPr>
        <w:spacing w:after="100"/>
        <w:jc w:val="both"/>
      </w:pPr>
      <w:r>
        <w:rPr>
          <w:b w:val="false"/>
          <w:bCs w:val="false"/>
        </w:rPr>
        <w:t xml:space="preserve">The Warrantors acknowledge that the Investors have entered into this Agreement in reliance on the Warranties.</w:t>
      </w:r>
    </w:p>
    <w:p>
      <w:pPr>
        <w:pStyle w:val="ListParagraph"/>
        <w:numPr>
          <w:ilvl w:val="1"/>
          <w:numId w:val="2"/>
        </w:numPr>
        <w:spacing w:after="100"/>
        <w:jc w:val="both"/>
      </w:pPr>
      <w:r>
        <w:rPr>
          <w:b w:val="false"/>
          <w:bCs w:val="false"/>
        </w:rPr>
        <w:t xml:space="preserve">Where any Warranty is qualified by the expression 'so far as the Warrantors are aware', that statement is deemed to include an additional statement that it has been made after due and careful enquiry of the senior management of each Group Company.</w:t>
      </w:r>
    </w:p>
    <w:p>
      <w:pPr>
        <w:pStyle w:val="Heading1"/>
      </w:pPr>
      <w:r>
        <w:t xml:space="preserve">5. Investor protections and consent matters</w:t>
      </w:r>
    </w:p>
    <w:p>
      <w:pPr>
        <w:pStyle w:val="ListParagraph"/>
        <w:numPr>
          <w:ilvl w:val="1"/>
          <w:numId w:val="2"/>
        </w:numPr>
        <w:spacing w:after="100"/>
        <w:jc w:val="both"/>
      </w:pPr>
      <w:r>
        <w:rPr>
          <w:b w:val="false"/>
          <w:bCs w:val="false"/>
        </w:rPr>
        <w:t xml:space="preserve">The Company shall not, and the Founders shall procure that no Group Company shall, take any action in respect of any Consent Matter set out in Schedule 4 without the prior written consent of the Investor Majority (and, where indicated in Schedule 4, the Lead Investor).</w:t>
      </w:r>
    </w:p>
    <w:p>
      <w:pPr>
        <w:pStyle w:val="ListParagraph"/>
        <w:numPr>
          <w:ilvl w:val="1"/>
          <w:numId w:val="2"/>
        </w:numPr>
        <w:spacing w:after="100"/>
        <w:jc w:val="both"/>
      </w:pPr>
      <w:r>
        <w:rPr>
          <w:b w:val="false"/>
          <w:bCs w:val="false"/>
        </w:rPr>
        <w:t xml:space="preserve">The consent required under clause 5.1 is in addition to, and not in substitution for, any consent required by law or under the Articles.</w:t>
      </w:r>
    </w:p>
    <w:p>
      <w:pPr>
        <w:pStyle w:val="ListParagraph"/>
        <w:numPr>
          <w:ilvl w:val="1"/>
          <w:numId w:val="2"/>
        </w:numPr>
        <w:spacing w:after="100"/>
        <w:jc w:val="both"/>
      </w:pPr>
      <w:r>
        <w:rPr>
          <w:b w:val="false"/>
          <w:bCs w:val="false"/>
        </w:rPr>
        <w:t xml:space="preserve">Each Founder undertakes to exercise its voting rights and powers to give full effect to the provisions of this clause 5.</w:t>
      </w:r>
    </w:p>
    <w:p>
      <w:pPr>
        <w:pStyle w:val="Heading1"/>
      </w:pPr>
      <w:r>
        <w:t xml:space="preserve">6. Pre-emption on new issues</w:t>
      </w:r>
    </w:p>
    <w:p>
      <w:pPr>
        <w:pStyle w:val="ListParagraph"/>
        <w:numPr>
          <w:ilvl w:val="1"/>
          <w:numId w:val="2"/>
        </w:numPr>
        <w:spacing w:after="100"/>
        <w:jc w:val="both"/>
      </w:pPr>
      <w:r>
        <w:rPr>
          <w:b w:val="false"/>
          <w:bCs w:val="false"/>
        </w:rPr>
        <w:t xml:space="preserve">Subject to clause 6.3, no equity securities shall be allotted or issued by the Company unless first offered to the holders of Series C Shares and the other shareholders in proportion to their existing holdings on a Fully Diluted Basis (the Pre-emption Right).</w:t>
      </w:r>
    </w:p>
    <w:p>
      <w:pPr>
        <w:pStyle w:val="ListParagraph"/>
        <w:numPr>
          <w:ilvl w:val="1"/>
          <w:numId w:val="2"/>
        </w:numPr>
        <w:spacing w:after="100"/>
        <w:jc w:val="both"/>
      </w:pPr>
      <w:r>
        <w:rPr>
          <w:b w:val="false"/>
          <w:bCs w:val="false"/>
        </w:rPr>
        <w:t xml:space="preserve">An offer under clause 6.1 shall be in writing, specify the number and price of the securities and remain open for not less than 15 Business Days.</w:t>
      </w:r>
    </w:p>
    <w:p>
      <w:pPr>
        <w:pStyle w:val="ListParagraph"/>
        <w:numPr>
          <w:ilvl w:val="1"/>
          <w:numId w:val="2"/>
        </w:numPr>
        <w:spacing w:after="100"/>
        <w:jc w:val="both"/>
      </w:pPr>
      <w:r>
        <w:rPr>
          <w:b w:val="false"/>
          <w:bCs w:val="false"/>
        </w:rPr>
        <w:t xml:space="preserve">The Pre-emption Right does not apply to issues of: (a) shares under the Option Pool; (b) shares issued on a bona fide acquisition approved as a Consent Matter; or (c) shares issued on conversion of the Series C Shares.</w:t>
      </w:r>
    </w:p>
    <w:p>
      <w:pPr>
        <w:pStyle w:val="Heading1"/>
      </w:pPr>
      <w:r>
        <w:t xml:space="preserve">7. Transfers of shares; pre-emption on transfer</w:t>
      </w:r>
    </w:p>
    <w:p>
      <w:pPr>
        <w:pStyle w:val="ListParagraph"/>
        <w:numPr>
          <w:ilvl w:val="1"/>
          <w:numId w:val="2"/>
        </w:numPr>
        <w:spacing w:after="100"/>
        <w:jc w:val="both"/>
      </w:pPr>
      <w:r>
        <w:rPr>
          <w:b w:val="false"/>
          <w:bCs w:val="false"/>
        </w:rPr>
        <w:t xml:space="preserve">No shareholder shall transfer, or create any encumbrance over, any shares except as permitted by this Agreement and the Articles.</w:t>
      </w:r>
    </w:p>
    <w:p>
      <w:pPr>
        <w:pStyle w:val="ListParagraph"/>
        <w:numPr>
          <w:ilvl w:val="1"/>
          <w:numId w:val="2"/>
        </w:numPr>
        <w:spacing w:after="100"/>
        <w:jc w:val="both"/>
      </w:pPr>
      <w:r>
        <w:rPr>
          <w:b w:val="false"/>
          <w:bCs w:val="false"/>
        </w:rPr>
        <w:t xml:space="preserve">Any shareholder wishing to transfer shares (a Seller) shall first offer them to the other shareholders by notice to the Company (a Transfer Notice), and the shares shall be offered pro rata to the other shareholders at the price specified in the Transfer Notice or, failing agreement, the fair value certified by the Company's auditors.</w:t>
      </w:r>
    </w:p>
    <w:p>
      <w:pPr>
        <w:pStyle w:val="ListParagraph"/>
        <w:numPr>
          <w:ilvl w:val="1"/>
          <w:numId w:val="2"/>
        </w:numPr>
        <w:spacing w:after="100"/>
        <w:jc w:val="both"/>
      </w:pPr>
      <w:r>
        <w:rPr>
          <w:b w:val="false"/>
          <w:bCs w:val="false"/>
        </w:rPr>
        <w:t xml:space="preserve">Permitted transfers (which are not subject to clause 7.2) include transfers by an Investor to an Affiliate or to another fund managed by the same manager, and transfers by a Founder to a family trust with the prior consent of the Investor Majority.</w:t>
      </w:r>
    </w:p>
    <w:p>
      <w:pPr>
        <w:pStyle w:val="Heading1"/>
      </w:pPr>
      <w:r>
        <w:t xml:space="preserve">8. Drag-along and tag-along</w:t>
      </w:r>
    </w:p>
    <w:p>
      <w:pPr>
        <w:pStyle w:val="ListParagraph"/>
        <w:numPr>
          <w:ilvl w:val="1"/>
          <w:numId w:val="2"/>
        </w:numPr>
        <w:spacing w:after="100"/>
        <w:jc w:val="both"/>
      </w:pPr>
      <w:r>
        <w:rPr>
          <w:b w:val="false"/>
          <w:bCs w:val="false"/>
        </w:rPr>
        <w:t xml:space="preserve">If shareholders holding not less than 65 per cent. of the shares (including the Investor Majority) wish to accept a bona fide arm's length offer from a third party for the entire issued share capital (an Approved Sale), they may require all other shareholders to sell their shares on the same terms (the Drag).</w:t>
      </w:r>
    </w:p>
    <w:p>
      <w:pPr>
        <w:pStyle w:val="ListParagraph"/>
        <w:numPr>
          <w:ilvl w:val="1"/>
          <w:numId w:val="2"/>
        </w:numPr>
        <w:spacing w:after="100"/>
        <w:jc w:val="both"/>
      </w:pPr>
      <w:r>
        <w:rPr>
          <w:b w:val="false"/>
          <w:bCs w:val="false"/>
        </w:rPr>
        <w:t xml:space="preserve">Where shares are to be transferred to a third party that would result in a change of control, the proposed transferor shall procure that the third party offers to buy the shares of all other shareholders on no less favourable terms (the Tag).</w:t>
      </w:r>
    </w:p>
    <w:p>
      <w:pPr>
        <w:pStyle w:val="ListParagraph"/>
        <w:numPr>
          <w:ilvl w:val="1"/>
          <w:numId w:val="2"/>
        </w:numPr>
        <w:spacing w:after="100"/>
        <w:jc w:val="both"/>
      </w:pPr>
      <w:r>
        <w:rPr>
          <w:b w:val="false"/>
          <w:bCs w:val="false"/>
        </w:rPr>
        <w:t xml:space="preserve">On a Drag, the consideration shall be allocated among the shareholders in accordance with the liquidation waterfall in clause 13.</w:t>
      </w:r>
    </w:p>
    <w:p>
      <w:pPr>
        <w:pStyle w:val="Heading1"/>
      </w:pPr>
      <w:r>
        <w:t xml:space="preserve">9. Board and governance</w:t>
      </w:r>
    </w:p>
    <w:p>
      <w:pPr>
        <w:pStyle w:val="ListParagraph"/>
        <w:numPr>
          <w:ilvl w:val="1"/>
          <w:numId w:val="2"/>
        </w:numPr>
        <w:spacing w:after="100"/>
        <w:jc w:val="both"/>
      </w:pPr>
      <w:r>
        <w:rPr>
          <w:b w:val="false"/>
          <w:bCs w:val="false"/>
        </w:rPr>
        <w:t xml:space="preserve">For so long as the Lead Investor (together with its Affiliates) holds not less than 50 per cent. of the Series C Shares subscribed by it at Completion, the Lead Investor shall be entitled to appoint and remove one Investor Director.</w:t>
      </w:r>
    </w:p>
    <w:p>
      <w:pPr>
        <w:pStyle w:val="ListParagraph"/>
        <w:numPr>
          <w:ilvl w:val="1"/>
          <w:numId w:val="2"/>
        </w:numPr>
        <w:spacing w:after="100"/>
        <w:jc w:val="both"/>
      </w:pPr>
      <w:r>
        <w:rPr>
          <w:b w:val="false"/>
          <w:bCs w:val="false"/>
        </w:rPr>
        <w:t xml:space="preserve">The board shall comprise no more than five directors: two Founder directors, one Investor Director, and up to two independent non-executive directors appointed with the approval of the Investor Majority.</w:t>
      </w:r>
    </w:p>
    <w:p>
      <w:pPr>
        <w:pStyle w:val="ListParagraph"/>
        <w:numPr>
          <w:ilvl w:val="1"/>
          <w:numId w:val="2"/>
        </w:numPr>
        <w:spacing w:after="100"/>
        <w:jc w:val="both"/>
      </w:pPr>
      <w:r>
        <w:rPr>
          <w:b w:val="false"/>
          <w:bCs w:val="false"/>
        </w:rPr>
        <w:t xml:space="preserve">The quorum for a board meeting shall include the Investor Director (or its alternate), save that if a meeting is inquorate solely for that reason it may be adjourned and reconvened, at which reconvened meeting the presence of the Investor Director shall not be required.</w:t>
      </w:r>
    </w:p>
    <w:p>
      <w:pPr>
        <w:pStyle w:val="ListParagraph"/>
        <w:numPr>
          <w:ilvl w:val="1"/>
          <w:numId w:val="2"/>
        </w:numPr>
        <w:spacing w:after="100"/>
        <w:jc w:val="both"/>
      </w:pPr>
      <w:r>
        <w:rPr>
          <w:b w:val="false"/>
          <w:bCs w:val="false"/>
        </w:rPr>
        <w:t xml:space="preserve">The Company shall hold board meetings not less than once every two months and shall reimburse the reasonable expenses of the Investor Director.</w:t>
      </w:r>
    </w:p>
    <w:p>
      <w:pPr>
        <w:pStyle w:val="Heading1"/>
      </w:pPr>
      <w:r>
        <w:t xml:space="preserve">10. Information rights</w:t>
      </w:r>
    </w:p>
    <w:p>
      <w:pPr>
        <w:pStyle w:val="ListParagraph"/>
        <w:numPr>
          <w:ilvl w:val="1"/>
          <w:numId w:val="2"/>
        </w:numPr>
        <w:spacing w:after="100"/>
        <w:jc w:val="both"/>
      </w:pPr>
      <w:r>
        <w:rPr>
          <w:b w:val="false"/>
          <w:bCs w:val="false"/>
        </w:rPr>
        <w:t xml:space="preserve">The Company shall supply to each Investor holding not less than 3 per cent. of the issued share capital: (a) audited accounts within 120 days of each financial year end; (b) monthly management accounts within 20 Business Days of each month end; (c) an annual budget not less than 30 days before the start of each financial year; and (d) such other information as the Investor Majority may reasonably require.</w:t>
      </w:r>
    </w:p>
    <w:p>
      <w:pPr>
        <w:pStyle w:val="ListParagraph"/>
        <w:numPr>
          <w:ilvl w:val="1"/>
          <w:numId w:val="2"/>
        </w:numPr>
        <w:spacing w:after="100"/>
        <w:jc w:val="both"/>
      </w:pPr>
      <w:r>
        <w:rPr>
          <w:b w:val="false"/>
          <w:bCs w:val="false"/>
        </w:rPr>
        <w:t xml:space="preserve">Each Investor that is a fund shall be entitled to disclose information about the Company to its limited partners and prospective investors, subject to appropriate confidentiality undertakings.</w:t>
      </w:r>
    </w:p>
    <w:p>
      <w:pPr>
        <w:pStyle w:val="Heading1"/>
      </w:pPr>
      <w:r>
        <w:t xml:space="preserve">11. Founder undertakings and leaver provisions</w:t>
      </w:r>
    </w:p>
    <w:p>
      <w:pPr>
        <w:pStyle w:val="ListParagraph"/>
        <w:numPr>
          <w:ilvl w:val="1"/>
          <w:numId w:val="2"/>
        </w:numPr>
        <w:spacing w:after="100"/>
        <w:jc w:val="both"/>
      </w:pPr>
      <w:r>
        <w:rPr>
          <w:b w:val="false"/>
          <w:bCs w:val="false"/>
        </w:rPr>
        <w:t xml:space="preserve">Each Founder undertakes to devote substantially the whole of their business time and attention to the Business and not to be engaged in any competing business.</w:t>
      </w:r>
    </w:p>
    <w:p>
      <w:pPr>
        <w:pStyle w:val="ListParagraph"/>
        <w:numPr>
          <w:ilvl w:val="1"/>
          <w:numId w:val="2"/>
        </w:numPr>
        <w:spacing w:after="100"/>
        <w:jc w:val="both"/>
      </w:pPr>
      <w:r>
        <w:rPr>
          <w:b w:val="false"/>
          <w:bCs w:val="false"/>
        </w:rPr>
        <w:t xml:space="preserve">On a Founder becoming a Leaver, the leaver provisions in Schedule 5 shall apply, distinguishing between a Good Leaver and a Bad Leaver and providing for compulsory transfer of a proportion of that Founder's shares at the price determined under Schedule 5.</w:t>
      </w:r>
    </w:p>
    <w:p>
      <w:pPr>
        <w:pStyle w:val="ListParagraph"/>
        <w:numPr>
          <w:ilvl w:val="1"/>
          <w:numId w:val="2"/>
        </w:numPr>
        <w:spacing w:after="100"/>
        <w:jc w:val="both"/>
      </w:pPr>
      <w:r>
        <w:rPr>
          <w:b w:val="false"/>
          <w:bCs w:val="false"/>
        </w:rPr>
        <w:t xml:space="preserve">Each Founder confirms that all intellectual property created by them in connection with the Business has been validly assigned to the Company.</w:t>
      </w:r>
    </w:p>
    <w:p>
      <w:pPr>
        <w:pStyle w:val="Heading1"/>
      </w:pPr>
      <w:r>
        <w:t xml:space="preserve">12. Anti-dilution</w:t>
      </w:r>
    </w:p>
    <w:p>
      <w:pPr>
        <w:pStyle w:val="ListParagraph"/>
        <w:numPr>
          <w:ilvl w:val="1"/>
          <w:numId w:val="2"/>
        </w:numPr>
        <w:spacing w:after="100"/>
        <w:jc w:val="both"/>
      </w:pPr>
      <w:r>
        <w:rPr>
          <w:b w:val="false"/>
          <w:bCs w:val="false"/>
        </w:rPr>
        <w:t xml:space="preserve">If the Company issues equity securities at a price per share less than the Subscription Price (a Down Round), the conversion price of the Series C Shares shall be adjusted on a broad-based weighted average basis in accordance with the Articles.</w:t>
      </w:r>
    </w:p>
    <w:p>
      <w:pPr>
        <w:pStyle w:val="ListParagraph"/>
        <w:numPr>
          <w:ilvl w:val="1"/>
          <w:numId w:val="2"/>
        </w:numPr>
        <w:spacing w:after="100"/>
        <w:jc w:val="both"/>
      </w:pPr>
      <w:r>
        <w:rPr>
          <w:b w:val="false"/>
          <w:bCs w:val="false"/>
        </w:rPr>
        <w:t xml:space="preserve">No adjustment shall be made in respect of issues of shares under the Option Pool or any issue approved in writing by the Investor Majority as being excluded from this clause.</w:t>
      </w:r>
    </w:p>
    <w:p>
      <w:pPr>
        <w:pStyle w:val="Heading1"/>
      </w:pPr>
      <w:r>
        <w:t xml:space="preserve">13. Liquidation preference and exit</w:t>
      </w:r>
    </w:p>
    <w:p>
      <w:pPr>
        <w:pStyle w:val="ListParagraph"/>
        <w:numPr>
          <w:ilvl w:val="1"/>
          <w:numId w:val="2"/>
        </w:numPr>
        <w:spacing w:after="100"/>
        <w:jc w:val="both"/>
      </w:pPr>
      <w:r>
        <w:rPr>
          <w:b w:val="false"/>
          <w:bCs w:val="false"/>
        </w:rPr>
        <w:t xml:space="preserve">On a Liquidation Event, the proceeds shall be applied first in paying to the holders of Series C Shares an amount equal to the Subscription Price paid for their Series C Shares (a 1x non-participating preference), and thereafter the balance shall be distributed among all shareholders pro rata, provided that each holder of Series C Shares may elect to convert into ordinary shares and participate pro rata if that would yield a greater return.</w:t>
      </w:r>
    </w:p>
    <w:p>
      <w:pPr>
        <w:pStyle w:val="ListParagraph"/>
        <w:numPr>
          <w:ilvl w:val="1"/>
          <w:numId w:val="2"/>
        </w:numPr>
        <w:spacing w:after="100"/>
        <w:jc w:val="both"/>
      </w:pPr>
      <w:r>
        <w:rPr>
          <w:b w:val="false"/>
          <w:bCs w:val="false"/>
        </w:rPr>
        <w:t xml:space="preserve">A Liquidation Event includes a return of capital on a winding up, a sale of the Business, and (unless the Investor Majority elects otherwise) a Share Sale or an Asset Sale.</w:t>
      </w:r>
    </w:p>
    <w:p>
      <w:pPr>
        <w:pStyle w:val="Heading1"/>
      </w:pPr>
      <w:r>
        <w:t xml:space="preserve">14. Limitations on liability</w:t>
      </w:r>
    </w:p>
    <w:p>
      <w:pPr>
        <w:pStyle w:val="ListParagraph"/>
        <w:numPr>
          <w:ilvl w:val="1"/>
          <w:numId w:val="2"/>
        </w:numPr>
        <w:spacing w:after="100"/>
        <w:jc w:val="both"/>
      </w:pPr>
      <w:r>
        <w:rPr>
          <w:b w:val="false"/>
          <w:bCs w:val="false"/>
        </w:rPr>
        <w:t xml:space="preserve">The aggregate liability of the Warrantors in respect of all claims under the Warranties shall not exceed £55,000,000 (being an amount equal to the aggregate Subscription monies), save that the aggregate liability of each Founder shall not exceed an amount equal to </w:t>
      </w:r>
      <w:del w:id="201" w:author="Elena Marchetti (Whitfield Carter LLP)" w:date="2026-03-18T16:40:00Z">
        <w:r>
          <w:rPr>
            <w:b w:val="false"/>
            <w:bCs w:val="false"/>
          </w:rPr>
          <w:delText xml:space="preserve">two times</w:delText>
        </w:r>
      </w:del>
      <w:ins w:id="202" w:author="Elena Marchetti (Whitfield Carter LLP)" w:date="2026-03-18T16:40:00Z">
        <w:r>
          <w:rPr>
            <w:b w:val="false"/>
            <w:bCs w:val="false"/>
          </w:rPr>
          <w:t xml:space="preserve">one and three quarter times</w:t>
        </w:r>
      </w:ins>
      <w:r>
        <w:rPr>
          <w:b w:val="false"/>
          <w:bCs w:val="false"/>
        </w:rPr>
        <w:t xml:space="preserve"> the gross subscription proceeds received by that Founder in respect of his shares.</w:t>
      </w:r>
    </w:p>
    <w:p>
      <w:pPr>
        <w:pStyle w:val="ListParagraph"/>
        <w:numPr>
          <w:ilvl w:val="1"/>
          <w:numId w:val="2"/>
        </w:numPr>
        <w:spacing w:after="100"/>
        <w:jc w:val="both"/>
      </w:pPr>
      <w:r>
        <w:rPr>
          <w:b w:val="false"/>
          <w:bCs w:val="false"/>
        </w:rPr>
        <w:t xml:space="preserve">No Warrantor is liable for a Warranty claim unless the amount of that claim exceeds </w:t>
      </w:r>
      <w:del w:id="203" w:author="Elena Marchetti (Whitfield Carter LLP)" w:date="2026-03-18T16:42:00Z">
        <w:r>
          <w:rPr>
            <w:b w:val="false"/>
            <w:bCs w:val="false"/>
          </w:rPr>
          <w:delText xml:space="preserve">£25,000</w:delText>
        </w:r>
      </w:del>
      <w:ins w:id="204" w:author="Elena Marchetti (Whitfield Carter LLP)" w:date="2026-03-18T16:42:00Z">
        <w:r>
          <w:rPr>
            <w:b w:val="false"/>
            <w:bCs w:val="false"/>
          </w:rPr>
          <w:t xml:space="preserve">£30,000</w:t>
        </w:r>
      </w:ins>
      <w:r>
        <w:rPr>
          <w:b w:val="false"/>
          <w:bCs w:val="false"/>
        </w:rPr>
        <w:t xml:space="preserve">, and unless the aggregate of all claims exceeds £150,000 (in which case the whole amount is recoverable and not merely the excess).</w:t>
      </w:r>
    </w:p>
    <w:p>
      <w:pPr>
        <w:pStyle w:val="ListParagraph"/>
        <w:numPr>
          <w:ilvl w:val="1"/>
          <w:numId w:val="2"/>
        </w:numPr>
        <w:spacing w:after="100"/>
        <w:jc w:val="both"/>
      </w:pPr>
      <w:r>
        <w:rPr>
          <w:b w:val="false"/>
          <w:bCs w:val="false"/>
        </w:rPr>
        <w:t xml:space="preserve">No Warrantor is liable for any claim unless written notice of the claim is given to the Warrantors within </w:t>
      </w:r>
      <w:del w:id="205" w:author="Elena Marchetti (Whitfield Carter LLP)" w:date="2026-03-18T16:44:00Z">
        <w:r>
          <w:rPr>
            <w:b w:val="false"/>
            <w:bCs w:val="false"/>
          </w:rPr>
          <w:delText xml:space="preserve">24</w:delText>
        </w:r>
      </w:del>
      <w:ins w:id="206" w:author="Elena Marchetti (Whitfield Carter LLP)" w:date="2026-03-18T16:44:00Z">
        <w:r>
          <w:rPr>
            <w:b w:val="false"/>
            <w:bCs w:val="false"/>
          </w:rPr>
          <w:t xml:space="preserve">21</w:t>
        </w:r>
      </w:ins>
      <w:r>
        <w:rPr>
          <w:b w:val="false"/>
          <w:bCs w:val="false"/>
        </w:rPr>
        <w:t xml:space="preserve"> months of Completion in the case of a general Warranty claim, and within 7 years in the case of a Tax claim.</w:t>
      </w:r>
    </w:p>
    <w:p>
      <w:pPr>
        <w:pStyle w:val="ListParagraph"/>
        <w:numPr>
          <w:ilvl w:val="1"/>
          <w:numId w:val="2"/>
        </w:numPr>
        <w:spacing w:after="100"/>
        <w:jc w:val="both"/>
      </w:pPr>
      <w:r>
        <w:rPr>
          <w:b w:val="false"/>
          <w:bCs w:val="false"/>
        </w:rPr>
        <w:t xml:space="preserve">The Warrantors are not liable for any claim to the extent that it arises from a matter fairly disclosed in the Disclosure Letter, or is provided for in the Completion accounts, or arises from a change in law after Completion.</w:t>
      </w:r>
    </w:p>
    <w:p>
      <w:pPr>
        <w:pStyle w:val="ListParagraph"/>
        <w:numPr>
          <w:ilvl w:val="1"/>
          <w:numId w:val="2"/>
        </w:numPr>
        <w:spacing w:after="100"/>
        <w:jc w:val="both"/>
      </w:pPr>
      <w:r>
        <w:rPr>
          <w:b w:val="false"/>
          <w:bCs w:val="false"/>
        </w:rPr>
        <w:t xml:space="preserve">Nothing in this clause 14 limits the liability of any Warrantor in the case of fraud or fraudulent misrepresentation.</w:t>
      </w:r>
    </w:p>
    <w:p>
      <w:pPr>
        <w:pStyle w:val="Heading1"/>
      </w:pPr>
      <w:r>
        <w:t xml:space="preserve">15. Confidentiality and announcements</w:t>
      </w:r>
    </w:p>
    <w:p>
      <w:pPr>
        <w:pStyle w:val="ListParagraph"/>
        <w:numPr>
          <w:ilvl w:val="1"/>
          <w:numId w:val="2"/>
        </w:numPr>
        <w:spacing w:after="100"/>
        <w:jc w:val="both"/>
      </w:pPr>
      <w:r>
        <w:rPr>
          <w:b w:val="false"/>
          <w:bCs w:val="false"/>
        </w:rPr>
        <w:t xml:space="preserve">Each party shall keep confidential the terms of this Agreement and all confidential information of the Group, save as required by law or to its professional advisers.</w:t>
      </w:r>
    </w:p>
    <w:p>
      <w:pPr>
        <w:pStyle w:val="ListParagraph"/>
        <w:numPr>
          <w:ilvl w:val="1"/>
          <w:numId w:val="2"/>
        </w:numPr>
        <w:spacing w:after="100"/>
        <w:jc w:val="both"/>
      </w:pPr>
      <w:r>
        <w:rPr>
          <w:b w:val="false"/>
          <w:bCs w:val="false"/>
        </w:rPr>
        <w:t xml:space="preserve">No announcement concerning the Subscription shall be made by any party without the prior written approval of the Company and the Lead Investor (such approval not to be unreasonably withheld), except as required by law or any regulatory body.</w:t>
      </w:r>
    </w:p>
    <w:p>
      <w:pPr>
        <w:pStyle w:val="Heading1"/>
      </w:pPr>
      <w:r>
        <w:t xml:space="preserve">16. Restrictive covenants</w:t>
      </w:r>
    </w:p>
    <w:p>
      <w:pPr>
        <w:pStyle w:val="ListParagraph"/>
        <w:numPr>
          <w:ilvl w:val="1"/>
          <w:numId w:val="2"/>
        </w:numPr>
        <w:spacing w:after="100"/>
        <w:jc w:val="both"/>
      </w:pPr>
      <w:r>
        <w:rPr>
          <w:b w:val="false"/>
          <w:bCs w:val="false"/>
        </w:rPr>
        <w:t xml:space="preserve">Each Founder covenants with the Company and the Investors that he shall not, for so long as he holds shares and for </w:t>
      </w:r>
      <w:del w:id="207" w:author="Elena Marchetti (Whitfield Carter LLP)" w:date="2026-03-18T16:46:00Z">
        <w:r>
          <w:rPr>
            <w:b w:val="false"/>
            <w:bCs w:val="false"/>
          </w:rPr>
          <w:delText xml:space="preserve">12 months</w:delText>
        </w:r>
      </w:del>
      <w:ins w:id="208" w:author="Elena Marchetti (Whitfield Carter LLP)" w:date="2026-03-18T16:46:00Z">
        <w:r>
          <w:rPr>
            <w:b w:val="false"/>
            <w:bCs w:val="false"/>
          </w:rPr>
          <w:t xml:space="preserve">15 months</w:t>
        </w:r>
      </w:ins>
      <w:r>
        <w:rPr>
          <w:b w:val="false"/>
          <w:bCs w:val="false"/>
        </w:rPr>
        <w:t xml:space="preserve"> afterwards, directly or indirectly: (a) carry on or be engaged in any business competing with the Business; (b) solicit any customer or employee of the Group; or (c) use the name 'Penrose Robotics' or any confusingly similar name.</w:t>
      </w:r>
    </w:p>
    <w:p>
      <w:pPr>
        <w:pStyle w:val="ListParagraph"/>
        <w:numPr>
          <w:ilvl w:val="1"/>
          <w:numId w:val="2"/>
        </w:numPr>
        <w:spacing w:after="100"/>
        <w:jc w:val="both"/>
      </w:pPr>
      <w:r>
        <w:rPr>
          <w:b w:val="false"/>
          <w:bCs w:val="false"/>
        </w:rPr>
        <w:t xml:space="preserve">Each covenant in clause 16.1 is a separate undertaking and is considered by the parties to be reasonable and necessary to protect the legitimate interests of the Investors.</w:t>
      </w:r>
    </w:p>
    <w:p>
      <w:pPr>
        <w:pStyle w:val="Heading1"/>
      </w:pPr>
      <w:r>
        <w:t xml:space="preserve">17. General</w:t>
      </w:r>
    </w:p>
    <w:p>
      <w:pPr>
        <w:pStyle w:val="ListParagraph"/>
        <w:numPr>
          <w:ilvl w:val="1"/>
          <w:numId w:val="2"/>
        </w:numPr>
        <w:spacing w:after="100"/>
        <w:jc w:val="both"/>
      </w:pPr>
      <w:r>
        <w:rPr>
          <w:b w:val="false"/>
          <w:bCs w:val="false"/>
        </w:rPr>
        <w:t xml:space="preserve">This Agreement, the Articles and the Disclosure Letter constitute the entire agreement between the parties and supersede all prior agreements. In the event of conflict between this Agreement and the Articles, this Agreement prevails as between the shareholders.</w:t>
      </w:r>
    </w:p>
    <w:p>
      <w:pPr>
        <w:pStyle w:val="ListParagraph"/>
        <w:numPr>
          <w:ilvl w:val="1"/>
          <w:numId w:val="2"/>
        </w:numPr>
        <w:spacing w:after="100"/>
        <w:jc w:val="both"/>
      </w:pPr>
      <w:r>
        <w:rPr>
          <w:b w:val="false"/>
          <w:bCs w:val="false"/>
        </w:rPr>
        <w:t xml:space="preserve">No variation of this Agreement is effective unless in writing and signed by the Company and the Investor Majority.</w:t>
      </w:r>
    </w:p>
    <w:p>
      <w:pPr>
        <w:pStyle w:val="ListParagraph"/>
        <w:numPr>
          <w:ilvl w:val="1"/>
          <w:numId w:val="2"/>
        </w:numPr>
        <w:spacing w:after="100"/>
        <w:jc w:val="both"/>
      </w:pPr>
      <w:r>
        <w:rPr>
          <w:b w:val="false"/>
          <w:bCs w:val="false"/>
        </w:rPr>
        <w:t xml:space="preserve">A person who is not a party to this Agreement has no rights under the Contracts (Rights of Third Parties) Act 1999 to enforce any term of it.</w:t>
      </w:r>
    </w:p>
    <w:p>
      <w:pPr>
        <w:pStyle w:val="ListParagraph"/>
        <w:numPr>
          <w:ilvl w:val="1"/>
          <w:numId w:val="2"/>
        </w:numPr>
        <w:spacing w:after="100"/>
        <w:jc w:val="both"/>
      </w:pPr>
      <w:r>
        <w:rPr>
          <w:b w:val="false"/>
          <w:bCs w:val="false"/>
        </w:rP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00"/>
        <w:jc w:val="both"/>
      </w:pPr>
      <w:r>
        <w:rPr>
          <w:b w:val="false"/>
          <w:bCs w:val="false"/>
        </w:rPr>
        <w:t xml:space="preserve">The rights and obligations of each Investor are several and not joint.</w:t>
      </w:r>
    </w:p>
    <w:p>
      <w:pPr>
        <w:pStyle w:val="Heading1"/>
      </w:pPr>
      <w:r>
        <w:t xml:space="preserve">18. Notices</w:t>
      </w:r>
    </w:p>
    <w:p>
      <w:pPr>
        <w:pStyle w:val="ListParagraph"/>
        <w:numPr>
          <w:ilvl w:val="1"/>
          <w:numId w:val="2"/>
        </w:numPr>
        <w:spacing w:after="100"/>
        <w:jc w:val="both"/>
      </w:pPr>
      <w:r>
        <w:rPr>
          <w:b w:val="false"/>
          <w:bCs w:val="false"/>
        </w:rPr>
        <w:t xml:space="preserve">Any notice under this Agreement shall be in writing and delivered by hand, by pre-paid first-class post or by email to the address of the relevant party set out in Schedule 1 (or such other address as notified in writing).</w:t>
      </w:r>
    </w:p>
    <w:p>
      <w:pPr>
        <w:pStyle w:val="ListParagraph"/>
        <w:numPr>
          <w:ilvl w:val="1"/>
          <w:numId w:val="2"/>
        </w:numPr>
        <w:spacing w:after="100"/>
        <w:jc w:val="both"/>
      </w:pPr>
      <w:r>
        <w:rPr>
          <w:b w:val="false"/>
          <w:bCs w:val="false"/>
        </w:rPr>
        <w:t xml:space="preserve">A notice is deemed received: if delivered by hand, on signature of a delivery receipt; if sent by post, at 9.00 am on the second Business Day after posting; and if sent by email, at the time of transmission, subject to confirmation of delivery.</w:t>
      </w:r>
    </w:p>
    <w:p>
      <w:pPr>
        <w:pStyle w:val="Heading1"/>
      </w:pPr>
      <w:r>
        <w:t xml:space="preserve">19. Governing law and jurisdiction</w:t>
      </w:r>
    </w:p>
    <w:p>
      <w:pPr>
        <w:pStyle w:val="ListParagraph"/>
        <w:numPr>
          <w:ilvl w:val="1"/>
          <w:numId w:val="2"/>
        </w:numPr>
        <w:spacing w:after="100"/>
        <w:jc w:val="both"/>
      </w:pPr>
      <w:r>
        <w:rPr>
          <w:b w:val="false"/>
          <w:bCs w:val="false"/>
        </w:rPr>
        <w:t xml:space="preserve">This Agreement and any dispute arising out of or in connection with it are governed by and construed in accordance with the law of England and Wales.</w:t>
      </w:r>
    </w:p>
    <w:p>
      <w:pPr>
        <w:pStyle w:val="ListParagraph"/>
        <w:numPr>
          <w:ilvl w:val="1"/>
          <w:numId w:val="2"/>
        </w:numPr>
        <w:spacing w:after="100"/>
        <w:jc w:val="both"/>
      </w:pPr>
      <w:r>
        <w:rPr>
          <w:b w:val="false"/>
          <w:bCs w:val="false"/>
        </w:rPr>
        <w:t xml:space="preserve">The parties irrevocably submit to the exclusive jurisdiction of the courts of England and Wales.</w:t>
      </w:r>
    </w:p>
    <w:p>
      <w:r>
        <w:br w:type="page"/>
      </w:r>
    </w:p>
    <w:p>
      <w:pPr>
        <w:pStyle w:val="Heading1"/>
      </w:pPr>
      <w:r>
        <w:t xml:space="preserve">Schedule 1 — The Investors and subscription amounts</w:t>
      </w:r>
    </w:p>
    <w:p>
      <w:pPr>
        <w:spacing w:after="120"/>
        <w:jc w:val="left"/>
      </w:pPr>
      <w:r>
        <w:rPr>
          <w:b/>
          <w:bCs/>
          <w:i w:val="false"/>
          <w:iCs w:val="false"/>
        </w:rPr>
        <w:t xml:space="preserve">Part 2 —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Investor</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Series C Shares</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Subscription (£)</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Thornaby Growth Equity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9,399,486</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42,000,000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Westbridge Growth Capital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1,790,378</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Calderbrook Growth Partners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895,189</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Aldridge Seed 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224,471</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Total</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12,309,524</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55,000,000</w:t>
            </w:r>
          </w:p>
        </w:tc>
      </w:tr>
    </w:tbl>
    <w:p>
      <w:pPr>
        <w:spacing w:after="120"/>
        <w:jc w:val="left"/>
      </w:pPr>
      <w:r>
        <w:rPr>
          <w:b w:val="false"/>
          <w:bCs w:val="false"/>
          <w:i w:val="false"/>
          <w:iCs w:val="false"/>
        </w:rPr>
        <w:t xml:space="preserve"> </w:t>
      </w:r>
    </w:p>
    <w:p>
      <w:pPr>
        <w:spacing w:after="120"/>
        <w:jc w:val="left"/>
      </w:pPr>
      <w:r>
        <w:rPr>
          <w:b w:val="false"/>
          <w:bCs w:val="false"/>
          <w:i/>
          <w:iCs/>
        </w:rPr>
        <w:t xml:space="preserve">Part 1 — Founders: Dr Marcus Penrose; Aisha Devlin.</w:t>
      </w:r>
    </w:p>
    <w:p>
      <w:pPr>
        <w:pStyle w:val="Heading1"/>
      </w:pPr>
      <w:r>
        <w:t xml:space="preserve">Schedule 2 — Completion obligations</w:t>
      </w:r>
    </w:p>
    <w:p>
      <w:pPr>
        <w:spacing w:after="120"/>
        <w:jc w:val="left"/>
      </w:pPr>
      <w:r>
        <w:rPr>
          <w:b w:val="false"/>
          <w:bCs w:val="false"/>
          <w:i w:val="false"/>
          <w:iCs w:val="false"/>
        </w:rPr>
        <w:t xml:space="preserve">At Completion the Company shall deliver to the Lead Investor:</w:t>
      </w:r>
    </w:p>
    <w:p>
      <w:pPr>
        <w:pStyle w:val="ListParagraph"/>
        <w:numPr>
          <w:ilvl w:val="0"/>
          <w:numId w:val="3"/>
        </w:numPr>
        <w:spacing w:after="80"/>
      </w:pPr>
      <w:r>
        <w:t xml:space="preserve">certified copies of the board minutes approving the Subscription, the allotment of the Series C Shares and the adoption of the Articles;</w:t>
      </w:r>
    </w:p>
    <w:p>
      <w:pPr>
        <w:pStyle w:val="ListParagraph"/>
        <w:numPr>
          <w:ilvl w:val="0"/>
          <w:numId w:val="3"/>
        </w:numPr>
        <w:spacing w:after="80"/>
      </w:pPr>
      <w:r>
        <w:t xml:space="preserve">certified copies of the shareholder written resolutions adopting the Articles and granting allotment authority;</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share certificates for the Series C Shares in the names of the Investors;</w:t>
      </w:r>
    </w:p>
    <w:p>
      <w:pPr>
        <w:pStyle w:val="ListParagraph"/>
        <w:numPr>
          <w:ilvl w:val="0"/>
          <w:numId w:val="3"/>
        </w:numPr>
        <w:spacing w:after="80"/>
      </w:pPr>
      <w:r>
        <w:t xml:space="preserve">the updated register of members;</w:t>
      </w:r>
    </w:p>
    <w:p>
      <w:pPr>
        <w:pStyle w:val="ListParagraph"/>
        <w:numPr>
          <w:ilvl w:val="0"/>
          <w:numId w:val="3"/>
        </w:numPr>
        <w:spacing w:after="80"/>
      </w:pPr>
      <w:r>
        <w:t xml:space="preserve">the executed Investors' Rights Letter and any side letters; and</w:t>
      </w:r>
    </w:p>
    <w:p>
      <w:pPr>
        <w:pStyle w:val="ListParagraph"/>
        <w:numPr>
          <w:ilvl w:val="0"/>
          <w:numId w:val="3"/>
        </w:numPr>
        <w:spacing w:after="80"/>
      </w:pPr>
      <w:r>
        <w:t xml:space="preserve">evidence of filing of forms SH01 and the special resolution at Companies House.</w:t>
      </w:r>
    </w:p>
    <w:p>
      <w:pPr>
        <w:pStyle w:val="Heading1"/>
      </w:pPr>
      <w:r>
        <w:t xml:space="preserve">Schedule 3 — Warranties</w:t>
      </w:r>
    </w:p>
    <w:p>
      <w:pPr>
        <w:spacing w:after="120"/>
        <w:jc w:val="left"/>
      </w:pPr>
      <w:r>
        <w:rPr>
          <w:b/>
          <w:bCs/>
          <w:i w:val="false"/>
          <w:iCs w:val="false"/>
        </w:rPr>
        <w:t xml:space="preserve">1. Capacity and the Shares</w:t>
      </w:r>
    </w:p>
    <w:p>
      <w:pPr>
        <w:pStyle w:val="ListParagraph"/>
        <w:numPr>
          <w:ilvl w:val="0"/>
          <w:numId w:val="3"/>
        </w:numPr>
        <w:spacing w:after="80"/>
      </w:pPr>
      <w:r>
        <w:t xml:space="preserve">The Company is duly incorporated and validly existing under the laws of England and Wales and has full power to carry on the Business.</w:t>
      </w:r>
    </w:p>
    <w:p>
      <w:pPr>
        <w:pStyle w:val="ListParagraph"/>
        <w:numPr>
          <w:ilvl w:val="0"/>
          <w:numId w:val="3"/>
        </w:numPr>
        <w:spacing w:after="80"/>
      </w:pPr>
      <w:r>
        <w:t xml:space="preserve">The issued share capital of the Company is as set out in the cap table in the agreed form and all such shares are fully paid.</w:t>
      </w:r>
    </w:p>
    <w:p>
      <w:pPr>
        <w:pStyle w:val="ListParagraph"/>
        <w:numPr>
          <w:ilvl w:val="0"/>
          <w:numId w:val="3"/>
        </w:numPr>
        <w:spacing w:after="80"/>
      </w:pPr>
      <w:r>
        <w:t xml:space="preserve">The Series C Shares will, on allotment, be free from all encumbrances and will rank pari passu with each other.</w:t>
      </w:r>
    </w:p>
    <w:p>
      <w:pPr>
        <w:spacing w:after="120"/>
        <w:jc w:val="left"/>
      </w:pPr>
      <w:r>
        <w:rPr>
          <w:b/>
          <w:bCs/>
          <w:i w:val="false"/>
          <w:iCs w:val="false"/>
        </w:rPr>
        <w:t xml:space="preserve">2.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 and were prepared in accordance with applicable accounting standards.</w:t>
      </w:r>
    </w:p>
    <w:p>
      <w:pPr>
        <w:pStyle w:val="ListParagraph"/>
        <w:numPr>
          <w:ilvl w:val="0"/>
          <w:numId w:val="3"/>
        </w:numPr>
        <w:spacing w:after="80"/>
      </w:pPr>
      <w:r>
        <w:t xml:space="preserve">Since the accounts date there has been no material adverse change in the financial or trading position of the Group.</w:t>
      </w:r>
    </w:p>
    <w:p>
      <w:pPr>
        <w:pStyle w:val="ListParagraph"/>
        <w:numPr>
          <w:ilvl w:val="0"/>
          <w:numId w:val="3"/>
        </w:numPr>
        <w:spacing w:after="80"/>
      </w:pPr>
      <w:r>
        <w:t xml:space="preserve">The Company has no borrowings other than those fairly disclosed in the Disclosure Letter.</w:t>
      </w:r>
    </w:p>
    <w:p>
      <w:pPr>
        <w:spacing w:after="120"/>
        <w:jc w:val="left"/>
      </w:pPr>
      <w:r>
        <w:rPr>
          <w:b/>
          <w:bCs/>
          <w:i w:val="false"/>
          <w:iCs w:val="false"/>
        </w:rPr>
        <w:t xml:space="preserve">3. Intellectual property and data</w:t>
      </w:r>
    </w:p>
    <w:p>
      <w:pPr>
        <w:pStyle w:val="ListParagraph"/>
        <w:numPr>
          <w:ilvl w:val="0"/>
          <w:numId w:val="3"/>
        </w:numPr>
        <w:spacing w:after="80"/>
      </w:pPr>
      <w:r>
        <w:t xml:space="preserve">The Group owns or is licensed to use all intellectual property necessary to carry on the Business as currently conducted.</w:t>
      </w:r>
    </w:p>
    <w:p>
      <w:pPr>
        <w:pStyle w:val="ListParagraph"/>
        <w:numPr>
          <w:ilvl w:val="0"/>
          <w:numId w:val="3"/>
        </w:numPr>
        <w:spacing w:after="80"/>
      </w:pPr>
      <w:r>
        <w:t xml:space="preserve">So far as the Warrantors are aware, the activities of the Group do not infringe the intellectual property rights of any third party.</w:t>
      </w:r>
    </w:p>
    <w:p>
      <w:pPr>
        <w:pStyle w:val="ListParagraph"/>
        <w:numPr>
          <w:ilvl w:val="0"/>
          <w:numId w:val="3"/>
        </w:numPr>
        <w:spacing w:after="80"/>
      </w:pPr>
      <w:r>
        <w:t xml:space="preserve">The Group complies in all material respects with applicable data protection legislation, including the UK GDPR.</w:t>
      </w:r>
    </w:p>
    <w:p>
      <w:pPr>
        <w:spacing w:after="120"/>
        <w:jc w:val="left"/>
      </w:pPr>
      <w:r>
        <w:rPr>
          <w:b/>
          <w:bCs/>
          <w:i w:val="false"/>
          <w:iCs w:val="false"/>
        </w:rPr>
        <w:t xml:space="preserve">4. Contracts, litigation and compliance</w:t>
      </w:r>
    </w:p>
    <w:p>
      <w:pPr>
        <w:pStyle w:val="ListParagraph"/>
        <w:numPr>
          <w:ilvl w:val="0"/>
          <w:numId w:val="3"/>
        </w:numPr>
        <w:spacing w:after="80"/>
      </w:pPr>
      <w:r>
        <w:t xml:space="preserve">No Group Company is engaged in any litigation, arbitration or regulatory proceedings which are material to the Business, and so far as the Warrantors are aware none is threatened.</w:t>
      </w:r>
    </w:p>
    <w:p>
      <w:pPr>
        <w:pStyle w:val="ListParagraph"/>
        <w:numPr>
          <w:ilvl w:val="0"/>
          <w:numId w:val="3"/>
        </w:numPr>
        <w:spacing w:after="80"/>
      </w:pPr>
      <w:r>
        <w:t xml:space="preserve">Each material contract of the Group is valid and binding and no counterparty has given notice of termination.</w:t>
      </w:r>
    </w:p>
    <w:p>
      <w:pPr>
        <w:pStyle w:val="ListParagraph"/>
        <w:numPr>
          <w:ilvl w:val="0"/>
          <w:numId w:val="3"/>
        </w:numPr>
        <w:spacing w:after="80"/>
      </w:pPr>
      <w:r>
        <w:t xml:space="preserve">Each Group Company has conducted the Business in all material respects in accordance with applicable laws.</w:t>
      </w:r>
    </w:p>
    <w:p>
      <w:pPr>
        <w:spacing w:after="120"/>
        <w:jc w:val="left"/>
      </w:pPr>
      <w:r>
        <w:rPr>
          <w:b/>
          <w:bCs/>
          <w:i w:val="false"/>
          <w:iCs w:val="false"/>
        </w:rPr>
        <w:t xml:space="preserve">5. Employees and pensions</w:t>
      </w:r>
    </w:p>
    <w:p>
      <w:pPr>
        <w:pStyle w:val="ListParagraph"/>
        <w:numPr>
          <w:ilvl w:val="0"/>
          <w:numId w:val="3"/>
        </w:numPr>
        <w:spacing w:after="80"/>
      </w:pPr>
      <w:r>
        <w:t xml:space="preserve">The Disclosure Letter sets out the material terms of employment of each senior employee.</w:t>
      </w:r>
    </w:p>
    <w:p>
      <w:pPr>
        <w:pStyle w:val="ListParagraph"/>
        <w:numPr>
          <w:ilvl w:val="0"/>
          <w:numId w:val="3"/>
        </w:numPr>
        <w:spacing w:after="80"/>
      </w:pPr>
      <w:r>
        <w:t xml:space="preserve">No Group Company operates any defined benefit pension scheme.</w:t>
      </w:r>
    </w:p>
    <w:p>
      <w:pPr>
        <w:spacing w:after="120"/>
        <w:jc w:val="left"/>
      </w:pPr>
      <w:r>
        <w:rPr>
          <w:b/>
          <w:bCs/>
          <w:i w:val="false"/>
          <w:iCs w:val="false"/>
        </w:rPr>
        <w:t xml:space="preserve">6. Tax</w:t>
      </w:r>
    </w:p>
    <w:p>
      <w:pPr>
        <w:pStyle w:val="ListParagraph"/>
        <w:numPr>
          <w:ilvl w:val="0"/>
          <w:numId w:val="3"/>
        </w:numPr>
        <w:spacing w:after="80"/>
      </w:pPr>
      <w:r>
        <w:t xml:space="preserve">Each Group Company has duly and punctually paid all Tax which it has become liable to pay and has made all returns required within applicable time limits.</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4 — Consent matters</w:t>
      </w:r>
    </w:p>
    <w:p>
      <w:pPr>
        <w:spacing w:after="120"/>
        <w:jc w:val="left"/>
      </w:pPr>
      <w:r>
        <w:rPr>
          <w:b w:val="false"/>
          <w:bCs w:val="false"/>
          <w:i w:val="false"/>
          <w:iCs w:val="false"/>
        </w:rPr>
        <w:t xml:space="preserve">The following require the prior written consent of the Investor Majority (those marked * also require the consent of the Lead Investor):</w:t>
      </w:r>
    </w:p>
    <w:p>
      <w:pPr>
        <w:pStyle w:val="ListParagraph"/>
        <w:numPr>
          <w:ilvl w:val="0"/>
          <w:numId w:val="3"/>
        </w:numPr>
        <w:spacing w:after="80"/>
      </w:pPr>
      <w:r>
        <w:t xml:space="preserve">any alteration to the Articles or the rights attaching to any class of shares; *</w:t>
      </w:r>
    </w:p>
    <w:p>
      <w:pPr>
        <w:pStyle w:val="ListParagraph"/>
        <w:numPr>
          <w:ilvl w:val="0"/>
          <w:numId w:val="3"/>
        </w:numPr>
        <w:spacing w:after="80"/>
      </w:pPr>
      <w:r>
        <w:t xml:space="preserve">any issue, redemption or buy-back of shares or the creation of any option (other than under the Option Pool);</w:t>
      </w:r>
    </w:p>
    <w:p>
      <w:pPr>
        <w:pStyle w:val="ListParagraph"/>
        <w:numPr>
          <w:ilvl w:val="0"/>
          <w:numId w:val="3"/>
        </w:numPr>
        <w:spacing w:after="80"/>
      </w:pPr>
      <w:r>
        <w:t xml:space="preserve">any change to the size or composition of the board;</w:t>
      </w:r>
    </w:p>
    <w:p>
      <w:pPr>
        <w:pStyle w:val="ListParagraph"/>
        <w:numPr>
          <w:ilvl w:val="0"/>
          <w:numId w:val="3"/>
        </w:numPr>
        <w:spacing w:after="80"/>
      </w:pPr>
      <w:r>
        <w:t xml:space="preserve">the incurring of borrowings exceeding £2,000,000 in aggregate; *</w:t>
      </w:r>
    </w:p>
    <w:p>
      <w:pPr>
        <w:pStyle w:val="ListParagraph"/>
        <w:numPr>
          <w:ilvl w:val="0"/>
          <w:numId w:val="3"/>
        </w:numPr>
        <w:spacing w:after="80"/>
      </w:pPr>
      <w:r>
        <w:t xml:space="preserve">the sale, transfer or licensing of any material intellectual property of the Group; *</w:t>
      </w:r>
    </w:p>
    <w:p>
      <w:pPr>
        <w:pStyle w:val="ListParagraph"/>
        <w:numPr>
          <w:ilvl w:val="0"/>
          <w:numId w:val="3"/>
        </w:numPr>
        <w:spacing w:after="80"/>
      </w:pPr>
      <w:r>
        <w:t xml:space="preserve">the entry into any transaction with a Founder or connected person otherwise than at arm's length;</w:t>
      </w:r>
    </w:p>
    <w:p>
      <w:pPr>
        <w:pStyle w:val="ListParagraph"/>
        <w:numPr>
          <w:ilvl w:val="0"/>
          <w:numId w:val="3"/>
        </w:numPr>
        <w:spacing w:after="80"/>
      </w:pPr>
      <w:r>
        <w:t xml:space="preserve">any material change to the nature of the Business;</w:t>
      </w:r>
    </w:p>
    <w:p>
      <w:pPr>
        <w:pStyle w:val="ListParagraph"/>
        <w:numPr>
          <w:ilvl w:val="0"/>
          <w:numId w:val="3"/>
        </w:numPr>
        <w:spacing w:after="80"/>
      </w:pPr>
      <w:r>
        <w:t xml:space="preserve">the commencement of any winding up, administration or other insolvency process;</w:t>
      </w:r>
    </w:p>
    <w:p>
      <w:pPr>
        <w:pStyle w:val="ListParagraph"/>
        <w:numPr>
          <w:ilvl w:val="0"/>
          <w:numId w:val="3"/>
        </w:numPr>
        <w:spacing w:after="80"/>
      </w:pPr>
      <w:r>
        <w:t xml:space="preserve">the approval or material amendment of the annual budget;</w:t>
      </w:r>
    </w:p>
    <w:p>
      <w:pPr>
        <w:pStyle w:val="ListParagraph"/>
        <w:numPr>
          <w:ilvl w:val="0"/>
          <w:numId w:val="3"/>
        </w:numPr>
        <w:spacing w:after="80"/>
      </w:pPr>
      <w:r>
        <w:t xml:space="preserve">the appointment or removal of the Company's auditors.</w:t>
      </w:r>
    </w:p>
    <w:p>
      <w:pPr>
        <w:pStyle w:val="Heading1"/>
      </w:pPr>
      <w:r>
        <w:t xml:space="preserve">Schedule 5 — Leaver provisions</w:t>
      </w:r>
    </w:p>
    <w:p>
      <w:pPr>
        <w:pStyle w:val="ListParagraph"/>
        <w:numPr>
          <w:ilvl w:val="0"/>
          <w:numId w:val="2"/>
        </w:numPr>
        <w:spacing w:after="100"/>
        <w:jc w:val="both"/>
      </w:pPr>
      <w:r>
        <w:rPr>
          <w:b w:val="false"/>
          <w:bCs w:val="false"/>
        </w:rPr>
        <w:t xml:space="preserve">A Good Leaver is a Leaver who ceases employment by reason of death, permanent incapacity, retirement at normal retirement age, or being a Founder whom the board (including the Investor Director) determines to be a Good Leaver.</w:t>
      </w:r>
    </w:p>
    <w:p>
      <w:pPr>
        <w:pStyle w:val="ListParagraph"/>
        <w:numPr>
          <w:ilvl w:val="0"/>
          <w:numId w:val="2"/>
        </w:numPr>
        <w:spacing w:after="100"/>
        <w:jc w:val="both"/>
      </w:pPr>
      <w:r>
        <w:rPr>
          <w:b w:val="false"/>
          <w:bCs w:val="false"/>
        </w:rPr>
        <w:t xml:space="preserve">A Bad Leaver is any Leaver who is not a Good Leaver, including a Leaver who is dismissed for cause or who resigns in breach of his service agreement.</w:t>
      </w:r>
    </w:p>
    <w:p>
      <w:pPr>
        <w:pStyle w:val="ListParagraph"/>
        <w:numPr>
          <w:ilvl w:val="0"/>
          <w:numId w:val="2"/>
        </w:numPr>
        <w:spacing w:after="100"/>
        <w:jc w:val="both"/>
      </w:pPr>
      <w:r>
        <w:rPr>
          <w:b w:val="false"/>
          <w:bCs w:val="false"/>
        </w:rPr>
        <w:t xml:space="preserve">A Good Leaver shall be required to transfer such proportion of his shares as remain unvested under the four-year vesting schedule, at the higher of cost and fair value.</w:t>
      </w:r>
    </w:p>
    <w:p>
      <w:pPr>
        <w:pStyle w:val="ListParagraph"/>
        <w:numPr>
          <w:ilvl w:val="0"/>
          <w:numId w:val="2"/>
        </w:numPr>
        <w:spacing w:after="100"/>
        <w:jc w:val="both"/>
      </w:pPr>
      <w:r>
        <w:rPr>
          <w:b w:val="false"/>
          <w:bCs w:val="false"/>
        </w:rPr>
        <w:t xml:space="preserve">A Bad Leaver shall be required to transfer all of his shares at the lower of cost and fair value.</w:t>
      </w:r>
    </w:p>
    <w:p>
      <w:pPr>
        <w:pStyle w:val="ListParagraph"/>
        <w:numPr>
          <w:ilvl w:val="0"/>
          <w:numId w:val="2"/>
        </w:numPr>
        <w:spacing w:after="100"/>
        <w:jc w:val="both"/>
      </w:pPr>
      <w:r>
        <w:rPr>
          <w:b w:val="false"/>
          <w:bCs w:val="false"/>
        </w:rPr>
        <w:t xml:space="preserve">Vesting accrues monthly over 48 months from each Founder's commencement date, with a 12-month cliff already satisfied as at the date of this Agreement.</w:t>
      </w:r>
    </w:p>
    <w:p>
      <w:r>
        <w:br w:type="page"/>
      </w:r>
    </w:p>
    <w:p>
      <w:pPr>
        <w:pStyle w:val="Heading1"/>
      </w:pPr>
      <w:r>
        <w:t xml:space="preserve">Execution</w:t>
      </w:r>
    </w:p>
    <w:p>
      <w:pPr>
        <w:spacing w:after="120"/>
        <w:jc w:val="left"/>
      </w:pPr>
      <w:r>
        <w:rPr>
          <w:b/>
          <w:bCs/>
          <w:i w:val="false"/>
          <w:iCs w:val="false"/>
        </w:rPr>
        <w:t xml:space="preserve">EXECUTED as an AGREEMENT by the parties on the date first stated above.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Penrose Robotics Limited</w:t>
      </w:r>
    </w:p>
    <w:p>
      <w:pPr>
        <w:spacing w:after="120"/>
        <w:jc w:val="left"/>
      </w:pPr>
      <w:r>
        <w:rPr>
          <w:b w:val="false"/>
          <w:bCs w:val="false"/>
          <w:i w:val="false"/>
          <w:iCs w:val="false"/>
        </w:rPr>
        <w:t xml:space="preserve">Director: ......................................   Dr Marcus Penrose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by the Founder Dr Marcus Penrose: ......................................</w:t>
      </w:r>
    </w:p>
    <w:p>
      <w:pPr>
        <w:spacing w:after="120"/>
        <w:jc w:val="left"/>
      </w:pPr>
      <w:r>
        <w:rPr>
          <w:b w:val="false"/>
          <w:bCs w:val="false"/>
          <w:i w:val="false"/>
          <w:iCs w:val="false"/>
        </w:rPr>
        <w:t xml:space="preserve">Signed by the Founder Aisha Devlin: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Thornaby Growth Equity LLP</w:t>
      </w:r>
    </w:p>
    <w:p>
      <w:pPr>
        <w:spacing w:after="120"/>
        <w:jc w:val="left"/>
      </w:pPr>
      <w:r>
        <w:rPr>
          <w:b w:val="false"/>
          <w:bCs w:val="false"/>
          <w:i w:val="false"/>
          <w:iCs w:val="false"/>
        </w:rPr>
        <w:t xml:space="preserve">Authorised signatory: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Westbridge Growth Capital LLP, Calderbrook Growth Partners LLP and Aldridge Seed LP (each by its authorised signatory).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Series C Subscription Agreement — Draft v1</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2026-06-30T21:47:38.586Z</dcterms:created>
  <dcterms:modified xsi:type="dcterms:W3CDTF">2026-06-30T21:47:38.586Z</dcterms:modified>
</cp:coreProperties>
</file>

<file path=docProps/custom.xml><?xml version="1.0" encoding="utf-8"?>
<Properties xmlns="http://schemas.openxmlformats.org/officeDocument/2006/custom-properties" xmlns:vt="http://schemas.openxmlformats.org/officeDocument/2006/docPropsVTypes"/>
</file>