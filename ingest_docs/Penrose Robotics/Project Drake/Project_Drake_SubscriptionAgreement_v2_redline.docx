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64"/>
        <w:jc w:val="center"/>
      </w:pPr>
      <w:r>
        <w:rPr>
          <w:b/>
          <w:bCs/>
        </w:rPr>
        <w:t xml:space="preserve">DATED 14 NOVEMBER 2025</w:t>
      </w:r>
    </w:p>
    <w:p>
      <w:pPr>
        <w:spacing w:after="60" w:line="264"/>
        <w:jc w:val="center"/>
      </w:pPr>
      <w:r>
        <w:rPr>
          <w:b/>
          <w:bCs/>
        </w:rPr>
        <w:t xml:space="preserve">(1)  PENROSE ROBOTICS LIMITED</w:t>
      </w:r>
    </w:p>
    <w:p>
      <w:pPr>
        <w:spacing w:after="60" w:line="264"/>
        <w:jc w:val="center"/>
      </w:pPr>
      <w:r>
        <w:rPr>
          <w:b/>
          <w:bCs/>
        </w:rPr>
        <w:t xml:space="preserve">(2)  THE FOUNDERS</w:t>
      </w:r>
    </w:p>
    <w:p>
      <w:pPr>
        <w:spacing w:after="360" w:line="264"/>
        <w:jc w:val="center"/>
      </w:pPr>
      <w:r>
        <w:rPr>
          <w:b/>
          <w:bCs/>
        </w:rPr>
        <w:t xml:space="preserve">(3)  THE INVESTORS</w:t>
      </w:r>
    </w:p>
    <w:p>
      <w:pPr>
        <w:spacing w:after="120" w:line="264"/>
        <w:jc w:val="center"/>
      </w:pPr>
      <w:r>
        <w:rPr>
          <w:b/>
          <w:bCs/>
          <w:sz w:val="30"/>
          <w:szCs w:val="30"/>
        </w:rPr>
        <w:t xml:space="preserve">SUBSCRIPTION AND SHAREHOLDERS’ AGREEMENT</w:t>
      </w:r>
    </w:p>
    <w:p>
      <w:pPr>
        <w:spacing w:after="480" w:line="264"/>
        <w:jc w:val="center"/>
      </w:pPr>
      <w:r>
        <w:rPr>
          <w:i/>
          <w:iCs/>
          <w:sz w:val="22"/>
          <w:szCs w:val="22"/>
        </w:rPr>
        <w:t xml:space="preserve">relating to the Series A financing of Penrose Robotics Limited</w:t>
      </w:r>
    </w:p>
    <w:p>
      <w:pPr>
        <w:spacing w:after="60" w:line="264"/>
        <w:jc w:val="center"/>
      </w:pPr>
      <w:r>
        <w:rPr>
          <w:b/>
          <w:bCs/>
        </w:rPr>
        <w:t xml:space="preserve">Whitfield Carter LLP</w:t>
      </w:r>
      <w:r>
        <w:t xml:space="preserve">
22 Bishopsgate, London EC2N 4BQ</w:t>
      </w:r>
    </w:p>
    <w:p>
      <w:pPr>
        <w:spacing w:after="120" w:line="264"/>
        <w:jc w:val="center"/>
      </w:pPr>
      <w:r>
        <w:t xml:space="preserve">Ref: SW/JO/DRAKE/0011  |  DRAFT v2 — Investor mark-up (Birchall Stone), 15 October 2025</w:t>
      </w:r>
    </w:p>
    <w:p>
      <w:pPr>
        <w:pageBreakBefore/>
        <w:spacing w:after="120" w:line="264"/>
      </w:pPr>
      <w:r>
        <w:rPr>
          <w:b/>
          <w:bCs/>
        </w:rPr>
        <w:t xml:space="preserve">THIS AGREEMENT</w:t>
      </w:r>
      <w:r>
        <w:t xml:space="preserve"> is made on 14 November 2025</w:t>
      </w:r>
    </w:p>
    <w:p>
      <w:pPr>
        <w:spacing w:after="120" w:line="264"/>
      </w:pPr>
      <w:r>
        <w:rPr>
          <w:b/>
          <w:bCs/>
        </w:rPr>
        <w:t xml:space="preserve">PARTIES</w:t>
      </w:r>
    </w:p>
    <w:p>
      <w:pPr>
        <w:tabs>
          <w:tab w:val="1" w:pos="620"/>
        </w:tabs>
        <w:spacing w:after="100" w:line="264"/>
        <w:ind w:left="620" w:hanging="620"/>
      </w:pPr>
      <w:r>
        <w:t>(1)	PENROSE ROBOTICS LIMITED, a company incorporated in England and Wales with registered number 12648931 whose registered office is at 3rd Floor, Veridian House, 84–90 St John Street, London EC1M 4EH (the “Company”);</w:t>
      </w:r>
    </w:p>
    <w:p>
      <w:pPr>
        <w:tabs>
          <w:tab w:val="1" w:pos="620"/>
        </w:tabs>
        <w:spacing w:after="100" w:line="264"/>
        <w:ind w:left="620" w:hanging="620"/>
      </w:pPr>
      <w:r>
        <w:t>(2)	THE PERSONS whose names and addresses are set out in Schedule 1 (the “Founders” and each a “Founder”); and</w:t>
      </w:r>
    </w:p>
    <w:p>
      <w:pPr>
        <w:tabs>
          <w:tab w:val="1" w:pos="620"/>
        </w:tabs>
        <w:spacing w:after="100" w:line="264"/>
        <w:ind w:left="620" w:hanging="620"/>
      </w:pPr>
      <w:r>
        <w:t>(3)	THE PERSONS whose names and addresses are set out in Schedule 2 (the “Investors” and each an “Investor”).</w:t>
      </w:r>
    </w:p>
    <w:p>
      <w:pPr>
        <w:spacing w:after="120" w:before="160" w:line="264"/>
      </w:pPr>
      <w:r>
        <w:rPr>
          <w:b/>
          <w:bCs/>
        </w:rPr>
        <w:t xml:space="preserve">BACKGROUND</w:t>
      </w:r>
    </w:p>
    <w:p>
      <w:pPr>
        <w:tabs>
          <w:tab w:val="1" w:pos="620"/>
        </w:tabs>
        <w:spacing w:after="100" w:line="264"/>
        <w:ind w:left="620" w:hanging="620"/>
      </w:pPr>
      <w:r>
        <w:t>(A)	The Company is a private company limited by shares and develops autonomous mobile robots and fleet-orchestration software for warehouse and intralogistics operations.</w:t>
      </w:r>
    </w:p>
    <w:p>
      <w:pPr>
        <w:tabs>
          <w:tab w:val="1" w:pos="620"/>
        </w:tabs>
        <w:spacing w:after="100" w:line="264"/>
        <w:ind w:left="620" w:hanging="620"/>
      </w:pPr>
      <w:r>
        <w:t>(B)	Immediately prior to Completion the issued share capital of the Company is as set out in Part 1 of Schedule 3.</w:t>
      </w:r>
    </w:p>
    <w:p>
      <w:pPr>
        <w:tabs>
          <w:tab w:val="1" w:pos="620"/>
        </w:tabs>
        <w:spacing w:after="100" w:line="264"/>
        <w:ind w:left="620" w:hanging="620"/>
      </w:pPr>
      <w:r>
        <w:t>(C)	The Investors have agreed to subscribe for, and the Company has agreed to allot and issue, the Series A Shares on and subject to the terms of this Agreement, and the parties have agreed that their respective rights as shareholders shall be regulated by this Agreement and the Articles.</w:t>
      </w:r>
    </w:p>
    <w:p>
      <w:pPr>
        <w:tabs>
          <w:tab w:val="1" w:pos="620"/>
        </w:tabs>
        <w:spacing w:after="80" w:before="220" w:line="264"/>
      </w:pPr>
      <w:r>
        <w:rPr>
          <w:b/>
          <w:bCs/>
        </w:rPr>
        <w:t>1.	DEFINITIONS AND INTERPRETATION</w:t>
      </w:r>
    </w:p>
    <w:p>
      <w:pPr>
        <w:tabs>
          <w:tab w:val="1" w:pos="620"/>
        </w:tabs>
        <w:spacing w:after="100" w:line="264"/>
        <w:ind w:left="620" w:hanging="620"/>
      </w:pPr>
      <w:r>
        <w:t>1.1	In this Agreement, unless the context otherwise requires, the following definitions apply:</w:t>
      </w:r>
    </w:p>
    <w:p>
      <w:pPr>
        <w:spacing w:after="90" w:line="264"/>
        <w:ind w:left="620" w:hanging="620"/>
      </w:pPr>
      <w:r>
        <w:rPr>
          <w:b/>
          <w:bCs/>
        </w:rPr>
        <w:t xml:space="preserve">“Articles”</w:t>
      </w:r>
      <w:r>
        <w:t xml:space="preserve"> the articles of association of the Company in the agreed form to be adopted at Completion;</w:t>
      </w:r>
    </w:p>
    <w:p>
      <w:pPr>
        <w:spacing w:after="90" w:line="264"/>
        <w:ind w:left="620" w:hanging="620"/>
      </w:pPr>
      <w:r>
        <w:rPr>
          <w:b/>
          <w:bCs/>
        </w:rPr>
        <w:t xml:space="preserve">“Business Day”</w:t>
      </w:r>
      <w:r>
        <w:t xml:space="preserve"> a day other than a Saturday, Sunday or public holiday in England when banks in London are open for business;</w:t>
      </w:r>
    </w:p>
    <w:p>
      <w:pPr>
        <w:spacing w:after="90" w:line="264"/>
        <w:ind w:left="620" w:hanging="620"/>
      </w:pPr>
      <w:r>
        <w:rPr>
          <w:b/>
          <w:bCs/>
        </w:rPr>
        <w:t xml:space="preserve">“Completion”</w:t>
      </w:r>
      <w:r>
        <w:t xml:space="preserve"> completion of the subscription for the Series A Shares in accordance with clause 4;</w:t>
      </w:r>
    </w:p>
    <w:p>
      <w:pPr>
        <w:spacing w:after="90" w:line="264"/>
        <w:ind w:left="620" w:hanging="620"/>
      </w:pPr>
      <w:r>
        <w:rPr>
          <w:b/>
          <w:bCs/>
        </w:rPr>
        <w:t xml:space="preserve">“Completion Date”</w:t>
      </w:r>
      <w:r>
        <w:t xml:space="preserve"> the date of this Agreement or such other date as the Company and the Lead Investor may agree;</w:t>
      </w:r>
    </w:p>
    <w:p>
      <w:pPr>
        <w:spacing w:after="90" w:line="264"/>
        <w:ind w:left="620" w:hanging="620"/>
      </w:pPr>
      <w:r>
        <w:rPr>
          <w:b/>
          <w:bCs/>
        </w:rPr>
        <w:t xml:space="preserve">“Disclosure Letter”</w:t>
      </w:r>
      <w:r>
        <w:t xml:space="preserve"> the letter of the same date as this Agreement from the Warrantors to the Investors disclosing matters in relation to the Warranties;</w:t>
      </w:r>
    </w:p>
    <w:p>
      <w:pPr>
        <w:spacing w:after="90" w:line="264"/>
        <w:ind w:left="620" w:hanging="620"/>
      </w:pPr>
      <w:r>
        <w:rPr>
          <w:b/>
          <w:bCs/>
        </w:rPr>
        <w:t xml:space="preserve">“Founders”</w:t>
      </w:r>
      <w:r>
        <w:t xml:space="preserve"> the persons named in Schedule 1, being Dr Marcus Penrose and Aisha Devlin;</w:t>
      </w:r>
    </w:p>
    <w:p>
      <w:pPr>
        <w:spacing w:after="90" w:line="264"/>
        <w:ind w:left="620" w:hanging="620"/>
      </w:pPr>
      <w:r>
        <w:rPr>
          <w:b/>
          <w:bCs/>
        </w:rPr>
        <w:t xml:space="preserve">“Investor Director”</w:t>
      </w:r>
      <w:r>
        <w:t xml:space="preserve"> any director appointed to the Board by the Lead Investor under clause 6;</w:t>
      </w:r>
    </w:p>
    <w:p>
      <w:pPr>
        <w:spacing w:after="90" w:line="264"/>
        <w:ind w:left="620" w:hanging="620"/>
      </w:pPr>
      <w:r>
        <w:rPr>
          <w:b/>
          <w:bCs/>
        </w:rPr>
        <w:t xml:space="preserve">“Investor Majority”</w:t>
      </w:r>
      <w:r>
        <w:t xml:space="preserve"> the holders of more than 50% in nominal value of the Series A Shares for the time being in issue;</w:t>
      </w:r>
    </w:p>
    <w:p>
      <w:pPr>
        <w:spacing w:after="90" w:line="264"/>
        <w:ind w:left="620" w:hanging="620"/>
      </w:pPr>
      <w:r>
        <w:rPr>
          <w:b/>
          <w:bCs/>
        </w:rPr>
        <w:t xml:space="preserve">“Investment Agreement / this Agreement”</w:t>
      </w:r>
      <w:r>
        <w:t xml:space="preserve"> this subscription and shareholders’ agreement, including its schedules;</w:t>
      </w:r>
    </w:p>
    <w:p>
      <w:pPr>
        <w:spacing w:after="90" w:line="264"/>
        <w:ind w:left="620" w:hanging="620"/>
      </w:pPr>
      <w:r>
        <w:rPr>
          <w:b/>
          <w:bCs/>
        </w:rPr>
        <w:t xml:space="preserve">“Issue Price”</w:t>
      </w:r>
      <w:r>
        <w:t xml:space="preserve"> £8.00 per Series A Share;</w:t>
      </w:r>
    </w:p>
    <w:p>
      <w:pPr>
        <w:spacing w:after="90" w:line="264"/>
        <w:ind w:left="620" w:hanging="620"/>
      </w:pPr>
      <w:r>
        <w:rPr>
          <w:b/>
          <w:bCs/>
        </w:rPr>
        <w:t xml:space="preserve">“Series A Shares”</w:t>
      </w:r>
      <w:r>
        <w:t xml:space="preserve"> the series A preferred shares of £0.0001 each in the capital of the Company having the rights set out in the Articles;</w:t>
      </w:r>
    </w:p>
    <w:p>
      <w:pPr>
        <w:spacing w:after="90" w:line="264"/>
        <w:ind w:left="620" w:hanging="620"/>
      </w:pPr>
      <w:r>
        <w:rPr>
          <w:b/>
          <w:bCs/>
        </w:rPr>
        <w:t xml:space="preserve">“Subscription Amount”</w:t>
      </w:r>
      <w:r>
        <w:t xml:space="preserve"> £8,000,000, being the aggregate amount payable by the Investors for the Series A Shares;</w:t>
      </w:r>
    </w:p>
    <w:p>
      <w:pPr>
        <w:spacing w:after="90" w:line="264"/>
        <w:ind w:left="620" w:hanging="620"/>
      </w:pPr>
      <w:r>
        <w:rPr>
          <w:b/>
          <w:bCs/>
        </w:rPr>
        <w:t xml:space="preserve">“Warranties”</w:t>
      </w:r>
      <w:r>
        <w:t xml:space="preserve"> the warranties set out in clause 9 and Schedule 4;</w:t>
      </w:r>
    </w:p>
    <w:p>
      <w:pPr>
        <w:spacing w:after="90" w:line="264"/>
        <w:ind w:left="620" w:hanging="620"/>
      </w:pPr>
      <w:r>
        <w:rPr>
          <w:b/>
          <w:bCs/>
        </w:rPr>
        <w:t xml:space="preserve">“Warrantors”</w:t>
      </w:r>
      <w:r>
        <w:t xml:space="preserve"> the Company and the Founders, who give the Warranties subject to clause 10;</w:t>
      </w:r>
    </w:p>
    <w:p>
      <w:pPr>
        <w:tabs>
          <w:tab w:val="1" w:pos="620"/>
        </w:tabs>
        <w:spacing w:after="100" w:line="264"/>
        <w:ind w:left="620" w:hanging="620"/>
      </w:pPr>
      <w:r>
        <w:t>1.2	Clause, Schedule and paragraph headings do not affect interpretation. References to clauses and Schedules are to clauses of, and Schedules to, this Agreement. A reference to a statute or statutory provision is a reference to it as amended, extended or re-enacted from time to time.</w:t>
      </w:r>
    </w:p>
    <w:p>
      <w:pPr>
        <w:tabs>
          <w:tab w:val="1" w:pos="620"/>
        </w:tabs>
        <w:spacing w:after="100" w:line="264"/>
        <w:ind w:left="620" w:hanging="620"/>
      </w:pPr>
      <w:r>
        <w:t>1.3	Words in the singular include the plural and vice versa, and a reference to one gender includes a reference to the other genders. Any words following the terms “including”, “include” or “in particular” are illustrative and do not limit the words preceding them.</w:t>
      </w:r>
    </w:p>
    <w:p>
      <w:pPr>
        <w:tabs>
          <w:tab w:val="1" w:pos="620"/>
        </w:tabs>
        <w:spacing w:after="80" w:before="220" w:line="264"/>
      </w:pPr>
      <w:r>
        <w:rPr>
          <w:b/>
          <w:bCs/>
        </w:rPr>
        <w:t>2.	SUBSCRIPTION FOR SERIES A SHARES</w:t>
      </w:r>
    </w:p>
    <w:p>
      <w:pPr>
        <w:tabs>
          <w:tab w:val="1" w:pos="620"/>
        </w:tabs>
        <w:spacing w:after="100" w:line="264"/>
        <w:ind w:left="620" w:hanging="620"/>
      </w:pPr>
      <w:r>
        <w:t>2.1	Subject to the terms of this Agreement, at Completion each Investor shall subscribe for the number of Series A Shares set opposite its name in Schedule 2 at the Issue Price, and the Company shall allot and issue those Series A Shares to that Investor credited as fully paid, free from all Encumbrances and with all rights attaching to them as set out in the Articles.</w:t>
      </w:r>
    </w:p>
    <w:p>
      <w:pPr>
        <w:tabs>
          <w:tab w:val="1" w:pos="620"/>
        </w:tabs>
        <w:spacing w:after="100" w:line="264"/>
        <w:ind w:left="620" w:hanging="620"/>
      </w:pPr>
      <w:r>
        <w:t>2.2	The aggregate Subscription Amount is £8,000,000, of which Calderbrook Growth Partners LLP shall subscribe £6,000,000 (750,000 Series A Shares) and Aldridge Seed LP shall subscribe £2,000,000 (250,000 Series A Shares).</w:t>
      </w:r>
    </w:p>
    <w:p>
      <w:pPr>
        <w:tabs>
          <w:tab w:val="1" w:pos="620"/>
        </w:tabs>
        <w:spacing w:after="100" w:line="264"/>
        <w:ind w:left="620" w:hanging="620"/>
      </w:pPr>
      <w:r>
        <w:t>2.3	Each Investor’s obligation to subscribe is several. No Investor is responsible for the obligations of any other Investor and no failure by an Investor to perform its obligations releases any other Investor from its obligations.</w:t>
      </w:r>
    </w:p>
    <w:p>
      <w:pPr>
        <w:tabs>
          <w:tab w:val="1" w:pos="620"/>
        </w:tabs>
        <w:spacing w:after="100" w:line="264"/>
        <w:ind w:left="620" w:hanging="620"/>
      </w:pPr>
      <w:r>
        <w:t>2.4	Immediately following Completion the issued share capital of the Company shall be as set out in Part 2 of Schedule 3.</w:t>
      </w:r>
    </w:p>
    <w:p>
      <w:pPr>
        <w:tabs>
          <w:tab w:val="1" w:pos="620"/>
        </w:tabs>
        <w:spacing w:after="80" w:before="220" w:line="264"/>
      </w:pPr>
      <w:r>
        <w:rPr>
          <w:b/>
          <w:bCs/>
        </w:rPr>
        <w:t>3.	CONDITIONS</w:t>
      </w:r>
    </w:p>
    <w:p>
      <w:pPr>
        <w:tabs>
          <w:tab w:val="1" w:pos="620"/>
        </w:tabs>
        <w:spacing w:after="100" w:line="264"/>
        <w:ind w:left="620" w:hanging="620"/>
      </w:pPr>
      <w:r>
        <w:t>3.1	Completion is conditional on each of the following being satisfied (or waived in writing by the Lead Investor) on or before the Completion Date: (a) the passing of the shareholder resolutions in the agreed form adopting the Articles and authorising the allotment of the Series A Shares and disapplying pre-emption rights; (b) delivery of the Disclosure Letter; (c) the Warranties being true and accurate in all material respects; and (d) no Material Adverse Change having occurred.</w:t>
      </w:r>
    </w:p>
    <w:p>
      <w:pPr>
        <w:tabs>
          <w:tab w:val="1" w:pos="620"/>
        </w:tabs>
        <w:spacing w:after="100" w:line="264"/>
        <w:ind w:left="620" w:hanging="620"/>
      </w:pPr>
      <w:r>
        <w:t>3.2	The Company shall use all reasonable endeavours to procure the satisfaction of the conditions in clause 3.1 as soon as practicable and in any event by the Completion Date.</w:t>
      </w:r>
    </w:p>
    <w:p>
      <w:pPr>
        <w:tabs>
          <w:tab w:val="1" w:pos="620"/>
        </w:tabs>
        <w:spacing w:after="80" w:before="220" w:line="264"/>
      </w:pPr>
      <w:r>
        <w:rPr>
          <w:b/>
          <w:bCs/>
        </w:rPr>
        <w:t>4.	COMPLETION</w:t>
      </w:r>
    </w:p>
    <w:p>
      <w:pPr>
        <w:tabs>
          <w:tab w:val="1" w:pos="620"/>
        </w:tabs>
        <w:spacing w:after="100" w:line="264"/>
        <w:ind w:left="620" w:hanging="620"/>
      </w:pPr>
      <w:r>
        <w:t>4.1	Completion shall take place remotely by the exchange of documents in electronic form on the Completion Date.</w:t>
      </w:r>
    </w:p>
    <w:p>
      <w:pPr>
        <w:tabs>
          <w:tab w:val="1" w:pos="620"/>
        </w:tabs>
        <w:spacing w:after="100" w:line="264"/>
        <w:ind w:left="620" w:hanging="620"/>
      </w:pPr>
      <w:r>
        <w:t>4.2	At Completion the Company shall deliver or procure the delivery to the Investors of: (a) certified copies of the shareholder and board resolutions referred to in clause 3.1; (b) the adopted Articles; (c) the Disclosure Letter duly signed; (d) the Investor Rights Agreement duly executed by the Company and the Founders; and (e) a certified copy of the updated register of members showing the Investors as the holders of the Series A Shares.</w:t>
      </w:r>
    </w:p>
    <w:p>
      <w:pPr>
        <w:tabs>
          <w:tab w:val="1" w:pos="620"/>
        </w:tabs>
        <w:spacing w:after="100" w:line="264"/>
        <w:ind w:left="620" w:hanging="620"/>
      </w:pPr>
      <w:r>
        <w:t>4.3	At Completion each Investor shall pay its portion of the Subscription Amount in cleared funds to the Company’s client account specified in the Funds Flow Statement, whereupon the Company shall allot and issue the Series A Shares to that Investor and enter the Investor in the register of members.</w:t>
      </w:r>
    </w:p>
    <w:p>
      <w:pPr>
        <w:tabs>
          <w:tab w:val="1" w:pos="620"/>
        </w:tabs>
        <w:spacing w:after="100" w:line="264"/>
        <w:ind w:left="620" w:hanging="620"/>
      </w:pPr>
      <w:r>
        <w:t>4.4	No party is obliged to complete unless the Company and each Investor comply with all their obligations under this clause 4. If Completion does not take place because a party fails to comply, the Lead Investor may (without prejudice to its other rights) defer Completion or proceed to Completion so far as practicable.</w:t>
      </w:r>
    </w:p>
    <w:p>
      <w:pPr>
        <w:tabs>
          <w:tab w:val="1" w:pos="620"/>
        </w:tabs>
        <w:spacing w:after="80" w:before="220" w:line="264"/>
      </w:pPr>
      <w:r>
        <w:rPr>
          <w:b/>
          <w:bCs/>
        </w:rPr>
        <w:t>5.	USE OF PROCEEDS</w:t>
      </w:r>
    </w:p>
    <w:p>
      <w:pPr>
        <w:tabs>
          <w:tab w:val="1" w:pos="620"/>
        </w:tabs>
        <w:spacing w:after="100" w:line="264"/>
        <w:ind w:left="620" w:hanging="620"/>
      </w:pPr>
      <w:r>
        <w:t>5.1	The Company shall apply the net proceeds of the Investment in accordance with the use-of-proceeds statement approved by the Board, principally towards (a) expansion of the engineering and deployment teams; (b) commercial roll-out and customer onboarding; and (c) general working capital. The Company shall not apply the proceeds for any other material purpose without Investor Majority consent.</w:t>
      </w:r>
    </w:p>
    <w:p>
      <w:pPr>
        <w:tabs>
          <w:tab w:val="1" w:pos="620"/>
        </w:tabs>
        <w:spacing w:after="80" w:before="220" w:line="264"/>
      </w:pPr>
      <w:r>
        <w:rPr>
          <w:b/>
          <w:bCs/>
        </w:rPr>
        <w:t>6.	BOARD, INVESTOR DIRECTOR AND GOVERNANCE</w:t>
      </w:r>
    </w:p>
    <w:p>
      <w:pPr>
        <w:tabs>
          <w:tab w:val="1" w:pos="620"/>
        </w:tabs>
        <w:spacing w:after="100" w:line="264"/>
        <w:ind w:left="620" w:hanging="620"/>
      </w:pPr>
      <w:r>
        <w:t>6.1	The Board shall comprise the Founders, the Investor Director and (if appointed) one independent non-executive director. The Lead Investor may by notice appoint and remove one Investor Director and one non-voting Observer.</w:t>
      </w:r>
    </w:p>
    <w:p>
      <w:pPr>
        <w:tabs>
          <w:tab w:val="1" w:pos="620"/>
        </w:tabs>
        <w:spacing w:after="100" w:line="264"/>
        <w:ind w:left="620" w:hanging="620"/>
      </w:pPr>
      <w:r>
        <w:t>6.2	The quorum for a meeting of the Board is two directors, which must include the Investor Director (unless the Investor Director has waived the requirement in writing for that meeting or has failed to attend two consecutive duly convened meetings).</w:t>
      </w:r>
    </w:p>
    <w:p>
      <w:pPr>
        <w:tabs>
          <w:tab w:val="1" w:pos="620"/>
        </w:tabs>
        <w:spacing w:after="100" w:line="264"/>
        <w:ind w:left="620" w:hanging="620"/>
      </w:pPr>
      <w:r>
        <w:t>6.3	Board meetings shall be held at least monthly. The Company shall provide each director with monthly management accounts within 20 Business Days of each month end and an annual budget for approval not less than 30 days before the start of each financial year.</w:t>
      </w:r>
    </w:p>
    <w:p>
      <w:pPr>
        <w:tabs>
          <w:tab w:val="1" w:pos="620"/>
        </w:tabs>
        <w:spacing w:after="80" w:before="220" w:line="264"/>
      </w:pPr>
      <w:r>
        <w:rPr>
          <w:b/>
          <w:bCs/>
        </w:rPr>
        <w:t>7.	INVESTOR CONSENT MATTERS</w:t>
      </w:r>
    </w:p>
    <w:p>
      <w:pPr>
        <w:tabs>
          <w:tab w:val="1" w:pos="620"/>
        </w:tabs>
        <w:spacing w:after="100" w:line="264"/>
        <w:ind w:left="620" w:hanging="620"/>
      </w:pPr>
      <w:r>
        <w:t>7.1	The Company shall not, and the Founders shall procure that the Company and each Group Company does not, without the prior written consent of an Investor Majority, undertake any of the matters set out in Schedule 5, which include (without limitation): (a) altering the Articles or the rights attaching to any shares; (b) issuing or allotting shares or granting options other than under the approved option pool; (c) incurring borrowings exceeding £500,000 in aggregate not provided for in the approved budget; (d) entering into any transaction with a Founder or a connected person otherwise than on arm’s length terms; (e) selling the Company or all or substantially all of its business or assets; (f) appointing or removing the auditors or changing the accounting reference date; and (g) appointing or dismissing any employee whose total remuneration exceeds £150,000 per annum.</w:t>
      </w:r>
    </w:p>
    <w:p>
      <w:pPr>
        <w:tabs>
          <w:tab w:val="1" w:pos="620"/>
        </w:tabs>
        <w:spacing w:after="80" w:before="220" w:line="264"/>
      </w:pPr>
      <w:r>
        <w:rPr>
          <w:b/>
          <w:bCs/>
        </w:rPr>
        <w:t>8.	PRE-EMPTION AND ANTI-DILUTION</w:t>
      </w:r>
    </w:p>
    <w:p>
      <w:pPr>
        <w:tabs>
          <w:tab w:val="1" w:pos="620"/>
        </w:tabs>
        <w:spacing w:after="100" w:line="264"/>
        <w:ind w:left="620" w:hanging="620"/>
      </w:pPr>
      <w:r>
        <w:t>8.1	Save in respect of Permitted Issues, the Company shall not issue any new shares unless it first offers them to the holders of Shares pro rata to their holdings, in accordance with the procedure set out in the Articles.</w:t>
      </w:r>
    </w:p>
    <w:p>
      <w:pPr>
        <w:tabs>
          <w:tab w:val="1" w:pos="620"/>
        </w:tabs>
        <w:spacing w:after="100" w:line="264"/>
        <w:ind w:left="620" w:hanging="620"/>
      </w:pPr>
      <w:r>
        <w:t>8.2	If the Company issues shares at a price per share less than the Issue Price (a “Down Round”), the conversion rights of the Series A Shares shall be adjusted on a broad-based weighted-average basis as set out in the Articles.</w:t>
      </w:r>
    </w:p>
    <w:p>
      <w:pPr>
        <w:tabs>
          <w:tab w:val="1" w:pos="620"/>
        </w:tabs>
        <w:spacing w:after="80" w:before="220" w:line="264"/>
      </w:pPr>
      <w:r>
        <w:rPr>
          <w:b/>
          <w:bCs/>
        </w:rPr>
        <w:t>9.	WARRANTIES</w:t>
      </w:r>
    </w:p>
    <w:p>
      <w:pPr>
        <w:tabs>
          <w:tab w:val="1" w:pos="620"/>
        </w:tabs>
        <w:spacing w:after="100" w:line="264"/>
        <w:ind w:left="620" w:hanging="620"/>
      </w:pPr>
      <w:r>
        <w:t>9.1	The Warrantors jointly and severally (subject to clause 10) warrant to each Investor that each of the Warranties set out in Schedule 4 is true, accurate and not misleading as at the date of this Agreement, except as fairly disclosed in the Disclosure Letter.</w:t>
      </w:r>
    </w:p>
    <w:p>
      <w:pPr>
        <w:tabs>
          <w:tab w:val="1" w:pos="620"/>
        </w:tabs>
        <w:spacing w:after="100" w:line="264"/>
        <w:ind w:left="620" w:hanging="620"/>
      </w:pPr>
      <w:r>
        <w:t>9.2	Each of the Warranties is a separate and independent warranty and (save as expressly provided) is not limited by reference to any other Warranty or by anything else in this Agreement.</w:t>
      </w:r>
    </w:p>
    <w:p>
      <w:pPr>
        <w:tabs>
          <w:tab w:val="1" w:pos="620"/>
        </w:tabs>
        <w:spacing w:after="100" w:line="264"/>
        <w:ind w:left="620" w:hanging="620"/>
      </w:pPr>
      <w:r>
        <w:t>9.3	The Warrantors acknowledge that the Investors are entering into this Agreement in reliance on the Warranties.</w:t>
      </w:r>
    </w:p>
    <w:p>
      <w:pPr>
        <w:tabs>
          <w:tab w:val="1" w:pos="620"/>
        </w:tabs>
        <w:spacing w:after="100" w:line="264"/>
        <w:ind w:left="620" w:hanging="620"/>
      </w:pPr>
      <w:r>
        <w:t>9.4	The Founders’ liability under the Warranties is several and not joint, and is limited as set out in clause 10. The Warranties given by the Founders are limited to the Business Warranties and exclude the Fundamental Warranties given by the Company alone.</w:t>
      </w:r>
    </w:p>
    <w:p>
      <w:pPr>
        <w:tabs>
          <w:tab w:val="1" w:pos="620"/>
        </w:tabs>
        <w:spacing w:after="80" w:before="220" w:line="264"/>
      </w:pPr>
      <w:r>
        <w:rPr>
          <w:b/>
          <w:bCs/>
        </w:rPr>
        <w:t>10.	LIMITATIONS ON LIABILITY</w:t>
      </w:r>
    </w:p>
    <w:p>
      <w:pPr>
        <w:tabs>
          <w:tab w:val="1" w:pos="620"/>
        </w:tabs>
        <w:spacing w:after="100" w:line="264"/>
        <w:ind w:left="620" w:hanging="620"/>
      </w:pPr>
      <w:r>
        <w:t xml:space="preserve">10.1	The aggregate liability of: (a) the Company for all claims under the Warranties shall not exceed £8,000,000; and (b) each Founder for all claims under the Warranties shall not exceed an amount equal to the lower of (i) £</w:t>
      </w:r>
      <w:del w:id="901" w:author="Oliver Jennings (Birchall Stone)" w:date="2025-10-15T16:20:00Z">
        <w:r>
          <w:delText>1,500,000</w:delText>
        </w:r>
      </w:del>
      <w:ins w:id="902" w:author="Oliver Jennings (Birchall Stone)" w:date="2025-10-15T16:20:00Z">
        <w:r>
          <w:t>2,000,000</w:t>
        </w:r>
      </w:ins>
      <w:r>
        <w:t xml:space="preserve"> and (ii) the gross consideration received by that Founder in respect of any Shares sold by that Founder during the relevant period.</w:t>
      </w:r>
    </w:p>
    <w:p>
      <w:pPr>
        <w:tabs>
          <w:tab w:val="1" w:pos="620"/>
        </w:tabs>
        <w:spacing w:after="100" w:line="264"/>
        <w:ind w:left="620" w:hanging="620"/>
      </w:pPr>
      <w:r>
        <w:t xml:space="preserve">10.2	No Warrantor is liable for a claim under the Warranties unless: (a) the amount of that claim exceeds £25,000 (a “De Minimis Claim”); and (b) the aggregate amount of all claims (excluding De Minimis Claims) exceeds £</w:t>
      </w:r>
      <w:del w:id="903" w:author="Oliver Jennings (Birchall Stone)" w:date="2025-10-15T16:22:00Z">
        <w:r>
          <w:delText>200,000</w:delText>
        </w:r>
      </w:del>
      <w:ins w:id="904" w:author="Oliver Jennings (Birchall Stone)" w:date="2025-10-15T16:22:00Z">
        <w:r>
          <w:t>250,000</w:t>
        </w:r>
      </w:ins>
      <w:r>
        <w:t xml:space="preserve">, in which case the relevant Warrantor is liable for the whole amount and not merely the excess.</w:t>
      </w:r>
    </w:p>
    <w:p>
      <w:pPr>
        <w:tabs>
          <w:tab w:val="1" w:pos="620"/>
        </w:tabs>
        <w:spacing w:after="100" w:line="264"/>
        <w:ind w:left="620" w:hanging="620"/>
      </w:pPr>
      <w:r>
        <w:t xml:space="preserve">10.3	No Warrantor is liable for a claim unless written notice of the claim (with reasonable detail) is given to the Warrantors: (a) in the case of the Tax Warranties and Fundamental Warranties, on or before the seventh anniversary of Completion; and (b) in the case of any other Warranty, on or before the </w:t>
      </w:r>
      <w:del w:id="905" w:author="Oliver Jennings (Birchall Stone)" w:date="2025-10-15T16:25:00Z">
        <w:r>
          <w:delText>second</w:delText>
        </w:r>
      </w:del>
      <w:ins w:id="906" w:author="Oliver Jennings (Birchall Stone)" w:date="2025-10-15T16:25:00Z">
        <w:r>
          <w:t>third</w:t>
        </w:r>
      </w:ins>
      <w:r>
        <w:t xml:space="preserve"> anniversary of Completion.</w:t>
      </w:r>
    </w:p>
    <w:p>
      <w:pPr>
        <w:tabs>
          <w:tab w:val="1" w:pos="620"/>
        </w:tabs>
        <w:spacing w:after="100" w:line="264"/>
        <w:ind w:left="620" w:hanging="620"/>
      </w:pPr>
      <w:r>
        <w:t>10.4	No Warrantor is liable for any claim to the extent it arises from a matter fairly disclosed in the Disclosure Letter, or is attributable to any change in law or accounting practice after Completion, or relates to a contingent liability unless and until it becomes an actual liability.</w:t>
      </w:r>
    </w:p>
    <w:p>
      <w:pPr>
        <w:tabs>
          <w:tab w:val="1" w:pos="620"/>
        </w:tabs>
        <w:spacing w:after="100" w:line="264"/>
        <w:ind w:left="620" w:hanging="620"/>
      </w:pPr>
      <w:r>
        <w:t>10.5	Nothing in this clause 10 limits the liability of any Warrantor in respect of fraud or fraudulent or dishonest misrepresentation by that Warrantor.</w:t>
      </w:r>
    </w:p>
    <w:p>
      <w:pPr>
        <w:tabs>
          <w:tab w:val="1" w:pos="620"/>
        </w:tabs>
        <w:spacing w:after="80" w:before="220" w:line="264"/>
      </w:pPr>
      <w:r>
        <w:rPr>
          <w:b/>
          <w:bCs/>
        </w:rPr>
        <w:t>11.	RESTRICTIVE COVENANTS</w:t>
      </w:r>
    </w:p>
    <w:p>
      <w:pPr>
        <w:tabs>
          <w:tab w:val="1" w:pos="620"/>
        </w:tabs>
        <w:spacing w:after="100" w:line="264"/>
        <w:ind w:left="620" w:hanging="620"/>
      </w:pPr>
      <w:r>
        <w:t xml:space="preserve">11.1	Each Founder undertakes that, while he or she holds Shares and for </w:t>
      </w:r>
      <w:del w:id="907" w:author="Oliver Jennings (Birchall Stone)" w:date="2025-10-15T16:28:00Z">
        <w:r>
          <w:delText>12</w:delText>
        </w:r>
      </w:del>
      <w:ins w:id="908" w:author="Oliver Jennings (Birchall Stone)" w:date="2025-10-15T16:28:00Z">
        <w:r>
          <w:t>18</w:t>
        </w:r>
      </w:ins>
      <w:r>
        <w:t xml:space="preserve"> months afterwards, he or she will not (except with Investor Majority consent): (a) carry on or be engaged in any business which competes with the Business in the United Kingdom; (b) solicit any customer or supplier of the Company with a view to providing competing goods or services; or (c) solicit or employ any senior employee of the Company.</w:t>
      </w:r>
    </w:p>
    <w:p>
      <w:pPr>
        <w:tabs>
          <w:tab w:val="1" w:pos="620"/>
        </w:tabs>
        <w:spacing w:after="100" w:line="264"/>
        <w:ind w:left="620" w:hanging="620"/>
      </w:pPr>
      <w:r>
        <w:t>11.2	Each undertaking in clause 11.1 is a separate undertaking and is considered reasonable by the parties. If any such undertaking is held void but would be valid if reduced in scope, it applies with the modification necessary to make it valid.</w:t>
      </w:r>
    </w:p>
    <w:p>
      <w:pPr>
        <w:tabs>
          <w:tab w:val="1" w:pos="620"/>
        </w:tabs>
        <w:spacing w:after="80" w:before="220" w:line="264"/>
      </w:pPr>
      <w:r>
        <w:rPr>
          <w:b/>
          <w:bCs/>
        </w:rPr>
        <w:t>12.	CONFIDENTIALITY AND ANNOUNCEMENTS</w:t>
      </w:r>
    </w:p>
    <w:p>
      <w:pPr>
        <w:tabs>
          <w:tab w:val="1" w:pos="620"/>
        </w:tabs>
        <w:spacing w:after="100" w:line="264"/>
        <w:ind w:left="620" w:hanging="620"/>
      </w:pPr>
      <w:r>
        <w:t>12.1	Each party shall keep confidential the terms of this Agreement and all confidential information of the Company and the other parties, save as required by law or regulation, to its professional advisers, or (in the case of an Investor) to its investors and prospective investors on a confidential basis.</w:t>
      </w:r>
    </w:p>
    <w:p>
      <w:pPr>
        <w:tabs>
          <w:tab w:val="1" w:pos="620"/>
        </w:tabs>
        <w:spacing w:after="100" w:line="264"/>
        <w:ind w:left="620" w:hanging="620"/>
      </w:pPr>
      <w:r>
        <w:t>12.2	No announcement concerning the transaction shall be made by any party without the prior written consent of the Company and the Lead Investor (such consent not to be unreasonably withheld).</w:t>
      </w:r>
    </w:p>
    <w:p>
      <w:pPr>
        <w:tabs>
          <w:tab w:val="1" w:pos="620"/>
        </w:tabs>
        <w:spacing w:after="80" w:before="220" w:line="264"/>
      </w:pPr>
      <w:r>
        <w:rPr>
          <w:b/>
          <w:bCs/>
        </w:rPr>
        <w:t>13.	FURTHER ASSURANCE</w:t>
      </w:r>
    </w:p>
    <w:p>
      <w:pPr>
        <w:tabs>
          <w:tab w:val="1" w:pos="620"/>
        </w:tabs>
        <w:spacing w:after="100" w:line="264"/>
        <w:ind w:left="620" w:hanging="620"/>
      </w:pPr>
      <w:r>
        <w:t>13.1	Each party shall, at the request and cost of the requesting party, execute such documents and do such acts and things as may reasonably be required to give full effect to this Agreement.</w:t>
      </w:r>
    </w:p>
    <w:p>
      <w:pPr>
        <w:tabs>
          <w:tab w:val="1" w:pos="620"/>
        </w:tabs>
        <w:spacing w:after="80" w:before="220" w:line="264"/>
      </w:pPr>
      <w:r>
        <w:rPr>
          <w:b/>
          <w:bCs/>
        </w:rPr>
        <w:t>14.	ENTIRE AGREEMENT</w:t>
      </w:r>
    </w:p>
    <w:p>
      <w:pPr>
        <w:tabs>
          <w:tab w:val="1" w:pos="620"/>
        </w:tabs>
        <w:spacing w:after="100" w:line="264"/>
        <w:ind w:left="620" w:hanging="620"/>
      </w:pPr>
      <w:r>
        <w:t>14.1	This Agreement, the Articles and the documents referred to in them constitute the entire agreement between the parties and supersede all previous agreements between them relating to their subject matter. Each party acknowledges that it has not relied on any statement not set out in this Agreement, but nothing limits liability for fraud.</w:t>
      </w:r>
    </w:p>
    <w:p>
      <w:pPr>
        <w:tabs>
          <w:tab w:val="1" w:pos="620"/>
        </w:tabs>
        <w:spacing w:after="80" w:before="220" w:line="264"/>
      </w:pPr>
      <w:r>
        <w:rPr>
          <w:b/>
          <w:bCs/>
        </w:rPr>
        <w:t>15.	VARIATION AND WAIVER</w:t>
      </w:r>
    </w:p>
    <w:p>
      <w:pPr>
        <w:tabs>
          <w:tab w:val="1" w:pos="620"/>
        </w:tabs>
        <w:spacing w:after="100" w:line="264"/>
        <w:ind w:left="620" w:hanging="620"/>
      </w:pPr>
      <w:r>
        <w:t>15.1	No variation of this Agreement is effective unless in writing and signed by the Company and an Investor Majority (and, where it adversely affects the Founders, by the Founders). No failure or delay in exercising a right is a waiver of it.</w:t>
      </w:r>
    </w:p>
    <w:p>
      <w:pPr>
        <w:tabs>
          <w:tab w:val="1" w:pos="620"/>
        </w:tabs>
        <w:spacing w:after="80" w:before="220" w:line="264"/>
      </w:pPr>
      <w:r>
        <w:rPr>
          <w:b/>
          <w:bCs/>
        </w:rPr>
        <w:t>16.	ASSIGNMENT</w:t>
      </w:r>
    </w:p>
    <w:p>
      <w:pPr>
        <w:tabs>
          <w:tab w:val="1" w:pos="620"/>
        </w:tabs>
        <w:spacing w:after="100" w:line="264"/>
        <w:ind w:left="620" w:hanging="620"/>
      </w:pPr>
      <w:r>
        <w:t>16.1	No party may assign or otherwise deal with any of its rights under this Agreement, save that an Investor may assign its rights to an Affiliate or to a transferee of its Series A Shares permitted under the Articles, on giving notice to the Company.</w:t>
      </w:r>
    </w:p>
    <w:p>
      <w:pPr>
        <w:tabs>
          <w:tab w:val="1" w:pos="620"/>
        </w:tabs>
        <w:spacing w:after="80" w:before="220" w:line="264"/>
      </w:pPr>
      <w:r>
        <w:rPr>
          <w:b/>
          <w:bCs/>
        </w:rPr>
        <w:t>17.	NOTICES</w:t>
      </w:r>
    </w:p>
    <w:p>
      <w:pPr>
        <w:tabs>
          <w:tab w:val="1" w:pos="620"/>
        </w:tabs>
        <w:spacing w:after="100" w:line="264"/>
        <w:ind w:left="620" w:hanging="620"/>
      </w:pPr>
      <w:r>
        <w:t>17.1	Any notice under this Agreement shall be in writing and delivered by hand, by pre-paid first-class post or by email to the address or email address notified by the relevant party. A notice is deemed received: if delivered by hand, at the time of delivery; if posted, at 9.00 am on the second Business Day after posting; and if sent by email, at the time of transmission (subject to no delivery-failure message).</w:t>
      </w:r>
    </w:p>
    <w:p>
      <w:pPr>
        <w:tabs>
          <w:tab w:val="1" w:pos="620"/>
        </w:tabs>
        <w:spacing w:after="80" w:before="220" w:line="264"/>
      </w:pPr>
      <w:r>
        <w:rPr>
          <w:b/>
          <w:bCs/>
        </w:rPr>
        <w:t>18.	THIRD PARTY RIGHTS</w:t>
      </w:r>
    </w:p>
    <w:p>
      <w:pPr>
        <w:tabs>
          <w:tab w:val="1" w:pos="620"/>
        </w:tabs>
        <w:spacing w:after="100" w:line="264"/>
        <w:ind w:left="620" w:hanging="620"/>
      </w:pPr>
      <w:r>
        <w:t>18.1	Save as expressly stated, a person who is not a party to this Agreement has no right under the Contracts (Rights of Third Parties) Act 1999 to enforce any of its terms.</w:t>
      </w:r>
    </w:p>
    <w:p>
      <w:pPr>
        <w:tabs>
          <w:tab w:val="1" w:pos="620"/>
        </w:tabs>
        <w:spacing w:after="80" w:before="220" w:line="264"/>
      </w:pPr>
      <w:r>
        <w:rPr>
          <w:b/>
          <w:bCs/>
        </w:rPr>
        <w:t>19.	COUNTERPARTS</w:t>
      </w:r>
    </w:p>
    <w:p>
      <w:pPr>
        <w:tabs>
          <w:tab w:val="1" w:pos="620"/>
        </w:tabs>
        <w:spacing w:after="100" w:line="264"/>
        <w:ind w:left="620" w:hanging="620"/>
      </w:pPr>
      <w:r>
        <w:t>19.1	This Agreement may be executed in any number of counterparts, each of which when executed constitutes an original and all of which together constitute one agreement.</w:t>
      </w:r>
    </w:p>
    <w:p>
      <w:pPr>
        <w:tabs>
          <w:tab w:val="1" w:pos="620"/>
        </w:tabs>
        <w:spacing w:after="80" w:before="220" w:line="264"/>
      </w:pPr>
      <w:r>
        <w:rPr>
          <w:b/>
          <w:bCs/>
        </w:rPr>
        <w:t>20.	GOVERNING LAW AND JURISDICTION</w:t>
      </w:r>
    </w:p>
    <w:p>
      <w:pPr>
        <w:tabs>
          <w:tab w:val="1" w:pos="620"/>
        </w:tabs>
        <w:spacing w:after="100" w:line="264"/>
        <w:ind w:left="620" w:hanging="620"/>
      </w:pPr>
      <w:r>
        <w:t>20.1	This Agreement and any dispute or claim arising out of or in connection with it (including non-contractual disputes or claims) are governed by and construed in accordance with the law of England and Wales, and the parties irrevocably submit to the exclusive jurisdiction of the courts of England and Wales.</w:t>
      </w:r>
    </w:p>
    <w:p>
      <w:pPr>
        <w:pageBreakBefore/>
        <w:spacing w:after="120" w:line="264"/>
      </w:pPr>
      <w:r>
        <w:rPr>
          <w:b/>
          <w:bCs/>
          <w:sz w:val="24"/>
          <w:szCs w:val="24"/>
        </w:rPr>
        <w:t xml:space="preserve">SCHEDULE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Name</w:t>
            </w:r>
          </w:p>
        </w:tc>
        <w:tc>
          <w:tcPr>
            <w:tcW w:type="dxa" w:w="456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Address</w:t>
            </w:r>
          </w:p>
        </w:tc>
        <w:tc>
          <w:tcPr>
            <w:tcW w:type="dxa" w:w="2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Ordinary Shares held</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Dr Marcus Penrose</w:t>
            </w:r>
          </w:p>
        </w:tc>
        <w:tc>
          <w:tcPr>
            <w:tcW w:type="dxa" w:w="4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Veridian House, 84–90 St John Street, London EC1M 4EH</w:t>
            </w:r>
          </w:p>
        </w:tc>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1,560,000</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Aisha Devlin</w:t>
            </w:r>
          </w:p>
        </w:tc>
        <w:tc>
          <w:tcPr>
            <w:tcW w:type="dxa" w:w="4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Veridian House, 84–90 St John Street, London EC1M 4EH</w:t>
            </w:r>
          </w:p>
        </w:tc>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1,040,000</w:t>
            </w:r>
          </w:p>
        </w:tc>
      </w:tr>
    </w:tbl>
    <w:p>
      <w:pPr>
        <w:spacing w:after="120" w:before="280" w:line="264"/>
      </w:pPr>
      <w:r>
        <w:rPr>
          <w:b/>
          <w:bCs/>
          <w:sz w:val="24"/>
          <w:szCs w:val="24"/>
        </w:rPr>
        <w:t xml:space="preserve">SCHEDULE 2 — The Investors and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Investor</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Series A Shares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Subscription (£)</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Calderbrook Growth Partners LLP</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750,000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6,000,000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Aldridge Seed LP</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250,000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2,000,000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8,000,000</w:t>
            </w:r>
          </w:p>
        </w:tc>
      </w:tr>
    </w:tbl>
    <w:p>
      <w:pPr>
        <w:pageBreakBefore/>
        <w:spacing w:after="100" w:line="264"/>
      </w:pPr>
      <w:r>
        <w:rPr>
          <w:b/>
          <w:bCs/>
          <w:sz w:val="24"/>
          <w:szCs w:val="24"/>
        </w:rPr>
        <w:t xml:space="preserve">SCHEDULE 3 — Capitalisation</w:t>
      </w:r>
    </w:p>
    <w:p>
      <w:pPr>
        <w:spacing w:after="80" w:line="264"/>
      </w:pPr>
      <w:r>
        <w:rPr>
          <w:b/>
          <w:bCs/>
        </w:rPr>
        <w:t xml:space="preserve">Part 1 — Immediately before Completion (fully diluted)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Holder / class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Shares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Founders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2,600,000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86.67%</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Seed / angel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160,000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5.33%</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Option pool (reserved)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240,000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8.00%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 (pre-money, FD)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3,000,000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w:t>
            </w:r>
          </w:p>
        </w:tc>
      </w:tr>
    </w:tbl>
    <w:p>
      <w:pPr>
        <w:spacing w:after="80" w:before="200" w:line="264"/>
      </w:pPr>
      <w:r>
        <w:rPr>
          <w:b/>
          <w:bCs/>
        </w:rPr>
        <w:t xml:space="preserve">Part 2 — Immediately after Completion (fully diluted)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Holder / class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Shares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Founders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2,600,000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65.00%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Seed / angel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160,000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4.00%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Series A Investors (Preferred)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25.00%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Enlarged option pool (reserved)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240,000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6.00%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 (post-money, FD)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4,000,000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w:t>
            </w:r>
          </w:p>
        </w:tc>
      </w:tr>
    </w:tbl>
    <w:p>
      <w:pPr>
        <w:pageBreakBefore/>
        <w:spacing w:after="120" w:line="264"/>
      </w:pPr>
      <w:r>
        <w:rPr>
          <w:b/>
          <w:bCs/>
          <w:sz w:val="24"/>
          <w:szCs w:val="24"/>
        </w:rPr>
        <w:t xml:space="preserve">SCHEDULE 4 — Warranties</w:t>
      </w:r>
    </w:p>
    <w:p>
      <w:pPr>
        <w:spacing w:after="80" w:line="264"/>
      </w:pPr>
      <w:r>
        <w:rPr>
          <w:b/>
          <w:bCs/>
        </w:rPr>
        <w:t xml:space="preserve">Part A — Fundamental Warranties (given by the Company)</w:t>
      </w:r>
    </w:p>
    <w:p>
      <w:pPr>
        <w:tabs>
          <w:tab w:val="1" w:pos="1160"/>
        </w:tabs>
        <w:spacing w:after="80" w:line="264"/>
        <w:ind w:left="1160" w:hanging="540"/>
      </w:pPr>
      <w:r>
        <w:t>4.1.1	The Company is duly incorporated and validly existing under the laws of England and Wales and has full power to carry on its business as now conducted.</w:t>
      </w:r>
    </w:p>
    <w:p>
      <w:pPr>
        <w:tabs>
          <w:tab w:val="1" w:pos="1160"/>
        </w:tabs>
        <w:spacing w:after="80" w:line="264"/>
        <w:ind w:left="1160" w:hanging="540"/>
      </w:pPr>
      <w:r>
        <w:t>4.1.2	The Series A Shares will, when issued, be validly issued, fully paid and free from all Encumbrances, and the Company has the requisite authority to allot and issue them.</w:t>
      </w:r>
    </w:p>
    <w:p>
      <w:pPr>
        <w:tabs>
          <w:tab w:val="1" w:pos="1160"/>
        </w:tabs>
        <w:spacing w:after="80" w:line="264"/>
        <w:ind w:left="1160" w:hanging="540"/>
      </w:pPr>
      <w:r>
        <w:t>4.1.3	The issued share capital of the Company is as set out in Part 1 of Schedule 3 and there are no options, warrants or other rights to subscribe for shares save as disclosed.</w:t>
      </w:r>
    </w:p>
    <w:p>
      <w:pPr>
        <w:spacing w:after="80" w:before="160" w:line="264"/>
      </w:pPr>
      <w:r>
        <w:rPr>
          <w:b/>
          <w:bCs/>
        </w:rPr>
        <w:t xml:space="preserve">Part B — Business Warranties (given by the Warrantors)</w:t>
      </w:r>
    </w:p>
    <w:p>
      <w:pPr>
        <w:tabs>
          <w:tab w:val="1" w:pos="1160"/>
        </w:tabs>
        <w:spacing w:after="80" w:line="264"/>
        <w:ind w:left="1160" w:hanging="540"/>
      </w:pPr>
      <w:r>
        <w:t>4.2.1	Accounts: the Accounts have been prepared in accordance with applicable law and UK GAAP and give a true and fair view of the state of affairs of the Company as at the Accounts Date.</w:t>
      </w:r>
    </w:p>
    <w:p>
      <w:pPr>
        <w:tabs>
          <w:tab w:val="1" w:pos="1160"/>
        </w:tabs>
        <w:spacing w:after="80" w:line="264"/>
        <w:ind w:left="1160" w:hanging="540"/>
      </w:pPr>
      <w:r>
        <w:t>4.2.2	Management accounts: the Management Accounts have been prepared with reasonable care and are not misleading in any material respect.</w:t>
      </w:r>
    </w:p>
    <w:p>
      <w:pPr>
        <w:tabs>
          <w:tab w:val="1" w:pos="1160"/>
        </w:tabs>
        <w:spacing w:after="80" w:line="264"/>
        <w:ind w:left="1160" w:hanging="540"/>
      </w:pPr>
      <w:r>
        <w:t>4.2.3	Position since the Accounts Date: since the Accounts Date the business has been carried on in the ordinary course and there has been no Material Adverse Change.</w:t>
      </w:r>
    </w:p>
    <w:p>
      <w:pPr>
        <w:tabs>
          <w:tab w:val="1" w:pos="1160"/>
        </w:tabs>
        <w:spacing w:after="80" w:line="264"/>
        <w:ind w:left="1160" w:hanging="540"/>
      </w:pPr>
      <w:r>
        <w:t>4.2.4	Intellectual property: the Company owns or is validly licensed to use all Intellectual Property necessary for the Business; so far as the Warrantors are aware, the Business does not infringe the Intellectual Property of any third party; and all IP created by employees and contractors has been validly assigned to the Company.</w:t>
      </w:r>
    </w:p>
    <w:p>
      <w:pPr>
        <w:tabs>
          <w:tab w:val="1" w:pos="1160"/>
        </w:tabs>
        <w:spacing w:after="80" w:line="264"/>
        <w:ind w:left="1160" w:hanging="540"/>
      </w:pPr>
      <w:r>
        <w:t>4.2.5	Software and data: the Company’s software performs in all material respects as described in its documentation and the Company complies in all material respects with applicable data-protection law, including the UK GDPR and the Data Protection Act 2018.</w:t>
      </w:r>
    </w:p>
    <w:p>
      <w:pPr>
        <w:tabs>
          <w:tab w:val="1" w:pos="1160"/>
        </w:tabs>
        <w:spacing w:after="80" w:line="264"/>
        <w:ind w:left="1160" w:hanging="540"/>
      </w:pPr>
      <w:r>
        <w:t>4.2.6	Contracts: the Company is not in material breach of any Material Contract and no counterparty has given notice to terminate any Material Contract.</w:t>
      </w:r>
    </w:p>
    <w:p>
      <w:pPr>
        <w:tabs>
          <w:tab w:val="1" w:pos="1160"/>
        </w:tabs>
        <w:spacing w:after="80" w:line="264"/>
        <w:ind w:left="1160" w:hanging="540"/>
      </w:pPr>
      <w:r>
        <w:t>4.2.7	Employees: full and accurate particulars of the terms of employment of each employee earning more than £75,000 have been disclosed, and the Company has no outstanding liability for any employment claim.</w:t>
      </w:r>
    </w:p>
    <w:p>
      <w:pPr>
        <w:tabs>
          <w:tab w:val="1" w:pos="1160"/>
        </w:tabs>
        <w:spacing w:after="80" w:line="264"/>
        <w:ind w:left="1160" w:hanging="540"/>
      </w:pPr>
      <w:r>
        <w:t>4.2.8	Litigation: the Company is not engaged in any litigation, arbitration or other proceedings and, so far as the Warrantors are aware, none is pending or threatened.</w:t>
      </w:r>
    </w:p>
    <w:p>
      <w:pPr>
        <w:tabs>
          <w:tab w:val="1" w:pos="1160"/>
        </w:tabs>
        <w:spacing w:after="80" w:line="264"/>
        <w:ind w:left="1160" w:hanging="540"/>
      </w:pPr>
      <w:r>
        <w:t>4.2.9	Compliance: the Company has conducted its business in all material respects in accordance with applicable law and holds all material licences and consents required for its business.</w:t>
      </w:r>
    </w:p>
    <w:p>
      <w:pPr>
        <w:spacing w:after="80" w:before="160" w:line="264"/>
      </w:pPr>
      <w:r>
        <w:rPr>
          <w:b/>
          <w:bCs/>
        </w:rPr>
        <w:t xml:space="preserve">Part C — Tax Warranties (given by the Company)</w:t>
      </w:r>
    </w:p>
    <w:p>
      <w:pPr>
        <w:tabs>
          <w:tab w:val="1" w:pos="1160"/>
        </w:tabs>
        <w:spacing w:after="80" w:line="264"/>
        <w:ind w:left="1160" w:hanging="540"/>
      </w:pPr>
      <w:r>
        <w:t>4.3.1	The Company has duly and punctually paid all Tax for which it is liable and has made all returns and filings required within the applicable time limits.</w:t>
      </w:r>
    </w:p>
    <w:p>
      <w:pPr>
        <w:tabs>
          <w:tab w:val="1" w:pos="1160"/>
        </w:tabs>
        <w:spacing w:after="80" w:line="264"/>
        <w:ind w:left="1160" w:hanging="540"/>
      </w:pPr>
      <w:r>
        <w:t>4.3.2	The Company is not involved in any dispute with any Tax Authority and, so far as the Warrantors are aware, no such dispute is pending or threatened.</w:t>
      </w:r>
    </w:p>
    <w:p>
      <w:pPr>
        <w:tabs>
          <w:tab w:val="1" w:pos="1160"/>
        </w:tabs>
        <w:spacing w:after="80" w:line="264"/>
        <w:ind w:left="1160" w:hanging="540"/>
      </w:pPr>
      <w:r>
        <w:t>4.3.3	The Company has, where applicable, obtained EIS/SEIS advance assurance and nothing has been done that would cause any relief to be withdrawn.</w:t>
      </w:r>
    </w:p>
    <w:p>
      <w:pPr>
        <w:pageBreakBefore/>
        <w:spacing w:after="120" w:line="264"/>
      </w:pPr>
      <w:r>
        <w:rPr>
          <w:b/>
          <w:bCs/>
          <w:sz w:val="24"/>
          <w:szCs w:val="24"/>
        </w:rPr>
        <w:t xml:space="preserve">SCHEDULE 5 — Investor consent matters</w:t>
      </w:r>
    </w:p>
    <w:p>
      <w:pPr>
        <w:pStyle w:val="ListParagraph"/>
        <w:numPr>
          <w:ilvl w:val="0"/>
          <w:numId w:val="2"/>
        </w:numPr>
        <w:spacing w:after="60" w:line="264"/>
      </w:pPr>
      <w:r>
        <w:t xml:space="preserve">Any alteration to the Articles or the share capital of any Group Company, or to the rights attaching to any class of shares.</w:t>
      </w:r>
    </w:p>
    <w:p>
      <w:pPr>
        <w:pStyle w:val="ListParagraph"/>
        <w:numPr>
          <w:ilvl w:val="0"/>
          <w:numId w:val="2"/>
        </w:numPr>
        <w:spacing w:after="60" w:line="264"/>
      </w:pPr>
      <w:r>
        <w:t xml:space="preserve">The issue or allotment of any shares or the grant of any option or other right to subscribe, other than under the approved option pool.</w:t>
      </w:r>
    </w:p>
    <w:p>
      <w:pPr>
        <w:pStyle w:val="ListParagraph"/>
        <w:numPr>
          <w:ilvl w:val="0"/>
          <w:numId w:val="2"/>
        </w:numPr>
        <w:spacing w:after="60" w:line="264"/>
      </w:pPr>
      <w:r>
        <w:t xml:space="preserve">The creation of any Encumbrance over the assets of any Group Company otherwise than in the ordinary course.</w:t>
      </w:r>
    </w:p>
    <w:p>
      <w:pPr>
        <w:pStyle w:val="ListParagraph"/>
        <w:numPr>
          <w:ilvl w:val="0"/>
          <w:numId w:val="2"/>
        </w:numPr>
        <w:spacing w:after="60" w:line="264"/>
      </w:pPr>
      <w:r>
        <w:t xml:space="preserve">The incurring of borrowings (or guarantees) exceeding £500,000 in aggregate not provided for in the approved budget.</w:t>
      </w:r>
    </w:p>
    <w:p>
      <w:pPr>
        <w:pStyle w:val="ListParagraph"/>
        <w:numPr>
          <w:ilvl w:val="0"/>
          <w:numId w:val="2"/>
        </w:numPr>
        <w:spacing w:after="60" w:line="264"/>
      </w:pPr>
      <w:r>
        <w:t xml:space="preserve">Any acquisition or disposal of a business or shares, or any merger, consolidation or joint venture.</w:t>
      </w:r>
    </w:p>
    <w:p>
      <w:pPr>
        <w:pStyle w:val="ListParagraph"/>
        <w:numPr>
          <w:ilvl w:val="0"/>
          <w:numId w:val="2"/>
        </w:numPr>
        <w:spacing w:after="60" w:line="264"/>
      </w:pPr>
      <w:r>
        <w:t xml:space="preserve">Any transaction with a Founder, director or connected person otherwise than on arm’s length terms.</w:t>
      </w:r>
    </w:p>
    <w:p>
      <w:pPr>
        <w:pStyle w:val="ListParagraph"/>
        <w:numPr>
          <w:ilvl w:val="0"/>
          <w:numId w:val="2"/>
        </w:numPr>
        <w:spacing w:after="60" w:line="264"/>
      </w:pPr>
      <w:r>
        <w:t xml:space="preserve">The adoption or material amendment of the annual budget or business plan.</w:t>
      </w:r>
    </w:p>
    <w:p>
      <w:pPr>
        <w:pStyle w:val="ListParagraph"/>
        <w:numPr>
          <w:ilvl w:val="0"/>
          <w:numId w:val="2"/>
        </w:numPr>
        <w:spacing w:after="60" w:line="264"/>
      </w:pPr>
      <w:r>
        <w:t xml:space="preserve">The appointment or removal of the auditors or any change to the accounting reference date or accounting policies.</w:t>
      </w:r>
    </w:p>
    <w:p>
      <w:pPr>
        <w:pStyle w:val="ListParagraph"/>
        <w:numPr>
          <w:ilvl w:val="0"/>
          <w:numId w:val="2"/>
        </w:numPr>
        <w:spacing w:after="60" w:line="264"/>
      </w:pPr>
      <w:r>
        <w:t xml:space="preserve">The appointment or dismissal of any employee or consultant whose total annual remuneration exceeds £150,000.</w:t>
      </w:r>
    </w:p>
    <w:p>
      <w:pPr>
        <w:pStyle w:val="ListParagraph"/>
        <w:numPr>
          <w:ilvl w:val="0"/>
          <w:numId w:val="2"/>
        </w:numPr>
        <w:spacing w:after="60" w:line="264"/>
      </w:pPr>
      <w:r>
        <w:t xml:space="preserve">The commencement, settlement or abandonment of any litigation involving an amount in excess of £100,000.</w:t>
      </w:r>
    </w:p>
    <w:p>
      <w:pPr>
        <w:pageBreakBefore/>
        <w:spacing w:after="200" w:line="264"/>
      </w:pPr>
      <w:r>
        <w:rPr>
          <w:b/>
          <w:bCs/>
          <w:sz w:val="24"/>
          <w:szCs w:val="24"/>
        </w:rPr>
        <w:t xml:space="preserve">EXECUTION</w:t>
      </w:r>
    </w:p>
    <w:p>
      <w:pPr>
        <w:spacing w:after="240" w:line="264"/>
      </w:pPr>
      <w:r>
        <w:rPr>
          <w:i/>
          <w:iCs/>
        </w:rPr>
        <w:t xml:space="preserve">EXECUTED as an agreement by the parties on the date first stated above.</w:t>
      </w:r>
    </w:p>
    <w:p>
      <w:pPr>
        <w:spacing w:after="60" w:line="264"/>
      </w:pPr>
      <w:r>
        <w:t xml:space="preserve">Signed by Dr Marcus Penrose, Director, for and on behalf of PENROSE ROBOTICS LIMITED</w:t>
      </w:r>
    </w:p>
    <w:p>
      <w:pPr>
        <w:spacing w:after="240" w:line="264"/>
      </w:pPr>
      <w:r>
        <w:t xml:space="preserve">……………………………………………………</w:t>
      </w:r>
    </w:p>
    <w:p>
      <w:pPr>
        <w:spacing w:after="60" w:line="264"/>
      </w:pPr>
      <w:r>
        <w:t xml:space="preserve">Signed by DR MARCUS PENROSE (Founder)</w:t>
      </w:r>
    </w:p>
    <w:p>
      <w:pPr>
        <w:spacing w:after="240" w:line="264"/>
      </w:pPr>
      <w:r>
        <w:t xml:space="preserve">……………………………………………………</w:t>
      </w:r>
    </w:p>
    <w:p>
      <w:pPr>
        <w:spacing w:after="60" w:line="264"/>
      </w:pPr>
      <w:r>
        <w:t xml:space="preserve">Signed by AISHA DEVLIN (Founder)</w:t>
      </w:r>
    </w:p>
    <w:p>
      <w:pPr>
        <w:spacing w:after="240" w:line="264"/>
      </w:pPr>
      <w:r>
        <w:t xml:space="preserve">……………………………………………………</w:t>
      </w:r>
    </w:p>
    <w:p>
      <w:pPr>
        <w:spacing w:after="60" w:line="264"/>
      </w:pPr>
      <w:r>
        <w:t xml:space="preserve">Signed by Eleanor Whitmore, for and on behalf of CALDERBROOK GROWTH PARTNERS LLP</w:t>
      </w:r>
    </w:p>
    <w:p>
      <w:pPr>
        <w:spacing w:after="240" w:line="264"/>
      </w:pPr>
      <w:r>
        <w:t xml:space="preserve">……………………………………………………</w:t>
      </w:r>
    </w:p>
    <w:p>
      <w:pPr>
        <w:spacing w:after="60" w:line="264"/>
      </w:pPr>
      <w:r>
        <w:t xml:space="preserve">Signed by a duly authorised signatory for and on behalf of ALDRIDGE SEED LP</w:t>
      </w:r>
    </w:p>
    <w:p>
      <w:pPr>
        <w:spacing w:after="120" w:line="264"/>
      </w:pPr>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16"/>
        <w:szCs w:val="16"/>
      </w:rPr>
      <w:t xml:space="preserve"/>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2026-06-25T21:55:42.146Z</dcterms:created>
  <dcterms:modified xsi:type="dcterms:W3CDTF">2026-06-25T21:55:42.146Z</dcterms:modified>
</cp:coreProperties>
</file>

<file path=docProps/custom.xml><?xml version="1.0" encoding="utf-8"?>
<Properties xmlns="http://schemas.openxmlformats.org/officeDocument/2006/custom-properties" xmlns:vt="http://schemas.openxmlformats.org/officeDocument/2006/docPropsVTypes"/>
</file>