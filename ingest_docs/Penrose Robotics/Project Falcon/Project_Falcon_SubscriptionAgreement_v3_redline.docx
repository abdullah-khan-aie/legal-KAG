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0"/>
          <w:szCs w:val="20"/>
        </w:rPr>
        <w:t xml:space="preserve">DATED [•] May 2026</w:t>
      </w:r>
    </w:p>
    <w:p>
      <w:pPr>
        <w:spacing w:after="400" w:before="400"/>
        <w:jc w:val="center"/>
      </w:pPr>
      <w:r>
        <w:rPr>
          <w:b/>
          <w:bCs/>
          <w:color w:val="1F3864"/>
          <w:sz w:val="30"/>
          <w:szCs w:val="30"/>
        </w:rPr>
        <w:t xml:space="preserve">SERIES B SUBSCRIPTION AND SHAREHOLDERS' AGREEMENT</w:t>
      </w:r>
    </w:p>
    <w:p>
      <w:pPr>
        <w:jc w:val="center"/>
      </w:pPr>
      <w:r>
        <w:rPr>
          <w:i/>
          <w:iCs/>
          <w:sz w:val="20"/>
          <w:szCs w:val="20"/>
        </w:rPr>
        <w:t xml:space="preserve">relating to</w:t>
      </w:r>
    </w:p>
    <w:p>
      <w:pPr>
        <w:spacing w:after="400"/>
        <w:jc w:val="center"/>
      </w:pPr>
      <w:r>
        <w:rPr>
          <w:b/>
          <w:bCs/>
          <w:sz w:val="24"/>
          <w:szCs w:val="24"/>
        </w:rPr>
        <w:t xml:space="preserve">PENROSE ROBOTICS LIMITED</w:t>
      </w:r>
    </w:p>
    <w:p>
      <w:pPr>
        <w:jc w:val="center"/>
      </w:pPr>
      <w:r>
        <w:rPr>
          <w:i/>
          <w:iCs/>
          <w:sz w:val="20"/>
          <w:szCs w:val="20"/>
        </w:rPr>
        <w:t xml:space="preserve">between</w:t>
      </w:r>
    </w:p>
    <w:p>
      <w:pPr>
        <w:jc w:val="center"/>
      </w:pPr>
      <w:r>
        <w:rPr>
          <w:sz w:val="20"/>
          <w:szCs w:val="20"/>
        </w:rPr>
        <w:t xml:space="preserve">THE FOUNDERS · THE COMPANY · THE INVESTORS</w:t>
      </w:r>
    </w:p>
    <w:p>
      <w:pPr>
        <w:spacing w:before="300"/>
        <w:jc w:val="center"/>
      </w:pPr>
      <w:r>
        <w:rPr>
          <w:i/>
          <w:iCs/>
          <w:color w:val="C00000"/>
          <w:sz w:val="18"/>
          <w:szCs w:val="18"/>
        </w:rPr>
        <w:t xml:space="preserve">DRAFT v3 — Whitfield Carter LLP mark-up against Birchall Stone LLP comments. Subject to contract.</w:t>
      </w:r>
    </w:p>
    <w:p>
      <w:pPr>
        <w:spacing w:before="600"/>
        <w:jc w:val="center"/>
      </w:pPr>
      <w:r>
        <w:rPr>
          <w:color w:val="666666"/>
          <w:sz w:val="18"/>
          <w:szCs w:val="18"/>
        </w:rPr>
        <w:t xml:space="preserve">Whitfield Carter LLP · 22 Bishopsgate, London EC2N 4BQ</w:t>
      </w:r>
    </w:p>
    <w:p>
      <w:r>
        <w:br w:type="page"/>
      </w:r>
    </w:p>
    <w:p>
      <w:pPr>
        <w:pStyle w:val="Heading1"/>
      </w:pPr>
      <w:r>
        <w:t xml:space="preserve">Parties</w:t>
      </w:r>
    </w:p>
    <w:p>
      <w:pPr>
        <w:pStyle w:val="ListParagraph"/>
        <w:numPr>
          <w:ilvl w:val="0"/>
          <w:numId w:val="2"/>
        </w:numPr>
        <w:spacing w:after="100"/>
      </w:pPr>
      <w:r>
        <w:t xml:space="preserve">The persons whose names and addresses are set out in Part 1 of Schedule 1 (the "Founders").</w:t>
      </w:r>
    </w:p>
    <w:p>
      <w:pPr>
        <w:pStyle w:val="ListParagraph"/>
        <w:numPr>
          <w:ilvl w:val="0"/>
          <w:numId w:val="2"/>
        </w:numPr>
        <w:spacing w:after="100"/>
      </w:pPr>
      <w:r>
        <w:t xml:space="preserve">Penrose Robotics Limited, a company incorporated in England and Wales with registered number 09887421, whose registered office is at Unit 7, Eddington Science Park, Cambridge CB3 0RT (the "Company").</w:t>
      </w:r>
    </w:p>
    <w:p>
      <w:pPr>
        <w:pStyle w:val="ListParagraph"/>
        <w:numPr>
          <w:ilvl w:val="0"/>
          <w:numId w:val="2"/>
        </w:numPr>
        <w:spacing w:after="100"/>
      </w:pPr>
      <w:r>
        <w:t xml:space="preserve">The persons whose names and addresses are set out in Part 2 of Schedule 1 (the "Investors").</w:t>
      </w:r>
    </w:p>
    <w:p>
      <w:pPr>
        <w:pStyle w:val="Heading1"/>
      </w:pPr>
      <w:r>
        <w:t xml:space="preserve">Background</w:t>
      </w:r>
    </w:p>
    <w:p>
      <w:pPr>
        <w:pStyle w:val="ListParagraph"/>
        <w:numPr>
          <w:ilvl w:val="0"/>
          <w:numId w:val="2"/>
        </w:numPr>
        <w:spacing w:after="100"/>
      </w:pPr>
      <w:r>
        <w:t xml:space="preserve">The Company carries on the business of designing, manufacturing and supplying autonomous mobile robots and warehouse intralogistics software (the "Business").</w:t>
      </w:r>
    </w:p>
    <w:p>
      <w:pPr>
        <w:pStyle w:val="ListParagraph"/>
        <w:numPr>
          <w:ilvl w:val="0"/>
          <w:numId w:val="2"/>
        </w:numPr>
        <w:spacing w:after="100"/>
      </w:pPr>
      <w:r>
        <w:t xml:space="preserve">The Investors have agreed to subscribe for, and the Company has agreed to allot and issue, the New Shares for the Subscription Price on and subject to the terms of this Agreement.</w:t>
      </w:r>
    </w:p>
    <w:p>
      <w:pPr>
        <w:pStyle w:val="ListParagraph"/>
        <w:numPr>
          <w:ilvl w:val="0"/>
          <w:numId w:val="2"/>
        </w:numPr>
        <w:spacing w:after="100"/>
      </w:pPr>
      <w:r>
        <w:t xml:space="preserve">The parties have agreed to regulate their relationship as shareholders in the Company on the terms set out in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00"/>
      </w:pPr>
      <w:r>
        <w:t xml:space="preserve">In this Agreement the following definitions apply:</w:t>
      </w:r>
    </w:p>
    <w:p>
      <w:pPr>
        <w:pStyle w:val="ListParagraph"/>
        <w:numPr>
          <w:ilvl w:val="2"/>
          <w:numId w:val="2"/>
        </w:numPr>
        <w:spacing w:after="100"/>
      </w:pPr>
      <w:r>
        <w:t xml:space="preserve">"Articles" means the articles of association of the Company in the agreed form to be adopted on Completion;</w:t>
      </w:r>
    </w:p>
    <w:p>
      <w:pPr>
        <w:pStyle w:val="ListParagraph"/>
        <w:numPr>
          <w:ilvl w:val="2"/>
          <w:numId w:val="2"/>
        </w:numPr>
        <w:spacing w:after="100"/>
      </w:pPr>
      <w:r>
        <w:t xml:space="preserve">"Business Day" means a day other than a Saturday, Sunday or public holiday in England when banks in London are open for business;</w:t>
      </w:r>
    </w:p>
    <w:p>
      <w:pPr>
        <w:pStyle w:val="ListParagraph"/>
        <w:numPr>
          <w:ilvl w:val="2"/>
          <w:numId w:val="2"/>
        </w:numPr>
        <w:spacing w:after="100"/>
      </w:pPr>
      <w:r>
        <w:t xml:space="preserve">"Completion" means completion of the subscription for the New Shares in accordance with clause 4;</w:t>
      </w:r>
    </w:p>
    <w:p>
      <w:pPr>
        <w:pStyle w:val="ListParagraph"/>
        <w:numPr>
          <w:ilvl w:val="2"/>
          <w:numId w:val="2"/>
        </w:numPr>
        <w:spacing w:after="100"/>
      </w:pPr>
      <w:r>
        <w:t xml:space="preserve">"Completion Date" means the date of this Agreement or such other date as the parties may agree;</w:t>
      </w:r>
    </w:p>
    <w:p>
      <w:pPr>
        <w:pStyle w:val="ListParagraph"/>
        <w:numPr>
          <w:ilvl w:val="2"/>
          <w:numId w:val="2"/>
        </w:numPr>
        <w:spacing w:after="100"/>
      </w:pPr>
      <w:r>
        <w:t xml:space="preserve">"Disclosure Letter" means the letter of the same date as this Agreement from the Warrantors to the Investors;</w:t>
      </w:r>
    </w:p>
    <w:p>
      <w:pPr>
        <w:pStyle w:val="ListParagraph"/>
        <w:numPr>
          <w:ilvl w:val="2"/>
          <w:numId w:val="2"/>
        </w:numPr>
        <w:spacing w:after="100"/>
      </w:pPr>
      <w:r>
        <w:t xml:space="preserve">"Founders" means the persons named in Part 1 of Schedule 1;</w:t>
      </w:r>
    </w:p>
    <w:p>
      <w:pPr>
        <w:pStyle w:val="ListParagraph"/>
        <w:numPr>
          <w:ilvl w:val="2"/>
          <w:numId w:val="2"/>
        </w:numPr>
        <w:spacing w:after="100"/>
      </w:pPr>
      <w:r>
        <w:t xml:space="preserve">"Investor Director" means the director appointed by the Lead Investor under clause 7;</w:t>
      </w:r>
    </w:p>
    <w:p>
      <w:pPr>
        <w:pStyle w:val="ListParagraph"/>
        <w:numPr>
          <w:ilvl w:val="2"/>
          <w:numId w:val="2"/>
        </w:numPr>
        <w:spacing w:after="100"/>
      </w:pPr>
      <w:r>
        <w:t xml:space="preserve">"Investor Majority" means Investors holding more than 50% of the Series B Shares;</w:t>
      </w:r>
    </w:p>
    <w:p>
      <w:pPr>
        <w:pStyle w:val="ListParagraph"/>
        <w:numPr>
          <w:ilvl w:val="2"/>
          <w:numId w:val="2"/>
        </w:numPr>
        <w:spacing w:after="100"/>
      </w:pPr>
      <w:r>
        <w:t xml:space="preserve">"New Shares" means the 1,000,000 Series B Preferred Shares to be subscribed under this Agreement;</w:t>
      </w:r>
    </w:p>
    <w:p>
      <w:pPr>
        <w:pStyle w:val="ListParagraph"/>
        <w:numPr>
          <w:ilvl w:val="2"/>
          <w:numId w:val="2"/>
        </w:numPr>
        <w:spacing w:after="100"/>
      </w:pPr>
      <w:r>
        <w:t xml:space="preserve">"Subscription Price" means £14 per New Share, being £14,000,000 in aggregate;</w:t>
      </w:r>
    </w:p>
    <w:p>
      <w:pPr>
        <w:pStyle w:val="ListParagraph"/>
        <w:numPr>
          <w:ilvl w:val="2"/>
          <w:numId w:val="2"/>
        </w:numPr>
        <w:spacing w:after="100"/>
      </w:pPr>
      <w:r>
        <w:t xml:space="preserve">"Series B Shares" means the Series B Preferred Shares of £0.001 each in the capital of the Company;</w:t>
      </w:r>
    </w:p>
    <w:p>
      <w:pPr>
        <w:pStyle w:val="ListParagraph"/>
        <w:numPr>
          <w:ilvl w:val="2"/>
          <w:numId w:val="2"/>
        </w:numPr>
        <w:spacing w:after="100"/>
      </w:pPr>
      <w:r>
        <w:t xml:space="preserve">"Warranties" means the warranties in clause 9 and Schedule 3;</w:t>
      </w:r>
    </w:p>
    <w:p>
      <w:pPr>
        <w:pStyle w:val="ListParagraph"/>
        <w:numPr>
          <w:ilvl w:val="2"/>
          <w:numId w:val="2"/>
        </w:numPr>
        <w:spacing w:after="100"/>
      </w:pPr>
      <w:r>
        <w:t xml:space="preserve">"Warrantors" means the Company and the Founders;</w:t>
      </w:r>
    </w:p>
    <w:p>
      <w:pPr>
        <w:pStyle w:val="ListParagraph"/>
        <w:numPr>
          <w:ilvl w:val="1"/>
          <w:numId w:val="2"/>
        </w:numPr>
        <w:spacing w:after="100"/>
      </w:pPr>
      <w:r>
        <w:t xml:space="preserve">Clause and Schedule headings do not affect interpretation. References to a statute include subordinate legislation made under it as in force at the date of this Agreement.</w:t>
      </w:r>
    </w:p>
    <w:p>
      <w:pPr>
        <w:pStyle w:val="ListParagraph"/>
        <w:numPr>
          <w:ilvl w:val="1"/>
          <w:numId w:val="2"/>
        </w:numPr>
        <w:spacing w:after="100"/>
      </w:pPr>
      <w:r>
        <w:t xml:space="preserve">The Schedules form part of this Agreement and have effect as if set out in full in the body of this Agreement.</w:t>
      </w:r>
    </w:p>
    <w:p>
      <w:pPr>
        <w:pStyle w:val="Heading2"/>
      </w:pPr>
      <w:r>
        <w:t xml:space="preserve">2.  Subscription</w:t>
      </w:r>
    </w:p>
    <w:p>
      <w:pPr>
        <w:pStyle w:val="ListParagraph"/>
        <w:numPr>
          <w:ilvl w:val="1"/>
          <w:numId w:val="2"/>
        </w:numPr>
        <w:spacing w:after="100"/>
      </w:pPr>
      <w:r>
        <w:t xml:space="preserve">Subject to the terms of this Agreement, each Investor agrees to subscribe for the number of New Shares set against its name in Part 2 of Schedule 1 at the Subscription Price, and the Company agrees to allot and issue those New Shares, in each case with effect from Completion.</w:t>
      </w:r>
    </w:p>
    <w:p>
      <w:pPr>
        <w:pStyle w:val="ListParagraph"/>
        <w:numPr>
          <w:ilvl w:val="1"/>
          <w:numId w:val="2"/>
        </w:numPr>
        <w:spacing w:after="100"/>
      </w:pPr>
      <w:r>
        <w:t xml:space="preserve">The New Shares are subscribed free from all encumbrances and rank pari passu among themselves and have the rights set out in the Articles.</w:t>
      </w:r>
    </w:p>
    <w:p>
      <w:pPr>
        <w:pStyle w:val="ListParagraph"/>
        <w:numPr>
          <w:ilvl w:val="1"/>
          <w:numId w:val="2"/>
        </w:numPr>
        <w:spacing w:after="100"/>
      </w:pPr>
      <w:r>
        <w:t xml:space="preserve">The aggregate subscription monies are: Lead Investor £11,000,000; Calderbrook Growth Partners LLP £2,000,000; Aldridge Seed LP £1,000,000.</w:t>
      </w:r>
    </w:p>
    <w:p>
      <w:pPr>
        <w:pStyle w:val="Heading2"/>
      </w:pPr>
      <w:r>
        <w:t xml:space="preserve">3.  Conditions</w:t>
      </w:r>
    </w:p>
    <w:p>
      <w:pPr>
        <w:pStyle w:val="ListParagraph"/>
        <w:numPr>
          <w:ilvl w:val="1"/>
          <w:numId w:val="2"/>
        </w:numPr>
        <w:spacing w:after="100"/>
      </w:pPr>
      <w:r>
        <w:t xml:space="preserve">Completion is conditional on each of the following being satisfied (or waived by the Investor Majority) on or before the Completion Date:</w:t>
      </w:r>
    </w:p>
    <w:p>
      <w:pPr>
        <w:pStyle w:val="ListParagraph"/>
        <w:numPr>
          <w:ilvl w:val="2"/>
          <w:numId w:val="2"/>
        </w:numPr>
        <w:spacing w:after="100"/>
      </w:pPr>
      <w:r>
        <w:t xml:space="preserve">the passing of the shareholder resolutions adopting the Articles and creating and allotting the New Shares;</w:t>
      </w:r>
    </w:p>
    <w:p>
      <w:pPr>
        <w:pStyle w:val="ListParagraph"/>
        <w:numPr>
          <w:ilvl w:val="2"/>
          <w:numId w:val="2"/>
        </w:numPr>
        <w:spacing w:after="100"/>
      </w:pPr>
      <w:r>
        <w:t xml:space="preserve">the enlargement of the option pool to 13.0% of the fully diluted share capital of the Company on a post-money basis;</w:t>
      </w:r>
    </w:p>
    <w:p>
      <w:pPr>
        <w:pStyle w:val="ListParagraph"/>
        <w:numPr>
          <w:ilvl w:val="2"/>
          <w:numId w:val="2"/>
        </w:numPr>
        <w:spacing w:after="100"/>
      </w:pPr>
      <w:r>
        <w:t xml:space="preserve">delivery of the Disclosure Letter to the Investors;</w:t>
      </w:r>
    </w:p>
    <w:p>
      <w:pPr>
        <w:pStyle w:val="ListParagraph"/>
        <w:numPr>
          <w:ilvl w:val="2"/>
          <w:numId w:val="2"/>
        </w:numPr>
        <w:spacing w:after="100"/>
      </w:pPr>
      <w:r>
        <w:t xml:space="preserve">the Warranties being true and accurate in all material respects at Completion;</w:t>
      </w:r>
    </w:p>
    <w:p>
      <w:pPr>
        <w:pStyle w:val="ListParagraph"/>
        <w:numPr>
          <w:ilvl w:val="2"/>
          <w:numId w:val="2"/>
        </w:numPr>
        <w:spacing w:after="100"/>
      </w:pPr>
      <w:r>
        <w:t xml:space="preserve">delivery of certified copies of the board and shareholder resolutions referred to in Schedule 2.</w:t>
      </w:r>
    </w:p>
    <w:p>
      <w:pPr>
        <w:pStyle w:val="Heading2"/>
      </w:pPr>
      <w:r>
        <w:t xml:space="preserve">4.  Completion</w:t>
      </w:r>
    </w:p>
    <w:p>
      <w:pPr>
        <w:pStyle w:val="ListParagraph"/>
        <w:numPr>
          <w:ilvl w:val="1"/>
          <w:numId w:val="2"/>
        </w:numPr>
        <w:spacing w:after="100"/>
      </w:pPr>
      <w:r>
        <w:t xml:space="preserve">Completion shall take place on the Completion Date at the offices of Whitfield Carter LLP (or remotely by exchange of documents).</w:t>
      </w:r>
    </w:p>
    <w:p>
      <w:pPr>
        <w:pStyle w:val="ListParagraph"/>
        <w:numPr>
          <w:ilvl w:val="1"/>
          <w:numId w:val="2"/>
        </w:numPr>
        <w:spacing w:after="100"/>
      </w:pPr>
      <w:r>
        <w:t xml:space="preserve">At Completion the Company shall: (a) hold a board meeting allotting the New Shares; (b) enter the Investors in the register of members; (c) deliver share certificates; and (d) deliver the documents listed in Schedule 2.</w:t>
      </w:r>
    </w:p>
    <w:p>
      <w:pPr>
        <w:pStyle w:val="ListParagraph"/>
        <w:numPr>
          <w:ilvl w:val="1"/>
          <w:numId w:val="2"/>
        </w:numPr>
        <w:spacing w:after="100"/>
      </w:pPr>
      <w:r>
        <w:t xml:space="preserve">At Completion each Investor shall pay its proportion of the Subscription Price by electronic transfer to the Company's client account, against which the Company shall issue the New Shares.</w:t>
      </w:r>
    </w:p>
    <w:p>
      <w:pPr>
        <w:pStyle w:val="Heading2"/>
      </w:pPr>
      <w:r>
        <w:t xml:space="preserve">5.  Liquidation preference and anti-dilution</w:t>
      </w:r>
    </w:p>
    <w:p>
      <w:pPr>
        <w:pStyle w:val="ListParagraph"/>
        <w:numPr>
          <w:ilvl w:val="1"/>
          <w:numId w:val="2"/>
        </w:numPr>
        <w:spacing w:after="100"/>
      </w:pPr>
      <w:r>
        <w:t xml:space="preserve">On a return of capital on liquidation, sale or winding up, the holders of Series B Shares are entitled to receive, in priority to the other shareholders, an amount equal to the Subscription Price paid for their Series B Shares (a 1x non-participating preference), as more fully set out in the Articles.</w:t>
      </w:r>
    </w:p>
    <w:p>
      <w:pPr>
        <w:pStyle w:val="ListParagraph"/>
        <w:numPr>
          <w:ilvl w:val="1"/>
          <w:numId w:val="2"/>
        </w:numPr>
        <w:spacing w:after="100"/>
      </w:pPr>
      <w:r>
        <w:t xml:space="preserve">The Series B Shares carry broad-based weighted-average anti-dilution protection in the event of a future issue of shares at a price per share lower than the Subscription Price, calculated in accordance with the Articles.</w:t>
      </w:r>
    </w:p>
    <w:p>
      <w:pPr>
        <w:pStyle w:val="Heading2"/>
      </w:pPr>
      <w:r>
        <w:t xml:space="preserve">6.  Information and consent rights</w:t>
      </w:r>
    </w:p>
    <w:p>
      <w:pPr>
        <w:pStyle w:val="ListParagraph"/>
        <w:numPr>
          <w:ilvl w:val="1"/>
          <w:numId w:val="2"/>
        </w:numPr>
        <w:spacing w:after="100"/>
      </w:pPr>
      <w:r>
        <w:t xml:space="preserve">The Company shall supply to each Investor holding not less than 5% of the Series B Shares: (a) audited accounts within 6 months of each financial year end; (b) monthly management accounts within 20 Business Days; and (c) an annual budget not less than 30 days before the start of each financial year.</w:t>
      </w:r>
    </w:p>
    <w:p>
      <w:pPr>
        <w:pStyle w:val="ListParagraph"/>
        <w:numPr>
          <w:ilvl w:val="1"/>
          <w:numId w:val="2"/>
        </w:numPr>
        <w:spacing w:after="100"/>
      </w:pPr>
      <w:r>
        <w:t xml:space="preserve">The Company shall not, without the prior written consent of the Investor Majority, take any of the actions listed in Schedule 4 (the Investor Consent Matters), including altering its share capital, incurring borrowings above £1,500,000, or making any material acquisition or disposal.</w:t>
      </w:r>
    </w:p>
    <w:p>
      <w:pPr>
        <w:pStyle w:val="Heading2"/>
      </w:pPr>
      <w:r>
        <w:t xml:space="preserve">7.  Board and governance</w:t>
      </w:r>
    </w:p>
    <w:p>
      <w:pPr>
        <w:pStyle w:val="ListParagraph"/>
        <w:numPr>
          <w:ilvl w:val="1"/>
          <w:numId w:val="2"/>
        </w:numPr>
        <w:spacing w:after="100"/>
      </w:pPr>
      <w:r>
        <w:t xml:space="preserve">For so long as the Investors hold not less than 10% of the Series B Shares, the Lead Investor may appoint and remove one non-executive director (the Investor Director). The first Investor Director is Marcus Pell.</w:t>
      </w:r>
    </w:p>
    <w:p>
      <w:pPr>
        <w:pStyle w:val="ListParagraph"/>
        <w:numPr>
          <w:ilvl w:val="1"/>
          <w:numId w:val="2"/>
        </w:numPr>
        <w:spacing w:after="100"/>
      </w:pPr>
      <w:r>
        <w:t xml:space="preserve">The board shall meet not less than once each calendar quarter. The quorum for a board meeting requires the presence of the Investor Director (or an alternate), subject to adjournment provisions.</w:t>
      </w:r>
    </w:p>
    <w:p>
      <w:pPr>
        <w:pStyle w:val="Heading2"/>
      </w:pPr>
      <w:r>
        <w:t xml:space="preserve">8.  Transfer of shares</w:t>
      </w:r>
    </w:p>
    <w:p>
      <w:pPr>
        <w:pStyle w:val="ListParagraph"/>
        <w:numPr>
          <w:ilvl w:val="1"/>
          <w:numId w:val="2"/>
        </w:numPr>
        <w:spacing w:after="100"/>
      </w:pPr>
      <w:r>
        <w:t xml:space="preserve">No shareholder may transfer shares except in accordance with the Articles, which contain pre-emption rights on transfer, drag-along and tag-along provisions and customary permitted transfer carve-outs.</w:t>
      </w:r>
    </w:p>
    <w:p>
      <w:pPr>
        <w:pStyle w:val="ListParagraph"/>
        <w:numPr>
          <w:ilvl w:val="1"/>
          <w:numId w:val="2"/>
        </w:numPr>
        <w:spacing w:after="100"/>
      </w:pPr>
      <w:r>
        <w:t xml:space="preserve">The Founders shall not transfer any of their shares for a period of 24 months from Completion except with the consent of the Investor Majority or pursuant to a permitted transfer.</w:t>
      </w:r>
    </w:p>
    <w:p>
      <w:pPr>
        <w:pStyle w:val="Heading2"/>
      </w:pPr>
      <w:r>
        <w:t xml:space="preserve">9.  Warranties</w:t>
      </w:r>
    </w:p>
    <w:p>
      <w:pPr>
        <w:pStyle w:val="ListParagraph"/>
        <w:numPr>
          <w:ilvl w:val="1"/>
          <w:numId w:val="2"/>
        </w:numPr>
        <w:spacing w:after="100"/>
      </w:pPr>
      <w:r>
        <w:t xml:space="preserve">The Warrantors warrant to the Investors that each of the Warranties set out in Schedule 3 is true and accurate at the date of this Agreement, subject only to the matters fairly disclosed in the Disclosure Letter.</w:t>
      </w:r>
    </w:p>
    <w:p>
      <w:pPr>
        <w:pStyle w:val="ListParagraph"/>
        <w:numPr>
          <w:ilvl w:val="1"/>
          <w:numId w:val="2"/>
        </w:numPr>
        <w:spacing w:after="100"/>
      </w:pPr>
      <w:r>
        <w:t xml:space="preserve">Each Warranty is a separate warranty and is not limited by reference to any other Warranty. The Warranties given by the Founders are given severally and not jointly.</w:t>
      </w:r>
    </w:p>
    <w:p>
      <w:pPr>
        <w:pStyle w:val="ListParagraph"/>
        <w:numPr>
          <w:ilvl w:val="1"/>
          <w:numId w:val="2"/>
        </w:numPr>
        <w:spacing w:after="100"/>
      </w:pPr>
      <w:r>
        <w:t xml:space="preserve">The liability of the Warrantors under the Warranties is limited as set out in Schedule 5.</w:t>
      </w:r>
    </w:p>
    <w:p>
      <w:pPr>
        <w:pStyle w:val="Heading2"/>
      </w:pPr>
      <w:r>
        <w:t xml:space="preserve">10.  Limitations on liability</w:t>
      </w:r>
    </w:p>
    <w:p>
      <w:pPr>
        <w:pStyle w:val="ListParagraph"/>
        <w:numPr>
          <w:ilvl w:val="1"/>
          <w:numId w:val="2"/>
        </w:numPr>
        <w:spacing w:after="100"/>
      </w:pPr>
      <w:r>
        <w:t xml:space="preserve">The aggregate liability of the Company in respect of all claims under the Warranties shall not exceed £14,000,000, and the aggregate liability of each Founder shall not exceed £</w:t>
      </w:r>
      <w:del w:id="9301" w:author="Whitfield Carter LLP" w:date="2026-05-22T16:05:00Z">
        <w:r>
          <w:delText>3,750,000</w:delText>
        </w:r>
      </w:del>
      <w:ins w:id="9302" w:author="Whitfield Carter LLP" w:date="2026-05-22T16:05:00Z">
        <w:r>
          <w:t>3,500,000</w:t>
        </w:r>
      </w:ins>
      <w:r>
        <w:t xml:space="preserve">.</w:t>
      </w:r>
    </w:p>
    <w:p>
      <w:pPr>
        <w:pStyle w:val="ListParagraph"/>
        <w:numPr>
          <w:ilvl w:val="1"/>
          <w:numId w:val="2"/>
        </w:numPr>
        <w:spacing w:after="100"/>
      </w:pPr>
      <w:r>
        <w:t xml:space="preserve">No claim may be brought unless the amount of that claim exceeds £</w:t>
      </w:r>
      <w:del w:id="9303" w:author="Whitfield Carter LLP" w:date="2026-05-22T16:05:00Z">
        <w:r>
          <w:delText>25,000</w:delText>
        </w:r>
      </w:del>
      <w:ins w:id="9304" w:author="Whitfield Carter LLP" w:date="2026-05-22T16:05:00Z">
        <w:r>
          <w:t>35,000</w:t>
        </w:r>
      </w:ins>
      <w:r>
        <w:t xml:space="preserve"> and the aggregate of all claims exceeds £</w:t>
      </w:r>
      <w:del w:id="9305" w:author="Whitfield Carter LLP" w:date="2026-05-22T16:05:00Z">
        <w:r>
          <w:delText>250,000</w:delText>
        </w:r>
      </w:del>
      <w:ins w:id="9306" w:author="Whitfield Carter LLP" w:date="2026-05-22T16:05:00Z">
        <w:r>
          <w:t>350,000</w:t>
        </w:r>
      </w:ins>
      <w:r>
        <w:t xml:space="preserve">, in which case the whole amount (and not merely the excess) is recoverable.</w:t>
      </w:r>
    </w:p>
    <w:p>
      <w:pPr>
        <w:pStyle w:val="ListParagraph"/>
        <w:numPr>
          <w:ilvl w:val="1"/>
          <w:numId w:val="2"/>
        </w:numPr>
        <w:spacing w:after="100"/>
      </w:pPr>
      <w:r>
        <w:t xml:space="preserve">A claim is wholly barred unless notice is given within </w:t>
      </w:r>
      <w:del w:id="9307" w:author="Whitfield Carter LLP" w:date="2026-05-22T16:05:00Z">
        <w:r>
          <w:delText>3</w:delText>
        </w:r>
      </w:del>
      <w:ins w:id="9308" w:author="Whitfield Carter LLP" w:date="2026-05-22T16:05:00Z">
        <w:r>
          <w:t>2</w:t>
        </w:r>
      </w:ins>
      <w:r>
        <w:t xml:space="preserve"> years of Completion (general Warranties) or 7 years of Completion (Tax Warranties).</w:t>
      </w:r>
    </w:p>
    <w:p>
      <w:pPr>
        <w:pStyle w:val="Heading2"/>
      </w:pPr>
      <w:r>
        <w:t xml:space="preserve">11.  Founder undertakings and restrictive covenants</w:t>
      </w:r>
    </w:p>
    <w:p>
      <w:pPr>
        <w:pStyle w:val="ListParagraph"/>
        <w:numPr>
          <w:ilvl w:val="1"/>
          <w:numId w:val="2"/>
        </w:numPr>
        <w:spacing w:after="100"/>
      </w:pPr>
      <w:r>
        <w:t xml:space="preserve">Each Founder undertakes that, during the period of 18 months from Completion, the Founder shall not, in the territories in which the Business operates, be engaged in any business which competes with the Business, nor solicit any key employee, customer or supplier of the Company.</w:t>
      </w:r>
    </w:p>
    <w:p>
      <w:pPr>
        <w:pStyle w:val="ListParagraph"/>
        <w:numPr>
          <w:ilvl w:val="1"/>
          <w:numId w:val="2"/>
        </w:numPr>
        <w:spacing w:after="100"/>
      </w:pPr>
      <w:r>
        <w:t xml:space="preserve">Each Founder shall devote substantially the whole of their working time to the Business and shall assign to the Company all intellectual property created in the course of their engagement.</w:t>
      </w:r>
    </w:p>
    <w:p>
      <w:pPr>
        <w:pStyle w:val="Heading2"/>
      </w:pPr>
      <w:r>
        <w:t xml:space="preserve">12.  Confidentiality and announcements</w:t>
      </w:r>
    </w:p>
    <w:p>
      <w:pPr>
        <w:pStyle w:val="ListParagraph"/>
        <w:numPr>
          <w:ilvl w:val="1"/>
          <w:numId w:val="2"/>
        </w:numPr>
        <w:spacing w:after="100"/>
      </w:pPr>
      <w:r>
        <w:t xml:space="preserve">Each party shall keep confidential the terms of this Agreement and all confidential information of the Company, save as required by law or with the consent of the other parties.</w:t>
      </w:r>
    </w:p>
    <w:p>
      <w:pPr>
        <w:pStyle w:val="ListParagraph"/>
        <w:numPr>
          <w:ilvl w:val="1"/>
          <w:numId w:val="2"/>
        </w:numPr>
        <w:spacing w:after="100"/>
      </w:pPr>
      <w:r>
        <w:t xml:space="preserve">No announcement relating to this Agreement shall be made without the prior written consent of the Company and the Investor Majority, except as required by law or a regulatory authority.</w:t>
      </w:r>
    </w:p>
    <w:p>
      <w:pPr>
        <w:pStyle w:val="Heading2"/>
      </w:pPr>
      <w:r>
        <w:t xml:space="preserve">13.  Notices</w:t>
      </w:r>
    </w:p>
    <w:p>
      <w:pPr>
        <w:pStyle w:val="ListParagraph"/>
        <w:numPr>
          <w:ilvl w:val="1"/>
          <w:numId w:val="2"/>
        </w:numPr>
        <w:spacing w:after="100"/>
      </w:pPr>
      <w:r>
        <w:t xml:space="preserve">A notice given under this Agreement shall be in writing and delivered by hand, by pre-paid post or by email to the address or email of the relevant party set out in Schedule 1.</w:t>
      </w:r>
    </w:p>
    <w:p>
      <w:pPr>
        <w:pStyle w:val="Heading2"/>
      </w:pPr>
      <w:r>
        <w:t xml:space="preserve">14.  Entire agreement</w:t>
      </w:r>
    </w:p>
    <w:p>
      <w:pPr>
        <w:pStyle w:val="ListParagraph"/>
        <w:numPr>
          <w:ilvl w:val="1"/>
          <w:numId w:val="2"/>
        </w:numPr>
        <w:spacing w:after="100"/>
      </w:pPr>
      <w:r>
        <w:t xml:space="preserve">This Agreement, together with the documents referred to in it, constitutes the entire agreement between the parties and supersedes all prior arrangements. Each party agrees that it has no remedy in respect of any statement not set out in this Agreement, save in the case of fraud.</w:t>
      </w:r>
    </w:p>
    <w:p>
      <w:pPr>
        <w:pStyle w:val="Heading2"/>
      </w:pPr>
      <w:r>
        <w:t xml:space="preserve">15.  Assignment and third party rights</w:t>
      </w:r>
    </w:p>
    <w:p>
      <w:pPr>
        <w:pStyle w:val="ListParagraph"/>
        <w:numPr>
          <w:ilvl w:val="1"/>
          <w:numId w:val="2"/>
        </w:numPr>
        <w:spacing w:after="100"/>
      </w:pPr>
      <w:r>
        <w:t xml:space="preserve">No party may assign or otherwise deal with its rights under this Agreement except that an Investor may assign its rights to an affiliate or to a transferee of its Series B Shares.</w:t>
      </w:r>
    </w:p>
    <w:p>
      <w:pPr>
        <w:pStyle w:val="ListParagraph"/>
        <w:numPr>
          <w:ilvl w:val="1"/>
          <w:numId w:val="2"/>
        </w:numPr>
        <w:spacing w:after="100"/>
      </w:pPr>
      <w:r>
        <w:t xml:space="preserve">Save as expressly provided, a person who is not a party to this Agreement has no rights under the Contracts (Rights of Third Parties) Act 1999.</w:t>
      </w:r>
    </w:p>
    <w:p>
      <w:pPr>
        <w:pStyle w:val="Heading2"/>
      </w:pPr>
      <w:r>
        <w:t xml:space="preserve">16.  Costs</w:t>
      </w:r>
    </w:p>
    <w:p>
      <w:pPr>
        <w:pStyle w:val="ListParagraph"/>
        <w:numPr>
          <w:ilvl w:val="1"/>
          <w:numId w:val="2"/>
        </w:numPr>
        <w:spacing w:after="100"/>
      </w:pPr>
      <w:r>
        <w:t xml:space="preserve">The Company shall bear the reasonable legal costs of the Lead Investor in connection with this Agreement up to £40,000 plus VAT; otherwise each party bears its own costs.</w:t>
      </w:r>
    </w:p>
    <w:p>
      <w:pPr>
        <w:pStyle w:val="Heading2"/>
      </w:pPr>
      <w:r>
        <w:t xml:space="preserve">17.  Governing law and jurisdiction</w:t>
      </w:r>
    </w:p>
    <w:p>
      <w:pPr>
        <w:pStyle w:val="ListParagraph"/>
        <w:numPr>
          <w:ilvl w:val="1"/>
          <w:numId w:val="2"/>
        </w:numPr>
        <w:spacing w:after="100"/>
      </w:pPr>
      <w:r>
        <w:t xml:space="preserve">This Agreement and any dispute arising out of it are governed by the law of England and Wales, and the parties submit to the exclusive jurisdiction of the courts of England and Wales.</w:t>
      </w:r>
    </w:p>
    <w:p>
      <w:r>
        <w:br w:type="page"/>
      </w:r>
    </w:p>
    <w:p>
      <w:pPr>
        <w:pStyle w:val="Heading1"/>
      </w:pPr>
      <w:r>
        <w:t xml:space="preserve">Schedule 1 — The Founders and the Investors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Founder</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Address</w:t>
            </w:r>
          </w:p>
        </w:tc>
        <w:tc>
          <w:tcPr>
            <w:tcW w:type="dxa" w:w="2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Shares held (Ordinary)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Dr Marcus Penrose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Cambridge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1,600,000</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Aisha Devlin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Cambridge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900,000</w:t>
            </w:r>
          </w:p>
        </w:tc>
      </w:tr>
    </w:tbl>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c>
          <w:tcPr>
            <w:tcW w:type="dxa" w:w="4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Investor</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New Shares</w:t>
            </w:r>
          </w:p>
        </w:tc>
        <w:tc>
          <w:tcPr>
            <w:tcW w:type="dxa" w:w="24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Subscription monies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Westbridge Growth Capital LLP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785,714</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£11,000,000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Calderbrook Growth Partners LLP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142,857</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£2,000,000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Aldridge Seed 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71,429</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Total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1,000,000</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£14,000,000</w:t>
            </w:r>
          </w:p>
        </w:tc>
      </w:tr>
    </w:tbl>
    <w:p>
      <w:r>
        <w:br w:type="page"/>
      </w:r>
    </w:p>
    <w:p>
      <w:pPr>
        <w:pStyle w:val="Heading1"/>
      </w:pPr>
      <w:r>
        <w:t xml:space="preserve">Schedule 2 — Completion deliverables</w:t>
      </w:r>
    </w:p>
    <w:p>
      <w:pPr>
        <w:pStyle w:val="ListParagraph"/>
        <w:numPr>
          <w:ilvl w:val="0"/>
          <w:numId w:val="3"/>
        </w:numPr>
        <w:spacing w:after="80"/>
      </w:pPr>
      <w:r>
        <w:t xml:space="preserve">Certified copy of the shareholder resolutions adopting the Articles and creating the Series B Shares.</w:t>
      </w:r>
    </w:p>
    <w:p>
      <w:pPr>
        <w:pStyle w:val="ListParagraph"/>
        <w:numPr>
          <w:ilvl w:val="0"/>
          <w:numId w:val="3"/>
        </w:numPr>
        <w:spacing w:after="80"/>
      </w:pPr>
      <w:r>
        <w:t xml:space="preserve">Certified copy of the board resolutions allotting the New Shares and approving this Agreement.</w:t>
      </w:r>
    </w:p>
    <w:p>
      <w:pPr>
        <w:pStyle w:val="ListParagraph"/>
        <w:numPr>
          <w:ilvl w:val="0"/>
          <w:numId w:val="3"/>
        </w:numPr>
        <w:spacing w:after="80"/>
      </w:pPr>
      <w:r>
        <w:t xml:space="preserve">The Disclosure Letter, duly signed by the Warrantors.</w:t>
      </w:r>
    </w:p>
    <w:p>
      <w:pPr>
        <w:pStyle w:val="ListParagraph"/>
        <w:numPr>
          <w:ilvl w:val="0"/>
          <w:numId w:val="3"/>
        </w:numPr>
        <w:spacing w:after="80"/>
      </w:pPr>
      <w:r>
        <w:t xml:space="preserve">Updated register of members and share certificates for the New Shares.</w:t>
      </w:r>
    </w:p>
    <w:p>
      <w:pPr>
        <w:pStyle w:val="ListParagraph"/>
        <w:numPr>
          <w:ilvl w:val="0"/>
          <w:numId w:val="3"/>
        </w:numPr>
        <w:spacing w:after="80"/>
      </w:pPr>
      <w:r>
        <w:t xml:space="preserve">The enlarged option pool and updated cap table.</w:t>
      </w:r>
    </w:p>
    <w:p>
      <w:pPr>
        <w:pStyle w:val="ListParagraph"/>
        <w:numPr>
          <w:ilvl w:val="0"/>
          <w:numId w:val="3"/>
        </w:numPr>
        <w:spacing w:after="80"/>
      </w:pPr>
      <w:r>
        <w:t xml:space="preserve">Counterparts of this Agreement and the Investor Rights provisions executed by all parties.</w:t>
      </w:r>
    </w:p>
    <w:p>
      <w:r>
        <w:br w:type="page"/>
      </w:r>
    </w:p>
    <w:p>
      <w:pPr>
        <w:pStyle w:val="Heading1"/>
      </w:pPr>
      <w:r>
        <w:t xml:space="preserve">Schedule 3 — Warranties</w:t>
      </w:r>
    </w:p>
    <w:p>
      <w:pPr>
        <w:pStyle w:val="Heading2"/>
      </w:pPr>
      <w:r>
        <w:t xml:space="preserve">Part A — Company and capacity</w:t>
      </w:r>
    </w:p>
    <w:p>
      <w:pPr>
        <w:pStyle w:val="ListParagraph"/>
        <w:numPr>
          <w:ilvl w:val="0"/>
          <w:numId w:val="3"/>
        </w:numPr>
        <w:spacing w:after="80"/>
      </w:pPr>
      <w:r>
        <w:t xml:space="preserve">The Company is duly incorporated and validly existing under the laws of England and Wales.</w:t>
      </w:r>
    </w:p>
    <w:p>
      <w:pPr>
        <w:pStyle w:val="ListParagraph"/>
        <w:numPr>
          <w:ilvl w:val="0"/>
          <w:numId w:val="3"/>
        </w:numPr>
        <w:spacing w:after="80"/>
      </w:pPr>
      <w:r>
        <w:t xml:space="preserve">The Company has the requisite power and authority to enter into and perform this Agreement.</w:t>
      </w:r>
    </w:p>
    <w:p>
      <w:pPr>
        <w:pStyle w:val="ListParagraph"/>
        <w:numPr>
          <w:ilvl w:val="0"/>
          <w:numId w:val="3"/>
        </w:numPr>
        <w:spacing w:after="80"/>
      </w:pPr>
      <w:r>
        <w:t xml:space="preserve">The issued share capital of the Company is as set out in the cap table and the New Shares will be validly issued, fully paid and free from encumbrances.</w:t>
      </w:r>
    </w:p>
    <w:p>
      <w:pPr>
        <w:pStyle w:val="Heading2"/>
      </w:pPr>
      <w:r>
        <w:t xml:space="preserve">Part B — Accounts and financial position</w:t>
      </w:r>
    </w:p>
    <w:p>
      <w:pPr>
        <w:pStyle w:val="ListParagraph"/>
        <w:numPr>
          <w:ilvl w:val="0"/>
          <w:numId w:val="3"/>
        </w:numPr>
        <w:spacing w:after="80"/>
      </w:pPr>
      <w:r>
        <w:t xml:space="preserve">The audited accounts for the year ended 31 December 2025 give a true and fair view of the state of affairs of the Company.</w:t>
      </w:r>
    </w:p>
    <w:p>
      <w:pPr>
        <w:pStyle w:val="ListParagraph"/>
        <w:numPr>
          <w:ilvl w:val="0"/>
          <w:numId w:val="3"/>
        </w:numPr>
        <w:spacing w:after="80"/>
      </w:pPr>
      <w:r>
        <w:t xml:space="preserve">Since the accounts date there has been no material adverse change in the financial position of the Company.</w:t>
      </w:r>
    </w:p>
    <w:p>
      <w:pPr>
        <w:pStyle w:val="ListParagraph"/>
        <w:numPr>
          <w:ilvl w:val="0"/>
          <w:numId w:val="3"/>
        </w:numPr>
        <w:spacing w:after="80"/>
      </w:pPr>
      <w:r>
        <w:t xml:space="preserve">The Company has no borrowings other than as disclosed in the Disclosure Letter.</w:t>
      </w:r>
    </w:p>
    <w:p>
      <w:pPr>
        <w:pStyle w:val="Heading2"/>
      </w:pPr>
      <w:r>
        <w:t xml:space="preserve">Part C — Intellectual property and technology</w:t>
      </w:r>
    </w:p>
    <w:p>
      <w:pPr>
        <w:pStyle w:val="ListParagraph"/>
        <w:numPr>
          <w:ilvl w:val="0"/>
          <w:numId w:val="3"/>
        </w:numPr>
        <w:spacing w:after="80"/>
      </w:pPr>
      <w:r>
        <w:t xml:space="preserve">The Company owns or is licensed to use all intellectual property rights necessary to carry on the Business as currently conducted.</w:t>
      </w:r>
    </w:p>
    <w:p>
      <w:pPr>
        <w:pStyle w:val="ListParagraph"/>
        <w:numPr>
          <w:ilvl w:val="0"/>
          <w:numId w:val="3"/>
        </w:numPr>
        <w:spacing w:after="80"/>
      </w:pPr>
      <w:r>
        <w:t xml:space="preserve">The Company's products do not, so far as the Warrantors are aware, infringe the intellectual property rights of any third party.</w:t>
      </w:r>
    </w:p>
    <w:p>
      <w:pPr>
        <w:pStyle w:val="ListParagraph"/>
        <w:numPr>
          <w:ilvl w:val="0"/>
          <w:numId w:val="3"/>
        </w:numPr>
        <w:spacing w:after="80"/>
      </w:pPr>
      <w:r>
        <w:t xml:space="preserve">All intellectual property created by employees and contractors has been validly assigned to the Company.</w:t>
      </w:r>
    </w:p>
    <w:p>
      <w:pPr>
        <w:pStyle w:val="Heading2"/>
      </w:pPr>
      <w:r>
        <w:t xml:space="preserve">Part D — Commercial, employment and litigation</w:t>
      </w:r>
    </w:p>
    <w:p>
      <w:pPr>
        <w:pStyle w:val="ListParagraph"/>
        <w:numPr>
          <w:ilvl w:val="0"/>
          <w:numId w:val="3"/>
        </w:numPr>
        <w:spacing w:after="80"/>
      </w:pPr>
      <w:r>
        <w:t xml:space="preserve">The Company is not engaged in any litigation or arbitration which is material to the Business.</w:t>
      </w:r>
    </w:p>
    <w:p>
      <w:pPr>
        <w:pStyle w:val="ListParagraph"/>
        <w:numPr>
          <w:ilvl w:val="0"/>
          <w:numId w:val="3"/>
        </w:numPr>
        <w:spacing w:after="80"/>
      </w:pPr>
      <w:r>
        <w:t xml:space="preserve">The Company has complied in all material respects with its obligations under its material contracts.</w:t>
      </w:r>
    </w:p>
    <w:p>
      <w:pPr>
        <w:pStyle w:val="ListParagraph"/>
        <w:numPr>
          <w:ilvl w:val="0"/>
          <w:numId w:val="3"/>
        </w:numPr>
        <w:spacing w:after="80"/>
      </w:pPr>
      <w:r>
        <w:t xml:space="preserve">There are no outstanding disputes with employees and the Company has complied with applicable employment law in all material respects.</w:t>
      </w:r>
    </w:p>
    <w:p>
      <w:pPr>
        <w:pStyle w:val="ListParagraph"/>
        <w:numPr>
          <w:ilvl w:val="0"/>
          <w:numId w:val="3"/>
        </w:numPr>
        <w:spacing w:after="80"/>
      </w:pPr>
      <w:r>
        <w:t xml:space="preserve">The Company has complied in all material respects with applicable data protection and product safety legislation.</w:t>
      </w:r>
    </w:p>
    <w:p>
      <w:pPr>
        <w:pStyle w:val="Heading2"/>
      </w:pPr>
      <w:r>
        <w:t xml:space="preserve">Part E — Tax Warranties</w:t>
      </w:r>
    </w:p>
    <w:p>
      <w:pPr>
        <w:pStyle w:val="ListParagraph"/>
        <w:numPr>
          <w:ilvl w:val="0"/>
          <w:numId w:val="3"/>
        </w:numPr>
        <w:spacing w:after="80"/>
      </w:pPr>
      <w:r>
        <w:t xml:space="preserve">The Company has duly and punctually made all returns and payments required for tax purposes.</w:t>
      </w:r>
    </w:p>
    <w:p>
      <w:pPr>
        <w:pStyle w:val="ListParagraph"/>
        <w:numPr>
          <w:ilvl w:val="0"/>
          <w:numId w:val="3"/>
        </w:numPr>
        <w:spacing w:after="80"/>
      </w:pPr>
      <w:r>
        <w:t xml:space="preserve">The Company is not involved in any dispute with any tax authority.</w:t>
      </w:r>
    </w:p>
    <w:p>
      <w:pPr>
        <w:pStyle w:val="ListParagraph"/>
        <w:numPr>
          <w:ilvl w:val="0"/>
          <w:numId w:val="3"/>
        </w:numPr>
        <w:spacing w:after="80"/>
      </w:pPr>
      <w:r>
        <w:t xml:space="preserve">The Company is and has at all times been resident only in the United Kingdom for tax purposes.</w:t>
      </w:r>
    </w:p>
    <w:p>
      <w:r>
        <w:br w:type="page"/>
      </w:r>
    </w:p>
    <w:p>
      <w:pPr>
        <w:pStyle w:val="Heading1"/>
      </w:pPr>
      <w:r>
        <w:t xml:space="preserve">Schedule 4 — Investor consent matters</w:t>
      </w:r>
    </w:p>
    <w:p>
      <w:pPr>
        <w:pStyle w:val="ListParagraph"/>
        <w:numPr>
          <w:ilvl w:val="0"/>
          <w:numId w:val="3"/>
        </w:numPr>
        <w:spacing w:after="80"/>
      </w:pPr>
      <w:r>
        <w:t xml:space="preserve">Altering the share capital of the Company or the rights attaching to any shares.</w:t>
      </w:r>
    </w:p>
    <w:p>
      <w:pPr>
        <w:pStyle w:val="ListParagraph"/>
        <w:numPr>
          <w:ilvl w:val="0"/>
          <w:numId w:val="3"/>
        </w:numPr>
        <w:spacing w:after="80"/>
      </w:pPr>
      <w:r>
        <w:t xml:space="preserve">Adopting or amending the Articles.</w:t>
      </w:r>
    </w:p>
    <w:p>
      <w:pPr>
        <w:pStyle w:val="ListParagraph"/>
        <w:numPr>
          <w:ilvl w:val="0"/>
          <w:numId w:val="3"/>
        </w:numPr>
        <w:spacing w:after="80"/>
      </w:pPr>
      <w:r>
        <w:t xml:space="preserve">Incurring any borrowing in excess of £1,500,000 in aggregate.</w:t>
      </w:r>
    </w:p>
    <w:p>
      <w:pPr>
        <w:pStyle w:val="ListParagraph"/>
        <w:numPr>
          <w:ilvl w:val="0"/>
          <w:numId w:val="3"/>
        </w:numPr>
        <w:spacing w:after="80"/>
      </w:pPr>
      <w:r>
        <w:t xml:space="preserve">Making any material acquisition or disposal outside the ordinary course of business.</w:t>
      </w:r>
    </w:p>
    <w:p>
      <w:pPr>
        <w:pStyle w:val="ListParagraph"/>
        <w:numPr>
          <w:ilvl w:val="0"/>
          <w:numId w:val="3"/>
        </w:numPr>
        <w:spacing w:after="80"/>
      </w:pPr>
      <w:r>
        <w:t xml:space="preserve">Approving or amending the annual budget.</w:t>
      </w:r>
    </w:p>
    <w:p>
      <w:pPr>
        <w:pStyle w:val="ListParagraph"/>
        <w:numPr>
          <w:ilvl w:val="0"/>
          <w:numId w:val="3"/>
        </w:numPr>
        <w:spacing w:after="80"/>
      </w:pPr>
      <w:r>
        <w:t xml:space="preserve">Appointing or removing any director or the auditors.</w:t>
      </w:r>
    </w:p>
    <w:p>
      <w:pPr>
        <w:pStyle w:val="ListParagraph"/>
        <w:numPr>
          <w:ilvl w:val="0"/>
          <w:numId w:val="3"/>
        </w:numPr>
        <w:spacing w:after="80"/>
      </w:pPr>
      <w:r>
        <w:t xml:space="preserve">Declaring or paying any dividend or making any other distribution.</w:t>
      </w:r>
    </w:p>
    <w:p>
      <w:pPr>
        <w:pStyle w:val="ListParagraph"/>
        <w:numPr>
          <w:ilvl w:val="0"/>
          <w:numId w:val="3"/>
        </w:numPr>
        <w:spacing w:after="80"/>
      </w:pPr>
      <w:r>
        <w:t xml:space="preserve">Entering into any transaction with a Founder or a connected person otherwise than on arm's length terms.</w:t>
      </w:r>
    </w:p>
    <w:p>
      <w:r>
        <w:br w:type="page"/>
      </w:r>
    </w:p>
    <w:p>
      <w:pPr>
        <w:pStyle w:val="Heading1"/>
      </w:pPr>
      <w:r>
        <w:t xml:space="preserve">Schedule 5 — Limitations on liability</w:t>
      </w:r>
    </w:p>
    <w:p>
      <w:pPr>
        <w:pStyle w:val="ListParagraph"/>
        <w:numPr>
          <w:ilvl w:val="0"/>
          <w:numId w:val="2"/>
        </w:numPr>
        <w:spacing w:after="100"/>
      </w:pPr>
      <w:r>
        <w:t xml:space="preserve">The aggregate liability of the Company under the Warranties shall not exceed £14,000,000 and of each Founder £4,000,000.</w:t>
      </w:r>
    </w:p>
    <w:p>
      <w:pPr>
        <w:pStyle w:val="ListParagraph"/>
        <w:numPr>
          <w:ilvl w:val="0"/>
          <w:numId w:val="2"/>
        </w:numPr>
        <w:spacing w:after="100"/>
      </w:pPr>
      <w:r>
        <w:t xml:space="preserve">No claim shall be brought unless the individual claim exceeds £25,000 and the aggregate of claims exceeds £250,000.</w:t>
      </w:r>
    </w:p>
    <w:p>
      <w:pPr>
        <w:pStyle w:val="ListParagraph"/>
        <w:numPr>
          <w:ilvl w:val="0"/>
          <w:numId w:val="2"/>
        </w:numPr>
        <w:spacing w:after="100"/>
      </w:pPr>
      <w:r>
        <w:t xml:space="preserve">The Warrantors are not liable for a claim unless notice is given within 3 years (general) or 7 years (tax) of Completion.</w:t>
      </w:r>
    </w:p>
    <w:p>
      <w:pPr>
        <w:pStyle w:val="ListParagraph"/>
        <w:numPr>
          <w:ilvl w:val="0"/>
          <w:numId w:val="2"/>
        </w:numPr>
        <w:spacing w:after="100"/>
      </w:pPr>
      <w:r>
        <w:t xml:space="preserve">The Warrantors are not liable for any matter fairly disclosed in the Disclosure Letter or provided for in the audited accounts.</w:t>
      </w:r>
    </w:p>
    <w:p>
      <w:r>
        <w:br w:type="page"/>
      </w:r>
    </w:p>
    <w:p>
      <w:pPr>
        <w:pStyle w:val="Heading1"/>
      </w:pPr>
      <w:r>
        <w:t xml:space="preserve">Execution</w:t>
      </w:r>
    </w:p>
    <w:p>
      <w:pPr>
        <w:spacing w:after="120"/>
      </w:pPr>
      <w:r>
        <w:rPr>
          <w:i/>
          <w:iCs/>
        </w:rPr>
        <w:t xml:space="preserve">This Agreement has been executed as a deed and is delivered and takes effect on the date stated at the beginning of it.</w:t>
      </w:r>
    </w:p>
    <w:p>
      <w:pPr>
        <w:spacing w:before="240"/>
      </w:pPr>
      <w:r>
        <w:t>....................................................   Dr Marcus Penrose, Director, for and on behalf of Penrose Robotics Limited</w:t>
      </w:r>
    </w:p>
    <w:p>
      <w:pPr>
        <w:spacing w:before="240"/>
      </w:pPr>
      <w:r>
        <w:t>....................................................   Aisha Devlin, Founder</w:t>
      </w:r>
    </w:p>
    <w:p>
      <w:pPr>
        <w:spacing w:before="240"/>
      </w:pPr>
      <w:r>
        <w:t>....................................................   Marcus Pell, Partner, for and on behalf of Westbridge Growth Capital LLP</w:t>
      </w:r>
    </w:p>
    <w:p>
      <w:pPr>
        <w:spacing w:before="240"/>
      </w:pPr>
      <w:r>
        <w:t>....................................................   Authorised signatory, for and on behalf of Calderbrook Growth Partners LLP</w:t>
      </w:r>
    </w:p>
    <w:p>
      <w:pPr>
        <w:spacing w:before="240"/>
      </w:pPr>
      <w:r>
        <w:t>....................................................   Authorised signatory, for and on behalf of Aldridge Seed 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pPr>
    <w:r>
      <w:rPr>
        <w:color w:val="666666"/>
        <w:sz w:val="16"/>
        <w:szCs w:val="16"/>
      </w:rPr>
      <w:t xml:space="preserve">Whitfield Carter LLP | 22 Bishopsgate, London EC2N 4BQ | Confidential</w:t>
    </w:r>
  </w:p>
  <w:p>
    <w:pPr>
      <w:tabs>
        <w:tab w:val="right" w:pos="9026"/>
      </w:tabs>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20" w:hanging="480"/>
      </w:pPr>
    </w:lvl>
    <w:lvl w:ilvl="2" w15:tentative="1">
      <w:start w:val="1"/>
      <w:numFmt w:val="lowerLetter"/>
      <w:lvlText w:val="(%3)"/>
      <w:lvlJc w:val="left"/>
      <w:pPr>
        <w:ind w:left="120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2026-06-26T14:11:48.512Z</dcterms:created>
  <dcterms:modified xsi:type="dcterms:W3CDTF">2026-06-26T14:11:48.512Z</dcterms:modified>
</cp:coreProperties>
</file>

<file path=docProps/custom.xml><?xml version="1.0" encoding="utf-8"?>
<Properties xmlns="http://schemas.openxmlformats.org/officeDocument/2006/custom-properties" xmlns:vt="http://schemas.openxmlformats.org/officeDocument/2006/docPropsVTypes"/>
</file>