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color w:val="595959"/>
          <w:sz w:val="18"/>
          <w:szCs w:val="18"/>
        </w:rPr>
        <w:t xml:space="preserve">DATED 14 NOVEMBER 2025</w:t>
      </w:r>
    </w:p>
    <w:p>
      <w:pPr>
        <w:spacing w:after="120"/>
      </w:pPr>
    </w:p>
    <w:p>
      <w:pPr>
        <w:spacing w:after="120"/>
        <w:jc w:val="center"/>
      </w:pPr>
      <w:r>
        <w:rPr>
          <w:rFonts w:ascii="Arial" w:cs="Arial" w:eastAsia="Arial" w:hAnsi="Arial"/>
          <w:b/>
          <w:bCs/>
          <w:color w:val="1F3864"/>
          <w:sz w:val="30"/>
          <w:szCs w:val="30"/>
        </w:rPr>
        <w:t xml:space="preserve">STANDSTILL AGREEMENT</w:t>
      </w:r>
    </w:p>
    <w:p>
      <w:pPr>
        <w:spacing w:after="120"/>
      </w:pPr>
    </w:p>
    <w:p>
      <w:pPr>
        <w:spacing w:after="120"/>
        <w:jc w:val="center"/>
      </w:pPr>
      <w:r>
        <w:rPr>
          <w:rFonts w:ascii="Arial" w:cs="Arial" w:eastAsia="Arial" w:hAnsi="Arial"/>
          <w:sz w:val="20"/>
          <w:szCs w:val="20"/>
        </w:rPr>
        <w:t xml:space="preserve">relating to the senior facilities agreement dated 14 June 2022</w:t>
      </w:r>
    </w:p>
    <w:p>
      <w:pPr>
        <w:spacing w:after="120"/>
      </w:pPr>
    </w:p>
    <w:p>
      <w:pPr>
        <w:spacing w:after="120"/>
      </w:pPr>
    </w:p>
    <w:p>
      <w:pPr>
        <w:spacing w:after="120"/>
        <w:jc w:val="center"/>
      </w:pPr>
      <w:r>
        <w:rPr>
          <w:rFonts w:ascii="Arial" w:cs="Arial" w:eastAsia="Arial" w:hAnsi="Arial"/>
          <w:b/>
          <w:bCs/>
          <w:sz w:val="20"/>
          <w:szCs w:val="20"/>
        </w:rPr>
        <w:t xml:space="preserve">WEXFORD CONSUMER BRANDS LIMITED</w:t>
      </w:r>
    </w:p>
    <w:p>
      <w:pPr>
        <w:spacing w:after="120"/>
        <w:jc w:val="center"/>
      </w:pPr>
      <w:r>
        <w:rPr>
          <w:rFonts w:ascii="Arial" w:cs="Arial" w:eastAsia="Arial" w:hAnsi="Arial"/>
          <w:sz w:val="18"/>
          <w:szCs w:val="18"/>
        </w:rPr>
        <w:t xml:space="preserve">(as Borrower)</w:t>
      </w:r>
    </w:p>
    <w:p>
      <w:pPr>
        <w:spacing w:after="120"/>
        <w:jc w:val="center"/>
      </w:pPr>
      <w:r>
        <w:rPr>
          <w:rFonts w:ascii="Arial" w:cs="Arial" w:eastAsia="Arial" w:hAnsi="Arial"/>
          <w:b/>
          <w:bCs/>
          <w:sz w:val="20"/>
          <w:szCs w:val="20"/>
        </w:rPr>
        <w:t xml:space="preserve">WEXFORD HOLDINGS LIMITED</w:t>
      </w:r>
    </w:p>
    <w:p>
      <w:pPr>
        <w:spacing w:after="120"/>
        <w:jc w:val="center"/>
      </w:pPr>
      <w:r>
        <w:rPr>
          <w:rFonts w:ascii="Arial" w:cs="Arial" w:eastAsia="Arial" w:hAnsi="Arial"/>
          <w:sz w:val="18"/>
          <w:szCs w:val="18"/>
        </w:rPr>
        <w:t xml:space="preserve">(as Parent and Guarantor)</w:t>
      </w:r>
    </w:p>
    <w:p>
      <w:pPr>
        <w:spacing w:after="120"/>
        <w:jc w:val="center"/>
      </w:pPr>
      <w:r>
        <w:rPr>
          <w:rFonts w:ascii="Arial" w:cs="Arial" w:eastAsia="Arial" w:hAnsi="Arial"/>
          <w:b/>
          <w:bCs/>
          <w:sz w:val="20"/>
          <w:szCs w:val="20"/>
        </w:rPr>
        <w:t xml:space="preserve">STERLING COMMERCIAL BANK plc</w:t>
      </w:r>
    </w:p>
    <w:p>
      <w:pPr>
        <w:spacing w:after="120"/>
        <w:jc w:val="center"/>
      </w:pPr>
      <w:r>
        <w:rPr>
          <w:rFonts w:ascii="Arial" w:cs="Arial" w:eastAsia="Arial" w:hAnsi="Arial"/>
          <w:sz w:val="18"/>
          <w:szCs w:val="18"/>
        </w:rPr>
        <w:t xml:space="preserve">(as Agent, Security Agent and Lender)</w:t>
      </w:r>
    </w:p>
    <w:p>
      <w:r>
        <w:br w:type="page"/>
      </w:r>
    </w:p>
    <w:p>
      <w:pPr>
        <w:spacing w:after="120" w:line="276"/>
      </w:pPr>
      <w:r>
        <w:rPr>
          <w:rFonts w:ascii="Arial" w:cs="Arial" w:eastAsia="Arial" w:hAnsi="Arial"/>
          <w:b/>
          <w:bCs/>
        </w:rPr>
        <w:t xml:space="preserve">THIS STANDSTILL AGREEMENT</w:t>
      </w:r>
    </w:p>
    <w:p>
      <w:pPr>
        <w:spacing w:after="120" w:line="276"/>
      </w:pPr>
      <w:r>
        <w:rPr>
          <w:rFonts w:ascii="Arial" w:cs="Arial" w:eastAsia="Arial" w:hAnsi="Arial"/>
          <w:b/>
          <w:bCs/>
        </w:rPr>
        <w:t xml:space="preserve">THIS AGREEMENT </w:t>
      </w:r>
      <w:r>
        <w:rPr>
          <w:rFonts w:ascii="Arial" w:cs="Arial" w:eastAsia="Arial" w:hAnsi="Arial"/>
        </w:rPr>
        <w:t xml:space="preserve">is made on 14 November 2025</w:t>
      </w:r>
    </w:p>
    <w:p>
      <w:pPr>
        <w:spacing w:after="120" w:line="276"/>
      </w:pPr>
      <w:r>
        <w:rPr>
          <w:rFonts w:ascii="Arial" w:cs="Arial" w:eastAsia="Arial" w:hAnsi="Arial"/>
          <w:b/>
          <w:bCs/>
        </w:rPr>
        <w:t xml:space="preserve">BETWEEN:</w:t>
      </w:r>
    </w:p>
    <w:p>
      <w:pPr>
        <w:pStyle w:val="ListParagraph"/>
        <w:numPr>
          <w:ilvl w:val="0"/>
          <w:numId w:val="2"/>
        </w:numPr>
        <w:spacing w:after="80" w:line="276"/>
      </w:pPr>
      <w:r>
        <w:rPr>
          <w:rFonts w:ascii="Arial" w:cs="Arial" w:eastAsia="Arial" w:hAnsi="Arial"/>
          <w:b/>
          <w:bCs/>
        </w:rPr>
        <w:t xml:space="preserve">WEXFORD CONSUMER BRANDS LIMITED</w:t>
      </w:r>
      <w:r>
        <w:rPr>
          <w:rFonts w:ascii="Arial" w:cs="Arial" w:eastAsia="Arial" w:hAnsi="Arial"/>
        </w:rPr>
        <w:t xml:space="preserve">, a company incorporated in England and Wales (no. 05521894) whose registered office is at Pavilion House, 41 Old Bailey, London EC4M 7HG (the “Borrower”);</w:t>
      </w:r>
    </w:p>
    <w:p>
      <w:pPr>
        <w:pStyle w:val="ListParagraph"/>
        <w:numPr>
          <w:ilvl w:val="0"/>
          <w:numId w:val="2"/>
        </w:numPr>
        <w:spacing w:after="80" w:line="276"/>
      </w:pPr>
      <w:r>
        <w:rPr>
          <w:rFonts w:ascii="Arial" w:cs="Arial" w:eastAsia="Arial" w:hAnsi="Arial"/>
          <w:b/>
          <w:bCs/>
        </w:rPr>
        <w:t xml:space="preserve">WEXFORD HOLDINGS LIMITED</w:t>
      </w:r>
      <w:r>
        <w:rPr>
          <w:rFonts w:ascii="Arial" w:cs="Arial" w:eastAsia="Arial" w:hAnsi="Arial"/>
        </w:rPr>
        <w:t xml:space="preserve">, a company incorporated in England and Wales (no. 04182276) whose registered office is at Pavilion House, 41 Old Bailey, London EC4M 7HG (the “Parent”); and</w:t>
      </w:r>
    </w:p>
    <w:p>
      <w:pPr>
        <w:pStyle w:val="ListParagraph"/>
        <w:numPr>
          <w:ilvl w:val="0"/>
          <w:numId w:val="2"/>
        </w:numPr>
        <w:spacing w:after="80" w:line="276"/>
      </w:pPr>
      <w:r>
        <w:rPr>
          <w:rFonts w:ascii="Arial" w:cs="Arial" w:eastAsia="Arial" w:hAnsi="Arial"/>
          <w:b/>
          <w:bCs/>
        </w:rPr>
        <w:t xml:space="preserve">STERLING COMMERCIAL BANK plc</w:t>
      </w:r>
      <w:r>
        <w:rPr>
          <w:rFonts w:ascii="Arial" w:cs="Arial" w:eastAsia="Arial" w:hAnsi="Arial"/>
        </w:rPr>
        <w:t xml:space="preserve">, whose registered office is at 60 Lombard Street, London EC3V 9EA, acting as agent and security agent for itself and the other Finance Parties and as a Lender (the “Agent”),</w:t>
      </w:r>
    </w:p>
    <w:p>
      <w:pPr>
        <w:spacing w:after="120" w:line="276"/>
      </w:pPr>
      <w:r>
        <w:rPr>
          <w:rFonts w:ascii="Arial" w:cs="Arial" w:eastAsia="Arial" w:hAnsi="Arial"/>
        </w:rPr>
        <w:t xml:space="preserve">together the “Parties” and each a “Party”.</w:t>
      </w:r>
    </w:p>
    <w:p>
      <w:pPr>
        <w:spacing w:after="120" w:line="276"/>
      </w:pPr>
      <w:r>
        <w:rPr>
          <w:rFonts w:ascii="Arial" w:cs="Arial" w:eastAsia="Arial" w:hAnsi="Arial"/>
          <w:b/>
          <w:bCs/>
        </w:rPr>
        <w:t xml:space="preserve">RECITALS</w:t>
      </w:r>
    </w:p>
    <w:p>
      <w:pPr>
        <w:pStyle w:val="ListParagraph"/>
        <w:numPr>
          <w:ilvl w:val="0"/>
          <w:numId w:val="2"/>
        </w:numPr>
        <w:spacing w:after="80" w:line="276"/>
      </w:pPr>
      <w:r>
        <w:rPr>
          <w:rFonts w:ascii="Arial" w:cs="Arial" w:eastAsia="Arial" w:hAnsi="Arial"/>
        </w:rPr>
        <w:t xml:space="preserve">By a senior facilities agreement dated 14 June 2022 (the “Facilities Agreement”) the Lender made available to the Borrower a £30,000,000 term loan facility (“Facility A”) and a £12,000,000 revolving credit facility (“Facility B”). As at the date of this Agreement, Facility A is drawn in full and Facility B is drawn as to £8,000,000, giving total outstandings of £38,000,000 (the “Outstandings”), exclusive of accrued interest, fees and costs.</w:t>
      </w:r>
    </w:p>
    <w:p>
      <w:pPr>
        <w:pStyle w:val="ListParagraph"/>
        <w:numPr>
          <w:ilvl w:val="0"/>
          <w:numId w:val="2"/>
        </w:numPr>
        <w:spacing w:after="80" w:line="276"/>
      </w:pPr>
      <w:r>
        <w:rPr>
          <w:rFonts w:ascii="Arial" w:cs="Arial" w:eastAsia="Arial" w:hAnsi="Arial"/>
        </w:rPr>
        <w:t xml:space="preserve">At the covenant test date falling on 30 September 2025 the Borrower failed to comply with the leverage covenant and the fixed charge cover covenant in clause 26 of the Facilities Agreement (the “Specified Defaults”). The Specified Defaults are continuing Events of Default.</w:t>
      </w:r>
    </w:p>
    <w:p>
      <w:pPr>
        <w:pStyle w:val="ListParagraph"/>
        <w:numPr>
          <w:ilvl w:val="0"/>
          <w:numId w:val="2"/>
        </w:numPr>
        <w:spacing w:after="80" w:line="276"/>
      </w:pPr>
      <w:r>
        <w:rPr>
          <w:rFonts w:ascii="Arial" w:cs="Arial" w:eastAsia="Arial" w:hAnsi="Arial"/>
        </w:rPr>
        <w:t xml:space="preserve">The Agent is entitled, by reason of the Specified Defaults, to exercise its rights and remedies under the Facilities Agreement and the Security Documents, including to accelerate the facilities and enforce the Security (the “Enforcement Rights”). The Agent has not done so and, on and subject to the terms of this Agreement, has agreed to refrain from doing so for a limited period to allow the Parties to negotiate a consensual restructuring.</w:t>
      </w:r>
    </w:p>
    <w:p>
      <w:pPr>
        <w:spacing w:after="120" w:line="276"/>
      </w:pPr>
      <w:r>
        <w:rPr>
          <w:rFonts w:ascii="Arial" w:cs="Arial" w:eastAsia="Arial" w:hAnsi="Arial"/>
          <w:b/>
          <w:bCs/>
        </w:rPr>
        <w:t xml:space="preserve">IT IS AGREED as follows:</w:t>
      </w:r>
    </w:p>
    <w:p>
      <w:pPr>
        <w:tabs>
          <w:tab w:val="left" w:pos="620"/>
        </w:tabs>
        <w:spacing w:after="100" w:before="220"/>
      </w:pPr>
      <w:r>
        <w:rPr>
          <w:rFonts w:ascii="Arial" w:cs="Arial" w:eastAsia="Arial" w:hAnsi="Arial"/>
          <w:b/>
          <w:bCs/>
          <w:color w:val="1F3864"/>
          <w:sz w:val="24"/>
          <w:szCs w:val="24"/>
        </w:rPr>
        <w:t xml:space="preserve">1.</w:t>
      </w:r>
      <w:r>
        <w:rPr>
          <w:rFonts w:ascii="Arial" w:cs="Arial" w:eastAsia="Arial" w:hAnsi="Arial"/>
          <w:b/>
          <w:bCs/>
          <w:color w:val="1F3864"/>
          <w:sz w:val="24"/>
          <w:szCs w:val="24"/>
        </w:rPr>
        <w:t xml:space="preserve">	DEFINITIONS AND INTERPRETATION</w:t>
      </w:r>
    </w:p>
    <w:p>
      <w:pPr>
        <w:tabs>
          <w:tab w:val="left" w:pos="620"/>
        </w:tabs>
        <w:spacing w:after="100" w:line="276"/>
        <w:ind w:left="620" w:hanging="620"/>
      </w:pPr>
      <w:r>
        <w:rPr>
          <w:rFonts w:ascii="Arial" w:cs="Arial" w:eastAsia="Arial" w:hAnsi="Arial"/>
        </w:rPr>
        <w:t xml:space="preserve">1.1</w:t>
      </w:r>
      <w:r>
        <w:rPr>
          <w:rFonts w:ascii="Arial" w:cs="Arial" w:eastAsia="Arial" w:hAnsi="Arial"/>
        </w:rPr>
        <w:t xml:space="preserve">	</w:t>
      </w:r>
      <w:r>
        <w:rPr>
          <w:rFonts w:ascii="Arial" w:cs="Arial" w:eastAsia="Arial" w:hAnsi="Arial"/>
        </w:rPr>
        <w:t xml:space="preserve">In this Agreement, unless the context otherwise requires, capitalised terms have the meanings given to them in the Facilities Agreement. In addition: “Business Day” means a day (other than a Saturday or Sunday) on which banks are open for general business in London; “Restructuring” means the proposed amendment and restatement of the Facilities Agreement and the provision of new money on terms substantially as set out in the term sheet relating to Project Tempest; and </w:t>
      </w:r>
      <w:del w:author="Nadia Iqbal" w:date="2025-12-08T11:20:00Z">
        <w:r>
          <w:rPr>
            <w:rFonts w:ascii="Arial" w:cs="Arial" w:eastAsia="Arial" w:hAnsi="Arial"/>
          </w:rPr>
          <w:delText xml:space="preserve">“Standstill Period” means the period from the date of this Agreement to and including 16 January 2026</w:delText>
        </w:r>
      </w:del>
      <w:ins w:author="Nadia Iqbal" w:date="2025-12-08T11:20:00Z">
        <w:r>
          <w:rPr>
            <w:rFonts w:ascii="Arial" w:cs="Arial" w:eastAsia="Arial" w:hAnsi="Arial"/>
          </w:rPr>
          <w:t xml:space="preserve">“Standstill Period” means the period from the date of this Agreement to and including 27 February 2026</w:t>
        </w:r>
      </w:ins>
      <w:r>
        <w:rPr>
          <w:rFonts w:ascii="Arial" w:cs="Arial" w:eastAsia="Arial" w:hAnsi="Arial"/>
        </w:rPr>
        <w:t xml:space="preserve"> (or such earlier date on which the Standstill Period terminates under clause 8).</w:t>
      </w:r>
    </w:p>
    <w:p>
      <w:pPr>
        <w:tabs>
          <w:tab w:val="left" w:pos="620"/>
        </w:tabs>
        <w:spacing w:after="100" w:line="276"/>
        <w:ind w:left="620" w:hanging="620"/>
      </w:pPr>
      <w:r>
        <w:rPr>
          <w:rFonts w:ascii="Arial" w:cs="Arial" w:eastAsia="Arial" w:hAnsi="Arial"/>
        </w:rPr>
        <w:t xml:space="preserve">1.2</w:t>
      </w:r>
      <w:r>
        <w:rPr>
          <w:rFonts w:ascii="Arial" w:cs="Arial" w:eastAsia="Arial" w:hAnsi="Arial"/>
        </w:rPr>
        <w:t xml:space="preserve">	</w:t>
      </w:r>
      <w:r>
        <w:rPr>
          <w:rFonts w:ascii="Arial" w:cs="Arial" w:eastAsia="Arial" w:hAnsi="Arial"/>
        </w:rPr>
        <w:t xml:space="preserve">Clause headings are for convenience only and do not affect interpretation. References to clauses are to clauses of this Agreement. The recitals form part of this Agreement.</w:t>
      </w:r>
    </w:p>
    <w:p>
      <w:pPr>
        <w:tabs>
          <w:tab w:val="left" w:pos="620"/>
        </w:tabs>
        <w:spacing w:after="100" w:before="220"/>
      </w:pPr>
      <w:r>
        <w:rPr>
          <w:rFonts w:ascii="Arial" w:cs="Arial" w:eastAsia="Arial" w:hAnsi="Arial"/>
          <w:b/>
          <w:bCs/>
          <w:color w:val="1F3864"/>
          <w:sz w:val="24"/>
          <w:szCs w:val="24"/>
        </w:rPr>
        <w:t xml:space="preserve">2.</w:t>
      </w:r>
      <w:r>
        <w:rPr>
          <w:rFonts w:ascii="Arial" w:cs="Arial" w:eastAsia="Arial" w:hAnsi="Arial"/>
          <w:b/>
          <w:bCs/>
          <w:color w:val="1F3864"/>
          <w:sz w:val="24"/>
          <w:szCs w:val="24"/>
        </w:rPr>
        <w:t xml:space="preserve">	ACKNOWLEDGEMENT</w:t>
      </w:r>
    </w:p>
    <w:p>
      <w:pPr>
        <w:tabs>
          <w:tab w:val="left" w:pos="620"/>
        </w:tabs>
        <w:spacing w:after="100" w:line="276"/>
        <w:ind w:left="620" w:hanging="620"/>
      </w:pPr>
      <w:r>
        <w:rPr>
          <w:rFonts w:ascii="Arial" w:cs="Arial" w:eastAsia="Arial" w:hAnsi="Arial"/>
        </w:rPr>
        <w:t xml:space="preserve">2.1</w:t>
      </w:r>
      <w:r>
        <w:rPr>
          <w:rFonts w:ascii="Arial" w:cs="Arial" w:eastAsia="Arial" w:hAnsi="Arial"/>
        </w:rPr>
        <w:t xml:space="preserve">	</w:t>
      </w:r>
      <w:r>
        <w:rPr>
          <w:rFonts w:ascii="Arial" w:cs="Arial" w:eastAsia="Arial" w:hAnsi="Arial"/>
        </w:rPr>
        <w:t xml:space="preserve">The Borrower and the Parent acknowledge and agree that: (a) the Specified Defaults have occurred and are continuing; (b) the Outstandings, together with accrued interest, fees and costs, are due and owing and are not subject to any set-off, counterclaim or other defence; (c) the Security Documents are valid, binding and enforceable in accordance with their terms; and (d) but for this Agreement, the Agent would be entitled to exercise the Enforcement Rights.</w:t>
      </w:r>
    </w:p>
    <w:p>
      <w:pPr>
        <w:tabs>
          <w:tab w:val="left" w:pos="620"/>
        </w:tabs>
        <w:spacing w:after="100" w:line="276"/>
        <w:ind w:left="620" w:hanging="620"/>
      </w:pPr>
      <w:r>
        <w:rPr>
          <w:rFonts w:ascii="Arial" w:cs="Arial" w:eastAsia="Arial" w:hAnsi="Arial"/>
        </w:rPr>
        <w:t xml:space="preserve">2.2</w:t>
      </w:r>
      <w:r>
        <w:rPr>
          <w:rFonts w:ascii="Arial" w:cs="Arial" w:eastAsia="Arial" w:hAnsi="Arial"/>
        </w:rPr>
        <w:t xml:space="preserve">	</w:t>
      </w:r>
      <w:r>
        <w:rPr>
          <w:rFonts w:ascii="Arial" w:cs="Arial" w:eastAsia="Arial" w:hAnsi="Arial"/>
        </w:rPr>
        <w:t xml:space="preserve">Nothing in this Agreement constitutes a waiver of the Specified Defaults or any other Default, all of which are and continue to be expressly reserved.</w:t>
      </w:r>
    </w:p>
    <w:p>
      <w:pPr>
        <w:tabs>
          <w:tab w:val="left" w:pos="620"/>
        </w:tabs>
        <w:spacing w:after="100" w:before="220"/>
      </w:pPr>
      <w:r>
        <w:rPr>
          <w:rFonts w:ascii="Arial" w:cs="Arial" w:eastAsia="Arial" w:hAnsi="Arial"/>
          <w:b/>
          <w:bCs/>
          <w:color w:val="1F3864"/>
          <w:sz w:val="24"/>
          <w:szCs w:val="24"/>
        </w:rPr>
        <w:t xml:space="preserve">3.</w:t>
      </w:r>
      <w:r>
        <w:rPr>
          <w:rFonts w:ascii="Arial" w:cs="Arial" w:eastAsia="Arial" w:hAnsi="Arial"/>
          <w:b/>
          <w:bCs/>
          <w:color w:val="1F3864"/>
          <w:sz w:val="24"/>
          <w:szCs w:val="24"/>
        </w:rPr>
        <w:t xml:space="preserve">	STANDSTILL</w:t>
      </w:r>
    </w:p>
    <w:p>
      <w:pPr>
        <w:tabs>
          <w:tab w:val="left" w:pos="620"/>
        </w:tabs>
        <w:spacing w:after="100" w:line="276"/>
        <w:ind w:left="620" w:hanging="620"/>
      </w:pPr>
      <w:r>
        <w:rPr>
          <w:rFonts w:ascii="Arial" w:cs="Arial" w:eastAsia="Arial" w:hAnsi="Arial"/>
        </w:rPr>
        <w:t xml:space="preserve">3.1</w:t>
      </w:r>
      <w:r>
        <w:rPr>
          <w:rFonts w:ascii="Arial" w:cs="Arial" w:eastAsia="Arial" w:hAnsi="Arial"/>
        </w:rPr>
        <w:t xml:space="preserve">	</w:t>
      </w:r>
      <w:r>
        <w:rPr>
          <w:rFonts w:ascii="Arial" w:cs="Arial" w:eastAsia="Arial" w:hAnsi="Arial"/>
        </w:rPr>
        <w:t xml:space="preserve">In consideration of the undertakings given by the Borrower and the Parent in this Agreement, the Agent agrees that, during the Standstill Period, it will not, in respect of the Specified Defaults, accelerate the facilities, demand repayment of the Outstandings, enforce the Security or commence any insolvency or enforcement proceedings against the Borrower or the Parent.</w:t>
      </w:r>
    </w:p>
    <w:p>
      <w:pPr>
        <w:tabs>
          <w:tab w:val="left" w:pos="620"/>
        </w:tabs>
        <w:spacing w:after="100" w:line="276"/>
        <w:ind w:left="620" w:hanging="620"/>
      </w:pPr>
      <w:r>
        <w:rPr>
          <w:rFonts w:ascii="Arial" w:cs="Arial" w:eastAsia="Arial" w:hAnsi="Arial"/>
        </w:rPr>
        <w:t xml:space="preserve">3.2</w:t>
      </w:r>
      <w:r>
        <w:rPr>
          <w:rFonts w:ascii="Arial" w:cs="Arial" w:eastAsia="Arial" w:hAnsi="Arial"/>
        </w:rPr>
        <w:t xml:space="preserve">	</w:t>
      </w:r>
      <w:r>
        <w:rPr>
          <w:rFonts w:ascii="Arial" w:cs="Arial" w:eastAsia="Arial" w:hAnsi="Arial"/>
        </w:rPr>
        <w:t xml:space="preserve">The standstill in clause 3.1 applies only to the Specified Defaults and not to any other Default (whether now existing or arising after the date of this Agreement), in respect of which the Agent’s rights are fully reserved.</w:t>
      </w:r>
    </w:p>
    <w:p>
      <w:pPr>
        <w:tabs>
          <w:tab w:val="left" w:pos="620"/>
        </w:tabs>
        <w:spacing w:after="100" w:line="276"/>
        <w:ind w:left="620" w:hanging="620"/>
      </w:pPr>
      <w:r>
        <w:rPr>
          <w:rFonts w:ascii="Arial" w:cs="Arial" w:eastAsia="Arial" w:hAnsi="Arial"/>
        </w:rPr>
        <w:t xml:space="preserve">3.3</w:t>
      </w:r>
      <w:r>
        <w:rPr>
          <w:rFonts w:ascii="Arial" w:cs="Arial" w:eastAsia="Arial" w:hAnsi="Arial"/>
        </w:rPr>
        <w:t xml:space="preserve">	</w:t>
      </w:r>
      <w:r>
        <w:rPr>
          <w:rFonts w:ascii="Arial" w:cs="Arial" w:eastAsia="Arial" w:hAnsi="Arial"/>
        </w:rPr>
        <w:t xml:space="preserve">Nothing in this Agreement obliges any Lender to make any further advance or to permit any further utilisation of any facility, and the availability of Facility B is suspended during the Standstill Period.</w:t>
      </w:r>
    </w:p>
    <w:p>
      <w:pPr>
        <w:tabs>
          <w:tab w:val="left" w:pos="620"/>
        </w:tabs>
        <w:spacing w:after="100" w:before="220"/>
      </w:pPr>
      <w:r>
        <w:rPr>
          <w:rFonts w:ascii="Arial" w:cs="Arial" w:eastAsia="Arial" w:hAnsi="Arial"/>
          <w:b/>
          <w:bCs/>
          <w:color w:val="1F3864"/>
          <w:sz w:val="24"/>
          <w:szCs w:val="24"/>
        </w:rPr>
        <w:t xml:space="preserve">4.</w:t>
      </w:r>
      <w:r>
        <w:rPr>
          <w:rFonts w:ascii="Arial" w:cs="Arial" w:eastAsia="Arial" w:hAnsi="Arial"/>
          <w:b/>
          <w:bCs/>
          <w:color w:val="1F3864"/>
          <w:sz w:val="24"/>
          <w:szCs w:val="24"/>
        </w:rPr>
        <w:t xml:space="preserve">	CONDITIONS OF THE STANDSTILL</w:t>
      </w:r>
    </w:p>
    <w:p>
      <w:pPr>
        <w:tabs>
          <w:tab w:val="left" w:pos="620"/>
        </w:tabs>
        <w:spacing w:after="100" w:line="276"/>
        <w:ind w:left="620" w:hanging="620"/>
      </w:pPr>
      <w:r>
        <w:rPr>
          <w:rFonts w:ascii="Arial" w:cs="Arial" w:eastAsia="Arial" w:hAnsi="Arial"/>
        </w:rPr>
        <w:t xml:space="preserve">4.1</w:t>
      </w:r>
      <w:r>
        <w:rPr>
          <w:rFonts w:ascii="Arial" w:cs="Arial" w:eastAsia="Arial" w:hAnsi="Arial"/>
        </w:rPr>
        <w:t xml:space="preserve">	</w:t>
      </w:r>
      <w:r>
        <w:rPr>
          <w:rFonts w:ascii="Arial" w:cs="Arial" w:eastAsia="Arial" w:hAnsi="Arial"/>
        </w:rPr>
        <w:t xml:space="preserve">The effectiveness of the standstill in clause 3 is conditional on the Agent having received: (a) this Agreement duly executed by the Borrower and the Parent; (b) the standstill fee referred to in clause 6; and (c) a certified copy of the board resolutions of the Borrower and the Parent approving this Agreement.</w:t>
      </w:r>
    </w:p>
    <w:p>
      <w:pPr>
        <w:tabs>
          <w:tab w:val="left" w:pos="620"/>
        </w:tabs>
        <w:spacing w:after="100" w:before="220"/>
      </w:pPr>
      <w:r>
        <w:rPr>
          <w:rFonts w:ascii="Arial" w:cs="Arial" w:eastAsia="Arial" w:hAnsi="Arial"/>
          <w:b/>
          <w:bCs/>
          <w:color w:val="1F3864"/>
          <w:sz w:val="24"/>
          <w:szCs w:val="24"/>
        </w:rPr>
        <w:t xml:space="preserve">5.</w:t>
      </w:r>
      <w:r>
        <w:rPr>
          <w:rFonts w:ascii="Arial" w:cs="Arial" w:eastAsia="Arial" w:hAnsi="Arial"/>
          <w:b/>
          <w:bCs/>
          <w:color w:val="1F3864"/>
          <w:sz w:val="24"/>
          <w:szCs w:val="24"/>
        </w:rPr>
        <w:t xml:space="preserve">	UNDERTAKINGS</w:t>
      </w:r>
    </w:p>
    <w:p>
      <w:pPr>
        <w:tabs>
          <w:tab w:val="left" w:pos="620"/>
        </w:tabs>
        <w:spacing w:after="100" w:line="276"/>
        <w:ind w:left="620" w:hanging="620"/>
      </w:pPr>
      <w:r>
        <w:rPr>
          <w:rFonts w:ascii="Arial" w:cs="Arial" w:eastAsia="Arial" w:hAnsi="Arial"/>
        </w:rPr>
        <w:t xml:space="preserve">5.1</w:t>
      </w:r>
      <w:r>
        <w:rPr>
          <w:rFonts w:ascii="Arial" w:cs="Arial" w:eastAsia="Arial" w:hAnsi="Arial"/>
        </w:rPr>
        <w:t xml:space="preserve">	</w:t>
      </w:r>
      <w:r>
        <w:rPr>
          <w:rFonts w:ascii="Arial" w:cs="Arial" w:eastAsia="Arial" w:hAnsi="Arial"/>
        </w:rPr>
        <w:t xml:space="preserve">The Borrower and the Parent undertake that, during the Standstill Period, they will comply with all of their obligations under the Finance Documents (other than the obligations breached by the Specified Defaults) and will not create or permit to subsist any new Security or financial indebtedness save as permitted under the Facilities Agreement.</w:t>
      </w:r>
    </w:p>
    <w:p>
      <w:pPr>
        <w:tabs>
          <w:tab w:val="left" w:pos="620"/>
        </w:tabs>
        <w:spacing w:after="100" w:line="276"/>
        <w:ind w:left="620" w:hanging="620"/>
      </w:pPr>
      <w:r>
        <w:rPr>
          <w:rFonts w:ascii="Arial" w:cs="Arial" w:eastAsia="Arial" w:hAnsi="Arial"/>
        </w:rPr>
        <w:t xml:space="preserve">5.2</w:t>
      </w:r>
      <w:r>
        <w:rPr>
          <w:rFonts w:ascii="Arial" w:cs="Arial" w:eastAsia="Arial" w:hAnsi="Arial"/>
        </w:rPr>
        <w:t xml:space="preserve">	</w:t>
      </w:r>
      <w:r>
        <w:rPr>
          <w:rFonts w:ascii="Arial" w:cs="Arial" w:eastAsia="Arial" w:hAnsi="Arial"/>
        </w:rPr>
        <w:t xml:space="preserve">The Borrower will provide to the Agent a rolling 13-week cashflow forecast, updated and delivered </w:t>
      </w:r>
      <w:del w:author="Nadia Iqbal" w:date="2025-12-08T11:20:00Z">
        <w:r>
          <w:rPr>
            <w:rFonts w:ascii="Arial" w:cs="Arial" w:eastAsia="Arial" w:hAnsi="Arial"/>
          </w:rPr>
          <w:delText xml:space="preserve">fortnightly</w:delText>
        </w:r>
      </w:del>
      <w:ins w:author="Nadia Iqbal" w:date="2025-12-08T11:20:00Z">
        <w:r>
          <w:rPr>
            <w:rFonts w:ascii="Arial" w:cs="Arial" w:eastAsia="Arial" w:hAnsi="Arial"/>
          </w:rPr>
          <w:t xml:space="preserve">weekly</w:t>
        </w:r>
      </w:ins>
      <w:r>
        <w:rPr>
          <w:rFonts w:ascii="Arial" w:cs="Arial" w:eastAsia="Arial" w:hAnsi="Arial"/>
        </w:rPr>
        <w:t xml:space="preserve">, together with a variance analysis against the previous forecast and a commentary on material movements.</w:t>
      </w:r>
    </w:p>
    <w:p>
      <w:pPr>
        <w:tabs>
          <w:tab w:val="left" w:pos="620"/>
        </w:tabs>
        <w:spacing w:after="100" w:line="276"/>
        <w:ind w:left="620" w:hanging="620"/>
      </w:pPr>
      <w:r>
        <w:rPr>
          <w:rFonts w:ascii="Arial" w:cs="Arial" w:eastAsia="Arial" w:hAnsi="Arial"/>
        </w:rPr>
        <w:t xml:space="preserve">5.3</w:t>
      </w:r>
      <w:r>
        <w:rPr>
          <w:rFonts w:ascii="Arial" w:cs="Arial" w:eastAsia="Arial" w:hAnsi="Arial"/>
        </w:rPr>
        <w:t xml:space="preserve">	</w:t>
      </w:r>
      <w:r>
        <w:rPr>
          <w:rFonts w:ascii="Arial" w:cs="Arial" w:eastAsia="Arial" w:hAnsi="Arial"/>
        </w:rPr>
        <w:t xml:space="preserve">The Borrower and the Parent will: (a) keep the Agent and its advisers regularly informed as to the financial condition and trading of the group; (b) provide such other information as the Agent may reasonably request; and (c) give the Agent and its advisers reasonable access, on reasonable notice, to the group’s management, premises, books and records.</w:t>
      </w:r>
    </w:p>
    <w:p>
      <w:pPr>
        <w:tabs>
          <w:tab w:val="left" w:pos="620"/>
        </w:tabs>
        <w:spacing w:after="100" w:line="276"/>
        <w:ind w:left="620" w:hanging="620"/>
      </w:pPr>
      <w:r>
        <w:rPr>
          <w:rFonts w:ascii="Arial" w:cs="Arial" w:eastAsia="Arial" w:hAnsi="Arial"/>
        </w:rPr>
        <w:t xml:space="preserve">5.4</w:t>
      </w:r>
      <w:r>
        <w:rPr>
          <w:rFonts w:ascii="Arial" w:cs="Arial" w:eastAsia="Arial" w:hAnsi="Arial"/>
        </w:rPr>
        <w:t xml:space="preserve">	</w:t>
      </w:r>
      <w:r>
        <w:rPr>
          <w:rFonts w:ascii="Arial" w:cs="Arial" w:eastAsia="Arial" w:hAnsi="Arial"/>
        </w:rPr>
        <w:t xml:space="preserve">The Parties will use reasonable endeavours to agree and implement the Restructuring in accordance with the following milestones: (a) an agreed restructuring term sheet by </w:t>
      </w:r>
      <w:del w:author="Nadia Iqbal" w:date="2025-12-08T11:20:00Z">
        <w:r>
          <w:rPr>
            <w:rFonts w:ascii="Arial" w:cs="Arial" w:eastAsia="Arial" w:hAnsi="Arial"/>
          </w:rPr>
          <w:delText xml:space="preserve">5 December 2025</w:delText>
        </w:r>
      </w:del>
      <w:ins w:author="Nadia Iqbal" w:date="2025-12-08T11:20:00Z">
        <w:r>
          <w:rPr>
            <w:rFonts w:ascii="Arial" w:cs="Arial" w:eastAsia="Arial" w:hAnsi="Arial"/>
          </w:rPr>
          <w:t xml:space="preserve">19 December 2025</w:t>
        </w:r>
      </w:ins>
      <w:r>
        <w:rPr>
          <w:rFonts w:ascii="Arial" w:cs="Arial" w:eastAsia="Arial" w:hAnsi="Arial"/>
        </w:rPr>
        <w:t xml:space="preserve">; (b) agreed long-form finance and security documentation by 13 February 2026; and (c) completion of the Restructuring by the end of the Standstill Period.</w:t>
      </w:r>
    </w:p>
    <w:p>
      <w:pPr>
        <w:tabs>
          <w:tab w:val="left" w:pos="620"/>
        </w:tabs>
        <w:spacing w:after="100" w:line="276"/>
        <w:ind w:left="620" w:hanging="620"/>
      </w:pPr>
      <w:r>
        <w:rPr>
          <w:rFonts w:ascii="Arial" w:cs="Arial" w:eastAsia="Arial" w:hAnsi="Arial"/>
        </w:rPr>
        <w:t xml:space="preserve">5.5</w:t>
      </w:r>
      <w:r>
        <w:rPr>
          <w:rFonts w:ascii="Arial" w:cs="Arial" w:eastAsia="Arial" w:hAnsi="Arial"/>
        </w:rPr>
        <w:t xml:space="preserve">	</w:t>
      </w:r>
      <w:ins w:author="Nadia Iqbal" w:date="2025-12-08T11:20:00Z">
        <w:r>
          <w:rPr>
            <w:rFonts w:ascii="Arial" w:cs="Arial" w:eastAsia="Arial" w:hAnsi="Arial"/>
          </w:rPr>
          <w:t xml:space="preserve">The Parent confirms its present intention to provide, as part of the Restructuring, a shareholder contribution of not less than £4,000,000 (comprising new equity and subordinated shareholder funding), and will keep the Agent informed of the status of the necessary corporate approvals.</w:t>
        </w:r>
      </w:ins>
    </w:p>
    <w:p>
      <w:pPr>
        <w:tabs>
          <w:tab w:val="left" w:pos="620"/>
        </w:tabs>
        <w:spacing w:after="100" w:before="220"/>
      </w:pPr>
      <w:r>
        <w:rPr>
          <w:rFonts w:ascii="Arial" w:cs="Arial" w:eastAsia="Arial" w:hAnsi="Arial"/>
          <w:b/>
          <w:bCs/>
          <w:color w:val="1F3864"/>
          <w:sz w:val="24"/>
          <w:szCs w:val="24"/>
        </w:rPr>
        <w:t xml:space="preserve">6.</w:t>
      </w:r>
      <w:r>
        <w:rPr>
          <w:rFonts w:ascii="Arial" w:cs="Arial" w:eastAsia="Arial" w:hAnsi="Arial"/>
          <w:b/>
          <w:bCs/>
          <w:color w:val="1F3864"/>
          <w:sz w:val="24"/>
          <w:szCs w:val="24"/>
        </w:rPr>
        <w:t xml:space="preserve">	STANDSTILL FEE</w:t>
      </w:r>
    </w:p>
    <w:p>
      <w:pPr>
        <w:tabs>
          <w:tab w:val="left" w:pos="620"/>
        </w:tabs>
        <w:spacing w:after="100" w:line="276"/>
        <w:ind w:left="620" w:hanging="620"/>
      </w:pPr>
      <w:r>
        <w:rPr>
          <w:rFonts w:ascii="Arial" w:cs="Arial" w:eastAsia="Arial" w:hAnsi="Arial"/>
        </w:rPr>
        <w:t xml:space="preserve">6.1</w:t>
      </w:r>
      <w:r>
        <w:rPr>
          <w:rFonts w:ascii="Arial" w:cs="Arial" w:eastAsia="Arial" w:hAnsi="Arial"/>
        </w:rPr>
        <w:t xml:space="preserve">	</w:t>
      </w:r>
      <w:r>
        <w:rPr>
          <w:rFonts w:ascii="Arial" w:cs="Arial" w:eastAsia="Arial" w:hAnsi="Arial"/>
        </w:rPr>
        <w:t xml:space="preserve">In consideration of the Agent entering into this Agreement, the Borrower will pay to the Agent a non-refundable standstill fee of </w:t>
      </w:r>
      <w:del w:author="Nadia Iqbal" w:date="2025-12-08T11:20:00Z">
        <w:r>
          <w:rPr>
            <w:rFonts w:ascii="Arial" w:cs="Arial" w:eastAsia="Arial" w:hAnsi="Arial"/>
          </w:rPr>
          <w:delText xml:space="preserve">£75,000</w:delText>
        </w:r>
      </w:del>
      <w:ins w:author="Nadia Iqbal" w:date="2025-12-08T11:20:00Z">
        <w:r>
          <w:rPr>
            <w:rFonts w:ascii="Arial" w:cs="Arial" w:eastAsia="Arial" w:hAnsi="Arial"/>
          </w:rPr>
          <w:t xml:space="preserve">£100,000</w:t>
        </w:r>
      </w:ins>
      <w:r>
        <w:rPr>
          <w:rFonts w:ascii="Arial" w:cs="Arial" w:eastAsia="Arial" w:hAnsi="Arial"/>
        </w:rPr>
        <w:t xml:space="preserve">, which has been fully earned on the date of this Agreement and is payable as a condition of the standstill under clause 4.</w:t>
      </w:r>
    </w:p>
    <w:p>
      <w:pPr>
        <w:tabs>
          <w:tab w:val="left" w:pos="620"/>
        </w:tabs>
        <w:spacing w:after="100" w:line="276"/>
        <w:ind w:left="620" w:hanging="620"/>
      </w:pPr>
      <w:r>
        <w:rPr>
          <w:rFonts w:ascii="Arial" w:cs="Arial" w:eastAsia="Arial" w:hAnsi="Arial"/>
        </w:rPr>
        <w:t xml:space="preserve">6.2</w:t>
      </w:r>
      <w:r>
        <w:rPr>
          <w:rFonts w:ascii="Arial" w:cs="Arial" w:eastAsia="Arial" w:hAnsi="Arial"/>
        </w:rPr>
        <w:t xml:space="preserve">	</w:t>
      </w:r>
      <w:r>
        <w:rPr>
          <w:rFonts w:ascii="Arial" w:cs="Arial" w:eastAsia="Arial" w:hAnsi="Arial"/>
        </w:rPr>
        <w:t xml:space="preserve">The standstill fee is in addition to, and without prejudice to, the Borrower’s obligation to pay interest, fees and costs under the Finance Documents and the costs referred to in clause 10.</w:t>
      </w:r>
    </w:p>
    <w:p>
      <w:pPr>
        <w:tabs>
          <w:tab w:val="left" w:pos="620"/>
        </w:tabs>
        <w:spacing w:after="100" w:before="220"/>
      </w:pPr>
      <w:r>
        <w:rPr>
          <w:rFonts w:ascii="Arial" w:cs="Arial" w:eastAsia="Arial" w:hAnsi="Arial"/>
          <w:b/>
          <w:bCs/>
          <w:color w:val="1F3864"/>
          <w:sz w:val="24"/>
          <w:szCs w:val="24"/>
        </w:rPr>
        <w:t xml:space="preserve">7.</w:t>
      </w:r>
      <w:r>
        <w:rPr>
          <w:rFonts w:ascii="Arial" w:cs="Arial" w:eastAsia="Arial" w:hAnsi="Arial"/>
          <w:b/>
          <w:bCs/>
          <w:color w:val="1F3864"/>
          <w:sz w:val="24"/>
          <w:szCs w:val="24"/>
        </w:rPr>
        <w:t xml:space="preserve">	DEFAULT INTEREST</w:t>
      </w:r>
    </w:p>
    <w:p>
      <w:pPr>
        <w:tabs>
          <w:tab w:val="left" w:pos="620"/>
        </w:tabs>
        <w:spacing w:after="100" w:line="276"/>
        <w:ind w:left="620" w:hanging="620"/>
      </w:pPr>
      <w:r>
        <w:rPr>
          <w:rFonts w:ascii="Arial" w:cs="Arial" w:eastAsia="Arial" w:hAnsi="Arial"/>
        </w:rPr>
        <w:t xml:space="preserve">7.1</w:t>
      </w:r>
      <w:r>
        <w:rPr>
          <w:rFonts w:ascii="Arial" w:cs="Arial" w:eastAsia="Arial" w:hAnsi="Arial"/>
        </w:rPr>
        <w:t xml:space="preserve">	</w:t>
      </w:r>
      <w:r>
        <w:rPr>
          <w:rFonts w:ascii="Arial" w:cs="Arial" w:eastAsia="Arial" w:hAnsi="Arial"/>
        </w:rPr>
        <w:t xml:space="preserve">The Parties acknowledge that, by reason of the Specified Defaults, default interest accrues on the Outstandings under clause 9 of the Facilities Agreement at a rate of </w:t>
      </w:r>
      <w:del w:author="Nadia Iqbal" w:date="2025-12-08T11:20:00Z">
        <w:r>
          <w:rPr>
            <w:rFonts w:ascii="Arial" w:cs="Arial" w:eastAsia="Arial" w:hAnsi="Arial"/>
          </w:rPr>
          <w:delText xml:space="preserve">1.50%</w:delText>
        </w:r>
      </w:del>
      <w:ins w:author="Nadia Iqbal" w:date="2025-12-08T11:20:00Z">
        <w:r>
          <w:rPr>
            <w:rFonts w:ascii="Arial" w:cs="Arial" w:eastAsia="Arial" w:hAnsi="Arial"/>
          </w:rPr>
          <w:t xml:space="preserve">2.00%</w:t>
        </w:r>
      </w:ins>
      <w:r>
        <w:rPr>
          <w:rFonts w:ascii="Arial" w:cs="Arial" w:eastAsia="Arial" w:hAnsi="Arial"/>
        </w:rPr>
        <w:t xml:space="preserve"> per annum above the rate that would otherwise apply, and that such default interest will continue to accrue during the Standstill Period.</w:t>
      </w:r>
    </w:p>
    <w:p>
      <w:pPr>
        <w:tabs>
          <w:tab w:val="left" w:pos="620"/>
        </w:tabs>
        <w:spacing w:after="100" w:before="220"/>
      </w:pPr>
      <w:r>
        <w:rPr>
          <w:rFonts w:ascii="Arial" w:cs="Arial" w:eastAsia="Arial" w:hAnsi="Arial"/>
          <w:b/>
          <w:bCs/>
          <w:color w:val="1F3864"/>
          <w:sz w:val="24"/>
          <w:szCs w:val="24"/>
        </w:rPr>
        <w:t xml:space="preserve">8.</w:t>
      </w:r>
      <w:r>
        <w:rPr>
          <w:rFonts w:ascii="Arial" w:cs="Arial" w:eastAsia="Arial" w:hAnsi="Arial"/>
          <w:b/>
          <w:bCs/>
          <w:color w:val="1F3864"/>
          <w:sz w:val="24"/>
          <w:szCs w:val="24"/>
        </w:rPr>
        <w:t xml:space="preserve">	TERMINATION</w:t>
      </w:r>
    </w:p>
    <w:p>
      <w:pPr>
        <w:tabs>
          <w:tab w:val="left" w:pos="620"/>
        </w:tabs>
        <w:spacing w:after="100" w:line="276"/>
        <w:ind w:left="620" w:hanging="620"/>
      </w:pPr>
      <w:r>
        <w:rPr>
          <w:rFonts w:ascii="Arial" w:cs="Arial" w:eastAsia="Arial" w:hAnsi="Arial"/>
        </w:rPr>
        <w:t xml:space="preserve">8.1</w:t>
      </w:r>
      <w:r>
        <w:rPr>
          <w:rFonts w:ascii="Arial" w:cs="Arial" w:eastAsia="Arial" w:hAnsi="Arial"/>
        </w:rPr>
        <w:t xml:space="preserve">	</w:t>
      </w:r>
      <w:r>
        <w:rPr>
          <w:rFonts w:ascii="Arial" w:cs="Arial" w:eastAsia="Arial" w:hAnsi="Arial"/>
        </w:rPr>
        <w:t xml:space="preserve">The Standstill Period (and the standstill in clause 3) terminates immediately on the earlier of: (a) the expiry of the Standstill Period; (b) any breach by the Borrower or the Parent of any term of this Agreement; (c) the occurrence of any Default other than the Specified Defaults; (d) any of the milestones in clause 5.4 not being met by the relevant date (unless extended in writing by the Agent); (e) any insolvency event in relation to the Borrower or the Parent; and (f) the Agent and the Borrower agreeing in writing that the Restructuring will not proceed.</w:t>
      </w:r>
    </w:p>
    <w:p>
      <w:pPr>
        <w:tabs>
          <w:tab w:val="left" w:pos="620"/>
        </w:tabs>
        <w:spacing w:after="100" w:line="276"/>
        <w:ind w:left="620" w:hanging="620"/>
      </w:pPr>
      <w:r>
        <w:rPr>
          <w:rFonts w:ascii="Arial" w:cs="Arial" w:eastAsia="Arial" w:hAnsi="Arial"/>
        </w:rPr>
        <w:t xml:space="preserve">8.2</w:t>
      </w:r>
      <w:r>
        <w:rPr>
          <w:rFonts w:ascii="Arial" w:cs="Arial" w:eastAsia="Arial" w:hAnsi="Arial"/>
        </w:rPr>
        <w:t xml:space="preserve">	</w:t>
      </w:r>
      <w:r>
        <w:rPr>
          <w:rFonts w:ascii="Arial" w:cs="Arial" w:eastAsia="Arial" w:hAnsi="Arial"/>
        </w:rPr>
        <w:t xml:space="preserve">On termination of the Standstill Period, the standstill in clause 3 ceases to have effect and the Agent is entitled to exercise all of its rights and remedies under the Finance Documents in respect of the Specified Defaults and any other Default, in each case without further notice.</w:t>
      </w:r>
    </w:p>
    <w:p>
      <w:pPr>
        <w:tabs>
          <w:tab w:val="left" w:pos="620"/>
        </w:tabs>
        <w:spacing w:after="100" w:before="220"/>
      </w:pPr>
      <w:r>
        <w:rPr>
          <w:rFonts w:ascii="Arial" w:cs="Arial" w:eastAsia="Arial" w:hAnsi="Arial"/>
          <w:b/>
          <w:bCs/>
          <w:color w:val="1F3864"/>
          <w:sz w:val="24"/>
          <w:szCs w:val="24"/>
        </w:rPr>
        <w:t xml:space="preserve">9.</w:t>
      </w:r>
      <w:r>
        <w:rPr>
          <w:rFonts w:ascii="Arial" w:cs="Arial" w:eastAsia="Arial" w:hAnsi="Arial"/>
          <w:b/>
          <w:bCs/>
          <w:color w:val="1F3864"/>
          <w:sz w:val="24"/>
          <w:szCs w:val="24"/>
        </w:rPr>
        <w:t xml:space="preserve">	RESERVATION OF RIGHTS</w:t>
      </w:r>
    </w:p>
    <w:p>
      <w:pPr>
        <w:tabs>
          <w:tab w:val="left" w:pos="620"/>
        </w:tabs>
        <w:spacing w:after="100" w:line="276"/>
        <w:ind w:left="620" w:hanging="620"/>
      </w:pPr>
      <w:r>
        <w:rPr>
          <w:rFonts w:ascii="Arial" w:cs="Arial" w:eastAsia="Arial" w:hAnsi="Arial"/>
        </w:rPr>
        <w:t xml:space="preserve">9.1</w:t>
      </w:r>
      <w:r>
        <w:rPr>
          <w:rFonts w:ascii="Arial" w:cs="Arial" w:eastAsia="Arial" w:hAnsi="Arial"/>
        </w:rPr>
        <w:t xml:space="preserve">	</w:t>
      </w:r>
      <w:r>
        <w:rPr>
          <w:rFonts w:ascii="Arial" w:cs="Arial" w:eastAsia="Arial" w:hAnsi="Arial"/>
        </w:rPr>
        <w:t xml:space="preserve">Except as expressly set out in this Agreement, nothing in this Agreement: (a) waives, varies or affects any Default or any right, power or remedy of any Finance Party under the Finance Documents or at law, all of which are expressly reserved; or (b) constitutes a course of dealing or gives rise to any expectation of any further forbearance or accommodation.</w:t>
      </w:r>
    </w:p>
    <w:p>
      <w:pPr>
        <w:tabs>
          <w:tab w:val="left" w:pos="620"/>
        </w:tabs>
        <w:spacing w:after="100" w:line="276"/>
        <w:ind w:left="620" w:hanging="620"/>
      </w:pPr>
      <w:r>
        <w:rPr>
          <w:rFonts w:ascii="Arial" w:cs="Arial" w:eastAsia="Arial" w:hAnsi="Arial"/>
        </w:rPr>
        <w:t xml:space="preserve">9.2</w:t>
      </w:r>
      <w:r>
        <w:rPr>
          <w:rFonts w:ascii="Arial" w:cs="Arial" w:eastAsia="Arial" w:hAnsi="Arial"/>
        </w:rPr>
        <w:t xml:space="preserve">	</w:t>
      </w:r>
      <w:r>
        <w:rPr>
          <w:rFonts w:ascii="Arial" w:cs="Arial" w:eastAsia="Arial" w:hAnsi="Arial"/>
        </w:rPr>
        <w:t xml:space="preserve">This Agreement is a Finance Document for the purposes of the Facilities Agreement.</w:t>
      </w:r>
    </w:p>
    <w:p>
      <w:pPr>
        <w:tabs>
          <w:tab w:val="left" w:pos="620"/>
        </w:tabs>
        <w:spacing w:after="100" w:before="220"/>
      </w:pPr>
      <w:r>
        <w:rPr>
          <w:rFonts w:ascii="Arial" w:cs="Arial" w:eastAsia="Arial" w:hAnsi="Arial"/>
          <w:b/>
          <w:bCs/>
          <w:color w:val="1F3864"/>
          <w:sz w:val="24"/>
          <w:szCs w:val="24"/>
        </w:rPr>
        <w:t xml:space="preserve">10.</w:t>
      </w:r>
      <w:r>
        <w:rPr>
          <w:rFonts w:ascii="Arial" w:cs="Arial" w:eastAsia="Arial" w:hAnsi="Arial"/>
          <w:b/>
          <w:bCs/>
          <w:color w:val="1F3864"/>
          <w:sz w:val="24"/>
          <w:szCs w:val="24"/>
        </w:rPr>
        <w:t xml:space="preserve">	COSTS AND EXPENSES</w:t>
      </w:r>
    </w:p>
    <w:p>
      <w:pPr>
        <w:tabs>
          <w:tab w:val="left" w:pos="620"/>
        </w:tabs>
        <w:spacing w:after="100" w:line="276"/>
        <w:ind w:left="620" w:hanging="620"/>
      </w:pPr>
      <w:r>
        <w:rPr>
          <w:rFonts w:ascii="Arial" w:cs="Arial" w:eastAsia="Arial" w:hAnsi="Arial"/>
        </w:rPr>
        <w:t xml:space="preserve">10.1</w:t>
      </w:r>
      <w:r>
        <w:rPr>
          <w:rFonts w:ascii="Arial" w:cs="Arial" w:eastAsia="Arial" w:hAnsi="Arial"/>
        </w:rPr>
        <w:t xml:space="preserve">	</w:t>
      </w:r>
      <w:r>
        <w:rPr>
          <w:rFonts w:ascii="Arial" w:cs="Arial" w:eastAsia="Arial" w:hAnsi="Arial"/>
        </w:rPr>
        <w:t xml:space="preserve">The Borrower will, on demand, pay or reimburse the Agent (for itself and the other Finance Parties) the amount of all costs and expenses (including legal, financial advisory and other professional costs, including those of Pemberton Rowe LLP and the Agent’s financial advisers) reasonably incurred in connection with the Specified Defaults, this Agreement and the negotiation, preparation and implementation (or non-implementation) of the Restructuring, whether or not the Restructuring completes.</w:t>
      </w:r>
    </w:p>
    <w:p>
      <w:pPr>
        <w:tabs>
          <w:tab w:val="left" w:pos="620"/>
        </w:tabs>
        <w:spacing w:after="100" w:before="220"/>
      </w:pPr>
      <w:r>
        <w:rPr>
          <w:rFonts w:ascii="Arial" w:cs="Arial" w:eastAsia="Arial" w:hAnsi="Arial"/>
          <w:b/>
          <w:bCs/>
          <w:color w:val="1F3864"/>
          <w:sz w:val="24"/>
          <w:szCs w:val="24"/>
        </w:rPr>
        <w:t xml:space="preserve">11.</w:t>
      </w:r>
      <w:r>
        <w:rPr>
          <w:rFonts w:ascii="Arial" w:cs="Arial" w:eastAsia="Arial" w:hAnsi="Arial"/>
          <w:b/>
          <w:bCs/>
          <w:color w:val="1F3864"/>
          <w:sz w:val="24"/>
          <w:szCs w:val="24"/>
        </w:rPr>
        <w:t xml:space="preserve">	CONFIDENTIALITY AND ANNOUNCEMENTS</w:t>
      </w:r>
    </w:p>
    <w:p>
      <w:pPr>
        <w:tabs>
          <w:tab w:val="left" w:pos="620"/>
        </w:tabs>
        <w:spacing w:after="100" w:line="276"/>
        <w:ind w:left="620" w:hanging="620"/>
      </w:pPr>
      <w:r>
        <w:rPr>
          <w:rFonts w:ascii="Arial" w:cs="Arial" w:eastAsia="Arial" w:hAnsi="Arial"/>
        </w:rPr>
        <w:t xml:space="preserve">11.1</w:t>
      </w:r>
      <w:r>
        <w:rPr>
          <w:rFonts w:ascii="Arial" w:cs="Arial" w:eastAsia="Arial" w:hAnsi="Arial"/>
        </w:rPr>
        <w:t xml:space="preserve">	</w:t>
      </w:r>
      <w:r>
        <w:rPr>
          <w:rFonts w:ascii="Arial" w:cs="Arial" w:eastAsia="Arial" w:hAnsi="Arial"/>
        </w:rPr>
        <w:t xml:space="preserve">Each Party will keep the existence and terms of this Agreement and the negotiations relating to the Restructuring confidential, save for disclosure: (a) to its professional advisers and (in the case of the Agent) to the Finance Parties; (b) as required by law or any regulatory authority; or (c) with the prior written consent of the other Parties. No Party will make any public announcement concerning the Restructuring without the prior written consent of the others (not to be unreasonably withheld).</w:t>
      </w:r>
    </w:p>
    <w:p>
      <w:pPr>
        <w:tabs>
          <w:tab w:val="left" w:pos="620"/>
        </w:tabs>
        <w:spacing w:after="100" w:before="220"/>
      </w:pPr>
      <w:r>
        <w:rPr>
          <w:rFonts w:ascii="Arial" w:cs="Arial" w:eastAsia="Arial" w:hAnsi="Arial"/>
          <w:b/>
          <w:bCs/>
          <w:color w:val="1F3864"/>
          <w:sz w:val="24"/>
          <w:szCs w:val="24"/>
        </w:rPr>
        <w:t xml:space="preserve">12.</w:t>
      </w:r>
      <w:r>
        <w:rPr>
          <w:rFonts w:ascii="Arial" w:cs="Arial" w:eastAsia="Arial" w:hAnsi="Arial"/>
          <w:b/>
          <w:bCs/>
          <w:color w:val="1F3864"/>
          <w:sz w:val="24"/>
          <w:szCs w:val="24"/>
        </w:rPr>
        <w:t xml:space="preserve">	MISCELLANEOUS</w:t>
      </w:r>
    </w:p>
    <w:p>
      <w:pPr>
        <w:tabs>
          <w:tab w:val="left" w:pos="620"/>
        </w:tabs>
        <w:spacing w:after="100" w:line="276"/>
        <w:ind w:left="620" w:hanging="620"/>
      </w:pPr>
      <w:r>
        <w:rPr>
          <w:rFonts w:ascii="Arial" w:cs="Arial" w:eastAsia="Arial" w:hAnsi="Arial"/>
        </w:rPr>
        <w:t xml:space="preserve">12.1</w:t>
      </w:r>
      <w:r>
        <w:rPr>
          <w:rFonts w:ascii="Arial" w:cs="Arial" w:eastAsia="Arial" w:hAnsi="Arial"/>
        </w:rPr>
        <w:t xml:space="preserve">	</w:t>
      </w:r>
      <w:r>
        <w:rPr>
          <w:rFonts w:ascii="Arial" w:cs="Arial" w:eastAsia="Arial" w:hAnsi="Arial"/>
        </w:rPr>
        <w:t xml:space="preserve">This Agreement may be executed in any number of counterparts, each of which when executed and delivered constitutes an original, and all of which together constitute one and the same instrument.</w:t>
      </w:r>
    </w:p>
    <w:p>
      <w:pPr>
        <w:tabs>
          <w:tab w:val="left" w:pos="620"/>
        </w:tabs>
        <w:spacing w:after="100" w:line="276"/>
        <w:ind w:left="620" w:hanging="620"/>
      </w:pPr>
      <w:r>
        <w:rPr>
          <w:rFonts w:ascii="Arial" w:cs="Arial" w:eastAsia="Arial" w:hAnsi="Arial"/>
        </w:rPr>
        <w:t xml:space="preserve">12.2</w:t>
      </w:r>
      <w:r>
        <w:rPr>
          <w:rFonts w:ascii="Arial" w:cs="Arial" w:eastAsia="Arial" w:hAnsi="Arial"/>
        </w:rPr>
        <w:t xml:space="preserve">	</w:t>
      </w:r>
      <w:r>
        <w:rPr>
          <w:rFonts w:ascii="Arial" w:cs="Arial" w:eastAsia="Arial" w:hAnsi="Arial"/>
        </w:rPr>
        <w:t xml:space="preserve">A person who is not a Party has no right under the Contracts (Rights of Third Parties) Act 1999 to enforce any term of this Agreement, save that each Finance Party may rely on and enforce clauses 9 and 10.</w:t>
      </w:r>
    </w:p>
    <w:p>
      <w:pPr>
        <w:tabs>
          <w:tab w:val="left" w:pos="620"/>
        </w:tabs>
        <w:spacing w:after="100" w:line="276"/>
        <w:ind w:left="620" w:hanging="620"/>
      </w:pPr>
      <w:r>
        <w:rPr>
          <w:rFonts w:ascii="Arial" w:cs="Arial" w:eastAsia="Arial" w:hAnsi="Arial"/>
        </w:rPr>
        <w:t xml:space="preserve">12.3</w:t>
      </w:r>
      <w:r>
        <w:rPr>
          <w:rFonts w:ascii="Arial" w:cs="Arial" w:eastAsia="Arial" w:hAnsi="Arial"/>
        </w:rPr>
        <w:t xml:space="preserve">	</w:t>
      </w:r>
      <w:r>
        <w:rPr>
          <w:rFonts w:ascii="Arial" w:cs="Arial" w:eastAsia="Arial" w:hAnsi="Arial"/>
        </w:rPr>
        <w:t xml:space="preserve">The provisions of clause 35 (Notices) of the Facilities Agreement apply to any notice or communication under this Agreement as if set out in full.</w:t>
      </w:r>
    </w:p>
    <w:p>
      <w:pPr>
        <w:tabs>
          <w:tab w:val="left" w:pos="620"/>
        </w:tabs>
        <w:spacing w:after="100" w:line="276"/>
        <w:ind w:left="620" w:hanging="620"/>
      </w:pPr>
      <w:r>
        <w:rPr>
          <w:rFonts w:ascii="Arial" w:cs="Arial" w:eastAsia="Arial" w:hAnsi="Arial"/>
        </w:rPr>
        <w:t xml:space="preserve">12.4</w:t>
      </w:r>
      <w:r>
        <w:rPr>
          <w:rFonts w:ascii="Arial" w:cs="Arial" w:eastAsia="Arial" w:hAnsi="Arial"/>
        </w:rPr>
        <w:t xml:space="preserve">	</w:t>
      </w:r>
      <w:r>
        <w:rPr>
          <w:rFonts w:ascii="Arial" w:cs="Arial" w:eastAsia="Arial" w:hAnsi="Arial"/>
        </w:rPr>
        <w:t xml:space="preserve">If any provision of this Agreement is or becomes illegal, invalid or unenforceable, that will not affect the legality, validity or enforceability of the remaining provisions.</w:t>
      </w:r>
    </w:p>
    <w:p>
      <w:pPr>
        <w:tabs>
          <w:tab w:val="left" w:pos="620"/>
        </w:tabs>
        <w:spacing w:after="100" w:before="220"/>
      </w:pPr>
      <w:r>
        <w:rPr>
          <w:rFonts w:ascii="Arial" w:cs="Arial" w:eastAsia="Arial" w:hAnsi="Arial"/>
          <w:b/>
          <w:bCs/>
          <w:color w:val="1F3864"/>
          <w:sz w:val="24"/>
          <w:szCs w:val="24"/>
        </w:rPr>
        <w:t xml:space="preserve">13.</w:t>
      </w:r>
      <w:r>
        <w:rPr>
          <w:rFonts w:ascii="Arial" w:cs="Arial" w:eastAsia="Arial" w:hAnsi="Arial"/>
          <w:b/>
          <w:bCs/>
          <w:color w:val="1F3864"/>
          <w:sz w:val="24"/>
          <w:szCs w:val="24"/>
        </w:rPr>
        <w:t xml:space="preserve">	GOVERNING LAW AND JURISDICTION</w:t>
      </w:r>
    </w:p>
    <w:p>
      <w:pPr>
        <w:tabs>
          <w:tab w:val="left" w:pos="620"/>
        </w:tabs>
        <w:spacing w:after="100" w:line="276"/>
        <w:ind w:left="620" w:hanging="620"/>
      </w:pPr>
      <w:r>
        <w:rPr>
          <w:rFonts w:ascii="Arial" w:cs="Arial" w:eastAsia="Arial" w:hAnsi="Arial"/>
        </w:rPr>
        <w:t xml:space="preserve">13.1</w:t>
      </w:r>
      <w:r>
        <w:rPr>
          <w:rFonts w:ascii="Arial" w:cs="Arial" w:eastAsia="Arial" w:hAnsi="Arial"/>
        </w:rPr>
        <w:t xml:space="preserve">	</w:t>
      </w:r>
      <w:r>
        <w:rPr>
          <w:rFonts w:ascii="Arial" w:cs="Arial" w:eastAsia="Arial" w:hAnsi="Arial"/>
        </w:rPr>
        <w:t xml:space="preserve">This Agreement and any non-contractual obligations arising out of or in connection with it are governed by English law.</w:t>
      </w:r>
    </w:p>
    <w:p>
      <w:pPr>
        <w:tabs>
          <w:tab w:val="left" w:pos="620"/>
        </w:tabs>
        <w:spacing w:after="100" w:line="276"/>
        <w:ind w:left="620" w:hanging="620"/>
      </w:pPr>
      <w:r>
        <w:rPr>
          <w:rFonts w:ascii="Arial" w:cs="Arial" w:eastAsia="Arial" w:hAnsi="Arial"/>
        </w:rPr>
        <w:t xml:space="preserve">13.2</w:t>
      </w:r>
      <w:r>
        <w:rPr>
          <w:rFonts w:ascii="Arial" w:cs="Arial" w:eastAsia="Arial" w:hAnsi="Arial"/>
        </w:rPr>
        <w:t xml:space="preserve">	</w:t>
      </w:r>
      <w:r>
        <w:rPr>
          <w:rFonts w:ascii="Arial" w:cs="Arial" w:eastAsia="Arial" w:hAnsi="Arial"/>
        </w:rPr>
        <w:t xml:space="preserve">The courts of England have exclusive jurisdiction to settle any dispute arising out of or in connection with this Agreement (including a dispute relating to any non-contractual obligation arising out of or in connection with it).</w:t>
      </w:r>
    </w:p>
    <w:p>
      <w:pPr>
        <w:spacing w:after="120"/>
      </w:pPr>
    </w:p>
    <w:p>
      <w:pPr>
        <w:spacing w:after="120" w:line="276"/>
      </w:pPr>
      <w:r>
        <w:rPr>
          <w:rFonts w:ascii="Arial" w:cs="Arial" w:eastAsia="Arial" w:hAnsi="Arial"/>
          <w:b/>
          <w:bCs/>
        </w:rPr>
        <w:t xml:space="preserve">IN WITNESS of which this Agreement has been duly executed and delivered on the date first stated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b/>
                <w:bCs/>
              </w:rPr>
              <w:t xml:space="preserve">EXECUTED by WEXFORD CONSUMER BRANDS LIMITED</w:t>
            </w:r>
          </w:p>
          <w:p>
            <w:pPr>
              <w:spacing w:after="40"/>
            </w:pPr>
            <w:r>
              <w:rPr>
                <w:rFonts w:ascii="Arial" w:cs="Arial" w:eastAsia="Arial" w:hAnsi="Arial"/>
              </w:rPr>
              <w:t xml:space="preserve">acting by a director:</w:t>
            </w:r>
          </w:p>
          <w:p>
            <w:pPr>
              <w:spacing w:after="40"/>
            </w:pPr>
            <w:r>
              <w:rPr>
                <w:rFonts w:ascii="Arial" w:cs="Arial" w:eastAsia="Arial" w:hAnsi="Arial"/>
              </w:rPr>
              <w:t xml:space="preserve">Signature: .................................</w:t>
            </w:r>
          </w:p>
          <w:p>
            <w:pPr>
              <w:spacing w:after="40"/>
            </w:pPr>
            <w:r>
              <w:rPr>
                <w:rFonts w:ascii="Arial" w:cs="Arial" w:eastAsia="Arial" w:hAnsi="Arial"/>
              </w:rPr>
              <w:t xml:space="preserve">Name: .................................</w:t>
            </w:r>
          </w:p>
          <w:p>
            <w:pPr>
              <w:spacing w:after="40"/>
            </w:pPr>
            <w:r>
              <w:rPr>
                <w:rFonts w:ascii="Arial" w:cs="Arial" w:eastAsia="Arial" w:hAnsi="Arial"/>
              </w:rPr>
              <w:t xml:space="preserve">Director</w:t>
            </w:r>
          </w:p>
        </w:tc>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b/>
                <w:bCs/>
              </w:rPr>
              <w:t xml:space="preserve">EXECUTED by WEXFORD HOLDINGS LIMITED</w:t>
            </w:r>
          </w:p>
          <w:p>
            <w:pPr>
              <w:spacing w:after="40"/>
            </w:pPr>
            <w:r>
              <w:rPr>
                <w:rFonts w:ascii="Arial" w:cs="Arial" w:eastAsia="Arial" w:hAnsi="Arial"/>
              </w:rPr>
              <w:t xml:space="preserve">acting by a director:</w:t>
            </w:r>
          </w:p>
          <w:p>
            <w:pPr>
              <w:spacing w:after="40"/>
            </w:pPr>
            <w:r>
              <w:rPr>
                <w:rFonts w:ascii="Arial" w:cs="Arial" w:eastAsia="Arial" w:hAnsi="Arial"/>
              </w:rPr>
              <w:t xml:space="preserve">Signature: .................................</w:t>
            </w:r>
          </w:p>
          <w:p>
            <w:pPr>
              <w:spacing w:after="40"/>
            </w:pPr>
            <w:r>
              <w:rPr>
                <w:rFonts w:ascii="Arial" w:cs="Arial" w:eastAsia="Arial" w:hAnsi="Arial"/>
              </w:rPr>
              <w:t xml:space="preserve">Name: .................................</w:t>
            </w:r>
          </w:p>
          <w:p>
            <w:pPr>
              <w:spacing w:after="40"/>
            </w:pPr>
            <w:r>
              <w:rPr>
                <w:rFonts w:ascii="Arial" w:cs="Arial" w:eastAsia="Arial" w:hAnsi="Arial"/>
              </w:rPr>
              <w:t xml:space="preserve">Director</w:t>
            </w:r>
          </w:p>
        </w:tc>
      </w:tr>
      <w:tr>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b/>
                <w:bCs/>
              </w:rPr>
              <w:t xml:space="preserve">EXECUTED by STERLING COMMERCIAL BANK plc</w:t>
            </w:r>
          </w:p>
          <w:p>
            <w:pPr>
              <w:spacing w:after="40"/>
            </w:pPr>
            <w:r>
              <w:rPr>
                <w:rFonts w:ascii="Arial" w:cs="Arial" w:eastAsia="Arial" w:hAnsi="Arial"/>
              </w:rPr>
              <w:t xml:space="preserve">acting by its authorised signatory:</w:t>
            </w:r>
          </w:p>
          <w:p>
            <w:pPr>
              <w:spacing w:after="40"/>
            </w:pPr>
            <w:r>
              <w:rPr>
                <w:rFonts w:ascii="Arial" w:cs="Arial" w:eastAsia="Arial" w:hAnsi="Arial"/>
              </w:rPr>
              <w:t xml:space="preserve">Signature: .................................</w:t>
            </w:r>
          </w:p>
          <w:p>
            <w:pPr>
              <w:spacing w:after="40"/>
            </w:pPr>
            <w:r>
              <w:rPr>
                <w:rFonts w:ascii="Arial" w:cs="Arial" w:eastAsia="Arial" w:hAnsi="Arial"/>
              </w:rPr>
              <w:t xml:space="preserve">Name: .................................</w:t>
            </w:r>
          </w:p>
          <w:p>
            <w:pPr>
              <w:spacing w:after="40"/>
            </w:pPr>
            <w:r>
              <w:rPr>
                <w:rFonts w:ascii="Arial" w:cs="Arial" w:eastAsia="Arial" w:hAnsi="Arial"/>
              </w:rPr>
              <w:t xml:space="preserve">Director, Restructuring &amp; Recoveries</w:t>
            </w:r>
          </w:p>
        </w:tc>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360"/>
      </w:tabs>
    </w:pPr>
    <w:r>
      <w:rPr>
        <w:rFonts w:ascii="Arial" w:cs="Arial" w:eastAsia="Arial" w:hAnsi="Arial"/>
        <w:color w:val="808080"/>
        <w:sz w:val="14"/>
        <w:szCs w:val="14"/>
      </w:rPr>
      <w:t xml:space="preserve">Project Tempest — Standstill Agreement — redline (Pemberton Rowe mark-up)</w:t>
    </w:r>
    <w:r>
      <w:rPr>
        <w:rFonts w:ascii="Arial" w:cs="Arial" w:eastAsia="Arial" w:hAnsi="Arial"/>
        <w:color w:val="808080"/>
        <w:sz w:val="14"/>
        <w:szCs w:val="14"/>
      </w:rPr>
      <w:t xml:space="preserve">	Page </w:t>
    </w:r>
    <w:r>
      <w:rPr>
        <w:rFonts w:ascii="Arial" w:cs="Arial" w:eastAsia="Arial" w:hAnsi="Arial"/>
        <w:color w:val="808080"/>
        <w:sz w:val="14"/>
        <w:szCs w:val="14"/>
      </w:rPr>
      <w:fldChar w:fldCharType="begin"/>
      <w:instrText xml:space="preserve">PAGE</w:instrText>
      <w:fldChar w:fldCharType="separate"/>
      <w:fldChar w:fldCharType="end"/>
    </w:r>
    <w:r>
      <w:rPr>
        <w:rFonts w:ascii="Arial" w:cs="Arial" w:eastAsia="Arial" w:hAnsi="Arial"/>
        <w:color w:val="808080"/>
        <w:sz w:val="14"/>
        <w:szCs w:val="14"/>
      </w:rPr>
      <w:t xml:space="preserve"> of </w:t>
    </w:r>
    <w:r>
      <w:rPr>
        <w:rFonts w:ascii="Arial" w:cs="Arial" w:eastAsia="Arial" w:hAnsi="Arial"/>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b/>
        <w:bCs/>
        <w:color w:val="1F3864"/>
        <w:sz w:val="26"/>
        <w:szCs w:val="26"/>
      </w:rPr>
      <w:t xml:space="preserve">Whitfield Carter LLP</w:t>
    </w:r>
  </w:p>
  <w:p>
    <w:pPr>
      <w:pBdr>
        <w:bottom w:val="single" w:color="1F3864" w:sz="6" w:space="1"/>
      </w:pBdr>
      <w:spacing w:after="80"/>
    </w:pPr>
    <w:r>
      <w:rPr>
        <w:rFonts w:ascii="Arial" w:cs="Arial" w:eastAsia="Arial" w:hAnsi="Arial"/>
        <w:color w:val="595959"/>
        <w:sz w:val="16"/>
        <w:szCs w:val="16"/>
      </w:rPr>
      <w:t xml:space="preserve">22 Bishopsgate, London EC2N 4BQ   T +44 (0)20 7946 0000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1180" w:hanging="460"/>
      </w:pPr>
    </w:lvl>
  </w:abstractNum>
  <w:abstractNum w:abstractNumId="4" w15:restartNumberingAfterBreak="0">
    <w:multiLevelType w:val="hybridMultilevel"/>
    <w:lvl w:ilvl="0" w15:tentative="1">
      <w:start w:val="1"/>
      <w:numFmt w:val="lowerRoman"/>
      <w:lvlText w:val="(%1)"/>
      <w:lvlJc w:val="left"/>
      <w:pPr>
        <w:ind w:left="1640" w:hanging="4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18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2026-06-10T23:12:59.843Z</dcterms:created>
  <dcterms:modified xsi:type="dcterms:W3CDTF">2026-06-10T23:12:59.843Z</dcterms:modified>
</cp:coreProperties>
</file>

<file path=docProps/custom.xml><?xml version="1.0" encoding="utf-8"?>
<Properties xmlns="http://schemas.openxmlformats.org/officeDocument/2006/custom-properties" xmlns:vt="http://schemas.openxmlformats.org/officeDocument/2006/docPropsVTypes"/>
</file>