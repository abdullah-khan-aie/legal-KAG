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Arial" w:cs="Arial" w:eastAsia="Arial" w:hAnsi="Arial"/>
          <w:color w:val="595959"/>
          <w:sz w:val="18"/>
          <w:szCs w:val="18"/>
        </w:rPr>
        <w:t xml:space="preserve">DATED 27 FEBRUARY 2026</w:t>
      </w:r>
    </w:p>
    <w:p>
      <w:pPr>
        <w:spacing w:after="120"/>
      </w:pPr>
    </w:p>
    <w:p>
      <w:pPr>
        <w:spacing w:after="120"/>
      </w:pPr>
    </w:p>
    <w:p>
      <w:pPr>
        <w:spacing w:after="120"/>
        <w:jc w:val="center"/>
      </w:pPr>
      <w:r>
        <w:rPr>
          <w:rFonts w:ascii="Arial" w:cs="Arial" w:eastAsia="Arial" w:hAnsi="Arial"/>
          <w:b/>
          <w:bCs/>
          <w:color w:val="1F3864"/>
          <w:sz w:val="30"/>
          <w:szCs w:val="30"/>
        </w:rPr>
        <w:t xml:space="preserve">AMENDMENT AND RESTATEMENT AGREEMENT</w:t>
      </w:r>
    </w:p>
    <w:p>
      <w:pPr>
        <w:spacing w:after="120"/>
      </w:pPr>
    </w:p>
    <w:p>
      <w:pPr>
        <w:spacing w:after="120"/>
        <w:jc w:val="center"/>
      </w:pPr>
      <w:r>
        <w:rPr>
          <w:rFonts w:ascii="Arial" w:cs="Arial" w:eastAsia="Arial" w:hAnsi="Arial"/>
          <w:sz w:val="20"/>
          <w:szCs w:val="20"/>
        </w:rPr>
        <w:t xml:space="preserve">relating to a senior facilities agreement</w:t>
      </w:r>
    </w:p>
    <w:p>
      <w:pPr>
        <w:spacing w:after="120"/>
        <w:jc w:val="center"/>
      </w:pPr>
      <w:r>
        <w:rPr>
          <w:rFonts w:ascii="Arial" w:cs="Arial" w:eastAsia="Arial" w:hAnsi="Arial"/>
          <w:sz w:val="20"/>
          <w:szCs w:val="20"/>
        </w:rPr>
        <w:t xml:space="preserve">originally dated 14 June 2022</w:t>
      </w:r>
    </w:p>
    <w:p>
      <w:pPr>
        <w:spacing w:after="120"/>
      </w:pPr>
    </w:p>
    <w:p>
      <w:pPr>
        <w:spacing w:after="120"/>
      </w:pPr>
    </w:p>
    <w:p>
      <w:pPr>
        <w:spacing w:after="120"/>
      </w:pPr>
    </w:p>
    <w:p>
      <w:pPr>
        <w:spacing w:after="120"/>
        <w:jc w:val="center"/>
      </w:pPr>
      <w:r>
        <w:rPr>
          <w:rFonts w:ascii="Arial" w:cs="Arial" w:eastAsia="Arial" w:hAnsi="Arial"/>
          <w:b/>
          <w:bCs/>
          <w:sz w:val="20"/>
          <w:szCs w:val="20"/>
        </w:rPr>
        <w:t xml:space="preserve">WEXFORD CONSUMER BRANDS LIMITED</w:t>
      </w:r>
    </w:p>
    <w:p>
      <w:pPr>
        <w:spacing w:after="120"/>
        <w:jc w:val="center"/>
      </w:pPr>
      <w:r>
        <w:rPr>
          <w:rFonts w:ascii="Arial" w:cs="Arial" w:eastAsia="Arial" w:hAnsi="Arial"/>
          <w:sz w:val="18"/>
          <w:szCs w:val="18"/>
        </w:rPr>
        <w:t xml:space="preserve">(as Borrower)</w:t>
      </w:r>
    </w:p>
    <w:p>
      <w:pPr>
        <w:spacing w:after="120"/>
        <w:jc w:val="center"/>
      </w:pPr>
      <w:r>
        <w:rPr>
          <w:rFonts w:ascii="Arial" w:cs="Arial" w:eastAsia="Arial" w:hAnsi="Arial"/>
          <w:b/>
          <w:bCs/>
          <w:sz w:val="20"/>
          <w:szCs w:val="20"/>
        </w:rPr>
        <w:t xml:space="preserve">WEXFORD HOLDINGS LIMITED</w:t>
      </w:r>
    </w:p>
    <w:p>
      <w:pPr>
        <w:spacing w:after="120"/>
        <w:jc w:val="center"/>
      </w:pPr>
      <w:r>
        <w:rPr>
          <w:rFonts w:ascii="Arial" w:cs="Arial" w:eastAsia="Arial" w:hAnsi="Arial"/>
          <w:sz w:val="18"/>
          <w:szCs w:val="18"/>
        </w:rPr>
        <w:t xml:space="preserve">(as Parent and Guarantor)</w:t>
      </w:r>
    </w:p>
    <w:p>
      <w:pPr>
        <w:spacing w:after="120"/>
        <w:jc w:val="center"/>
      </w:pPr>
      <w:r>
        <w:rPr>
          <w:rFonts w:ascii="Arial" w:cs="Arial" w:eastAsia="Arial" w:hAnsi="Arial"/>
          <w:b/>
          <w:bCs/>
          <w:sz w:val="20"/>
          <w:szCs w:val="20"/>
        </w:rPr>
        <w:t xml:space="preserve">STERLING COMMERCIAL BANK plc</w:t>
      </w:r>
    </w:p>
    <w:p>
      <w:pPr>
        <w:spacing w:after="120"/>
        <w:jc w:val="center"/>
      </w:pPr>
      <w:r>
        <w:rPr>
          <w:rFonts w:ascii="Arial" w:cs="Arial" w:eastAsia="Arial" w:hAnsi="Arial"/>
          <w:sz w:val="18"/>
          <w:szCs w:val="18"/>
        </w:rPr>
        <w:t xml:space="preserve">(as Agent, Security Agent, Original Lender and Super-Senior Lender)</w:t>
      </w:r>
    </w:p>
    <w:p>
      <w:pPr>
        <w:spacing w:after="120"/>
      </w:pPr>
    </w:p>
    <w:p>
      <w:pPr>
        <w:spacing w:after="120"/>
      </w:pPr>
    </w:p>
    <w:p>
      <w:pPr>
        <w:spacing w:after="120"/>
        <w:jc w:val="center"/>
      </w:pPr>
      <w:r>
        <w:rPr>
          <w:rFonts w:ascii="Arial" w:cs="Arial" w:eastAsia="Arial" w:hAnsi="Arial"/>
          <w:color w:val="595959"/>
          <w:sz w:val="16"/>
          <w:szCs w:val="16"/>
        </w:rPr>
        <w:t xml:space="preserve">Whitfield Carter LLP · 22 Bishopsgate · London EC2N 4BQ</w:t>
      </w:r>
    </w:p>
    <w:p>
      <w:r>
        <w:br w:type="page"/>
      </w:r>
    </w:p>
    <w:p>
      <w:pPr>
        <w:spacing w:after="120" w:line="276"/>
      </w:pPr>
      <w:r>
        <w:rPr>
          <w:rFonts w:ascii="Arial" w:cs="Arial" w:eastAsia="Arial" w:hAnsi="Arial"/>
          <w:b/>
          <w:bCs/>
        </w:rPr>
        <w:t xml:space="preserve">THIS AGREEMENT </w:t>
      </w:r>
      <w:r>
        <w:rPr>
          <w:rFonts w:ascii="Arial" w:cs="Arial" w:eastAsia="Arial" w:hAnsi="Arial"/>
        </w:rPr>
        <w:t xml:space="preserve">is made on 27 February 2026</w:t>
      </w:r>
    </w:p>
    <w:p>
      <w:pPr>
        <w:spacing w:after="120" w:line="276"/>
      </w:pPr>
      <w:r>
        <w:rPr>
          <w:rFonts w:ascii="Arial" w:cs="Arial" w:eastAsia="Arial" w:hAnsi="Arial"/>
          <w:b/>
          <w:bCs/>
        </w:rPr>
        <w:t xml:space="preserve">BETWEEN:</w:t>
      </w:r>
    </w:p>
    <w:p>
      <w:pPr>
        <w:pStyle w:val="ListParagraph"/>
        <w:numPr>
          <w:ilvl w:val="0"/>
          <w:numId w:val="2"/>
        </w:numPr>
        <w:spacing w:after="80" w:line="276"/>
      </w:pPr>
      <w:r>
        <w:rPr>
          <w:rFonts w:ascii="Arial" w:cs="Arial" w:eastAsia="Arial" w:hAnsi="Arial"/>
          <w:b/>
          <w:bCs/>
        </w:rPr>
        <w:t xml:space="preserve">WEXFORD CONSUMER BRANDS LIMITED</w:t>
      </w:r>
      <w:r>
        <w:rPr>
          <w:rFonts w:ascii="Arial" w:cs="Arial" w:eastAsia="Arial" w:hAnsi="Arial"/>
        </w:rPr>
        <w:t xml:space="preserve"> (no. 05521894) whose registered office is at Pavilion House, 41 Old Bailey, London EC4M 7HG (the “Borrower”);</w:t>
      </w:r>
    </w:p>
    <w:p>
      <w:pPr>
        <w:pStyle w:val="ListParagraph"/>
        <w:numPr>
          <w:ilvl w:val="0"/>
          <w:numId w:val="2"/>
        </w:numPr>
        <w:spacing w:after="80" w:line="276"/>
      </w:pPr>
      <w:r>
        <w:rPr>
          <w:rFonts w:ascii="Arial" w:cs="Arial" w:eastAsia="Arial" w:hAnsi="Arial"/>
          <w:b/>
          <w:bCs/>
        </w:rPr>
        <w:t xml:space="preserve">WEXFORD HOLDINGS LIMITED</w:t>
      </w:r>
      <w:r>
        <w:rPr>
          <w:rFonts w:ascii="Arial" w:cs="Arial" w:eastAsia="Arial" w:hAnsi="Arial"/>
        </w:rPr>
        <w:t xml:space="preserve"> (no. 04182276) whose registered office is at Pavilion House, 41 Old Bailey, London EC4M 7HG (the “Parent” and a “Guarantor”); and</w:t>
      </w:r>
    </w:p>
    <w:p>
      <w:pPr>
        <w:pStyle w:val="ListParagraph"/>
        <w:numPr>
          <w:ilvl w:val="0"/>
          <w:numId w:val="2"/>
        </w:numPr>
        <w:spacing w:after="80" w:line="276"/>
      </w:pPr>
      <w:r>
        <w:rPr>
          <w:rFonts w:ascii="Arial" w:cs="Arial" w:eastAsia="Arial" w:hAnsi="Arial"/>
          <w:b/>
          <w:bCs/>
        </w:rPr>
        <w:t xml:space="preserve">STERLING COMMERCIAL BANK plc</w:t>
      </w:r>
      <w:r>
        <w:rPr>
          <w:rFonts w:ascii="Arial" w:cs="Arial" w:eastAsia="Arial" w:hAnsi="Arial"/>
        </w:rPr>
        <w:t xml:space="preserve"> whose registered office is at 60 Lombard Street, London EC3V 9EA, in its capacities as agent and security agent (the “Agent”), as the original lender (the “Original Lender”) and as the lender of the Super-Senior Facility (the “Super-Senior Lender”),</w:t>
      </w:r>
    </w:p>
    <w:p>
      <w:pPr>
        <w:spacing w:after="120" w:line="276"/>
      </w:pPr>
      <w:r>
        <w:rPr>
          <w:rFonts w:ascii="Arial" w:cs="Arial" w:eastAsia="Arial" w:hAnsi="Arial"/>
        </w:rPr>
        <w:t xml:space="preserve">together the “Parties”.</w:t>
      </w:r>
    </w:p>
    <w:p>
      <w:pPr>
        <w:spacing w:after="120" w:line="276"/>
      </w:pPr>
      <w:r>
        <w:rPr>
          <w:rFonts w:ascii="Arial" w:cs="Arial" w:eastAsia="Arial" w:hAnsi="Arial"/>
          <w:b/>
          <w:bCs/>
        </w:rPr>
        <w:t xml:space="preserve">WHEREAS:</w:t>
      </w:r>
    </w:p>
    <w:p>
      <w:pPr>
        <w:pStyle w:val="ListParagraph"/>
        <w:numPr>
          <w:ilvl w:val="0"/>
          <w:numId w:val="2"/>
        </w:numPr>
        <w:spacing w:after="80" w:line="276"/>
      </w:pPr>
      <w:r>
        <w:rPr>
          <w:rFonts w:ascii="Arial" w:cs="Arial" w:eastAsia="Arial" w:hAnsi="Arial"/>
        </w:rPr>
        <w:t xml:space="preserve">By a senior facilities agreement dated 14 June 2022 (the “Original Agreement”) the Original Lender made available to the Borrower a £30,000,000 term loan facility (“Facility A”) and a £12,000,000 revolving credit facility (“Facility B”).</w:t>
      </w:r>
    </w:p>
    <w:p>
      <w:pPr>
        <w:pStyle w:val="ListParagraph"/>
        <w:numPr>
          <w:ilvl w:val="0"/>
          <w:numId w:val="2"/>
        </w:numPr>
        <w:spacing w:after="80" w:line="276"/>
      </w:pPr>
      <w:r>
        <w:rPr>
          <w:rFonts w:ascii="Arial" w:cs="Arial" w:eastAsia="Arial" w:hAnsi="Arial"/>
        </w:rPr>
        <w:t xml:space="preserve">At the test date of 30 September 2025 the Borrower breached the financial covenants in the Original Agreement, giving rise to Events of Default which the Parties addressed by a standstill agreement dated 14 November 2025 (the “Standstill Agreement”).</w:t>
      </w:r>
    </w:p>
    <w:p>
      <w:pPr>
        <w:pStyle w:val="ListParagraph"/>
        <w:numPr>
          <w:ilvl w:val="0"/>
          <w:numId w:val="2"/>
        </w:numPr>
        <w:spacing w:after="80" w:line="276"/>
      </w:pPr>
      <w:r>
        <w:rPr>
          <w:rFonts w:ascii="Arial" w:cs="Arial" w:eastAsia="Arial" w:hAnsi="Arial"/>
        </w:rPr>
        <w:t xml:space="preserve">The Parties have agreed to restructure the facilities on the terms of a term sheet relating to Project Tempest, comprising the provision of new super-senior money, a shareholder contribution by the Parent, and the amendment and restatement of the Original Agreement on the terms set out in this Agreement.</w:t>
      </w:r>
    </w:p>
    <w:p>
      <w:pPr>
        <w:pStyle w:val="ListParagraph"/>
        <w:numPr>
          <w:ilvl w:val="0"/>
          <w:numId w:val="2"/>
        </w:numPr>
        <w:spacing w:after="80" w:line="276"/>
      </w:pPr>
      <w:r>
        <w:rPr>
          <w:rFonts w:ascii="Arial" w:cs="Arial" w:eastAsia="Arial" w:hAnsi="Arial"/>
        </w:rPr>
        <w:t xml:space="preserve">This Agreement sets out the terms on which the Original Agreement is amended and restated with effect from the Effective Date and on which the Super-Senior Facility is made available.</w:t>
      </w:r>
    </w:p>
    <w:p>
      <w:pPr>
        <w:spacing w:after="120" w:line="276"/>
      </w:pPr>
      <w:r>
        <w:rPr>
          <w:rFonts w:ascii="Arial" w:cs="Arial" w:eastAsia="Arial" w:hAnsi="Arial"/>
          <w:b/>
          <w:bCs/>
        </w:rPr>
        <w:t xml:space="preserve">IT IS AGREED as follows:</w:t>
      </w:r>
    </w:p>
    <w:p>
      <w:pPr>
        <w:tabs>
          <w:tab w:val="left" w:pos="620"/>
        </w:tabs>
        <w:spacing w:after="100" w:before="220"/>
      </w:pPr>
      <w:r>
        <w:rPr>
          <w:rFonts w:ascii="Arial" w:cs="Arial" w:eastAsia="Arial" w:hAnsi="Arial"/>
          <w:b/>
          <w:bCs/>
          <w:color w:val="1F3864"/>
          <w:sz w:val="24"/>
          <w:szCs w:val="24"/>
        </w:rPr>
        <w:t xml:space="preserve">1.</w:t>
      </w:r>
      <w:r>
        <w:rPr>
          <w:rFonts w:ascii="Arial" w:cs="Arial" w:eastAsia="Arial" w:hAnsi="Arial"/>
          <w:b/>
          <w:bCs/>
          <w:color w:val="1F3864"/>
          <w:sz w:val="24"/>
          <w:szCs w:val="24"/>
        </w:rPr>
        <w:t xml:space="preserve">	DEFINITIONS AND INTERPRETATION</w:t>
      </w:r>
    </w:p>
    <w:p>
      <w:pPr>
        <w:tabs>
          <w:tab w:val="left" w:pos="620"/>
        </w:tabs>
        <w:spacing w:after="100" w:line="276"/>
        <w:ind w:left="620" w:hanging="620"/>
      </w:pPr>
      <w:r>
        <w:rPr>
          <w:rFonts w:ascii="Arial" w:cs="Arial" w:eastAsia="Arial" w:hAnsi="Arial"/>
        </w:rPr>
        <w:t xml:space="preserve">1.1</w:t>
      </w:r>
      <w:r>
        <w:rPr>
          <w:rFonts w:ascii="Arial" w:cs="Arial" w:eastAsia="Arial" w:hAnsi="Arial"/>
        </w:rPr>
        <w:t xml:space="preserve">	</w:t>
      </w:r>
      <w:r>
        <w:rPr>
          <w:rFonts w:ascii="Arial" w:cs="Arial" w:eastAsia="Arial" w:hAnsi="Arial"/>
        </w:rPr>
        <w:t xml:space="preserve">In this Agreement, unless otherwise defined, capitalised terms have the meanings given to them in the Amended Agreement (as defined below). In addition, the following definitions apply:</w:t>
      </w:r>
    </w:p>
    <w:p>
      <w:pPr>
        <w:tabs>
          <w:tab w:val="left" w:pos="620"/>
        </w:tabs>
        <w:spacing w:after="100" w:line="276"/>
        <w:ind w:left="620" w:hanging="620"/>
      </w:pPr>
      <w:r>
        <w:rPr>
          <w:rFonts w:ascii="Arial" w:cs="Arial" w:eastAsia="Arial" w:hAnsi="Arial"/>
        </w:rPr>
        <w:t xml:space="preserve">1.2</w:t>
      </w:r>
      <w:r>
        <w:rPr>
          <w:rFonts w:ascii="Arial" w:cs="Arial" w:eastAsia="Arial" w:hAnsi="Arial"/>
        </w:rPr>
        <w:t xml:space="preserve">	</w:t>
      </w:r>
      <w:r>
        <w:rPr>
          <w:rFonts w:ascii="Arial" w:cs="Arial" w:eastAsia="Arial" w:hAnsi="Arial"/>
        </w:rPr>
        <w:t xml:space="preserve">“Amended Agreement” means the Original Agreement as amended and restated in the form set out in Schedule 1 (Form of Amended and Restated Facilities Agreement); “Effective Date” means the date on which the Agent confirms to the Borrower in writing that it has received the conditions precedent listed in Schedule 2 in form and substance satisfactory to it; “Super-Senior Facility” means the term loan facility described in clause 4 in an aggregate amount of </w:t>
      </w:r>
      <w:del w:author="Alistair Whitlock" w:date="2026-02-05T16:40:00Z">
        <w:r>
          <w:rPr>
            <w:rFonts w:ascii="Arial" w:cs="Arial" w:eastAsia="Arial" w:hAnsi="Arial"/>
          </w:rPr>
          <w:delText xml:space="preserve">£6,000,000</w:delText>
        </w:r>
      </w:del>
      <w:ins w:author="Alistair Whitlock" w:date="2026-02-05T16:40:00Z">
        <w:r>
          <w:rPr>
            <w:rFonts w:ascii="Arial" w:cs="Arial" w:eastAsia="Arial" w:hAnsi="Arial"/>
          </w:rPr>
          <w:t xml:space="preserve">£8,000,000</w:t>
        </w:r>
      </w:ins>
      <w:r>
        <w:rPr>
          <w:rFonts w:ascii="Arial" w:cs="Arial" w:eastAsia="Arial" w:hAnsi="Arial"/>
        </w:rPr>
        <w:t xml:space="preserve">; “Shareholder Contribution” means the contribution by the Parent described in clause 12; and “Intercreditor Agreement” means the amended and restated intercreditor agreement to be entered into on or about the date of this Agreement.</w:t>
      </w:r>
    </w:p>
    <w:p>
      <w:pPr>
        <w:tabs>
          <w:tab w:val="left" w:pos="620"/>
        </w:tabs>
        <w:spacing w:after="100" w:line="276"/>
        <w:ind w:left="620" w:hanging="620"/>
      </w:pPr>
      <w:r>
        <w:rPr>
          <w:rFonts w:ascii="Arial" w:cs="Arial" w:eastAsia="Arial" w:hAnsi="Arial"/>
        </w:rPr>
        <w:t xml:space="preserve">1.3</w:t>
      </w:r>
      <w:r>
        <w:rPr>
          <w:rFonts w:ascii="Arial" w:cs="Arial" w:eastAsia="Arial" w:hAnsi="Arial"/>
        </w:rPr>
        <w:t xml:space="preserve">	</w:t>
      </w:r>
      <w:r>
        <w:rPr>
          <w:rFonts w:ascii="Arial" w:cs="Arial" w:eastAsia="Arial" w:hAnsi="Arial"/>
        </w:rPr>
        <w:t xml:space="preserve">Clause and Schedule headings are for convenience only. The Schedules form part of this Agreement. The principles of construction in clause 1.2 of the Amended Agreement apply to this Agreement as if set out in full. This Agreement is a Finance Document.</w:t>
      </w:r>
    </w:p>
    <w:p>
      <w:pPr>
        <w:tabs>
          <w:tab w:val="left" w:pos="620"/>
        </w:tabs>
        <w:spacing w:after="100" w:before="220"/>
      </w:pPr>
      <w:r>
        <w:rPr>
          <w:rFonts w:ascii="Arial" w:cs="Arial" w:eastAsia="Arial" w:hAnsi="Arial"/>
          <w:b/>
          <w:bCs/>
          <w:color w:val="1F3864"/>
          <w:sz w:val="24"/>
          <w:szCs w:val="24"/>
        </w:rPr>
        <w:t xml:space="preserve">2.</w:t>
      </w:r>
      <w:r>
        <w:rPr>
          <w:rFonts w:ascii="Arial" w:cs="Arial" w:eastAsia="Arial" w:hAnsi="Arial"/>
          <w:b/>
          <w:bCs/>
          <w:color w:val="1F3864"/>
          <w:sz w:val="24"/>
          <w:szCs w:val="24"/>
        </w:rPr>
        <w:t xml:space="preserve">	AMENDMENT AND RESTATEMENT</w:t>
      </w:r>
    </w:p>
    <w:p>
      <w:pPr>
        <w:tabs>
          <w:tab w:val="left" w:pos="620"/>
        </w:tabs>
        <w:spacing w:after="100" w:line="276"/>
        <w:ind w:left="620" w:hanging="620"/>
      </w:pPr>
      <w:r>
        <w:rPr>
          <w:rFonts w:ascii="Arial" w:cs="Arial" w:eastAsia="Arial" w:hAnsi="Arial"/>
        </w:rPr>
        <w:t xml:space="preserve">2.1</w:t>
      </w:r>
      <w:r>
        <w:rPr>
          <w:rFonts w:ascii="Arial" w:cs="Arial" w:eastAsia="Arial" w:hAnsi="Arial"/>
        </w:rPr>
        <w:t xml:space="preserve">	</w:t>
      </w:r>
      <w:r>
        <w:rPr>
          <w:rFonts w:ascii="Arial" w:cs="Arial" w:eastAsia="Arial" w:hAnsi="Arial"/>
        </w:rPr>
        <w:t xml:space="preserve">With effect from the Effective Date, the Original Agreement is amended and restated so that it reads in its entirety as set out in Schedule 1 (Form of Amended and Restated Facilities Agreement).</w:t>
      </w:r>
    </w:p>
    <w:p>
      <w:pPr>
        <w:tabs>
          <w:tab w:val="left" w:pos="620"/>
        </w:tabs>
        <w:spacing w:after="100" w:line="276"/>
        <w:ind w:left="620" w:hanging="620"/>
      </w:pPr>
      <w:r>
        <w:rPr>
          <w:rFonts w:ascii="Arial" w:cs="Arial" w:eastAsia="Arial" w:hAnsi="Arial"/>
        </w:rPr>
        <w:t xml:space="preserve">2.2</w:t>
      </w:r>
      <w:r>
        <w:rPr>
          <w:rFonts w:ascii="Arial" w:cs="Arial" w:eastAsia="Arial" w:hAnsi="Arial"/>
        </w:rPr>
        <w:t xml:space="preserve">	</w:t>
      </w:r>
      <w:r>
        <w:rPr>
          <w:rFonts w:ascii="Arial" w:cs="Arial" w:eastAsia="Arial" w:hAnsi="Arial"/>
        </w:rPr>
        <w:t xml:space="preserve">On and from the Effective Date, each reference in any Finance Document to the Original Agreement (however described) is to the Amended Agreement, and the Finance Documents are construed accordingly.</w:t>
      </w:r>
    </w:p>
    <w:p>
      <w:pPr>
        <w:tabs>
          <w:tab w:val="left" w:pos="620"/>
        </w:tabs>
        <w:spacing w:after="100" w:line="276"/>
        <w:ind w:left="620" w:hanging="620"/>
      </w:pPr>
      <w:r>
        <w:rPr>
          <w:rFonts w:ascii="Arial" w:cs="Arial" w:eastAsia="Arial" w:hAnsi="Arial"/>
        </w:rPr>
        <w:t xml:space="preserve">2.3</w:t>
      </w:r>
      <w:r>
        <w:rPr>
          <w:rFonts w:ascii="Arial" w:cs="Arial" w:eastAsia="Arial" w:hAnsi="Arial"/>
        </w:rPr>
        <w:t xml:space="preserve">	</w:t>
      </w:r>
      <w:r>
        <w:rPr>
          <w:rFonts w:ascii="Arial" w:cs="Arial" w:eastAsia="Arial" w:hAnsi="Arial"/>
        </w:rPr>
        <w:t xml:space="preserve">Except as expressly amended by this Agreement, the Original Agreement and the other Finance Documents remain in full force and effect, and the amendments effected by this Agreement do not constitute a novation.</w:t>
      </w:r>
    </w:p>
    <w:p>
      <w:pPr>
        <w:tabs>
          <w:tab w:val="left" w:pos="620"/>
        </w:tabs>
        <w:spacing w:after="100" w:line="276"/>
        <w:ind w:left="620" w:hanging="620"/>
      </w:pPr>
      <w:r>
        <w:rPr>
          <w:rFonts w:ascii="Arial" w:cs="Arial" w:eastAsia="Arial" w:hAnsi="Arial"/>
        </w:rPr>
        <w:t xml:space="preserve">2.4</w:t>
      </w:r>
      <w:r>
        <w:rPr>
          <w:rFonts w:ascii="Arial" w:cs="Arial" w:eastAsia="Arial" w:hAnsi="Arial"/>
        </w:rPr>
        <w:t xml:space="preserve">	</w:t>
      </w:r>
      <w:r>
        <w:rPr>
          <w:rFonts w:ascii="Arial" w:cs="Arial" w:eastAsia="Arial" w:hAnsi="Arial"/>
        </w:rPr>
        <w:t xml:space="preserve">If the Effective Date has not occurred by 27 February 2026 (or such later date as the Agent may agree in writing), this Agreement (other than the surviving provisions on costs, confidentiality, notices and governing law) lapses and the Original Agreement continues unamended, without prejudice to the Agent’s rights in respect of any continuing Event of Default.</w:t>
      </w:r>
    </w:p>
    <w:p>
      <w:pPr>
        <w:tabs>
          <w:tab w:val="left" w:pos="620"/>
        </w:tabs>
        <w:spacing w:after="100" w:before="220"/>
      </w:pPr>
      <w:r>
        <w:rPr>
          <w:rFonts w:ascii="Arial" w:cs="Arial" w:eastAsia="Arial" w:hAnsi="Arial"/>
          <w:b/>
          <w:bCs/>
          <w:color w:val="1F3864"/>
          <w:sz w:val="24"/>
          <w:szCs w:val="24"/>
        </w:rPr>
        <w:t xml:space="preserve">3.</w:t>
      </w:r>
      <w:r>
        <w:rPr>
          <w:rFonts w:ascii="Arial" w:cs="Arial" w:eastAsia="Arial" w:hAnsi="Arial"/>
          <w:b/>
          <w:bCs/>
          <w:color w:val="1F3864"/>
          <w:sz w:val="24"/>
          <w:szCs w:val="24"/>
        </w:rPr>
        <w:t xml:space="preserve">	CONDITIONS PRECEDENT</w:t>
      </w:r>
    </w:p>
    <w:p>
      <w:pPr>
        <w:tabs>
          <w:tab w:val="left" w:pos="620"/>
        </w:tabs>
        <w:spacing w:after="100" w:line="276"/>
        <w:ind w:left="620" w:hanging="620"/>
      </w:pPr>
      <w:r>
        <w:rPr>
          <w:rFonts w:ascii="Arial" w:cs="Arial" w:eastAsia="Arial" w:hAnsi="Arial"/>
        </w:rPr>
        <w:t xml:space="preserve">3.1</w:t>
      </w:r>
      <w:r>
        <w:rPr>
          <w:rFonts w:ascii="Arial" w:cs="Arial" w:eastAsia="Arial" w:hAnsi="Arial"/>
        </w:rPr>
        <w:t xml:space="preserve">	</w:t>
      </w:r>
      <w:r>
        <w:rPr>
          <w:rFonts w:ascii="Arial" w:cs="Arial" w:eastAsia="Arial" w:hAnsi="Arial"/>
        </w:rPr>
        <w:t xml:space="preserve">The agreement of the Finance Parties to the amendment and restatement in clause 2 and to make available the Super-Senior Facility is subject to the Agent having received all of the documents and evidence listed in Schedule 2 (Conditions Precedent) in form and substance satisfactory to it (acting reasonably).</w:t>
      </w:r>
    </w:p>
    <w:p>
      <w:pPr>
        <w:tabs>
          <w:tab w:val="left" w:pos="620"/>
        </w:tabs>
        <w:spacing w:after="100" w:line="276"/>
        <w:ind w:left="620" w:hanging="620"/>
      </w:pPr>
      <w:r>
        <w:rPr>
          <w:rFonts w:ascii="Arial" w:cs="Arial" w:eastAsia="Arial" w:hAnsi="Arial"/>
        </w:rPr>
        <w:t xml:space="preserve">3.2</w:t>
      </w:r>
      <w:r>
        <w:rPr>
          <w:rFonts w:ascii="Arial" w:cs="Arial" w:eastAsia="Arial" w:hAnsi="Arial"/>
        </w:rPr>
        <w:t xml:space="preserve">	</w:t>
      </w:r>
      <w:r>
        <w:rPr>
          <w:rFonts w:ascii="Arial" w:cs="Arial" w:eastAsia="Arial" w:hAnsi="Arial"/>
        </w:rPr>
        <w:t xml:space="preserve">The Agent must notify the Borrower promptly on being so satisfied. The Agent may, in its discretion, waive or defer any condition precedent (with any deferred condition to be satisfied as a condition subsequent within the period specified by the Agent).</w:t>
      </w:r>
    </w:p>
    <w:p>
      <w:pPr>
        <w:tabs>
          <w:tab w:val="left" w:pos="620"/>
        </w:tabs>
        <w:spacing w:after="100" w:before="220"/>
      </w:pPr>
      <w:r>
        <w:rPr>
          <w:rFonts w:ascii="Arial" w:cs="Arial" w:eastAsia="Arial" w:hAnsi="Arial"/>
          <w:b/>
          <w:bCs/>
          <w:color w:val="1F3864"/>
          <w:sz w:val="24"/>
          <w:szCs w:val="24"/>
        </w:rPr>
        <w:t xml:space="preserve">4.</w:t>
      </w:r>
      <w:r>
        <w:rPr>
          <w:rFonts w:ascii="Arial" w:cs="Arial" w:eastAsia="Arial" w:hAnsi="Arial"/>
          <w:b/>
          <w:bCs/>
          <w:color w:val="1F3864"/>
          <w:sz w:val="24"/>
          <w:szCs w:val="24"/>
        </w:rPr>
        <w:t xml:space="preserve">	THE SUPER-SENIOR FACILITY</w:t>
      </w:r>
    </w:p>
    <w:p>
      <w:pPr>
        <w:tabs>
          <w:tab w:val="left" w:pos="620"/>
        </w:tabs>
        <w:spacing w:after="100" w:line="276"/>
        <w:ind w:left="620" w:hanging="620"/>
      </w:pPr>
      <w:r>
        <w:rPr>
          <w:rFonts w:ascii="Arial" w:cs="Arial" w:eastAsia="Arial" w:hAnsi="Arial"/>
        </w:rPr>
        <w:t xml:space="preserve">4.1</w:t>
      </w:r>
      <w:r>
        <w:rPr>
          <w:rFonts w:ascii="Arial" w:cs="Arial" w:eastAsia="Arial" w:hAnsi="Arial"/>
        </w:rPr>
        <w:t xml:space="preserve">	</w:t>
      </w:r>
      <w:r>
        <w:rPr>
          <w:rFonts w:ascii="Arial" w:cs="Arial" w:eastAsia="Arial" w:hAnsi="Arial"/>
        </w:rPr>
        <w:t xml:space="preserve">Subject to the terms of this Agreement and the Amended Agreement, the Super-Senior Lender makes available to the Borrower a sterling term loan facility in an aggregate amount equal to </w:t>
      </w:r>
      <w:del w:author="Alistair Whitlock" w:date="2026-02-05T16:40:00Z">
        <w:r>
          <w:rPr>
            <w:rFonts w:ascii="Arial" w:cs="Arial" w:eastAsia="Arial" w:hAnsi="Arial"/>
          </w:rPr>
          <w:delText xml:space="preserve">£6,000,000</w:delText>
        </w:r>
      </w:del>
      <w:ins w:author="Alistair Whitlock" w:date="2026-02-05T16:40:00Z">
        <w:r>
          <w:rPr>
            <w:rFonts w:ascii="Arial" w:cs="Arial" w:eastAsia="Arial" w:hAnsi="Arial"/>
          </w:rPr>
          <w:t xml:space="preserve">£8,000,000</w:t>
        </w:r>
      </w:ins>
      <w:r>
        <w:rPr>
          <w:rFonts w:ascii="Arial" w:cs="Arial" w:eastAsia="Arial" w:hAnsi="Arial"/>
        </w:rPr>
        <w:t xml:space="preserve"> (the “Super-Senior Facility”).</w:t>
      </w:r>
    </w:p>
    <w:p>
      <w:pPr>
        <w:tabs>
          <w:tab w:val="left" w:pos="620"/>
        </w:tabs>
        <w:spacing w:after="100" w:line="276"/>
        <w:ind w:left="620" w:hanging="620"/>
      </w:pPr>
      <w:r>
        <w:rPr>
          <w:rFonts w:ascii="Arial" w:cs="Arial" w:eastAsia="Arial" w:hAnsi="Arial"/>
        </w:rPr>
        <w:t xml:space="preserve">4.2</w:t>
      </w:r>
      <w:r>
        <w:rPr>
          <w:rFonts w:ascii="Arial" w:cs="Arial" w:eastAsia="Arial" w:hAnsi="Arial"/>
        </w:rPr>
        <w:t xml:space="preserve">	</w:t>
      </w:r>
      <w:r>
        <w:rPr>
          <w:rFonts w:ascii="Arial" w:cs="Arial" w:eastAsia="Arial" w:hAnsi="Arial"/>
        </w:rPr>
        <w:t xml:space="preserve">The Super-Senior Facility is to be applied towards (a) the partial repayment of Facility B, (b) the payment of fees, costs and expenses of the Restructuring, and (c) the general working capital purposes of the group, in each case in accordance with the funds flow statement agreed for the Effective Date.</w:t>
      </w:r>
    </w:p>
    <w:p>
      <w:pPr>
        <w:tabs>
          <w:tab w:val="left" w:pos="620"/>
        </w:tabs>
        <w:spacing w:after="100" w:line="276"/>
        <w:ind w:left="620" w:hanging="620"/>
      </w:pPr>
      <w:r>
        <w:rPr>
          <w:rFonts w:ascii="Arial" w:cs="Arial" w:eastAsia="Arial" w:hAnsi="Arial"/>
        </w:rPr>
        <w:t xml:space="preserve">4.3</w:t>
      </w:r>
      <w:r>
        <w:rPr>
          <w:rFonts w:ascii="Arial" w:cs="Arial" w:eastAsia="Arial" w:hAnsi="Arial"/>
        </w:rPr>
        <w:t xml:space="preserve">	</w:t>
      </w:r>
      <w:r>
        <w:rPr>
          <w:rFonts w:ascii="Arial" w:cs="Arial" w:eastAsia="Arial" w:hAnsi="Arial"/>
        </w:rPr>
        <w:t xml:space="preserve">The Super-Senior Facility is available for drawing in a single utilisation on the Effective Date. Any part of the Super-Senior Facility not drawn on the Effective Date is automatically cancelled.</w:t>
      </w:r>
    </w:p>
    <w:p>
      <w:pPr>
        <w:tabs>
          <w:tab w:val="left" w:pos="620"/>
        </w:tabs>
        <w:spacing w:after="100" w:line="276"/>
        <w:ind w:left="620" w:hanging="620"/>
      </w:pPr>
      <w:r>
        <w:rPr>
          <w:rFonts w:ascii="Arial" w:cs="Arial" w:eastAsia="Arial" w:hAnsi="Arial"/>
        </w:rPr>
        <w:t xml:space="preserve">4.4</w:t>
      </w:r>
      <w:r>
        <w:rPr>
          <w:rFonts w:ascii="Arial" w:cs="Arial" w:eastAsia="Arial" w:hAnsi="Arial"/>
        </w:rPr>
        <w:t xml:space="preserve">	</w:t>
      </w:r>
      <w:r>
        <w:rPr>
          <w:rFonts w:ascii="Arial" w:cs="Arial" w:eastAsia="Arial" w:hAnsi="Arial"/>
        </w:rPr>
        <w:t xml:space="preserve">The Super-Senior Facility ranks, as to payment and security, ahead of Facility A and Facility B in accordance with the Intercreditor Agreement. The Borrower may not re-borrow any amount of the Super-Senior Facility which is repaid or prepaid.</w:t>
      </w:r>
    </w:p>
    <w:p>
      <w:pPr>
        <w:tabs>
          <w:tab w:val="left" w:pos="620"/>
        </w:tabs>
        <w:spacing w:after="100" w:before="220"/>
      </w:pPr>
      <w:r>
        <w:rPr>
          <w:rFonts w:ascii="Arial" w:cs="Arial" w:eastAsia="Arial" w:hAnsi="Arial"/>
          <w:b/>
          <w:bCs/>
          <w:color w:val="1F3864"/>
          <w:sz w:val="24"/>
          <w:szCs w:val="24"/>
        </w:rPr>
        <w:t xml:space="preserve">5.</w:t>
      </w:r>
      <w:r>
        <w:rPr>
          <w:rFonts w:ascii="Arial" w:cs="Arial" w:eastAsia="Arial" w:hAnsi="Arial"/>
          <w:b/>
          <w:bCs/>
          <w:color w:val="1F3864"/>
          <w:sz w:val="24"/>
          <w:szCs w:val="24"/>
        </w:rPr>
        <w:t xml:space="preserve">	REPAYMENT, PREPAYMENT AND CANCELLATION</w:t>
      </w:r>
    </w:p>
    <w:p>
      <w:pPr>
        <w:tabs>
          <w:tab w:val="left" w:pos="620"/>
        </w:tabs>
        <w:spacing w:after="100" w:line="276"/>
        <w:ind w:left="620" w:hanging="620"/>
      </w:pPr>
      <w:r>
        <w:rPr>
          <w:rFonts w:ascii="Arial" w:cs="Arial" w:eastAsia="Arial" w:hAnsi="Arial"/>
        </w:rPr>
        <w:t xml:space="preserve">5.1</w:t>
      </w:r>
      <w:r>
        <w:rPr>
          <w:rFonts w:ascii="Arial" w:cs="Arial" w:eastAsia="Arial" w:hAnsi="Arial"/>
        </w:rPr>
        <w:t xml:space="preserve">	</w:t>
      </w:r>
      <w:r>
        <w:rPr>
          <w:rFonts w:ascii="Arial" w:cs="Arial" w:eastAsia="Arial" w:hAnsi="Arial"/>
        </w:rPr>
        <w:t xml:space="preserve">Facility A is repayable in full on </w:t>
      </w:r>
      <w:del w:author="Alistair Whitlock" w:date="2026-02-05T16:40:00Z">
        <w:r>
          <w:rPr>
            <w:rFonts w:ascii="Arial" w:cs="Arial" w:eastAsia="Arial" w:hAnsi="Arial"/>
          </w:rPr>
          <w:delText xml:space="preserve">30 June 2027</w:delText>
        </w:r>
      </w:del>
      <w:ins w:author="Alistair Whitlock" w:date="2026-02-05T16:40:00Z">
        <w:r>
          <w:rPr>
            <w:rFonts w:ascii="Arial" w:cs="Arial" w:eastAsia="Arial" w:hAnsi="Arial"/>
          </w:rPr>
          <w:t xml:space="preserve">30 June 2028</w:t>
        </w:r>
      </w:ins>
      <w:r>
        <w:rPr>
          <w:rFonts w:ascii="Arial" w:cs="Arial" w:eastAsia="Arial" w:hAnsi="Arial"/>
        </w:rPr>
        <w:t xml:space="preserve"> (the “Termination Date”). Facility B and the Super-Senior Facility are each repayable in full on the Termination Date. The available commitments under Facility B reduce permanently to £10,000,000 with effect from 31 December 2026.</w:t>
      </w:r>
    </w:p>
    <w:p>
      <w:pPr>
        <w:tabs>
          <w:tab w:val="left" w:pos="620"/>
        </w:tabs>
        <w:spacing w:after="100" w:line="276"/>
        <w:ind w:left="620" w:hanging="620"/>
      </w:pPr>
      <w:r>
        <w:rPr>
          <w:rFonts w:ascii="Arial" w:cs="Arial" w:eastAsia="Arial" w:hAnsi="Arial"/>
        </w:rPr>
        <w:t xml:space="preserve">5.2</w:t>
      </w:r>
      <w:r>
        <w:rPr>
          <w:rFonts w:ascii="Arial" w:cs="Arial" w:eastAsia="Arial" w:hAnsi="Arial"/>
        </w:rPr>
        <w:t xml:space="preserve">	</w:t>
      </w:r>
      <w:r>
        <w:rPr>
          <w:rFonts w:ascii="Arial" w:cs="Arial" w:eastAsia="Arial" w:hAnsi="Arial"/>
        </w:rPr>
        <w:t xml:space="preserve">Facility A amortises by way of equal quarterly instalments of £750,000 commencing on 30 June 2026, with the balance payable on the Termination Date.</w:t>
      </w:r>
    </w:p>
    <w:p>
      <w:pPr>
        <w:tabs>
          <w:tab w:val="left" w:pos="620"/>
        </w:tabs>
        <w:spacing w:after="100" w:line="276"/>
        <w:ind w:left="620" w:hanging="620"/>
      </w:pPr>
      <w:r>
        <w:rPr>
          <w:rFonts w:ascii="Arial" w:cs="Arial" w:eastAsia="Arial" w:hAnsi="Arial"/>
        </w:rPr>
        <w:t xml:space="preserve">5.3</w:t>
      </w:r>
      <w:r>
        <w:rPr>
          <w:rFonts w:ascii="Arial" w:cs="Arial" w:eastAsia="Arial" w:hAnsi="Arial"/>
        </w:rPr>
        <w:t xml:space="preserve">	</w:t>
      </w:r>
      <w:r>
        <w:rPr>
          <w:rFonts w:ascii="Arial" w:cs="Arial" w:eastAsia="Arial" w:hAnsi="Arial"/>
        </w:rPr>
        <w:t xml:space="preserve">The Borrower must prepay the Facilities in an amount equal to </w:t>
      </w:r>
      <w:del w:author="Alistair Whitlock" w:date="2026-02-05T16:40:00Z">
        <w:r>
          <w:rPr>
            <w:rFonts w:ascii="Arial" w:cs="Arial" w:eastAsia="Arial" w:hAnsi="Arial"/>
          </w:rPr>
          <w:delText xml:space="preserve">75%</w:delText>
        </w:r>
      </w:del>
      <w:ins w:author="Alistair Whitlock" w:date="2026-02-05T16:40:00Z">
        <w:r>
          <w:rPr>
            <w:rFonts w:ascii="Arial" w:cs="Arial" w:eastAsia="Arial" w:hAnsi="Arial"/>
          </w:rPr>
          <w:t xml:space="preserve">50%</w:t>
        </w:r>
      </w:ins>
      <w:r>
        <w:rPr>
          <w:rFonts w:ascii="Arial" w:cs="Arial" w:eastAsia="Arial" w:hAnsi="Arial"/>
        </w:rPr>
        <w:t xml:space="preserve"> of Excess Cashflow for each financial year, such prepayment to be made within 10 Business Days of delivery of the audited financial statements for that year and applied first in prepayment of the Super-Senior Facility, then Facility A, then in cancellation of Facility B.</w:t>
      </w:r>
    </w:p>
    <w:p>
      <w:pPr>
        <w:tabs>
          <w:tab w:val="left" w:pos="620"/>
        </w:tabs>
        <w:spacing w:after="100" w:line="276"/>
        <w:ind w:left="620" w:hanging="620"/>
      </w:pPr>
      <w:r>
        <w:rPr>
          <w:rFonts w:ascii="Arial" w:cs="Arial" w:eastAsia="Arial" w:hAnsi="Arial"/>
        </w:rPr>
        <w:t xml:space="preserve">5.4</w:t>
      </w:r>
      <w:r>
        <w:rPr>
          <w:rFonts w:ascii="Arial" w:cs="Arial" w:eastAsia="Arial" w:hAnsi="Arial"/>
        </w:rPr>
        <w:t xml:space="preserve">	</w:t>
      </w:r>
      <w:r>
        <w:rPr>
          <w:rFonts w:ascii="Arial" w:cs="Arial" w:eastAsia="Arial" w:hAnsi="Arial"/>
        </w:rPr>
        <w:t xml:space="preserve">The Borrower must prepay the Facilities from (a) the net proceeds of any disposal outside the ordinary course of business, and (b) the net proceeds of any insurance claim, in each case above an aggregate de minimis of £250,000 in any financial year, subject to customary reinvestment rights.</w:t>
      </w:r>
    </w:p>
    <w:p>
      <w:pPr>
        <w:tabs>
          <w:tab w:val="left" w:pos="620"/>
        </w:tabs>
        <w:spacing w:after="100" w:line="276"/>
        <w:ind w:left="620" w:hanging="620"/>
      </w:pPr>
      <w:r>
        <w:rPr>
          <w:rFonts w:ascii="Arial" w:cs="Arial" w:eastAsia="Arial" w:hAnsi="Arial"/>
        </w:rPr>
        <w:t xml:space="preserve">5.5</w:t>
      </w:r>
      <w:r>
        <w:rPr>
          <w:rFonts w:ascii="Arial" w:cs="Arial" w:eastAsia="Arial" w:hAnsi="Arial"/>
        </w:rPr>
        <w:t xml:space="preserve">	</w:t>
      </w:r>
      <w:r>
        <w:rPr>
          <w:rFonts w:ascii="Arial" w:cs="Arial" w:eastAsia="Arial" w:hAnsi="Arial"/>
        </w:rPr>
        <w:t xml:space="preserve">The Borrower may, on five Business Days’ notice, voluntarily prepay the whole or any part (being a minimum of £500,000) of any Facility without premium or penalty (other than broken funding costs), such prepayment to be applied in the order set out in clause 5.3.</w:t>
      </w:r>
    </w:p>
    <w:p>
      <w:pPr>
        <w:tabs>
          <w:tab w:val="left" w:pos="620"/>
        </w:tabs>
        <w:spacing w:after="100" w:before="220"/>
      </w:pPr>
      <w:r>
        <w:rPr>
          <w:rFonts w:ascii="Arial" w:cs="Arial" w:eastAsia="Arial" w:hAnsi="Arial"/>
          <w:b/>
          <w:bCs/>
          <w:color w:val="1F3864"/>
          <w:sz w:val="24"/>
          <w:szCs w:val="24"/>
        </w:rPr>
        <w:t xml:space="preserve">6.</w:t>
      </w:r>
      <w:r>
        <w:rPr>
          <w:rFonts w:ascii="Arial" w:cs="Arial" w:eastAsia="Arial" w:hAnsi="Arial"/>
          <w:b/>
          <w:bCs/>
          <w:color w:val="1F3864"/>
          <w:sz w:val="24"/>
          <w:szCs w:val="24"/>
        </w:rPr>
        <w:t xml:space="preserve">	INTEREST</w:t>
      </w:r>
    </w:p>
    <w:p>
      <w:pPr>
        <w:tabs>
          <w:tab w:val="left" w:pos="620"/>
        </w:tabs>
        <w:spacing w:after="100" w:line="276"/>
        <w:ind w:left="620" w:hanging="620"/>
      </w:pPr>
      <w:r>
        <w:rPr>
          <w:rFonts w:ascii="Arial" w:cs="Arial" w:eastAsia="Arial" w:hAnsi="Arial"/>
        </w:rPr>
        <w:t xml:space="preserve">6.1</w:t>
      </w:r>
      <w:r>
        <w:rPr>
          <w:rFonts w:ascii="Arial" w:cs="Arial" w:eastAsia="Arial" w:hAnsi="Arial"/>
        </w:rPr>
        <w:t xml:space="preserve">	</w:t>
      </w:r>
      <w:r>
        <w:rPr>
          <w:rFonts w:ascii="Arial" w:cs="Arial" w:eastAsia="Arial" w:hAnsi="Arial"/>
        </w:rPr>
        <w:t xml:space="preserve">The rate of interest on each loan under Facility A is the aggregate of (a) the applicable reference rate (compounded SONIA) and (b) a Margin of </w:t>
      </w:r>
      <w:del w:author="Alistair Whitlock" w:date="2026-02-05T16:40:00Z">
        <w:r>
          <w:rPr>
            <w:rFonts w:ascii="Arial" w:cs="Arial" w:eastAsia="Arial" w:hAnsi="Arial"/>
          </w:rPr>
          <w:delText xml:space="preserve">4.25%</w:delText>
        </w:r>
      </w:del>
      <w:ins w:author="Alistair Whitlock" w:date="2026-02-05T16:40:00Z">
        <w:r>
          <w:rPr>
            <w:rFonts w:ascii="Arial" w:cs="Arial" w:eastAsia="Arial" w:hAnsi="Arial"/>
          </w:rPr>
          <w:t xml:space="preserve">4.75%</w:t>
        </w:r>
      </w:ins>
      <w:r>
        <w:rPr>
          <w:rFonts w:ascii="Arial" w:cs="Arial" w:eastAsia="Arial" w:hAnsi="Arial"/>
        </w:rPr>
        <w:t xml:space="preserve"> per annum. The Margin on Facility B is 4.50% per annum.</w:t>
      </w:r>
    </w:p>
    <w:p>
      <w:pPr>
        <w:tabs>
          <w:tab w:val="left" w:pos="620"/>
        </w:tabs>
        <w:spacing w:after="100" w:line="276"/>
        <w:ind w:left="620" w:hanging="620"/>
      </w:pPr>
      <w:r>
        <w:rPr>
          <w:rFonts w:ascii="Arial" w:cs="Arial" w:eastAsia="Arial" w:hAnsi="Arial"/>
        </w:rPr>
        <w:t xml:space="preserve">6.2</w:t>
      </w:r>
      <w:r>
        <w:rPr>
          <w:rFonts w:ascii="Arial" w:cs="Arial" w:eastAsia="Arial" w:hAnsi="Arial"/>
        </w:rPr>
        <w:t xml:space="preserve">	</w:t>
      </w:r>
      <w:r>
        <w:rPr>
          <w:rFonts w:ascii="Arial" w:cs="Arial" w:eastAsia="Arial" w:hAnsi="Arial"/>
        </w:rPr>
        <w:t xml:space="preserve">The rate of interest on the Super-Senior Facility is the aggregate of (a) compounded SONIA and (b) a margin of 6.50% per annum payable in cash</w:t>
      </w:r>
      <w:ins w:author="Alistair Whitlock" w:date="2026-02-05T16:40:00Z">
        <w:r>
          <w:rPr>
            <w:rFonts w:ascii="Arial" w:cs="Arial" w:eastAsia="Arial" w:hAnsi="Arial"/>
          </w:rPr>
          <w:t xml:space="preserve">, plus 2.00% per annum which is capitalised and added to the principal (payment-in-kind) on each interest payment date</w:t>
        </w:r>
      </w:ins>
      <w:r>
        <w:rPr>
          <w:rFonts w:ascii="Arial" w:cs="Arial" w:eastAsia="Arial" w:hAnsi="Arial"/>
        </w:rPr>
        <w:t xml:space="preserve">.</w:t>
      </w:r>
    </w:p>
    <w:p>
      <w:pPr>
        <w:tabs>
          <w:tab w:val="left" w:pos="620"/>
        </w:tabs>
        <w:spacing w:after="100" w:line="276"/>
        <w:ind w:left="620" w:hanging="620"/>
      </w:pPr>
      <w:r>
        <w:rPr>
          <w:rFonts w:ascii="Arial" w:cs="Arial" w:eastAsia="Arial" w:hAnsi="Arial"/>
        </w:rPr>
        <w:t xml:space="preserve">6.3</w:t>
      </w:r>
      <w:r>
        <w:rPr>
          <w:rFonts w:ascii="Arial" w:cs="Arial" w:eastAsia="Arial" w:hAnsi="Arial"/>
        </w:rPr>
        <w:t xml:space="preserve">	</w:t>
      </w:r>
      <w:r>
        <w:rPr>
          <w:rFonts w:ascii="Arial" w:cs="Arial" w:eastAsia="Arial" w:hAnsi="Arial"/>
        </w:rPr>
        <w:t xml:space="preserve">If an Event of Default is continuing, default interest accrues on the overdue amount at 2.00% per annum above the rate which would otherwise apply, payable on demand.</w:t>
      </w:r>
    </w:p>
    <w:p>
      <w:pPr>
        <w:tabs>
          <w:tab w:val="left" w:pos="620"/>
        </w:tabs>
        <w:spacing w:after="100" w:line="276"/>
        <w:ind w:left="620" w:hanging="620"/>
      </w:pPr>
      <w:r>
        <w:rPr>
          <w:rFonts w:ascii="Arial" w:cs="Arial" w:eastAsia="Arial" w:hAnsi="Arial"/>
        </w:rPr>
        <w:t xml:space="preserve">6.4</w:t>
      </w:r>
      <w:r>
        <w:rPr>
          <w:rFonts w:ascii="Arial" w:cs="Arial" w:eastAsia="Arial" w:hAnsi="Arial"/>
        </w:rPr>
        <w:t xml:space="preserve">	</w:t>
      </w:r>
      <w:r>
        <w:rPr>
          <w:rFonts w:ascii="Arial" w:cs="Arial" w:eastAsia="Arial" w:hAnsi="Arial"/>
        </w:rPr>
        <w:t xml:space="preserve">Interest is payable in arrear at the end of each Interest Period (being three months or such other period as the Borrower and Agent agree).</w:t>
      </w:r>
    </w:p>
    <w:p>
      <w:pPr>
        <w:tabs>
          <w:tab w:val="left" w:pos="620"/>
        </w:tabs>
        <w:spacing w:after="100" w:before="220"/>
      </w:pPr>
      <w:r>
        <w:rPr>
          <w:rFonts w:ascii="Arial" w:cs="Arial" w:eastAsia="Arial" w:hAnsi="Arial"/>
          <w:b/>
          <w:bCs/>
          <w:color w:val="1F3864"/>
          <w:sz w:val="24"/>
          <w:szCs w:val="24"/>
        </w:rPr>
        <w:t xml:space="preserve">7.</w:t>
      </w:r>
      <w:r>
        <w:rPr>
          <w:rFonts w:ascii="Arial" w:cs="Arial" w:eastAsia="Arial" w:hAnsi="Arial"/>
          <w:b/>
          <w:bCs/>
          <w:color w:val="1F3864"/>
          <w:sz w:val="24"/>
          <w:szCs w:val="24"/>
        </w:rPr>
        <w:t xml:space="preserve">	FEES</w:t>
      </w:r>
    </w:p>
    <w:p>
      <w:pPr>
        <w:tabs>
          <w:tab w:val="left" w:pos="620"/>
        </w:tabs>
        <w:spacing w:after="100" w:line="276"/>
        <w:ind w:left="620" w:hanging="620"/>
      </w:pPr>
      <w:r>
        <w:rPr>
          <w:rFonts w:ascii="Arial" w:cs="Arial" w:eastAsia="Arial" w:hAnsi="Arial"/>
        </w:rPr>
        <w:t xml:space="preserve">7.1</w:t>
      </w:r>
      <w:r>
        <w:rPr>
          <w:rFonts w:ascii="Arial" w:cs="Arial" w:eastAsia="Arial" w:hAnsi="Arial"/>
        </w:rPr>
        <w:t xml:space="preserve">	</w:t>
      </w:r>
      <w:r>
        <w:rPr>
          <w:rFonts w:ascii="Arial" w:cs="Arial" w:eastAsia="Arial" w:hAnsi="Arial"/>
        </w:rPr>
        <w:t xml:space="preserve">The Borrower must pay to the Agent (for the account of the Finance Parties) an amendment fee equal to </w:t>
      </w:r>
      <w:del w:author="Alistair Whitlock" w:date="2026-02-05T16:40:00Z">
        <w:r>
          <w:rPr>
            <w:rFonts w:ascii="Arial" w:cs="Arial" w:eastAsia="Arial" w:hAnsi="Arial"/>
          </w:rPr>
          <w:delText xml:space="preserve">0.375%</w:delText>
        </w:r>
      </w:del>
      <w:ins w:author="Alistair Whitlock" w:date="2026-02-05T16:40:00Z">
        <w:r>
          <w:rPr>
            <w:rFonts w:ascii="Arial" w:cs="Arial" w:eastAsia="Arial" w:hAnsi="Arial"/>
          </w:rPr>
          <w:t xml:space="preserve">0.50%</w:t>
        </w:r>
      </w:ins>
      <w:r>
        <w:rPr>
          <w:rFonts w:ascii="Arial" w:cs="Arial" w:eastAsia="Arial" w:hAnsi="Arial"/>
        </w:rPr>
        <w:t xml:space="preserve"> of the total commitments under Facility A and Facility B (being £42,000,000), payable on the Effective Date.</w:t>
      </w:r>
    </w:p>
    <w:p>
      <w:pPr>
        <w:tabs>
          <w:tab w:val="left" w:pos="620"/>
        </w:tabs>
        <w:spacing w:after="100" w:line="276"/>
        <w:ind w:left="620" w:hanging="620"/>
      </w:pPr>
      <w:r>
        <w:rPr>
          <w:rFonts w:ascii="Arial" w:cs="Arial" w:eastAsia="Arial" w:hAnsi="Arial"/>
        </w:rPr>
        <w:t xml:space="preserve">7.2</w:t>
      </w:r>
      <w:r>
        <w:rPr>
          <w:rFonts w:ascii="Arial" w:cs="Arial" w:eastAsia="Arial" w:hAnsi="Arial"/>
        </w:rPr>
        <w:t xml:space="preserve">	</w:t>
      </w:r>
      <w:r>
        <w:rPr>
          <w:rFonts w:ascii="Arial" w:cs="Arial" w:eastAsia="Arial" w:hAnsi="Arial"/>
        </w:rPr>
        <w:t xml:space="preserve">The Borrower must pay to the Super-Senior Lender an arrangement fee equal to 2.00% of the Super-Senior Facility, payable on the Effective Date.</w:t>
      </w:r>
    </w:p>
    <w:p>
      <w:pPr>
        <w:tabs>
          <w:tab w:val="left" w:pos="620"/>
        </w:tabs>
        <w:spacing w:after="100" w:line="276"/>
        <w:ind w:left="620" w:hanging="620"/>
      </w:pPr>
      <w:r>
        <w:rPr>
          <w:rFonts w:ascii="Arial" w:cs="Arial" w:eastAsia="Arial" w:hAnsi="Arial"/>
        </w:rPr>
        <w:t xml:space="preserve">7.3</w:t>
      </w:r>
      <w:r>
        <w:rPr>
          <w:rFonts w:ascii="Arial" w:cs="Arial" w:eastAsia="Arial" w:hAnsi="Arial"/>
        </w:rPr>
        <w:t xml:space="preserve">	</w:t>
      </w:r>
      <w:r>
        <w:rPr>
          <w:rFonts w:ascii="Arial" w:cs="Arial" w:eastAsia="Arial" w:hAnsi="Arial"/>
        </w:rPr>
        <w:t xml:space="preserve">The Borrower must pay agency and security agency fees in the amounts and at the times set out in a fee letter, and commitment fee on the undrawn, uncancelled amount of Facility B at 35% of the applicable Margin.</w:t>
      </w:r>
    </w:p>
    <w:p>
      <w:pPr>
        <w:tabs>
          <w:tab w:val="left" w:pos="620"/>
        </w:tabs>
        <w:spacing w:after="100" w:before="220"/>
      </w:pPr>
      <w:r>
        <w:rPr>
          <w:rFonts w:ascii="Arial" w:cs="Arial" w:eastAsia="Arial" w:hAnsi="Arial"/>
          <w:b/>
          <w:bCs/>
          <w:color w:val="1F3864"/>
          <w:sz w:val="24"/>
          <w:szCs w:val="24"/>
        </w:rPr>
        <w:t xml:space="preserve">8.</w:t>
      </w:r>
      <w:r>
        <w:rPr>
          <w:rFonts w:ascii="Arial" w:cs="Arial" w:eastAsia="Arial" w:hAnsi="Arial"/>
          <w:b/>
          <w:bCs/>
          <w:color w:val="1F3864"/>
          <w:sz w:val="24"/>
          <w:szCs w:val="24"/>
        </w:rPr>
        <w:t xml:space="preserve">	FINANCIAL COVENANTS</w:t>
      </w:r>
    </w:p>
    <w:p>
      <w:pPr>
        <w:tabs>
          <w:tab w:val="left" w:pos="620"/>
        </w:tabs>
        <w:spacing w:after="100" w:line="276"/>
        <w:ind w:left="620" w:hanging="620"/>
      </w:pPr>
      <w:r>
        <w:rPr>
          <w:rFonts w:ascii="Arial" w:cs="Arial" w:eastAsia="Arial" w:hAnsi="Arial"/>
        </w:rPr>
        <w:t xml:space="preserve">8.1</w:t>
      </w:r>
      <w:r>
        <w:rPr>
          <w:rFonts w:ascii="Arial" w:cs="Arial" w:eastAsia="Arial" w:hAnsi="Arial"/>
        </w:rPr>
        <w:t xml:space="preserve">	</w:t>
      </w:r>
      <w:r>
        <w:rPr>
          <w:rFonts w:ascii="Arial" w:cs="Arial" w:eastAsia="Arial" w:hAnsi="Arial"/>
        </w:rPr>
        <w:t xml:space="preserve">The Borrower must ensure that Leverage (the ratio of Total Net Debt to EBITDA) on each Quarter Date does not exceed the level set out in Schedule 3, being </w:t>
      </w:r>
      <w:del w:author="Alistair Whitlock" w:date="2026-02-05T16:40:00Z">
        <w:r>
          <w:rPr>
            <w:rFonts w:ascii="Arial" w:cs="Arial" w:eastAsia="Arial" w:hAnsi="Arial"/>
          </w:rPr>
          <w:delText xml:space="preserve">4.50x</w:delText>
        </w:r>
      </w:del>
      <w:ins w:author="Alistair Whitlock" w:date="2026-02-05T16:40:00Z">
        <w:r>
          <w:rPr>
            <w:rFonts w:ascii="Arial" w:cs="Arial" w:eastAsia="Arial" w:hAnsi="Arial"/>
          </w:rPr>
          <w:t xml:space="preserve">5.00x</w:t>
        </w:r>
      </w:ins>
      <w:r>
        <w:rPr>
          <w:rFonts w:ascii="Arial" w:cs="Arial" w:eastAsia="Arial" w:hAnsi="Arial"/>
        </w:rPr>
        <w:t xml:space="preserve"> for the Quarter Date falling on 31 December 2025, stepping down to 3.00x for the Quarter Date falling on 31 December 2026 and thereafter.</w:t>
      </w:r>
    </w:p>
    <w:p>
      <w:pPr>
        <w:tabs>
          <w:tab w:val="left" w:pos="620"/>
        </w:tabs>
        <w:spacing w:after="100" w:line="276"/>
        <w:ind w:left="620" w:hanging="620"/>
      </w:pPr>
      <w:r>
        <w:rPr>
          <w:rFonts w:ascii="Arial" w:cs="Arial" w:eastAsia="Arial" w:hAnsi="Arial"/>
        </w:rPr>
        <w:t xml:space="preserve">8.2</w:t>
      </w:r>
      <w:r>
        <w:rPr>
          <w:rFonts w:ascii="Arial" w:cs="Arial" w:eastAsia="Arial" w:hAnsi="Arial"/>
        </w:rPr>
        <w:t xml:space="preserve">	</w:t>
      </w:r>
      <w:r>
        <w:rPr>
          <w:rFonts w:ascii="Arial" w:cs="Arial" w:eastAsia="Arial" w:hAnsi="Arial"/>
        </w:rPr>
        <w:t xml:space="preserve">The Borrower must ensure that Interest Cover (the ratio of EBITDA to Net Finance Charges) on each Quarter Date is not less than the level set out in Schedule 3, being 2.50x rising to 4.00x.</w:t>
      </w:r>
    </w:p>
    <w:p>
      <w:pPr>
        <w:tabs>
          <w:tab w:val="left" w:pos="620"/>
        </w:tabs>
        <w:spacing w:after="100" w:line="276"/>
        <w:ind w:left="620" w:hanging="620"/>
      </w:pPr>
      <w:r>
        <w:rPr>
          <w:rFonts w:ascii="Arial" w:cs="Arial" w:eastAsia="Arial" w:hAnsi="Arial"/>
        </w:rPr>
        <w:t xml:space="preserve">8.3</w:t>
      </w:r>
      <w:r>
        <w:rPr>
          <w:rFonts w:ascii="Arial" w:cs="Arial" w:eastAsia="Arial" w:hAnsi="Arial"/>
        </w:rPr>
        <w:t xml:space="preserve">	</w:t>
      </w:r>
      <w:r>
        <w:rPr>
          <w:rFonts w:ascii="Arial" w:cs="Arial" w:eastAsia="Arial" w:hAnsi="Arial"/>
        </w:rPr>
        <w:t xml:space="preserve">The Borrower must ensure that Liquidity (unrestricted cash plus available commitments) is, at all times, not less than </w:t>
      </w:r>
      <w:del w:author="Alistair Whitlock" w:date="2026-02-05T16:40:00Z">
        <w:r>
          <w:rPr>
            <w:rFonts w:ascii="Arial" w:cs="Arial" w:eastAsia="Arial" w:hAnsi="Arial"/>
          </w:rPr>
          <w:delText xml:space="preserve">£2,000,000</w:delText>
        </w:r>
      </w:del>
      <w:ins w:author="Alistair Whitlock" w:date="2026-02-05T16:40:00Z">
        <w:r>
          <w:rPr>
            <w:rFonts w:ascii="Arial" w:cs="Arial" w:eastAsia="Arial" w:hAnsi="Arial"/>
          </w:rPr>
          <w:t xml:space="preserve">£2,500,000</w:t>
        </w:r>
      </w:ins>
      <w:r>
        <w:rPr>
          <w:rFonts w:ascii="Arial" w:cs="Arial" w:eastAsia="Arial" w:hAnsi="Arial"/>
        </w:rPr>
        <w:t xml:space="preserve">, tested weekly by reference to the rolling 13-week cashflow.</w:t>
      </w:r>
    </w:p>
    <w:p>
      <w:pPr>
        <w:tabs>
          <w:tab w:val="left" w:pos="620"/>
        </w:tabs>
        <w:spacing w:after="100" w:line="276"/>
        <w:ind w:left="620" w:hanging="620"/>
      </w:pPr>
      <w:r>
        <w:rPr>
          <w:rFonts w:ascii="Arial" w:cs="Arial" w:eastAsia="Arial" w:hAnsi="Arial"/>
        </w:rPr>
        <w:t xml:space="preserve">8.4</w:t>
      </w:r>
      <w:r>
        <w:rPr>
          <w:rFonts w:ascii="Arial" w:cs="Arial" w:eastAsia="Arial" w:hAnsi="Arial"/>
        </w:rPr>
        <w:t xml:space="preserve">	</w:t>
      </w:r>
      <w:r>
        <w:rPr>
          <w:rFonts w:ascii="Arial" w:cs="Arial" w:eastAsia="Arial" w:hAnsi="Arial"/>
        </w:rPr>
        <w:t xml:space="preserve">The Borrower must ensure that Capital Expenditure does not exceed £3,500,000 in any financial year (with a 50% carry-forward of any unused amount to the next financial year only).</w:t>
      </w:r>
    </w:p>
    <w:p>
      <w:pPr>
        <w:tabs>
          <w:tab w:val="left" w:pos="620"/>
        </w:tabs>
        <w:spacing w:after="100" w:line="276"/>
        <w:ind w:left="620" w:hanging="620"/>
      </w:pPr>
      <w:r>
        <w:rPr>
          <w:rFonts w:ascii="Arial" w:cs="Arial" w:eastAsia="Arial" w:hAnsi="Arial"/>
        </w:rPr>
        <w:t xml:space="preserve">8.5</w:t>
      </w:r>
      <w:r>
        <w:rPr>
          <w:rFonts w:ascii="Arial" w:cs="Arial" w:eastAsia="Arial" w:hAnsi="Arial"/>
        </w:rPr>
        <w:t xml:space="preserve">	</w:t>
      </w:r>
      <w:r>
        <w:rPr>
          <w:rFonts w:ascii="Arial" w:cs="Arial" w:eastAsia="Arial" w:hAnsi="Arial"/>
        </w:rPr>
        <w:t xml:space="preserve">If the Borrower fails to comply with clause 8.1 or 8.2, the Parent may cure the breach by providing new equity or subordinated shareholder funding (the “Cure Amount”), which is treated as increasing EBITDA for the relevant period. The cure right may be exercised no more than </w:t>
      </w:r>
      <w:del w:author="Alistair Whitlock" w:date="2026-02-05T16:40:00Z">
        <w:r>
          <w:rPr>
            <w:rFonts w:ascii="Arial" w:cs="Arial" w:eastAsia="Arial" w:hAnsi="Arial"/>
          </w:rPr>
          <w:delText xml:space="preserve">once</w:delText>
        </w:r>
      </w:del>
      <w:ins w:author="Alistair Whitlock" w:date="2026-02-05T16:40:00Z">
        <w:r>
          <w:rPr>
            <w:rFonts w:ascii="Arial" w:cs="Arial" w:eastAsia="Arial" w:hAnsi="Arial"/>
          </w:rPr>
          <w:t xml:space="preserve">twice</w:t>
        </w:r>
      </w:ins>
      <w:r>
        <w:rPr>
          <w:rFonts w:ascii="Arial" w:cs="Arial" w:eastAsia="Arial" w:hAnsi="Arial"/>
        </w:rPr>
        <w:t xml:space="preserve"> in any period of 12 months and no more than four times over the life of the Facilities. No more than two cure rights may be exercised in consecutive Quarter Dates.</w:t>
      </w:r>
    </w:p>
    <w:p>
      <w:pPr>
        <w:tabs>
          <w:tab w:val="left" w:pos="620"/>
        </w:tabs>
        <w:spacing w:after="100" w:line="276"/>
        <w:ind w:left="620" w:hanging="620"/>
      </w:pPr>
      <w:r>
        <w:rPr>
          <w:rFonts w:ascii="Arial" w:cs="Arial" w:eastAsia="Arial" w:hAnsi="Arial"/>
        </w:rPr>
        <w:t xml:space="preserve">8.6</w:t>
      </w:r>
      <w:r>
        <w:rPr>
          <w:rFonts w:ascii="Arial" w:cs="Arial" w:eastAsia="Arial" w:hAnsi="Arial"/>
        </w:rPr>
        <w:t xml:space="preserve">	</w:t>
      </w:r>
      <w:r>
        <w:rPr>
          <w:rFonts w:ascii="Arial" w:cs="Arial" w:eastAsia="Arial" w:hAnsi="Arial"/>
        </w:rPr>
        <w:t xml:space="preserve">The financial covenants are tested by reference to the consolidated financial statements of the group and the compliance certificate delivered under clause 10, in the form set out in Schedule 4.</w:t>
      </w:r>
    </w:p>
    <w:p>
      <w:pPr>
        <w:tabs>
          <w:tab w:val="left" w:pos="620"/>
        </w:tabs>
        <w:spacing w:after="100" w:before="220"/>
      </w:pPr>
      <w:r>
        <w:rPr>
          <w:rFonts w:ascii="Arial" w:cs="Arial" w:eastAsia="Arial" w:hAnsi="Arial"/>
          <w:b/>
          <w:bCs/>
          <w:color w:val="1F3864"/>
          <w:sz w:val="24"/>
          <w:szCs w:val="24"/>
        </w:rPr>
        <w:t xml:space="preserve">9.</w:t>
      </w:r>
      <w:r>
        <w:rPr>
          <w:rFonts w:ascii="Arial" w:cs="Arial" w:eastAsia="Arial" w:hAnsi="Arial"/>
          <w:b/>
          <w:bCs/>
          <w:color w:val="1F3864"/>
          <w:sz w:val="24"/>
          <w:szCs w:val="24"/>
        </w:rPr>
        <w:t xml:space="preserve">	REPRESENTATIONS</w:t>
      </w:r>
    </w:p>
    <w:p>
      <w:pPr>
        <w:tabs>
          <w:tab w:val="left" w:pos="620"/>
        </w:tabs>
        <w:spacing w:after="100" w:line="276"/>
        <w:ind w:left="620" w:hanging="620"/>
      </w:pPr>
      <w:r>
        <w:rPr>
          <w:rFonts w:ascii="Arial" w:cs="Arial" w:eastAsia="Arial" w:hAnsi="Arial"/>
        </w:rPr>
        <w:t xml:space="preserve">9.1</w:t>
      </w:r>
      <w:r>
        <w:rPr>
          <w:rFonts w:ascii="Arial" w:cs="Arial" w:eastAsia="Arial" w:hAnsi="Arial"/>
        </w:rPr>
        <w:t xml:space="preserve">	</w:t>
      </w:r>
      <w:r>
        <w:rPr>
          <w:rFonts w:ascii="Arial" w:cs="Arial" w:eastAsia="Arial" w:hAnsi="Arial"/>
        </w:rPr>
        <w:t xml:space="preserve">The Borrower and the Parent each make the Repeating Representations in the Amended Agreement by reference to the facts and circumstances existing on the date of this Agreement and on the Effective Date.</w:t>
      </w:r>
    </w:p>
    <w:p>
      <w:pPr>
        <w:tabs>
          <w:tab w:val="left" w:pos="620"/>
        </w:tabs>
        <w:spacing w:after="100" w:line="276"/>
        <w:ind w:left="620" w:hanging="620"/>
      </w:pPr>
      <w:r>
        <w:rPr>
          <w:rFonts w:ascii="Arial" w:cs="Arial" w:eastAsia="Arial" w:hAnsi="Arial"/>
        </w:rPr>
        <w:t xml:space="preserve">9.2</w:t>
      </w:r>
      <w:r>
        <w:rPr>
          <w:rFonts w:ascii="Arial" w:cs="Arial" w:eastAsia="Arial" w:hAnsi="Arial"/>
        </w:rPr>
        <w:t xml:space="preserve">	</w:t>
      </w:r>
      <w:r>
        <w:rPr>
          <w:rFonts w:ascii="Arial" w:cs="Arial" w:eastAsia="Arial" w:hAnsi="Arial"/>
        </w:rPr>
        <w:t xml:space="preserve">Each of the Borrower and the Parent further represents that: (a) it has the power to enter into and perform this Agreement and the other Restructuring Documents; (b) it has taken all necessary corporate action to authorise its entry into them; and (c) this Agreement and the other Restructuring Documents constitute its legal, valid and binding obligations.</w:t>
      </w:r>
    </w:p>
    <w:p>
      <w:pPr>
        <w:tabs>
          <w:tab w:val="left" w:pos="620"/>
        </w:tabs>
        <w:spacing w:after="100" w:line="276"/>
        <w:ind w:left="620" w:hanging="620"/>
      </w:pPr>
      <w:r>
        <w:rPr>
          <w:rFonts w:ascii="Arial" w:cs="Arial" w:eastAsia="Arial" w:hAnsi="Arial"/>
        </w:rPr>
        <w:t xml:space="preserve">9.3</w:t>
      </w:r>
      <w:r>
        <w:rPr>
          <w:rFonts w:ascii="Arial" w:cs="Arial" w:eastAsia="Arial" w:hAnsi="Arial"/>
        </w:rPr>
        <w:t xml:space="preserve">	</w:t>
      </w:r>
      <w:r>
        <w:rPr>
          <w:rFonts w:ascii="Arial" w:cs="Arial" w:eastAsia="Arial" w:hAnsi="Arial"/>
        </w:rPr>
        <w:t xml:space="preserve">The Borrower represents that, other than the Events of Default arising from the Specified Defaults (which are being addressed by this Agreement), no Default is continuing or would result from the entry into or performance of this Agreement.</w:t>
      </w:r>
    </w:p>
    <w:p>
      <w:pPr>
        <w:tabs>
          <w:tab w:val="left" w:pos="620"/>
        </w:tabs>
        <w:spacing w:after="100" w:before="220"/>
      </w:pPr>
      <w:r>
        <w:rPr>
          <w:rFonts w:ascii="Arial" w:cs="Arial" w:eastAsia="Arial" w:hAnsi="Arial"/>
          <w:b/>
          <w:bCs/>
          <w:color w:val="1F3864"/>
          <w:sz w:val="24"/>
          <w:szCs w:val="24"/>
        </w:rPr>
        <w:t xml:space="preserve">10.</w:t>
      </w:r>
      <w:r>
        <w:rPr>
          <w:rFonts w:ascii="Arial" w:cs="Arial" w:eastAsia="Arial" w:hAnsi="Arial"/>
          <w:b/>
          <w:bCs/>
          <w:color w:val="1F3864"/>
          <w:sz w:val="24"/>
          <w:szCs w:val="24"/>
        </w:rPr>
        <w:t xml:space="preserve">	INFORMATION UNDERTAKINGS</w:t>
      </w:r>
    </w:p>
    <w:p>
      <w:pPr>
        <w:tabs>
          <w:tab w:val="left" w:pos="620"/>
        </w:tabs>
        <w:spacing w:after="100" w:line="276"/>
        <w:ind w:left="620" w:hanging="620"/>
      </w:pPr>
      <w:r>
        <w:rPr>
          <w:rFonts w:ascii="Arial" w:cs="Arial" w:eastAsia="Arial" w:hAnsi="Arial"/>
        </w:rPr>
        <w:t xml:space="preserve">10.1</w:t>
      </w:r>
      <w:r>
        <w:rPr>
          <w:rFonts w:ascii="Arial" w:cs="Arial" w:eastAsia="Arial" w:hAnsi="Arial"/>
        </w:rPr>
        <w:t xml:space="preserve">	</w:t>
      </w:r>
      <w:r>
        <w:rPr>
          <w:rFonts w:ascii="Arial" w:cs="Arial" w:eastAsia="Arial" w:hAnsi="Arial"/>
        </w:rPr>
        <w:t xml:space="preserve">The Borrower must supply to the Agent: (a) the rolling 13-week cashflow forecast, updated weekly, with a variance analysis; (b) monthly management accounts within 20 Business Days of each month end; (c) quarterly compliance certificates in the form of Schedule 4, signed by two directors; (d) audited consolidated financial statements within 120 days of each financial year end; and (e) an annual budget and business plan not less than 30 days before the start of each financial year.</w:t>
      </w:r>
    </w:p>
    <w:p>
      <w:pPr>
        <w:tabs>
          <w:tab w:val="left" w:pos="620"/>
        </w:tabs>
        <w:spacing w:after="100" w:line="276"/>
        <w:ind w:left="620" w:hanging="620"/>
      </w:pPr>
      <w:r>
        <w:rPr>
          <w:rFonts w:ascii="Arial" w:cs="Arial" w:eastAsia="Arial" w:hAnsi="Arial"/>
        </w:rPr>
        <w:t xml:space="preserve">10.2</w:t>
      </w:r>
      <w:r>
        <w:rPr>
          <w:rFonts w:ascii="Arial" w:cs="Arial" w:eastAsia="Arial" w:hAnsi="Arial"/>
        </w:rPr>
        <w:t xml:space="preserve">	</w:t>
      </w:r>
      <w:r>
        <w:rPr>
          <w:rFonts w:ascii="Arial" w:cs="Arial" w:eastAsia="Arial" w:hAnsi="Arial"/>
        </w:rPr>
        <w:t xml:space="preserve">The Borrower must promptly notify the Agent of any Default and of any litigation, arbitration or administrative proceedings which are reasonably likely to have a Material Adverse Effect.</w:t>
      </w:r>
    </w:p>
    <w:p>
      <w:pPr>
        <w:tabs>
          <w:tab w:val="left" w:pos="620"/>
        </w:tabs>
        <w:spacing w:after="100" w:line="276"/>
        <w:ind w:left="620" w:hanging="620"/>
      </w:pPr>
      <w:r>
        <w:rPr>
          <w:rFonts w:ascii="Arial" w:cs="Arial" w:eastAsia="Arial" w:hAnsi="Arial"/>
        </w:rPr>
        <w:t xml:space="preserve">10.3</w:t>
      </w:r>
      <w:r>
        <w:rPr>
          <w:rFonts w:ascii="Arial" w:cs="Arial" w:eastAsia="Arial" w:hAnsi="Arial"/>
        </w:rPr>
        <w:t xml:space="preserve">	</w:t>
      </w:r>
      <w:r>
        <w:rPr>
          <w:rFonts w:ascii="Arial" w:cs="Arial" w:eastAsia="Arial" w:hAnsi="Arial"/>
        </w:rPr>
        <w:t xml:space="preserve">The Borrower must permit the Agent and its advisers reasonable access, on reasonable notice, to the group’s management, premises, books and records, and must co-operate with any independent business review commissioned by the Agent.</w:t>
      </w:r>
    </w:p>
    <w:p>
      <w:pPr>
        <w:tabs>
          <w:tab w:val="left" w:pos="620"/>
        </w:tabs>
        <w:spacing w:after="100" w:before="220"/>
      </w:pPr>
      <w:r>
        <w:rPr>
          <w:rFonts w:ascii="Arial" w:cs="Arial" w:eastAsia="Arial" w:hAnsi="Arial"/>
          <w:b/>
          <w:bCs/>
          <w:color w:val="1F3864"/>
          <w:sz w:val="24"/>
          <w:szCs w:val="24"/>
        </w:rPr>
        <w:t xml:space="preserve">11.</w:t>
      </w:r>
      <w:r>
        <w:rPr>
          <w:rFonts w:ascii="Arial" w:cs="Arial" w:eastAsia="Arial" w:hAnsi="Arial"/>
          <w:b/>
          <w:bCs/>
          <w:color w:val="1F3864"/>
          <w:sz w:val="24"/>
          <w:szCs w:val="24"/>
        </w:rPr>
        <w:t xml:space="preserve">	GENERAL UNDERTAKINGS</w:t>
      </w:r>
    </w:p>
    <w:p>
      <w:pPr>
        <w:tabs>
          <w:tab w:val="left" w:pos="620"/>
        </w:tabs>
        <w:spacing w:after="100" w:line="276"/>
        <w:ind w:left="620" w:hanging="620"/>
      </w:pPr>
      <w:r>
        <w:rPr>
          <w:rFonts w:ascii="Arial" w:cs="Arial" w:eastAsia="Arial" w:hAnsi="Arial"/>
        </w:rPr>
        <w:t xml:space="preserve">11.1</w:t>
      </w:r>
      <w:r>
        <w:rPr>
          <w:rFonts w:ascii="Arial" w:cs="Arial" w:eastAsia="Arial" w:hAnsi="Arial"/>
        </w:rPr>
        <w:t xml:space="preserve">	</w:t>
      </w:r>
      <w:r>
        <w:rPr>
          <w:rFonts w:ascii="Arial" w:cs="Arial" w:eastAsia="Arial" w:hAnsi="Arial"/>
        </w:rPr>
        <w:t xml:space="preserve">Until all amounts under the Finance Documents have been irrevocably repaid in full and no commitment is in force, the Borrower and the Parent must comply with the general undertakings in the Amended Agreement, including the restrictions on financial indebtedness, security (negative pledge), disposals, acquisitions, loans and guarantees, and change of business.</w:t>
      </w:r>
    </w:p>
    <w:p>
      <w:pPr>
        <w:tabs>
          <w:tab w:val="left" w:pos="620"/>
        </w:tabs>
        <w:spacing w:after="100" w:line="276"/>
        <w:ind w:left="620" w:hanging="620"/>
      </w:pPr>
      <w:r>
        <w:rPr>
          <w:rFonts w:ascii="Arial" w:cs="Arial" w:eastAsia="Arial" w:hAnsi="Arial"/>
        </w:rPr>
        <w:t xml:space="preserve">11.2</w:t>
      </w:r>
      <w:r>
        <w:rPr>
          <w:rFonts w:ascii="Arial" w:cs="Arial" w:eastAsia="Arial" w:hAnsi="Arial"/>
        </w:rPr>
        <w:t xml:space="preserve">	</w:t>
      </w:r>
      <w:r>
        <w:rPr>
          <w:rFonts w:ascii="Arial" w:cs="Arial" w:eastAsia="Arial" w:hAnsi="Arial"/>
        </w:rPr>
        <w:t xml:space="preserve">No member of the group may declare, make or pay any dividend or other distribution, or make any payment in respect of any subordinated or shareholder debt, while any amount is outstanding under the Super-Senior Facility, save as expressly permitted by the Intercreditor Agreement.</w:t>
      </w:r>
    </w:p>
    <w:p>
      <w:pPr>
        <w:tabs>
          <w:tab w:val="left" w:pos="620"/>
        </w:tabs>
        <w:spacing w:after="100" w:line="276"/>
        <w:ind w:left="620" w:hanging="620"/>
      </w:pPr>
      <w:r>
        <w:rPr>
          <w:rFonts w:ascii="Arial" w:cs="Arial" w:eastAsia="Arial" w:hAnsi="Arial"/>
        </w:rPr>
        <w:t xml:space="preserve">11.3</w:t>
      </w:r>
      <w:r>
        <w:rPr>
          <w:rFonts w:ascii="Arial" w:cs="Arial" w:eastAsia="Arial" w:hAnsi="Arial"/>
        </w:rPr>
        <w:t xml:space="preserve">	</w:t>
      </w:r>
      <w:r>
        <w:rPr>
          <w:rFonts w:ascii="Arial" w:cs="Arial" w:eastAsia="Arial" w:hAnsi="Arial"/>
        </w:rPr>
        <w:t xml:space="preserve">The Borrower must ensure that the proceeds of the Super-Senior Facility and the Shareholder Contribution are applied in accordance with the agreed funds flow statement.</w:t>
      </w:r>
    </w:p>
    <w:p>
      <w:pPr>
        <w:tabs>
          <w:tab w:val="left" w:pos="620"/>
        </w:tabs>
        <w:spacing w:after="100" w:before="220"/>
      </w:pPr>
      <w:r>
        <w:rPr>
          <w:rFonts w:ascii="Arial" w:cs="Arial" w:eastAsia="Arial" w:hAnsi="Arial"/>
          <w:b/>
          <w:bCs/>
          <w:color w:val="1F3864"/>
          <w:sz w:val="24"/>
          <w:szCs w:val="24"/>
        </w:rPr>
        <w:t xml:space="preserve">12.</w:t>
      </w:r>
      <w:r>
        <w:rPr>
          <w:rFonts w:ascii="Arial" w:cs="Arial" w:eastAsia="Arial" w:hAnsi="Arial"/>
          <w:b/>
          <w:bCs/>
          <w:color w:val="1F3864"/>
          <w:sz w:val="24"/>
          <w:szCs w:val="24"/>
        </w:rPr>
        <w:t xml:space="preserve">	SHAREHOLDER CONTRIBUTION AND SUBORDINATION</w:t>
      </w:r>
    </w:p>
    <w:p>
      <w:pPr>
        <w:tabs>
          <w:tab w:val="left" w:pos="620"/>
        </w:tabs>
        <w:spacing w:after="100" w:line="276"/>
        <w:ind w:left="620" w:hanging="620"/>
      </w:pPr>
      <w:r>
        <w:rPr>
          <w:rFonts w:ascii="Arial" w:cs="Arial" w:eastAsia="Arial" w:hAnsi="Arial"/>
        </w:rPr>
        <w:t xml:space="preserve">12.1</w:t>
      </w:r>
      <w:r>
        <w:rPr>
          <w:rFonts w:ascii="Arial" w:cs="Arial" w:eastAsia="Arial" w:hAnsi="Arial"/>
        </w:rPr>
        <w:t xml:space="preserve">	</w:t>
      </w:r>
      <w:r>
        <w:rPr>
          <w:rFonts w:ascii="Arial" w:cs="Arial" w:eastAsia="Arial" w:hAnsi="Arial"/>
        </w:rPr>
        <w:t xml:space="preserve">As a condition to the Effective Date, the Parent must provide a Shareholder Contribution of £4,000,000, comprising (a) £2,000,000 by way of subscription for new ordinary shares in the Borrower, and (b) £2,000,000 by way of a subordinated shareholder loan to the Borrower on the terms of the Intercreditor Agreement.</w:t>
      </w:r>
    </w:p>
    <w:p>
      <w:pPr>
        <w:tabs>
          <w:tab w:val="left" w:pos="620"/>
        </w:tabs>
        <w:spacing w:after="100" w:line="276"/>
        <w:ind w:left="620" w:hanging="620"/>
      </w:pPr>
      <w:r>
        <w:rPr>
          <w:rFonts w:ascii="Arial" w:cs="Arial" w:eastAsia="Arial" w:hAnsi="Arial"/>
        </w:rPr>
        <w:t xml:space="preserve">12.2</w:t>
      </w:r>
      <w:r>
        <w:rPr>
          <w:rFonts w:ascii="Arial" w:cs="Arial" w:eastAsia="Arial" w:hAnsi="Arial"/>
        </w:rPr>
        <w:t xml:space="preserve">	</w:t>
      </w:r>
      <w:r>
        <w:rPr>
          <w:rFonts w:ascii="Arial" w:cs="Arial" w:eastAsia="Arial" w:hAnsi="Arial"/>
        </w:rPr>
        <w:t xml:space="preserve">The subordinated shareholder loan ranks behind the Super-Senior Facility, Facility A and Facility B, is not repayable while any amount is outstanding under the Finance Documents (save as permitted by the Intercreditor Agreement), and is subject to the turnover and payment-blockage provisions of the Intercreditor Agreement.</w:t>
      </w:r>
    </w:p>
    <w:p>
      <w:pPr>
        <w:tabs>
          <w:tab w:val="left" w:pos="620"/>
        </w:tabs>
        <w:spacing w:after="100" w:before="220"/>
      </w:pPr>
      <w:r>
        <w:rPr>
          <w:rFonts w:ascii="Arial" w:cs="Arial" w:eastAsia="Arial" w:hAnsi="Arial"/>
          <w:b/>
          <w:bCs/>
          <w:color w:val="1F3864"/>
          <w:sz w:val="24"/>
          <w:szCs w:val="24"/>
        </w:rPr>
        <w:t xml:space="preserve">13.</w:t>
      </w:r>
      <w:r>
        <w:rPr>
          <w:rFonts w:ascii="Arial" w:cs="Arial" w:eastAsia="Arial" w:hAnsi="Arial"/>
          <w:b/>
          <w:bCs/>
          <w:color w:val="1F3864"/>
          <w:sz w:val="24"/>
          <w:szCs w:val="24"/>
        </w:rPr>
        <w:t xml:space="preserve">	INTERCREDITOR ARRANGEMENTS</w:t>
      </w:r>
    </w:p>
    <w:p>
      <w:pPr>
        <w:tabs>
          <w:tab w:val="left" w:pos="620"/>
        </w:tabs>
        <w:spacing w:after="100" w:line="276"/>
        <w:ind w:left="620" w:hanging="620"/>
      </w:pPr>
      <w:r>
        <w:rPr>
          <w:rFonts w:ascii="Arial" w:cs="Arial" w:eastAsia="Arial" w:hAnsi="Arial"/>
        </w:rPr>
        <w:t xml:space="preserve">13.1</w:t>
      </w:r>
      <w:r>
        <w:rPr>
          <w:rFonts w:ascii="Arial" w:cs="Arial" w:eastAsia="Arial" w:hAnsi="Arial"/>
        </w:rPr>
        <w:t xml:space="preserve">	</w:t>
      </w:r>
      <w:r>
        <w:rPr>
          <w:rFonts w:ascii="Arial" w:cs="Arial" w:eastAsia="Arial" w:hAnsi="Arial"/>
        </w:rPr>
        <w:t xml:space="preserve">On or before the Effective Date, the relevant parties must enter into the Intercreditor Agreement, which establishes the ranking and priority of the Super-Senior Facility, Facility A, Facility B and the subordinated shareholder debt, and the application of recoveries.</w:t>
      </w:r>
    </w:p>
    <w:p>
      <w:pPr>
        <w:tabs>
          <w:tab w:val="left" w:pos="620"/>
        </w:tabs>
        <w:spacing w:after="100" w:line="276"/>
        <w:ind w:left="620" w:hanging="620"/>
      </w:pPr>
      <w:r>
        <w:rPr>
          <w:rFonts w:ascii="Arial" w:cs="Arial" w:eastAsia="Arial" w:hAnsi="Arial"/>
        </w:rPr>
        <w:t xml:space="preserve">13.2</w:t>
      </w:r>
      <w:r>
        <w:rPr>
          <w:rFonts w:ascii="Arial" w:cs="Arial" w:eastAsia="Arial" w:hAnsi="Arial"/>
        </w:rPr>
        <w:t xml:space="preserve">	</w:t>
      </w:r>
      <w:r>
        <w:rPr>
          <w:rFonts w:ascii="Arial" w:cs="Arial" w:eastAsia="Arial" w:hAnsi="Arial"/>
        </w:rPr>
        <w:t xml:space="preserve">Each of the Borrower and the Parent consents to the terms of the Intercreditor Agreement and agrees to be bound by it, and acknowledges that the Security secures the Super-Senior Facility as well as Facility A and Facility B.</w:t>
      </w:r>
    </w:p>
    <w:p>
      <w:pPr>
        <w:tabs>
          <w:tab w:val="left" w:pos="620"/>
        </w:tabs>
        <w:spacing w:after="100" w:before="220"/>
      </w:pPr>
      <w:r>
        <w:rPr>
          <w:rFonts w:ascii="Arial" w:cs="Arial" w:eastAsia="Arial" w:hAnsi="Arial"/>
          <w:b/>
          <w:bCs/>
          <w:color w:val="1F3864"/>
          <w:sz w:val="24"/>
          <w:szCs w:val="24"/>
        </w:rPr>
        <w:t xml:space="preserve">14.</w:t>
      </w:r>
      <w:r>
        <w:rPr>
          <w:rFonts w:ascii="Arial" w:cs="Arial" w:eastAsia="Arial" w:hAnsi="Arial"/>
          <w:b/>
          <w:bCs/>
          <w:color w:val="1F3864"/>
          <w:sz w:val="24"/>
          <w:szCs w:val="24"/>
        </w:rPr>
        <w:t xml:space="preserve">	EVENTS OF DEFAULT</w:t>
      </w:r>
    </w:p>
    <w:p>
      <w:pPr>
        <w:tabs>
          <w:tab w:val="left" w:pos="620"/>
        </w:tabs>
        <w:spacing w:after="100" w:line="276"/>
        <w:ind w:left="620" w:hanging="620"/>
      </w:pPr>
      <w:r>
        <w:rPr>
          <w:rFonts w:ascii="Arial" w:cs="Arial" w:eastAsia="Arial" w:hAnsi="Arial"/>
        </w:rPr>
        <w:t xml:space="preserve">14.1</w:t>
      </w:r>
      <w:r>
        <w:rPr>
          <w:rFonts w:ascii="Arial" w:cs="Arial" w:eastAsia="Arial" w:hAnsi="Arial"/>
        </w:rPr>
        <w:t xml:space="preserve">	</w:t>
      </w:r>
      <w:r>
        <w:rPr>
          <w:rFonts w:ascii="Arial" w:cs="Arial" w:eastAsia="Arial" w:hAnsi="Arial"/>
        </w:rPr>
        <w:t xml:space="preserve">The Events of Default in the Amended Agreement apply to this Agreement and the Super-Senior Facility. In addition, it is an Event of Default if (a) the Shareholder Contribution is not made in full on the Effective Date, (b) any Restructuring Document is not, or ceases to be, in full force and effect, or (c) the Intercreditor Agreement is breached in any material respect.</w:t>
      </w:r>
    </w:p>
    <w:p>
      <w:pPr>
        <w:tabs>
          <w:tab w:val="left" w:pos="620"/>
        </w:tabs>
        <w:spacing w:after="100" w:line="276"/>
        <w:ind w:left="620" w:hanging="620"/>
      </w:pPr>
      <w:r>
        <w:rPr>
          <w:rFonts w:ascii="Arial" w:cs="Arial" w:eastAsia="Arial" w:hAnsi="Arial"/>
        </w:rPr>
        <w:t xml:space="preserve">14.2</w:t>
      </w:r>
      <w:r>
        <w:rPr>
          <w:rFonts w:ascii="Arial" w:cs="Arial" w:eastAsia="Arial" w:hAnsi="Arial"/>
        </w:rPr>
        <w:t xml:space="preserve">	</w:t>
      </w:r>
      <w:r>
        <w:rPr>
          <w:rFonts w:ascii="Arial" w:cs="Arial" w:eastAsia="Arial" w:hAnsi="Arial"/>
        </w:rPr>
        <w:t xml:space="preserve">On and at any time after the occurrence of an Event of Default which is continuing, the Agent may, and must if so directed by the Majority Lenders, declare all or part of the Loans immediately due and payable, declare the Facilities cancelled, and/or instruct the Security Agent to enforce the Security, in each case in accordance with the Intercreditor Agreement.</w:t>
      </w:r>
    </w:p>
    <w:p>
      <w:pPr>
        <w:tabs>
          <w:tab w:val="left" w:pos="620"/>
        </w:tabs>
        <w:spacing w:after="100" w:before="220"/>
      </w:pPr>
      <w:r>
        <w:rPr>
          <w:rFonts w:ascii="Arial" w:cs="Arial" w:eastAsia="Arial" w:hAnsi="Arial"/>
          <w:b/>
          <w:bCs/>
          <w:color w:val="1F3864"/>
          <w:sz w:val="24"/>
          <w:szCs w:val="24"/>
        </w:rPr>
        <w:t xml:space="preserve">15.</w:t>
      </w:r>
      <w:r>
        <w:rPr>
          <w:rFonts w:ascii="Arial" w:cs="Arial" w:eastAsia="Arial" w:hAnsi="Arial"/>
          <w:b/>
          <w:bCs/>
          <w:color w:val="1F3864"/>
          <w:sz w:val="24"/>
          <w:szCs w:val="24"/>
        </w:rPr>
        <w:t xml:space="preserve">	CONFIRMATION OF GUARANTEE AND SECURITY</w:t>
      </w:r>
    </w:p>
    <w:p>
      <w:pPr>
        <w:tabs>
          <w:tab w:val="left" w:pos="620"/>
        </w:tabs>
        <w:spacing w:after="100" w:line="276"/>
        <w:ind w:left="620" w:hanging="620"/>
      </w:pPr>
      <w:r>
        <w:rPr>
          <w:rFonts w:ascii="Arial" w:cs="Arial" w:eastAsia="Arial" w:hAnsi="Arial"/>
        </w:rPr>
        <w:t xml:space="preserve">15.1</w:t>
      </w:r>
      <w:r>
        <w:rPr>
          <w:rFonts w:ascii="Arial" w:cs="Arial" w:eastAsia="Arial" w:hAnsi="Arial"/>
        </w:rPr>
        <w:t xml:space="preserve">	</w:t>
      </w:r>
      <w:r>
        <w:rPr>
          <w:rFonts w:ascii="Arial" w:cs="Arial" w:eastAsia="Arial" w:hAnsi="Arial"/>
        </w:rPr>
        <w:t xml:space="preserve">The Parent confirms that its guarantee and indemnity in the Amended Agreement (a) continues in full force and effect notwithstanding the amendments effected by this Agreement, and (b) extends to the obligations of the Borrower under the Amended Agreement and the Super-Senior Facility.</w:t>
      </w:r>
    </w:p>
    <w:p>
      <w:pPr>
        <w:tabs>
          <w:tab w:val="left" w:pos="620"/>
        </w:tabs>
        <w:spacing w:after="100" w:line="276"/>
        <w:ind w:left="620" w:hanging="620"/>
      </w:pPr>
      <w:r>
        <w:rPr>
          <w:rFonts w:ascii="Arial" w:cs="Arial" w:eastAsia="Arial" w:hAnsi="Arial"/>
        </w:rPr>
        <w:t xml:space="preserve">15.2</w:t>
      </w:r>
      <w:r>
        <w:rPr>
          <w:rFonts w:ascii="Arial" w:cs="Arial" w:eastAsia="Arial" w:hAnsi="Arial"/>
        </w:rPr>
        <w:t xml:space="preserve">	</w:t>
      </w:r>
      <w:r>
        <w:rPr>
          <w:rFonts w:ascii="Arial" w:cs="Arial" w:eastAsia="Arial" w:hAnsi="Arial"/>
        </w:rPr>
        <w:t xml:space="preserve">Each Obligor confirms that the Security created by it under the Security Documents (a) continues in full force and effect, (b) secures the obligations of the Obligors under the Finance Documents (as amended by, and including, this Agreement and the Super-Senior Facility), and (c) is not discharged, released or otherwise affected by this Agreement.</w:t>
      </w:r>
    </w:p>
    <w:p>
      <w:pPr>
        <w:tabs>
          <w:tab w:val="left" w:pos="620"/>
        </w:tabs>
        <w:spacing w:after="100" w:before="220"/>
      </w:pPr>
      <w:r>
        <w:rPr>
          <w:rFonts w:ascii="Arial" w:cs="Arial" w:eastAsia="Arial" w:hAnsi="Arial"/>
          <w:b/>
          <w:bCs/>
          <w:color w:val="1F3864"/>
          <w:sz w:val="24"/>
          <w:szCs w:val="24"/>
        </w:rPr>
        <w:t xml:space="preserve">16.</w:t>
      </w:r>
      <w:r>
        <w:rPr>
          <w:rFonts w:ascii="Arial" w:cs="Arial" w:eastAsia="Arial" w:hAnsi="Arial"/>
          <w:b/>
          <w:bCs/>
          <w:color w:val="1F3864"/>
          <w:sz w:val="24"/>
          <w:szCs w:val="24"/>
        </w:rPr>
        <w:t xml:space="preserve">	CONTINUITY AND FURTHER ASSURANCE</w:t>
      </w:r>
    </w:p>
    <w:p>
      <w:pPr>
        <w:tabs>
          <w:tab w:val="left" w:pos="620"/>
        </w:tabs>
        <w:spacing w:after="100" w:line="276"/>
        <w:ind w:left="620" w:hanging="620"/>
      </w:pPr>
      <w:r>
        <w:rPr>
          <w:rFonts w:ascii="Arial" w:cs="Arial" w:eastAsia="Arial" w:hAnsi="Arial"/>
        </w:rPr>
        <w:t xml:space="preserve">16.1</w:t>
      </w:r>
      <w:r>
        <w:rPr>
          <w:rFonts w:ascii="Arial" w:cs="Arial" w:eastAsia="Arial" w:hAnsi="Arial"/>
        </w:rPr>
        <w:t xml:space="preserve">	</w:t>
      </w:r>
      <w:r>
        <w:rPr>
          <w:rFonts w:ascii="Arial" w:cs="Arial" w:eastAsia="Arial" w:hAnsi="Arial"/>
        </w:rPr>
        <w:t xml:space="preserve">The provisions of the Amended Agreement and the other Finance Documents continue in full force and effect except to the extent expressly amended by this Agreement.</w:t>
      </w:r>
    </w:p>
    <w:p>
      <w:pPr>
        <w:tabs>
          <w:tab w:val="left" w:pos="620"/>
        </w:tabs>
        <w:spacing w:after="100" w:line="276"/>
        <w:ind w:left="620" w:hanging="620"/>
      </w:pPr>
      <w:r>
        <w:rPr>
          <w:rFonts w:ascii="Arial" w:cs="Arial" w:eastAsia="Arial" w:hAnsi="Arial"/>
        </w:rPr>
        <w:t xml:space="preserve">16.2</w:t>
      </w:r>
      <w:r>
        <w:rPr>
          <w:rFonts w:ascii="Arial" w:cs="Arial" w:eastAsia="Arial" w:hAnsi="Arial"/>
        </w:rPr>
        <w:t xml:space="preserve">	</w:t>
      </w:r>
      <w:r>
        <w:rPr>
          <w:rFonts w:ascii="Arial" w:cs="Arial" w:eastAsia="Arial" w:hAnsi="Arial"/>
        </w:rPr>
        <w:t xml:space="preserve">Each Obligor must, at its own expense, promptly execute such documents and do such acts and things as the Agent may reasonably require to give full effect to this Agreement and to perfect or protect the Security.</w:t>
      </w:r>
    </w:p>
    <w:p>
      <w:pPr>
        <w:tabs>
          <w:tab w:val="left" w:pos="620"/>
        </w:tabs>
        <w:spacing w:after="100" w:before="220"/>
      </w:pPr>
      <w:r>
        <w:rPr>
          <w:rFonts w:ascii="Arial" w:cs="Arial" w:eastAsia="Arial" w:hAnsi="Arial"/>
          <w:b/>
          <w:bCs/>
          <w:color w:val="1F3864"/>
          <w:sz w:val="24"/>
          <w:szCs w:val="24"/>
        </w:rPr>
        <w:t xml:space="preserve">17.</w:t>
      </w:r>
      <w:r>
        <w:rPr>
          <w:rFonts w:ascii="Arial" w:cs="Arial" w:eastAsia="Arial" w:hAnsi="Arial"/>
          <w:b/>
          <w:bCs/>
          <w:color w:val="1F3864"/>
          <w:sz w:val="24"/>
          <w:szCs w:val="24"/>
        </w:rPr>
        <w:t xml:space="preserve">	COSTS AND EXPENSES</w:t>
      </w:r>
    </w:p>
    <w:p>
      <w:pPr>
        <w:tabs>
          <w:tab w:val="left" w:pos="620"/>
        </w:tabs>
        <w:spacing w:after="100" w:line="276"/>
        <w:ind w:left="620" w:hanging="620"/>
      </w:pPr>
      <w:r>
        <w:rPr>
          <w:rFonts w:ascii="Arial" w:cs="Arial" w:eastAsia="Arial" w:hAnsi="Arial"/>
        </w:rPr>
        <w:t xml:space="preserve">17.1</w:t>
      </w:r>
      <w:r>
        <w:rPr>
          <w:rFonts w:ascii="Arial" w:cs="Arial" w:eastAsia="Arial" w:hAnsi="Arial"/>
        </w:rPr>
        <w:t xml:space="preserve">	</w:t>
      </w:r>
      <w:r>
        <w:rPr>
          <w:rFonts w:ascii="Arial" w:cs="Arial" w:eastAsia="Arial" w:hAnsi="Arial"/>
        </w:rPr>
        <w:t xml:space="preserve">The Borrower must, within three Business Days of demand, pay the Agent and the Security Agent the amount of all costs and expenses (including legal and other professional fees, including those of Pemberton Rowe LLP) reasonably incurred in connection with the negotiation, preparation, execution and implementation of this Agreement and the other Restructuring Documents.</w:t>
      </w:r>
    </w:p>
    <w:p>
      <w:pPr>
        <w:tabs>
          <w:tab w:val="left" w:pos="620"/>
        </w:tabs>
        <w:spacing w:after="100" w:before="220"/>
      </w:pPr>
      <w:r>
        <w:rPr>
          <w:rFonts w:ascii="Arial" w:cs="Arial" w:eastAsia="Arial" w:hAnsi="Arial"/>
          <w:b/>
          <w:bCs/>
          <w:color w:val="1F3864"/>
          <w:sz w:val="24"/>
          <w:szCs w:val="24"/>
        </w:rPr>
        <w:t xml:space="preserve">18.</w:t>
      </w:r>
      <w:r>
        <w:rPr>
          <w:rFonts w:ascii="Arial" w:cs="Arial" w:eastAsia="Arial" w:hAnsi="Arial"/>
          <w:b/>
          <w:bCs/>
          <w:color w:val="1F3864"/>
          <w:sz w:val="24"/>
          <w:szCs w:val="24"/>
        </w:rPr>
        <w:t xml:space="preserve">	MISCELLANEOUS</w:t>
      </w:r>
    </w:p>
    <w:p>
      <w:pPr>
        <w:tabs>
          <w:tab w:val="left" w:pos="620"/>
        </w:tabs>
        <w:spacing w:after="100" w:line="276"/>
        <w:ind w:left="620" w:hanging="620"/>
      </w:pPr>
      <w:r>
        <w:rPr>
          <w:rFonts w:ascii="Arial" w:cs="Arial" w:eastAsia="Arial" w:hAnsi="Arial"/>
        </w:rPr>
        <w:t xml:space="preserve">18.1</w:t>
      </w:r>
      <w:r>
        <w:rPr>
          <w:rFonts w:ascii="Arial" w:cs="Arial" w:eastAsia="Arial" w:hAnsi="Arial"/>
        </w:rPr>
        <w:t xml:space="preserve">	</w:t>
      </w:r>
      <w:r>
        <w:rPr>
          <w:rFonts w:ascii="Arial" w:cs="Arial" w:eastAsia="Arial" w:hAnsi="Arial"/>
        </w:rPr>
        <w:t xml:space="preserve">This Agreement may be executed in any number of counterparts, each of which is an original and all of which together constitute one instrument. Delivery of an executed counterpart by email (PDF) is effective as delivery of an original.</w:t>
      </w:r>
    </w:p>
    <w:p>
      <w:pPr>
        <w:tabs>
          <w:tab w:val="left" w:pos="620"/>
        </w:tabs>
        <w:spacing w:after="100" w:line="276"/>
        <w:ind w:left="620" w:hanging="620"/>
      </w:pPr>
      <w:r>
        <w:rPr>
          <w:rFonts w:ascii="Arial" w:cs="Arial" w:eastAsia="Arial" w:hAnsi="Arial"/>
        </w:rPr>
        <w:t xml:space="preserve">18.2</w:t>
      </w:r>
      <w:r>
        <w:rPr>
          <w:rFonts w:ascii="Arial" w:cs="Arial" w:eastAsia="Arial" w:hAnsi="Arial"/>
        </w:rPr>
        <w:t xml:space="preserve">	</w:t>
      </w:r>
      <w:r>
        <w:rPr>
          <w:rFonts w:ascii="Arial" w:cs="Arial" w:eastAsia="Arial" w:hAnsi="Arial"/>
        </w:rPr>
        <w:t xml:space="preserve">Save as expressly provided, a person who is not a Party has no right under the Contracts (Rights of Third Parties) Act 1999 to enforce any term of this Agreement.</w:t>
      </w:r>
    </w:p>
    <w:p>
      <w:pPr>
        <w:tabs>
          <w:tab w:val="left" w:pos="620"/>
        </w:tabs>
        <w:spacing w:after="100" w:line="276"/>
        <w:ind w:left="620" w:hanging="620"/>
      </w:pPr>
      <w:r>
        <w:rPr>
          <w:rFonts w:ascii="Arial" w:cs="Arial" w:eastAsia="Arial" w:hAnsi="Arial"/>
        </w:rPr>
        <w:t xml:space="preserve">18.3</w:t>
      </w:r>
      <w:r>
        <w:rPr>
          <w:rFonts w:ascii="Arial" w:cs="Arial" w:eastAsia="Arial" w:hAnsi="Arial"/>
        </w:rPr>
        <w:t xml:space="preserve">	</w:t>
      </w:r>
      <w:r>
        <w:rPr>
          <w:rFonts w:ascii="Arial" w:cs="Arial" w:eastAsia="Arial" w:hAnsi="Arial"/>
        </w:rPr>
        <w:t xml:space="preserve">If any provision is or becomes illegal, invalid or unenforceable, that does not affect the legality, validity or enforceability of any other provision.</w:t>
      </w:r>
    </w:p>
    <w:p>
      <w:pPr>
        <w:tabs>
          <w:tab w:val="left" w:pos="620"/>
        </w:tabs>
        <w:spacing w:after="100" w:before="220"/>
      </w:pPr>
      <w:r>
        <w:rPr>
          <w:rFonts w:ascii="Arial" w:cs="Arial" w:eastAsia="Arial" w:hAnsi="Arial"/>
          <w:b/>
          <w:bCs/>
          <w:color w:val="1F3864"/>
          <w:sz w:val="24"/>
          <w:szCs w:val="24"/>
        </w:rPr>
        <w:t xml:space="preserve">19.</w:t>
      </w:r>
      <w:r>
        <w:rPr>
          <w:rFonts w:ascii="Arial" w:cs="Arial" w:eastAsia="Arial" w:hAnsi="Arial"/>
          <w:b/>
          <w:bCs/>
          <w:color w:val="1F3864"/>
          <w:sz w:val="24"/>
          <w:szCs w:val="24"/>
        </w:rPr>
        <w:t xml:space="preserve">	NOTICES</w:t>
      </w:r>
    </w:p>
    <w:p>
      <w:pPr>
        <w:tabs>
          <w:tab w:val="left" w:pos="620"/>
        </w:tabs>
        <w:spacing w:after="100" w:line="276"/>
        <w:ind w:left="620" w:hanging="620"/>
      </w:pPr>
      <w:r>
        <w:rPr>
          <w:rFonts w:ascii="Arial" w:cs="Arial" w:eastAsia="Arial" w:hAnsi="Arial"/>
        </w:rPr>
        <w:t xml:space="preserve">19.1</w:t>
      </w:r>
      <w:r>
        <w:rPr>
          <w:rFonts w:ascii="Arial" w:cs="Arial" w:eastAsia="Arial" w:hAnsi="Arial"/>
        </w:rPr>
        <w:t xml:space="preserve">	</w:t>
      </w:r>
      <w:r>
        <w:rPr>
          <w:rFonts w:ascii="Arial" w:cs="Arial" w:eastAsia="Arial" w:hAnsi="Arial"/>
        </w:rPr>
        <w:t xml:space="preserve">Clause 35 (Notices) of the Amended Agreement applies to any communication under this Agreement as if set out in full.</w:t>
      </w:r>
    </w:p>
    <w:p>
      <w:pPr>
        <w:tabs>
          <w:tab w:val="left" w:pos="620"/>
        </w:tabs>
        <w:spacing w:after="100" w:before="220"/>
      </w:pPr>
      <w:r>
        <w:rPr>
          <w:rFonts w:ascii="Arial" w:cs="Arial" w:eastAsia="Arial" w:hAnsi="Arial"/>
          <w:b/>
          <w:bCs/>
          <w:color w:val="1F3864"/>
          <w:sz w:val="24"/>
          <w:szCs w:val="24"/>
        </w:rPr>
        <w:t xml:space="preserve">20.</w:t>
      </w:r>
      <w:r>
        <w:rPr>
          <w:rFonts w:ascii="Arial" w:cs="Arial" w:eastAsia="Arial" w:hAnsi="Arial"/>
          <w:b/>
          <w:bCs/>
          <w:color w:val="1F3864"/>
          <w:sz w:val="24"/>
          <w:szCs w:val="24"/>
        </w:rPr>
        <w:t xml:space="preserve">	GOVERNING LAW AND JURISDICTION</w:t>
      </w:r>
    </w:p>
    <w:p>
      <w:pPr>
        <w:tabs>
          <w:tab w:val="left" w:pos="620"/>
        </w:tabs>
        <w:spacing w:after="100" w:line="276"/>
        <w:ind w:left="620" w:hanging="620"/>
      </w:pPr>
      <w:r>
        <w:rPr>
          <w:rFonts w:ascii="Arial" w:cs="Arial" w:eastAsia="Arial" w:hAnsi="Arial"/>
        </w:rPr>
        <w:t xml:space="preserve">20.1</w:t>
      </w:r>
      <w:r>
        <w:rPr>
          <w:rFonts w:ascii="Arial" w:cs="Arial" w:eastAsia="Arial" w:hAnsi="Arial"/>
        </w:rPr>
        <w:t xml:space="preserve">	</w:t>
      </w:r>
      <w:r>
        <w:rPr>
          <w:rFonts w:ascii="Arial" w:cs="Arial" w:eastAsia="Arial" w:hAnsi="Arial"/>
        </w:rPr>
        <w:t xml:space="preserve">This Agreement and any non-contractual obligations arising out of or in connection with it are governed by English law.</w:t>
      </w:r>
    </w:p>
    <w:p>
      <w:pPr>
        <w:tabs>
          <w:tab w:val="left" w:pos="620"/>
        </w:tabs>
        <w:spacing w:after="100" w:line="276"/>
        <w:ind w:left="620" w:hanging="620"/>
      </w:pPr>
      <w:r>
        <w:rPr>
          <w:rFonts w:ascii="Arial" w:cs="Arial" w:eastAsia="Arial" w:hAnsi="Arial"/>
        </w:rPr>
        <w:t xml:space="preserve">20.2</w:t>
      </w:r>
      <w:r>
        <w:rPr>
          <w:rFonts w:ascii="Arial" w:cs="Arial" w:eastAsia="Arial" w:hAnsi="Arial"/>
        </w:rPr>
        <w:t xml:space="preserve">	</w:t>
      </w:r>
      <w:r>
        <w:rPr>
          <w:rFonts w:ascii="Arial" w:cs="Arial" w:eastAsia="Arial" w:hAnsi="Arial"/>
        </w:rPr>
        <w:t xml:space="preserve">The courts of England have exclusive jurisdiction to settle any dispute arising out of or in connection with this Agreement (including a dispute relating to any non-contractual obligation arising out of or in connection with it).</w:t>
      </w:r>
    </w:p>
    <w:p>
      <w:pPr>
        <w:spacing w:after="120"/>
      </w:pPr>
    </w:p>
    <w:p>
      <w:pPr>
        <w:spacing w:after="120" w:line="276"/>
      </w:pPr>
      <w:r>
        <w:rPr>
          <w:rFonts w:ascii="Arial" w:cs="Arial" w:eastAsia="Arial" w:hAnsi="Arial"/>
          <w:b/>
          <w:bCs/>
        </w:rPr>
        <w:t xml:space="preserve">IN WITNESS of which this Agreement has been executed and delivered as a deed on the date stated at the beginning, and takes effect on the Effective 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FFFFFF" w:sz="1"/>
              <w:left w:val="single" w:color="FFFFFF" w:sz="1"/>
              <w:bottom w:val="single" w:color="FFFFFF" w:sz="1"/>
              <w:right w:val="single" w:color="FFFFFF" w:sz="1"/>
            </w:tcBorders>
            <w:tcMar>
              <w:top w:type="dxa" w:w="120"/>
              <w:left w:type="dxa" w:w="60"/>
              <w:bottom w:type="dxa" w:w="120"/>
              <w:right w:type="dxa" w:w="120"/>
            </w:tcMar>
          </w:tcPr>
          <w:p>
            <w:pPr>
              <w:spacing w:after="40"/>
            </w:pPr>
            <w:r>
              <w:rPr>
                <w:rFonts w:ascii="Arial" w:cs="Arial" w:eastAsia="Arial" w:hAnsi="Arial"/>
                <w:b/>
                <w:bCs/>
              </w:rPr>
              <w:t xml:space="preserve">EXECUTED as a deed by WEXFORD CONSUMER BRANDS LIMITED</w:t>
            </w:r>
          </w:p>
          <w:p>
            <w:pPr>
              <w:spacing w:after="40"/>
            </w:pPr>
            <w:r>
              <w:rPr>
                <w:rFonts w:ascii="Arial" w:cs="Arial" w:eastAsia="Arial" w:hAnsi="Arial"/>
              </w:rPr>
              <w:t xml:space="preserve">acting by a director in the presence of a witness:</w:t>
            </w:r>
          </w:p>
          <w:p>
            <w:pPr>
              <w:spacing w:after="40"/>
            </w:pPr>
            <w:r>
              <w:rPr>
                <w:rFonts w:ascii="Arial" w:cs="Arial" w:eastAsia="Arial" w:hAnsi="Arial"/>
              </w:rPr>
              <w:t xml:space="preserve">Director: .................................</w:t>
            </w:r>
          </w:p>
          <w:p>
            <w:pPr>
              <w:spacing w:after="40"/>
            </w:pPr>
            <w:r>
              <w:rPr>
                <w:rFonts w:ascii="Arial" w:cs="Arial" w:eastAsia="Arial" w:hAnsi="Arial"/>
              </w:rPr>
              <w:t xml:space="preserve">Witness: .................................</w:t>
            </w:r>
          </w:p>
        </w:tc>
        <w:tc>
          <w:tcPr>
            <w:tcW w:type="dxa" w:w="4680"/>
            <w:tcBorders>
              <w:top w:val="single" w:color="FFFFFF" w:sz="1"/>
              <w:left w:val="single" w:color="FFFFFF" w:sz="1"/>
              <w:bottom w:val="single" w:color="FFFFFF" w:sz="1"/>
              <w:right w:val="single" w:color="FFFFFF" w:sz="1"/>
            </w:tcBorders>
            <w:tcMar>
              <w:top w:type="dxa" w:w="120"/>
              <w:left w:type="dxa" w:w="60"/>
              <w:bottom w:type="dxa" w:w="120"/>
              <w:right w:type="dxa" w:w="120"/>
            </w:tcMar>
          </w:tcPr>
          <w:p>
            <w:pPr>
              <w:spacing w:after="40"/>
            </w:pPr>
            <w:r>
              <w:rPr>
                <w:rFonts w:ascii="Arial" w:cs="Arial" w:eastAsia="Arial" w:hAnsi="Arial"/>
                <w:b/>
                <w:bCs/>
              </w:rPr>
              <w:t xml:space="preserve">EXECUTED as a deed by WEXFORD HOLDINGS LIMITED</w:t>
            </w:r>
          </w:p>
          <w:p>
            <w:pPr>
              <w:spacing w:after="40"/>
            </w:pPr>
            <w:r>
              <w:rPr>
                <w:rFonts w:ascii="Arial" w:cs="Arial" w:eastAsia="Arial" w:hAnsi="Arial"/>
              </w:rPr>
              <w:t xml:space="preserve">acting by a director in the presence of a witness:</w:t>
            </w:r>
          </w:p>
          <w:p>
            <w:pPr>
              <w:spacing w:after="40"/>
            </w:pPr>
            <w:r>
              <w:rPr>
                <w:rFonts w:ascii="Arial" w:cs="Arial" w:eastAsia="Arial" w:hAnsi="Arial"/>
              </w:rPr>
              <w:t xml:space="preserve">Director: .................................</w:t>
            </w:r>
          </w:p>
          <w:p>
            <w:pPr>
              <w:spacing w:after="40"/>
            </w:pPr>
            <w:r>
              <w:rPr>
                <w:rFonts w:ascii="Arial" w:cs="Arial" w:eastAsia="Arial" w:hAnsi="Arial"/>
              </w:rPr>
              <w:t xml:space="preserve">Witness: .................................</w:t>
            </w:r>
          </w:p>
        </w:tc>
      </w:tr>
      <w:tr>
        <w:tc>
          <w:tcPr>
            <w:tcW w:type="dxa" w:w="4680"/>
            <w:tcBorders>
              <w:top w:val="single" w:color="FFFFFF" w:sz="1"/>
              <w:left w:val="single" w:color="FFFFFF" w:sz="1"/>
              <w:bottom w:val="single" w:color="FFFFFF" w:sz="1"/>
              <w:right w:val="single" w:color="FFFFFF" w:sz="1"/>
            </w:tcBorders>
            <w:tcMar>
              <w:top w:type="dxa" w:w="120"/>
              <w:left w:type="dxa" w:w="60"/>
              <w:bottom w:type="dxa" w:w="120"/>
              <w:right w:type="dxa" w:w="120"/>
            </w:tcMar>
          </w:tcPr>
          <w:p>
            <w:pPr>
              <w:spacing w:after="40"/>
            </w:pPr>
            <w:r>
              <w:rPr>
                <w:rFonts w:ascii="Arial" w:cs="Arial" w:eastAsia="Arial" w:hAnsi="Arial"/>
                <w:b/>
                <w:bCs/>
              </w:rPr>
              <w:t xml:space="preserve">SIGNED by STERLING COMMERCIAL BANK plc</w:t>
            </w:r>
          </w:p>
          <w:p>
            <w:pPr>
              <w:spacing w:after="40"/>
            </w:pPr>
            <w:r>
              <w:rPr>
                <w:rFonts w:ascii="Arial" w:cs="Arial" w:eastAsia="Arial" w:hAnsi="Arial"/>
              </w:rPr>
              <w:t xml:space="preserve">as Agent, Security Agent, Original Lender and Super-Senior Lender:</w:t>
            </w:r>
          </w:p>
          <w:p>
            <w:pPr>
              <w:spacing w:after="40"/>
            </w:pPr>
            <w:r>
              <w:rPr>
                <w:rFonts w:ascii="Arial" w:cs="Arial" w:eastAsia="Arial" w:hAnsi="Arial"/>
              </w:rPr>
              <w:t xml:space="preserve">Authorised signatory: .................................</w:t>
            </w:r>
          </w:p>
          <w:p>
            <w:pPr>
              <w:spacing w:after="40"/>
            </w:pPr>
            <w:r>
              <w:rPr>
                <w:rFonts w:ascii="Arial" w:cs="Arial" w:eastAsia="Arial" w:hAnsi="Arial"/>
              </w:rPr>
              <w:t xml:space="preserve">Director, Restructuring &amp; Recoveries</w:t>
            </w:r>
          </w:p>
        </w:tc>
        <w:tc>
          <w:tcPr>
            <w:tcW w:type="dxa" w:w="4680"/>
            <w:tcBorders>
              <w:top w:val="single" w:color="FFFFFF" w:sz="1"/>
              <w:left w:val="single" w:color="FFFFFF" w:sz="1"/>
              <w:bottom w:val="single" w:color="FFFFFF" w:sz="1"/>
              <w:right w:val="single" w:color="FFFFFF" w:sz="1"/>
            </w:tcBorders>
            <w:tcMar>
              <w:top w:type="dxa" w:w="120"/>
              <w:left w:type="dxa" w:w="60"/>
              <w:bottom w:type="dxa" w:w="120"/>
              <w:right w:type="dxa" w:w="120"/>
            </w:tcMar>
          </w:tcPr>
          <w:p>
            <w:pPr>
              <w:spacing w:after="40"/>
            </w:pPr>
            <w:r>
              <w:rPr>
                <w:rFonts w:ascii="Arial" w:cs="Arial" w:eastAsia="Arial" w:hAnsi="Arial"/>
              </w:rPr>
              <w:t xml:space="preserve"/>
            </w:r>
          </w:p>
        </w:tc>
      </w:tr>
    </w:tbl>
    <w:p>
      <w:r>
        <w:br w:type="page"/>
      </w:r>
    </w:p>
    <w:p>
      <w:pPr>
        <w:spacing w:after="120"/>
        <w:jc w:val="center"/>
      </w:pPr>
      <w:r>
        <w:rPr>
          <w:rFonts w:ascii="Arial" w:cs="Arial" w:eastAsia="Arial" w:hAnsi="Arial"/>
          <w:b/>
          <w:bCs/>
          <w:color w:val="1F3864"/>
          <w:sz w:val="24"/>
          <w:szCs w:val="24"/>
        </w:rPr>
        <w:t xml:space="preserve">SCHEDULE 2</w:t>
      </w:r>
    </w:p>
    <w:p>
      <w:pPr>
        <w:spacing w:after="120"/>
        <w:jc w:val="center"/>
      </w:pPr>
      <w:r>
        <w:rPr>
          <w:rFonts w:ascii="Arial" w:cs="Arial" w:eastAsia="Arial" w:hAnsi="Arial"/>
          <w:b/>
          <w:bCs/>
          <w:sz w:val="22"/>
          <w:szCs w:val="22"/>
        </w:rPr>
        <w:t xml:space="preserve">CONDITIONS PRECEDENT</w:t>
      </w:r>
    </w:p>
    <w:p>
      <w:pPr>
        <w:pStyle w:val="Heading2"/>
        <w:spacing w:after="120" w:before="180"/>
      </w:pPr>
      <w:r>
        <w:rPr>
          <w:rFonts w:ascii="Arial" w:cs="Arial" w:eastAsia="Arial" w:hAnsi="Arial"/>
          <w:b/>
          <w:bCs/>
          <w:color w:val="1F3864"/>
          <w:sz w:val="24"/>
          <w:szCs w:val="24"/>
        </w:rPr>
        <w:t xml:space="preserve">Part 1 — Corporate and authorisation</w:t>
      </w:r>
    </w:p>
    <w:p>
      <w:pPr>
        <w:pStyle w:val="ListParagraph"/>
        <w:numPr>
          <w:ilvl w:val="0"/>
          <w:numId w:val="3"/>
        </w:numPr>
        <w:spacing w:after="80" w:line="276"/>
      </w:pPr>
      <w:r>
        <w:rPr>
          <w:rFonts w:ascii="Arial" w:cs="Arial" w:eastAsia="Arial" w:hAnsi="Arial"/>
        </w:rPr>
        <w:t xml:space="preserve">A copy of the constitutional documents of each Obligor.</w:t>
      </w:r>
    </w:p>
    <w:p>
      <w:pPr>
        <w:pStyle w:val="ListParagraph"/>
        <w:numPr>
          <w:ilvl w:val="0"/>
          <w:numId w:val="3"/>
        </w:numPr>
        <w:spacing w:after="80" w:line="276"/>
      </w:pPr>
      <w:r>
        <w:rPr>
          <w:rFonts w:ascii="Arial" w:cs="Arial" w:eastAsia="Arial" w:hAnsi="Arial"/>
        </w:rPr>
        <w:t xml:space="preserve">A copy of a resolution of the board of directors of each Obligor approving the terms of, and the transactions contemplated by, the Restructuring Documents and authorising a person or persons to execute and deliver them.</w:t>
      </w:r>
    </w:p>
    <w:p>
      <w:pPr>
        <w:pStyle w:val="ListParagraph"/>
        <w:numPr>
          <w:ilvl w:val="0"/>
          <w:numId w:val="3"/>
        </w:numPr>
        <w:spacing w:after="80" w:line="276"/>
      </w:pPr>
      <w:r>
        <w:rPr>
          <w:rFonts w:ascii="Arial" w:cs="Arial" w:eastAsia="Arial" w:hAnsi="Arial"/>
        </w:rPr>
        <w:t xml:space="preserve">A copy of a shareholders’ resolution of the Borrower approving the subscription for new shares pursuant to the Shareholder Contribution.</w:t>
      </w:r>
    </w:p>
    <w:p>
      <w:pPr>
        <w:pStyle w:val="ListParagraph"/>
        <w:numPr>
          <w:ilvl w:val="0"/>
          <w:numId w:val="3"/>
        </w:numPr>
        <w:spacing w:after="80" w:line="276"/>
      </w:pPr>
      <w:r>
        <w:rPr>
          <w:rFonts w:ascii="Arial" w:cs="Arial" w:eastAsia="Arial" w:hAnsi="Arial"/>
        </w:rPr>
        <w:t xml:space="preserve">A specimen signature of each person authorised by the board resolutions, and a certificate of an authorised signatory of each Obligor certifying the documents listed in this Part 1 as true, complete and in full force.</w:t>
      </w:r>
    </w:p>
    <w:p>
      <w:pPr>
        <w:pStyle w:val="Heading2"/>
        <w:spacing w:after="120" w:before="180"/>
      </w:pPr>
      <w:r>
        <w:rPr>
          <w:rFonts w:ascii="Arial" w:cs="Arial" w:eastAsia="Arial" w:hAnsi="Arial"/>
          <w:b/>
          <w:bCs/>
          <w:color w:val="1F3864"/>
          <w:sz w:val="24"/>
          <w:szCs w:val="24"/>
        </w:rPr>
        <w:t xml:space="preserve">Part 2 — Finance and security documents</w:t>
      </w:r>
    </w:p>
    <w:p>
      <w:pPr>
        <w:pStyle w:val="ListParagraph"/>
        <w:numPr>
          <w:ilvl w:val="0"/>
          <w:numId w:val="3"/>
        </w:numPr>
        <w:spacing w:after="80" w:line="276"/>
      </w:pPr>
      <w:r>
        <w:rPr>
          <w:rFonts w:ascii="Arial" w:cs="Arial" w:eastAsia="Arial" w:hAnsi="Arial"/>
        </w:rPr>
        <w:t xml:space="preserve">This Agreement, executed by each party to it.</w:t>
      </w:r>
    </w:p>
    <w:p>
      <w:pPr>
        <w:pStyle w:val="ListParagraph"/>
        <w:numPr>
          <w:ilvl w:val="0"/>
          <w:numId w:val="3"/>
        </w:numPr>
        <w:spacing w:after="80" w:line="276"/>
      </w:pPr>
      <w:r>
        <w:rPr>
          <w:rFonts w:ascii="Arial" w:cs="Arial" w:eastAsia="Arial" w:hAnsi="Arial"/>
        </w:rPr>
        <w:t xml:space="preserve">The Amended and Restated Intercreditor Agreement, executed by each party to it.</w:t>
      </w:r>
    </w:p>
    <w:p>
      <w:pPr>
        <w:pStyle w:val="ListParagraph"/>
        <w:numPr>
          <w:ilvl w:val="0"/>
          <w:numId w:val="3"/>
        </w:numPr>
        <w:spacing w:after="80" w:line="276"/>
      </w:pPr>
      <w:r>
        <w:rPr>
          <w:rFonts w:ascii="Arial" w:cs="Arial" w:eastAsia="Arial" w:hAnsi="Arial"/>
        </w:rPr>
        <w:t xml:space="preserve">The subordinated shareholder loan agreement and the share subscription documentation for the Shareholder Contribution.</w:t>
      </w:r>
    </w:p>
    <w:p>
      <w:pPr>
        <w:pStyle w:val="ListParagraph"/>
        <w:numPr>
          <w:ilvl w:val="0"/>
          <w:numId w:val="3"/>
        </w:numPr>
        <w:spacing w:after="80" w:line="276"/>
      </w:pPr>
      <w:r>
        <w:rPr>
          <w:rFonts w:ascii="Arial" w:cs="Arial" w:eastAsia="Arial" w:hAnsi="Arial"/>
        </w:rPr>
        <w:t xml:space="preserve">Confirmations of the existing Security and any supplemental Security required by the Agent, together with updated Companies House and other registrations.</w:t>
      </w:r>
    </w:p>
    <w:p>
      <w:pPr>
        <w:pStyle w:val="ListParagraph"/>
        <w:numPr>
          <w:ilvl w:val="0"/>
          <w:numId w:val="3"/>
        </w:numPr>
        <w:spacing w:after="80" w:line="276"/>
      </w:pPr>
      <w:r>
        <w:rPr>
          <w:rFonts w:ascii="Arial" w:cs="Arial" w:eastAsia="Arial" w:hAnsi="Arial"/>
        </w:rPr>
        <w:t xml:space="preserve">The agreed form funds flow statement for the Effective Date.</w:t>
      </w:r>
    </w:p>
    <w:p>
      <w:pPr>
        <w:pStyle w:val="Heading2"/>
        <w:spacing w:after="120" w:before="180"/>
      </w:pPr>
      <w:r>
        <w:rPr>
          <w:rFonts w:ascii="Arial" w:cs="Arial" w:eastAsia="Arial" w:hAnsi="Arial"/>
          <w:b/>
          <w:bCs/>
          <w:color w:val="1F3864"/>
          <w:sz w:val="24"/>
          <w:szCs w:val="24"/>
        </w:rPr>
        <w:t xml:space="preserve">Part 3 — Financial and other</w:t>
      </w:r>
    </w:p>
    <w:p>
      <w:pPr>
        <w:pStyle w:val="ListParagraph"/>
        <w:numPr>
          <w:ilvl w:val="0"/>
          <w:numId w:val="3"/>
        </w:numPr>
        <w:spacing w:after="80" w:line="276"/>
      </w:pPr>
      <w:r>
        <w:rPr>
          <w:rFonts w:ascii="Arial" w:cs="Arial" w:eastAsia="Arial" w:hAnsi="Arial"/>
        </w:rPr>
        <w:t xml:space="preserve">Evidence that the Shareholder Contribution of £4,000,000 has been (or will, on the Effective Date, be) made available.</w:t>
      </w:r>
    </w:p>
    <w:p>
      <w:pPr>
        <w:pStyle w:val="ListParagraph"/>
        <w:numPr>
          <w:ilvl w:val="0"/>
          <w:numId w:val="3"/>
        </w:numPr>
        <w:spacing w:after="80" w:line="276"/>
      </w:pPr>
      <w:r>
        <w:rPr>
          <w:rFonts w:ascii="Arial" w:cs="Arial" w:eastAsia="Arial" w:hAnsi="Arial"/>
        </w:rPr>
        <w:t xml:space="preserve">The independent business review prepared by Marlow Tax &amp; Advisory Ltd, in form and substance satisfactory to the Agent.</w:t>
      </w:r>
    </w:p>
    <w:p>
      <w:pPr>
        <w:pStyle w:val="ListParagraph"/>
        <w:numPr>
          <w:ilvl w:val="0"/>
          <w:numId w:val="3"/>
        </w:numPr>
        <w:spacing w:after="80" w:line="276"/>
      </w:pPr>
      <w:r>
        <w:rPr>
          <w:rFonts w:ascii="Arial" w:cs="Arial" w:eastAsia="Arial" w:hAnsi="Arial"/>
        </w:rPr>
        <w:t xml:space="preserve">The rolling 13-week cashflow forecast and the group’s current business plan.</w:t>
      </w:r>
    </w:p>
    <w:p>
      <w:pPr>
        <w:pStyle w:val="ListParagraph"/>
        <w:numPr>
          <w:ilvl w:val="0"/>
          <w:numId w:val="3"/>
        </w:numPr>
        <w:spacing w:after="80" w:line="276"/>
      </w:pPr>
      <w:r>
        <w:rPr>
          <w:rFonts w:ascii="Arial" w:cs="Arial" w:eastAsia="Arial" w:hAnsi="Arial"/>
        </w:rPr>
        <w:t xml:space="preserve">Evidence that the fees, costs and expenses then due under clause 7 and clause 17 have been or will be paid on the Effective Date.</w:t>
      </w:r>
    </w:p>
    <w:p>
      <w:pPr>
        <w:pStyle w:val="ListParagraph"/>
        <w:numPr>
          <w:ilvl w:val="0"/>
          <w:numId w:val="3"/>
        </w:numPr>
        <w:spacing w:after="80" w:line="276"/>
      </w:pPr>
      <w:r>
        <w:rPr>
          <w:rFonts w:ascii="Arial" w:cs="Arial" w:eastAsia="Arial" w:hAnsi="Arial"/>
        </w:rPr>
        <w:t xml:space="preserve">Legal opinions of Whitfield Carter LLP (and, as to enforceability, of the Agent’s counsel) addressed to the Finance Parties.</w:t>
      </w:r>
    </w:p>
    <w:p>
      <w:r>
        <w:br w:type="page"/>
      </w:r>
    </w:p>
    <w:p>
      <w:pPr>
        <w:spacing w:after="120"/>
        <w:jc w:val="center"/>
      </w:pPr>
      <w:r>
        <w:rPr>
          <w:rFonts w:ascii="Arial" w:cs="Arial" w:eastAsia="Arial" w:hAnsi="Arial"/>
          <w:b/>
          <w:bCs/>
          <w:color w:val="1F3864"/>
          <w:sz w:val="24"/>
          <w:szCs w:val="24"/>
        </w:rPr>
        <w:t xml:space="preserve">SCHEDULE 3</w:t>
      </w:r>
    </w:p>
    <w:p>
      <w:pPr>
        <w:spacing w:after="120"/>
        <w:jc w:val="center"/>
      </w:pPr>
      <w:r>
        <w:rPr>
          <w:rFonts w:ascii="Arial" w:cs="Arial" w:eastAsia="Arial" w:hAnsi="Arial"/>
          <w:b/>
          <w:bCs/>
          <w:sz w:val="22"/>
          <w:szCs w:val="22"/>
        </w:rPr>
        <w:t xml:space="preserve">FINANCIAL COVENANT LEVELS</w:t>
      </w:r>
    </w:p>
    <w:p>
      <w:pPr>
        <w:spacing w:after="120" w:line="276"/>
      </w:pPr>
      <w:r>
        <w:rPr>
          <w:rFonts w:ascii="Arial" w:cs="Arial" w:eastAsia="Arial" w:hAnsi="Arial"/>
        </w:rPr>
        <w:t xml:space="preserve">The financial covenants in clause 8 are tested on each Quarter Date at the following 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3000"/>
        <w:gridCol w:w="3000"/>
      </w:tblGrid>
      <w:tr>
        <w:trPr>
          <w:tblHeader/>
        </w:trPr>
        <w:tc>
          <w:tcPr>
            <w:tcW w:type="dxa" w:w="3360"/>
            <w:tcBorders>
              <w:top w:val="single" w:color="9AA5B1" w:sz="1"/>
              <w:left w:val="single" w:color="9AA5B1" w:sz="1"/>
              <w:bottom w:val="single" w:color="9AA5B1" w:sz="1"/>
              <w:right w:val="single" w:color="9AA5B1" w:sz="1"/>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Quarter Date</w:t>
            </w:r>
          </w:p>
        </w:tc>
        <w:tc>
          <w:tcPr>
            <w:tcW w:type="dxa" w:w="3000"/>
            <w:tcBorders>
              <w:top w:val="single" w:color="9AA5B1" w:sz="1"/>
              <w:left w:val="single" w:color="9AA5B1" w:sz="1"/>
              <w:bottom w:val="single" w:color="9AA5B1" w:sz="1"/>
              <w:right w:val="single" w:color="9AA5B1" w:sz="1"/>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Leverage (max)</w:t>
            </w:r>
          </w:p>
        </w:tc>
        <w:tc>
          <w:tcPr>
            <w:tcW w:type="dxa" w:w="3000"/>
            <w:tcBorders>
              <w:top w:val="single" w:color="9AA5B1" w:sz="1"/>
              <w:left w:val="single" w:color="9AA5B1" w:sz="1"/>
              <w:bottom w:val="single" w:color="9AA5B1" w:sz="1"/>
              <w:right w:val="single" w:color="9AA5B1" w:sz="1"/>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Interest Cover (min)</w:t>
            </w:r>
          </w:p>
        </w:tc>
      </w:tr>
      <w:tr>
        <w:tc>
          <w:tcPr>
            <w:tcW w:type="dxa" w:w="3360"/>
            <w:tcBorders>
              <w:top w:val="single" w:color="9AA5B1" w:sz="1"/>
              <w:left w:val="single" w:color="9AA5B1" w:sz="1"/>
              <w:bottom w:val="single" w:color="9AA5B1" w:sz="1"/>
              <w:right w:val="single" w:color="9AA5B1" w:sz="1"/>
            </w:tcBorders>
            <w:shd w:fill="FFFFFF" w:val="clear"/>
            <w:tcMar>
              <w:top w:type="dxa" w:w="50"/>
              <w:left w:type="dxa" w:w="100"/>
              <w:bottom w:type="dxa" w:w="50"/>
              <w:right w:type="dxa" w:w="100"/>
            </w:tcMar>
          </w:tcPr>
          <w:p>
            <w:r>
              <w:rPr>
                <w:rFonts w:ascii="Arial" w:cs="Arial" w:eastAsia="Arial" w:hAnsi="Arial"/>
                <w:b w:val="false"/>
                <w:bCs w:val="false"/>
                <w:sz w:val="19"/>
                <w:szCs w:val="19"/>
              </w:rPr>
              <w:t xml:space="preserve">31 December 2025</w:t>
            </w:r>
          </w:p>
        </w:tc>
        <w:tc>
          <w:tcPr>
            <w:tcW w:type="dxa" w:w="3000"/>
            <w:tcBorders>
              <w:top w:val="single" w:color="9AA5B1" w:sz="1"/>
              <w:left w:val="single" w:color="9AA5B1" w:sz="1"/>
              <w:bottom w:val="single" w:color="9AA5B1" w:sz="1"/>
              <w:right w:val="single" w:color="9AA5B1" w:sz="1"/>
            </w:tcBorders>
            <w:shd w:fill="FFFFFF" w:val="clear"/>
            <w:tcMar>
              <w:top w:type="dxa" w:w="50"/>
              <w:left w:type="dxa" w:w="100"/>
              <w:bottom w:type="dxa" w:w="50"/>
              <w:right w:type="dxa" w:w="100"/>
            </w:tcMar>
          </w:tcPr>
          <w:p>
            <w:r>
              <w:rPr>
                <w:rFonts w:ascii="Arial" w:cs="Arial" w:eastAsia="Arial" w:hAnsi="Arial"/>
                <w:b w:val="false"/>
                <w:bCs w:val="false"/>
                <w:sz w:val="19"/>
                <w:szCs w:val="19"/>
              </w:rPr>
              <w:t xml:space="preserve">5.00x</w:t>
            </w:r>
          </w:p>
        </w:tc>
        <w:tc>
          <w:tcPr>
            <w:tcW w:type="dxa" w:w="3000"/>
            <w:tcBorders>
              <w:top w:val="single" w:color="9AA5B1" w:sz="1"/>
              <w:left w:val="single" w:color="9AA5B1" w:sz="1"/>
              <w:bottom w:val="single" w:color="9AA5B1" w:sz="1"/>
              <w:right w:val="single" w:color="9AA5B1" w:sz="1"/>
            </w:tcBorders>
            <w:shd w:fill="FFFFFF" w:val="clear"/>
            <w:tcMar>
              <w:top w:type="dxa" w:w="50"/>
              <w:left w:type="dxa" w:w="100"/>
              <w:bottom w:type="dxa" w:w="50"/>
              <w:right w:type="dxa" w:w="100"/>
            </w:tcMar>
          </w:tcPr>
          <w:p>
            <w:r>
              <w:rPr>
                <w:rFonts w:ascii="Arial" w:cs="Arial" w:eastAsia="Arial" w:hAnsi="Arial"/>
                <w:b w:val="false"/>
                <w:bCs w:val="false"/>
                <w:sz w:val="19"/>
                <w:szCs w:val="19"/>
              </w:rPr>
              <w:t xml:space="preserve">2.50x</w:t>
            </w:r>
          </w:p>
        </w:tc>
      </w:tr>
      <w:tr>
        <w:tc>
          <w:tcPr>
            <w:tcW w:type="dxa" w:w="3360"/>
            <w:tcBorders>
              <w:top w:val="single" w:color="9AA5B1" w:sz="1"/>
              <w:left w:val="single" w:color="9AA5B1" w:sz="1"/>
              <w:bottom w:val="single" w:color="9AA5B1" w:sz="1"/>
              <w:right w:val="single" w:color="9AA5B1" w:sz="1"/>
            </w:tcBorders>
            <w:shd w:fill="EEF1F6" w:val="clear"/>
            <w:tcMar>
              <w:top w:type="dxa" w:w="50"/>
              <w:left w:type="dxa" w:w="100"/>
              <w:bottom w:type="dxa" w:w="50"/>
              <w:right w:type="dxa" w:w="100"/>
            </w:tcMar>
          </w:tcPr>
          <w:p>
            <w:r>
              <w:rPr>
                <w:rFonts w:ascii="Arial" w:cs="Arial" w:eastAsia="Arial" w:hAnsi="Arial"/>
                <w:b w:val="false"/>
                <w:bCs w:val="false"/>
                <w:sz w:val="19"/>
                <w:szCs w:val="19"/>
              </w:rPr>
              <w:t xml:space="preserve">31 March 2026</w:t>
            </w:r>
          </w:p>
        </w:tc>
        <w:tc>
          <w:tcPr>
            <w:tcW w:type="dxa" w:w="3000"/>
            <w:tcBorders>
              <w:top w:val="single" w:color="9AA5B1" w:sz="1"/>
              <w:left w:val="single" w:color="9AA5B1" w:sz="1"/>
              <w:bottom w:val="single" w:color="9AA5B1" w:sz="1"/>
              <w:right w:val="single" w:color="9AA5B1" w:sz="1"/>
            </w:tcBorders>
            <w:shd w:fill="EEF1F6" w:val="clear"/>
            <w:tcMar>
              <w:top w:type="dxa" w:w="50"/>
              <w:left w:type="dxa" w:w="100"/>
              <w:bottom w:type="dxa" w:w="50"/>
              <w:right w:type="dxa" w:w="100"/>
            </w:tcMar>
          </w:tcPr>
          <w:p>
            <w:r>
              <w:rPr>
                <w:rFonts w:ascii="Arial" w:cs="Arial" w:eastAsia="Arial" w:hAnsi="Arial"/>
                <w:b w:val="false"/>
                <w:bCs w:val="false"/>
                <w:sz w:val="19"/>
                <w:szCs w:val="19"/>
              </w:rPr>
              <w:t xml:space="preserve">4.75x</w:t>
            </w:r>
          </w:p>
        </w:tc>
        <w:tc>
          <w:tcPr>
            <w:tcW w:type="dxa" w:w="3000"/>
            <w:tcBorders>
              <w:top w:val="single" w:color="9AA5B1" w:sz="1"/>
              <w:left w:val="single" w:color="9AA5B1" w:sz="1"/>
              <w:bottom w:val="single" w:color="9AA5B1" w:sz="1"/>
              <w:right w:val="single" w:color="9AA5B1" w:sz="1"/>
            </w:tcBorders>
            <w:shd w:fill="EEF1F6" w:val="clear"/>
            <w:tcMar>
              <w:top w:type="dxa" w:w="50"/>
              <w:left w:type="dxa" w:w="100"/>
              <w:bottom w:type="dxa" w:w="50"/>
              <w:right w:type="dxa" w:w="100"/>
            </w:tcMar>
          </w:tcPr>
          <w:p>
            <w:r>
              <w:rPr>
                <w:rFonts w:ascii="Arial" w:cs="Arial" w:eastAsia="Arial" w:hAnsi="Arial"/>
                <w:b w:val="false"/>
                <w:bCs w:val="false"/>
                <w:sz w:val="19"/>
                <w:szCs w:val="19"/>
              </w:rPr>
              <w:t xml:space="preserve">2.75x</w:t>
            </w:r>
          </w:p>
        </w:tc>
      </w:tr>
      <w:tr>
        <w:tc>
          <w:tcPr>
            <w:tcW w:type="dxa" w:w="3360"/>
            <w:tcBorders>
              <w:top w:val="single" w:color="9AA5B1" w:sz="1"/>
              <w:left w:val="single" w:color="9AA5B1" w:sz="1"/>
              <w:bottom w:val="single" w:color="9AA5B1" w:sz="1"/>
              <w:right w:val="single" w:color="9AA5B1" w:sz="1"/>
            </w:tcBorders>
            <w:shd w:fill="FFFFFF" w:val="clear"/>
            <w:tcMar>
              <w:top w:type="dxa" w:w="50"/>
              <w:left w:type="dxa" w:w="100"/>
              <w:bottom w:type="dxa" w:w="50"/>
              <w:right w:type="dxa" w:w="100"/>
            </w:tcMar>
          </w:tcPr>
          <w:p>
            <w:r>
              <w:rPr>
                <w:rFonts w:ascii="Arial" w:cs="Arial" w:eastAsia="Arial" w:hAnsi="Arial"/>
                <w:b w:val="false"/>
                <w:bCs w:val="false"/>
                <w:sz w:val="19"/>
                <w:szCs w:val="19"/>
              </w:rPr>
              <w:t xml:space="preserve">30 June 2026</w:t>
            </w:r>
          </w:p>
        </w:tc>
        <w:tc>
          <w:tcPr>
            <w:tcW w:type="dxa" w:w="3000"/>
            <w:tcBorders>
              <w:top w:val="single" w:color="9AA5B1" w:sz="1"/>
              <w:left w:val="single" w:color="9AA5B1" w:sz="1"/>
              <w:bottom w:val="single" w:color="9AA5B1" w:sz="1"/>
              <w:right w:val="single" w:color="9AA5B1" w:sz="1"/>
            </w:tcBorders>
            <w:shd w:fill="FFFFFF" w:val="clear"/>
            <w:tcMar>
              <w:top w:type="dxa" w:w="50"/>
              <w:left w:type="dxa" w:w="100"/>
              <w:bottom w:type="dxa" w:w="50"/>
              <w:right w:type="dxa" w:w="100"/>
            </w:tcMar>
          </w:tcPr>
          <w:p>
            <w:r>
              <w:rPr>
                <w:rFonts w:ascii="Arial" w:cs="Arial" w:eastAsia="Arial" w:hAnsi="Arial"/>
                <w:b w:val="false"/>
                <w:bCs w:val="false"/>
                <w:sz w:val="19"/>
                <w:szCs w:val="19"/>
              </w:rPr>
              <w:t xml:space="preserve">4.25x</w:t>
            </w:r>
          </w:p>
        </w:tc>
        <w:tc>
          <w:tcPr>
            <w:tcW w:type="dxa" w:w="3000"/>
            <w:tcBorders>
              <w:top w:val="single" w:color="9AA5B1" w:sz="1"/>
              <w:left w:val="single" w:color="9AA5B1" w:sz="1"/>
              <w:bottom w:val="single" w:color="9AA5B1" w:sz="1"/>
              <w:right w:val="single" w:color="9AA5B1" w:sz="1"/>
            </w:tcBorders>
            <w:shd w:fill="FFFFFF" w:val="clear"/>
            <w:tcMar>
              <w:top w:type="dxa" w:w="50"/>
              <w:left w:type="dxa" w:w="100"/>
              <w:bottom w:type="dxa" w:w="50"/>
              <w:right w:type="dxa" w:w="100"/>
            </w:tcMar>
          </w:tcPr>
          <w:p>
            <w:r>
              <w:rPr>
                <w:rFonts w:ascii="Arial" w:cs="Arial" w:eastAsia="Arial" w:hAnsi="Arial"/>
                <w:b w:val="false"/>
                <w:bCs w:val="false"/>
                <w:sz w:val="19"/>
                <w:szCs w:val="19"/>
              </w:rPr>
              <w:t xml:space="preserve">3.00x</w:t>
            </w:r>
          </w:p>
        </w:tc>
      </w:tr>
      <w:tr>
        <w:tc>
          <w:tcPr>
            <w:tcW w:type="dxa" w:w="3360"/>
            <w:tcBorders>
              <w:top w:val="single" w:color="9AA5B1" w:sz="1"/>
              <w:left w:val="single" w:color="9AA5B1" w:sz="1"/>
              <w:bottom w:val="single" w:color="9AA5B1" w:sz="1"/>
              <w:right w:val="single" w:color="9AA5B1" w:sz="1"/>
            </w:tcBorders>
            <w:shd w:fill="EEF1F6" w:val="clear"/>
            <w:tcMar>
              <w:top w:type="dxa" w:w="50"/>
              <w:left w:type="dxa" w:w="100"/>
              <w:bottom w:type="dxa" w:w="50"/>
              <w:right w:type="dxa" w:w="100"/>
            </w:tcMar>
          </w:tcPr>
          <w:p>
            <w:r>
              <w:rPr>
                <w:rFonts w:ascii="Arial" w:cs="Arial" w:eastAsia="Arial" w:hAnsi="Arial"/>
                <w:b w:val="false"/>
                <w:bCs w:val="false"/>
                <w:sz w:val="19"/>
                <w:szCs w:val="19"/>
              </w:rPr>
              <w:t xml:space="preserve">30 September 2026</w:t>
            </w:r>
          </w:p>
        </w:tc>
        <w:tc>
          <w:tcPr>
            <w:tcW w:type="dxa" w:w="3000"/>
            <w:tcBorders>
              <w:top w:val="single" w:color="9AA5B1" w:sz="1"/>
              <w:left w:val="single" w:color="9AA5B1" w:sz="1"/>
              <w:bottom w:val="single" w:color="9AA5B1" w:sz="1"/>
              <w:right w:val="single" w:color="9AA5B1" w:sz="1"/>
            </w:tcBorders>
            <w:shd w:fill="EEF1F6" w:val="clear"/>
            <w:tcMar>
              <w:top w:type="dxa" w:w="50"/>
              <w:left w:type="dxa" w:w="100"/>
              <w:bottom w:type="dxa" w:w="50"/>
              <w:right w:type="dxa" w:w="100"/>
            </w:tcMar>
          </w:tcPr>
          <w:p>
            <w:r>
              <w:rPr>
                <w:rFonts w:ascii="Arial" w:cs="Arial" w:eastAsia="Arial" w:hAnsi="Arial"/>
                <w:b w:val="false"/>
                <w:bCs w:val="false"/>
                <w:sz w:val="19"/>
                <w:szCs w:val="19"/>
              </w:rPr>
              <w:t xml:space="preserve">3.75x</w:t>
            </w:r>
          </w:p>
        </w:tc>
        <w:tc>
          <w:tcPr>
            <w:tcW w:type="dxa" w:w="3000"/>
            <w:tcBorders>
              <w:top w:val="single" w:color="9AA5B1" w:sz="1"/>
              <w:left w:val="single" w:color="9AA5B1" w:sz="1"/>
              <w:bottom w:val="single" w:color="9AA5B1" w:sz="1"/>
              <w:right w:val="single" w:color="9AA5B1" w:sz="1"/>
            </w:tcBorders>
            <w:shd w:fill="EEF1F6" w:val="clear"/>
            <w:tcMar>
              <w:top w:type="dxa" w:w="50"/>
              <w:left w:type="dxa" w:w="100"/>
              <w:bottom w:type="dxa" w:w="50"/>
              <w:right w:type="dxa" w:w="100"/>
            </w:tcMar>
          </w:tcPr>
          <w:p>
            <w:r>
              <w:rPr>
                <w:rFonts w:ascii="Arial" w:cs="Arial" w:eastAsia="Arial" w:hAnsi="Arial"/>
                <w:b w:val="false"/>
                <w:bCs w:val="false"/>
                <w:sz w:val="19"/>
                <w:szCs w:val="19"/>
              </w:rPr>
              <w:t xml:space="preserve">3.50x</w:t>
            </w:r>
          </w:p>
        </w:tc>
      </w:tr>
      <w:tr>
        <w:tc>
          <w:tcPr>
            <w:tcW w:type="dxa" w:w="3360"/>
            <w:tcBorders>
              <w:top w:val="single" w:color="9AA5B1" w:sz="1"/>
              <w:left w:val="single" w:color="9AA5B1" w:sz="1"/>
              <w:bottom w:val="single" w:color="9AA5B1" w:sz="1"/>
              <w:right w:val="single" w:color="9AA5B1" w:sz="1"/>
            </w:tcBorders>
            <w:shd w:fill="FFFFFF" w:val="clear"/>
            <w:tcMar>
              <w:top w:type="dxa" w:w="50"/>
              <w:left w:type="dxa" w:w="100"/>
              <w:bottom w:type="dxa" w:w="50"/>
              <w:right w:type="dxa" w:w="100"/>
            </w:tcMar>
          </w:tcPr>
          <w:p>
            <w:r>
              <w:rPr>
                <w:rFonts w:ascii="Arial" w:cs="Arial" w:eastAsia="Arial" w:hAnsi="Arial"/>
                <w:b w:val="false"/>
                <w:bCs w:val="false"/>
                <w:sz w:val="19"/>
                <w:szCs w:val="19"/>
              </w:rPr>
              <w:t xml:space="preserve">31 December 2026</w:t>
            </w:r>
          </w:p>
        </w:tc>
        <w:tc>
          <w:tcPr>
            <w:tcW w:type="dxa" w:w="3000"/>
            <w:tcBorders>
              <w:top w:val="single" w:color="9AA5B1" w:sz="1"/>
              <w:left w:val="single" w:color="9AA5B1" w:sz="1"/>
              <w:bottom w:val="single" w:color="9AA5B1" w:sz="1"/>
              <w:right w:val="single" w:color="9AA5B1" w:sz="1"/>
            </w:tcBorders>
            <w:shd w:fill="FFFFFF" w:val="clear"/>
            <w:tcMar>
              <w:top w:type="dxa" w:w="50"/>
              <w:left w:type="dxa" w:w="100"/>
              <w:bottom w:type="dxa" w:w="50"/>
              <w:right w:type="dxa" w:w="100"/>
            </w:tcMar>
          </w:tcPr>
          <w:p>
            <w:r>
              <w:rPr>
                <w:rFonts w:ascii="Arial" w:cs="Arial" w:eastAsia="Arial" w:hAnsi="Arial"/>
                <w:b w:val="false"/>
                <w:bCs w:val="false"/>
                <w:sz w:val="19"/>
                <w:szCs w:val="19"/>
              </w:rPr>
              <w:t xml:space="preserve">3.25x</w:t>
            </w:r>
          </w:p>
        </w:tc>
        <w:tc>
          <w:tcPr>
            <w:tcW w:type="dxa" w:w="3000"/>
            <w:tcBorders>
              <w:top w:val="single" w:color="9AA5B1" w:sz="1"/>
              <w:left w:val="single" w:color="9AA5B1" w:sz="1"/>
              <w:bottom w:val="single" w:color="9AA5B1" w:sz="1"/>
              <w:right w:val="single" w:color="9AA5B1" w:sz="1"/>
            </w:tcBorders>
            <w:shd w:fill="FFFFFF" w:val="clear"/>
            <w:tcMar>
              <w:top w:type="dxa" w:w="50"/>
              <w:left w:type="dxa" w:w="100"/>
              <w:bottom w:type="dxa" w:w="50"/>
              <w:right w:type="dxa" w:w="100"/>
            </w:tcMar>
          </w:tcPr>
          <w:p>
            <w:r>
              <w:rPr>
                <w:rFonts w:ascii="Arial" w:cs="Arial" w:eastAsia="Arial" w:hAnsi="Arial"/>
                <w:b w:val="false"/>
                <w:bCs w:val="false"/>
                <w:sz w:val="19"/>
                <w:szCs w:val="19"/>
              </w:rPr>
              <w:t xml:space="preserve">3.75x</w:t>
            </w:r>
          </w:p>
        </w:tc>
      </w:tr>
      <w:tr>
        <w:tc>
          <w:tcPr>
            <w:tcW w:type="dxa" w:w="3360"/>
            <w:tcBorders>
              <w:top w:val="single" w:color="9AA5B1" w:sz="1"/>
              <w:left w:val="single" w:color="9AA5B1" w:sz="1"/>
              <w:bottom w:val="single" w:color="9AA5B1" w:sz="1"/>
              <w:right w:val="single" w:color="9AA5B1" w:sz="1"/>
            </w:tcBorders>
            <w:shd w:fill="EEF1F6" w:val="clear"/>
            <w:tcMar>
              <w:top w:type="dxa" w:w="50"/>
              <w:left w:type="dxa" w:w="100"/>
              <w:bottom w:type="dxa" w:w="50"/>
              <w:right w:type="dxa" w:w="100"/>
            </w:tcMar>
          </w:tcPr>
          <w:p>
            <w:r>
              <w:rPr>
                <w:rFonts w:ascii="Arial" w:cs="Arial" w:eastAsia="Arial" w:hAnsi="Arial"/>
                <w:b w:val="false"/>
                <w:bCs w:val="false"/>
                <w:sz w:val="19"/>
                <w:szCs w:val="19"/>
              </w:rPr>
              <w:t xml:space="preserve">Each Quarter Date thereafter</w:t>
            </w:r>
          </w:p>
        </w:tc>
        <w:tc>
          <w:tcPr>
            <w:tcW w:type="dxa" w:w="3000"/>
            <w:tcBorders>
              <w:top w:val="single" w:color="9AA5B1" w:sz="1"/>
              <w:left w:val="single" w:color="9AA5B1" w:sz="1"/>
              <w:bottom w:val="single" w:color="9AA5B1" w:sz="1"/>
              <w:right w:val="single" w:color="9AA5B1" w:sz="1"/>
            </w:tcBorders>
            <w:shd w:fill="EEF1F6" w:val="clear"/>
            <w:tcMar>
              <w:top w:type="dxa" w:w="50"/>
              <w:left w:type="dxa" w:w="100"/>
              <w:bottom w:type="dxa" w:w="50"/>
              <w:right w:type="dxa" w:w="100"/>
            </w:tcMar>
          </w:tcPr>
          <w:p>
            <w:r>
              <w:rPr>
                <w:rFonts w:ascii="Arial" w:cs="Arial" w:eastAsia="Arial" w:hAnsi="Arial"/>
                <w:b w:val="false"/>
                <w:bCs w:val="false"/>
                <w:sz w:val="19"/>
                <w:szCs w:val="19"/>
              </w:rPr>
              <w:t xml:space="preserve">3.00x</w:t>
            </w:r>
          </w:p>
        </w:tc>
        <w:tc>
          <w:tcPr>
            <w:tcW w:type="dxa" w:w="3000"/>
            <w:tcBorders>
              <w:top w:val="single" w:color="9AA5B1" w:sz="1"/>
              <w:left w:val="single" w:color="9AA5B1" w:sz="1"/>
              <w:bottom w:val="single" w:color="9AA5B1" w:sz="1"/>
              <w:right w:val="single" w:color="9AA5B1" w:sz="1"/>
            </w:tcBorders>
            <w:shd w:fill="EEF1F6" w:val="clear"/>
            <w:tcMar>
              <w:top w:type="dxa" w:w="50"/>
              <w:left w:type="dxa" w:w="100"/>
              <w:bottom w:type="dxa" w:w="50"/>
              <w:right w:type="dxa" w:w="100"/>
            </w:tcMar>
          </w:tcPr>
          <w:p>
            <w:r>
              <w:rPr>
                <w:rFonts w:ascii="Arial" w:cs="Arial" w:eastAsia="Arial" w:hAnsi="Arial"/>
                <w:b w:val="false"/>
                <w:bCs w:val="false"/>
                <w:sz w:val="19"/>
                <w:szCs w:val="19"/>
              </w:rPr>
              <w:t xml:space="preserve">4.00x</w:t>
            </w:r>
          </w:p>
        </w:tc>
      </w:tr>
    </w:tbl>
    <w:p>
      <w:pPr>
        <w:spacing w:after="120" w:line="276"/>
      </w:pPr>
      <w:r>
        <w:rPr>
          <w:rFonts w:ascii="Arial" w:cs="Arial" w:eastAsia="Arial" w:hAnsi="Arial"/>
        </w:rPr>
        <w:t xml:space="preserve">Minimum Liquidity is tested weekly at not less than £2,500,000. Capital Expenditure is capped at £3,500,000 per financial year. EBITDA, Total Net Debt, Net Finance Charges, Liquidity and Capital Expenditure are calculated in accordance with the definitions in the Amended Agreement.</w:t>
      </w:r>
    </w:p>
    <w:p>
      <w:r>
        <w:br w:type="page"/>
      </w:r>
    </w:p>
    <w:p>
      <w:pPr>
        <w:spacing w:after="120"/>
        <w:jc w:val="center"/>
      </w:pPr>
      <w:r>
        <w:rPr>
          <w:rFonts w:ascii="Arial" w:cs="Arial" w:eastAsia="Arial" w:hAnsi="Arial"/>
          <w:b/>
          <w:bCs/>
          <w:color w:val="1F3864"/>
          <w:sz w:val="24"/>
          <w:szCs w:val="24"/>
        </w:rPr>
        <w:t xml:space="preserve">SCHEDULE 4</w:t>
      </w:r>
    </w:p>
    <w:p>
      <w:pPr>
        <w:spacing w:after="120"/>
        <w:jc w:val="center"/>
      </w:pPr>
      <w:r>
        <w:rPr>
          <w:rFonts w:ascii="Arial" w:cs="Arial" w:eastAsia="Arial" w:hAnsi="Arial"/>
          <w:b/>
          <w:bCs/>
          <w:sz w:val="22"/>
          <w:szCs w:val="22"/>
        </w:rPr>
        <w:t xml:space="preserve">FORM OF COMPLIANCE CERTIFICATE</w:t>
      </w:r>
    </w:p>
    <w:p>
      <w:pPr>
        <w:spacing w:after="120" w:line="276"/>
      </w:pPr>
      <w:r>
        <w:rPr>
          <w:rFonts w:ascii="Arial" w:cs="Arial" w:eastAsia="Arial" w:hAnsi="Arial"/>
        </w:rPr>
        <w:t xml:space="preserve">To: Sterling Commercial Bank plc as Agent</w:t>
      </w:r>
    </w:p>
    <w:p>
      <w:pPr>
        <w:spacing w:after="120" w:line="276"/>
      </w:pPr>
      <w:r>
        <w:rPr>
          <w:rFonts w:ascii="Arial" w:cs="Arial" w:eastAsia="Arial" w:hAnsi="Arial"/>
        </w:rPr>
        <w:t xml:space="preserve">From: Wexford Consumer Brands Limited and Wexford Holdings Limited</w:t>
      </w:r>
    </w:p>
    <w:p>
      <w:pPr>
        <w:spacing w:after="120" w:line="276"/>
      </w:pPr>
      <w:r>
        <w:rPr>
          <w:rFonts w:ascii="Arial" w:cs="Arial" w:eastAsia="Arial" w:hAnsi="Arial"/>
        </w:rPr>
        <w:t xml:space="preserve">Dated: [   ]</w:t>
      </w:r>
    </w:p>
    <w:p>
      <w:pPr>
        <w:spacing w:after="120" w:line="276"/>
      </w:pPr>
      <w:r>
        <w:rPr>
          <w:rFonts w:ascii="Arial" w:cs="Arial" w:eastAsia="Arial" w:hAnsi="Arial"/>
          <w:b/>
          <w:bCs/>
        </w:rPr>
        <w:t xml:space="preserve">Amended and Restated Senior Facilities Agreement originally dated 14 June 2022 (the “Agreement”)</w:t>
      </w:r>
    </w:p>
    <w:p>
      <w:pPr>
        <w:spacing w:after="120" w:line="276"/>
      </w:pPr>
      <w:r>
        <w:rPr>
          <w:rFonts w:ascii="Arial" w:cs="Arial" w:eastAsia="Arial" w:hAnsi="Arial"/>
        </w:rPr>
        <w:t xml:space="preserve">1.  We refer to the Agreement. This is a Compliance Certificate. Terms defined in the Agreement have the same meaning when used in this Compliance Certificate unless given a different meaning in it.</w:t>
      </w:r>
    </w:p>
    <w:p>
      <w:pPr>
        <w:spacing w:after="120" w:line="276"/>
      </w:pPr>
      <w:r>
        <w:rPr>
          <w:rFonts w:ascii="Arial" w:cs="Arial" w:eastAsia="Arial" w:hAnsi="Arial"/>
        </w:rPr>
        <w:t xml:space="preserve">2.  We confirm that, in respect of the Relevant Period ending on [   ]: Leverage was [   ]x (covenant: [   ]x); Interest Cover was [   ]x (covenant: [   ]x); Liquidity was not less than £2,500,000 throughout; and Capital Expenditure in the financial year to date was £[   ].</w:t>
      </w:r>
    </w:p>
    <w:p>
      <w:pPr>
        <w:spacing w:after="120" w:line="276"/>
      </w:pPr>
      <w:r>
        <w:rPr>
          <w:rFonts w:ascii="Arial" w:cs="Arial" w:eastAsia="Arial" w:hAnsi="Arial"/>
        </w:rPr>
        <w:t xml:space="preserve">3.  We confirm that, save as disclosed below, no Default is continuing. [If a Default is continuing, specify it and the steps, if any, being taken to remedy it.]</w:t>
      </w:r>
    </w:p>
    <w:p>
      <w:pPr>
        <w:spacing w:after="120" w:line="276"/>
      </w:pPr>
      <w:r>
        <w:rPr>
          <w:rFonts w:ascii="Arial" w:cs="Arial" w:eastAsia="Arial" w:hAnsi="Arial"/>
        </w:rPr>
        <w:t xml:space="preserve">4.  We confirm that each member of the group that is required to be a Guarantor is a Guarantor.</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FFFFFF" w:sz="1"/>
              <w:left w:val="single" w:color="FFFFFF" w:sz="1"/>
              <w:bottom w:val="single" w:color="FFFFFF" w:sz="1"/>
              <w:right w:val="single" w:color="FFFFFF" w:sz="1"/>
            </w:tcBorders>
            <w:tcMar>
              <w:top w:type="dxa" w:w="120"/>
              <w:left w:type="dxa" w:w="60"/>
              <w:bottom w:type="dxa" w:w="120"/>
              <w:right w:type="dxa" w:w="120"/>
            </w:tcMar>
          </w:tcPr>
          <w:p>
            <w:pPr>
              <w:spacing w:after="40"/>
            </w:pPr>
            <w:r>
              <w:rPr>
                <w:rFonts w:ascii="Arial" w:cs="Arial" w:eastAsia="Arial" w:hAnsi="Arial"/>
              </w:rPr>
              <w:t xml:space="preserve">....................................</w:t>
            </w:r>
          </w:p>
          <w:p>
            <w:pPr>
              <w:spacing w:after="40"/>
            </w:pPr>
            <w:r>
              <w:rPr>
                <w:rFonts w:ascii="Arial" w:cs="Arial" w:eastAsia="Arial" w:hAnsi="Arial"/>
              </w:rPr>
              <w:t xml:space="preserve">Director</w:t>
            </w:r>
          </w:p>
          <w:p>
            <w:pPr>
              <w:spacing w:after="40"/>
            </w:pPr>
            <w:r>
              <w:rPr>
                <w:rFonts w:ascii="Arial" w:cs="Arial" w:eastAsia="Arial" w:hAnsi="Arial"/>
              </w:rPr>
              <w:t xml:space="preserve">Wexford Consumer Brands Limited</w:t>
            </w:r>
          </w:p>
        </w:tc>
        <w:tc>
          <w:tcPr>
            <w:tcW w:type="dxa" w:w="4680"/>
            <w:tcBorders>
              <w:top w:val="single" w:color="FFFFFF" w:sz="1"/>
              <w:left w:val="single" w:color="FFFFFF" w:sz="1"/>
              <w:bottom w:val="single" w:color="FFFFFF" w:sz="1"/>
              <w:right w:val="single" w:color="FFFFFF" w:sz="1"/>
            </w:tcBorders>
            <w:tcMar>
              <w:top w:type="dxa" w:w="120"/>
              <w:left w:type="dxa" w:w="60"/>
              <w:bottom w:type="dxa" w:w="120"/>
              <w:right w:type="dxa" w:w="120"/>
            </w:tcMar>
          </w:tcPr>
          <w:p>
            <w:pPr>
              <w:spacing w:after="40"/>
            </w:pPr>
            <w:r>
              <w:rPr>
                <w:rFonts w:ascii="Arial" w:cs="Arial" w:eastAsia="Arial" w:hAnsi="Arial"/>
              </w:rPr>
              <w:t xml:space="preserve">....................................</w:t>
            </w:r>
          </w:p>
          <w:p>
            <w:pPr>
              <w:spacing w:after="40"/>
            </w:pPr>
            <w:r>
              <w:rPr>
                <w:rFonts w:ascii="Arial" w:cs="Arial" w:eastAsia="Arial" w:hAnsi="Arial"/>
              </w:rPr>
              <w:t xml:space="preserve">Director</w:t>
            </w:r>
          </w:p>
          <w:p>
            <w:pPr>
              <w:spacing w:after="40"/>
            </w:pPr>
            <w:r>
              <w:rPr>
                <w:rFonts w:ascii="Arial" w:cs="Arial" w:eastAsia="Arial" w:hAnsi="Arial"/>
              </w:rPr>
              <w:t xml:space="preserve">Wexford Holdings Limited</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1"/>
      </w:pBdr>
      <w:tabs>
        <w:tab w:val="right" w:pos="9360"/>
      </w:tabs>
    </w:pPr>
    <w:r>
      <w:rPr>
        <w:rFonts w:ascii="Arial" w:cs="Arial" w:eastAsia="Arial" w:hAnsi="Arial"/>
        <w:color w:val="808080"/>
        <w:sz w:val="14"/>
        <w:szCs w:val="14"/>
      </w:rPr>
      <w:t xml:space="preserve">Project Tempest — Amendment &amp; Restatement Agreement — redline (Pemberton Rowe mark-up)</w:t>
    </w:r>
    <w:r>
      <w:rPr>
        <w:rFonts w:ascii="Arial" w:cs="Arial" w:eastAsia="Arial" w:hAnsi="Arial"/>
        <w:color w:val="808080"/>
        <w:sz w:val="14"/>
        <w:szCs w:val="14"/>
      </w:rPr>
      <w:t xml:space="preserve">	Page </w:t>
    </w:r>
    <w:r>
      <w:rPr>
        <w:rFonts w:ascii="Arial" w:cs="Arial" w:eastAsia="Arial" w:hAnsi="Arial"/>
        <w:color w:val="808080"/>
        <w:sz w:val="14"/>
        <w:szCs w:val="14"/>
      </w:rPr>
      <w:fldChar w:fldCharType="begin"/>
      <w:instrText xml:space="preserve">PAGE</w:instrText>
      <w:fldChar w:fldCharType="separate"/>
      <w:fldChar w:fldCharType="end"/>
    </w:r>
    <w:r>
      <w:rPr>
        <w:rFonts w:ascii="Arial" w:cs="Arial" w:eastAsia="Arial" w:hAnsi="Arial"/>
        <w:color w:val="808080"/>
        <w:sz w:val="14"/>
        <w:szCs w:val="14"/>
      </w:rPr>
      <w:t xml:space="preserve"> of </w:t>
    </w:r>
    <w:r>
      <w:rPr>
        <w:rFonts w:ascii="Arial" w:cs="Arial" w:eastAsia="Arial" w:hAnsi="Arial"/>
        <w:color w:val="808080"/>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pPr>
    <w:r>
      <w:rPr>
        <w:rFonts w:ascii="Arial" w:cs="Arial" w:eastAsia="Arial" w:hAnsi="Arial"/>
        <w:b/>
        <w:bCs/>
        <w:color w:val="1F3864"/>
        <w:sz w:val="26"/>
        <w:szCs w:val="26"/>
      </w:rPr>
      <w:t xml:space="preserve">Whitfield Carter LLP</w:t>
    </w:r>
  </w:p>
  <w:p>
    <w:pPr>
      <w:pBdr>
        <w:bottom w:val="single" w:color="1F3864" w:sz="6" w:space="1"/>
      </w:pBdr>
      <w:spacing w:after="80"/>
    </w:pPr>
    <w:r>
      <w:rPr>
        <w:rFonts w:ascii="Arial" w:cs="Arial" w:eastAsia="Arial" w:hAnsi="Arial"/>
        <w:color w:val="595959"/>
        <w:sz w:val="16"/>
        <w:szCs w:val="16"/>
      </w:rPr>
      <w:t xml:space="preserve">22 Bishopsgate, London EC2N 4BQ   T +44 (0)20 7946 0000   www.whitfieldcarter.com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lowerLetter"/>
      <w:lvlText w:val="(%1)"/>
      <w:lvlJc w:val="left"/>
      <w:pPr>
        <w:ind w:left="1180" w:hanging="460"/>
      </w:pPr>
    </w:lvl>
  </w:abstractNum>
  <w:abstractNum w:abstractNumId="4" w15:restartNumberingAfterBreak="0">
    <w:multiLevelType w:val="hybridMultilevel"/>
    <w:lvl w:ilvl="0" w15:tentative="1">
      <w:start w:val="1"/>
      <w:numFmt w:val="lowerRoman"/>
      <w:lvlText w:val="(%1)"/>
      <w:lvlJc w:val="left"/>
      <w:pPr>
        <w:ind w:left="1640" w:hanging="4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1F3864"/>
      <w:sz w:val="28"/>
      <w:szCs w:val="28"/>
    </w:rPr>
  </w:style>
  <w:style w:type="paragraph" w:styleId="Heading2">
    <w:name w:val="Heading 2"/>
    <w:basedOn w:val="Normal"/>
    <w:next w:val="Normal"/>
    <w:qFormat/>
    <w:pPr>
      <w:spacing w:after="120" w:before="180"/>
      <w:outlineLvl w:val="1"/>
    </w:pPr>
    <w:rPr>
      <w:rFonts w:ascii="Arial" w:cs="Arial" w:eastAsia="Arial" w:hAnsi="Arial"/>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2026-06-10T23:15:15.482Z</dcterms:created>
  <dcterms:modified xsi:type="dcterms:W3CDTF">2026-06-10T23:15:15.482Z</dcterms:modified>
</cp:coreProperties>
</file>

<file path=docProps/custom.xml><?xml version="1.0" encoding="utf-8"?>
<Properties xmlns="http://schemas.openxmlformats.org/officeDocument/2006/custom-properties" xmlns:vt="http://schemas.openxmlformats.org/officeDocument/2006/docPropsVTypes"/>
</file>