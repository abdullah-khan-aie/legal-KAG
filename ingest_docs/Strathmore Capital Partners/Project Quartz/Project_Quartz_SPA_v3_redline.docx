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0"/>
          <w:szCs w:val="20"/>
        </w:rPr>
        <w:t xml:space="preserve">DATED 27 FEBRUARY 2026</w:t>
      </w:r>
    </w:p>
    <w:p>
      <w:pPr>
        <w:spacing w:after="200"/>
        <w:jc w:val="center"/>
      </w:pPr>
      <w:r>
        <w:t xml:space="preserve"/>
      </w:r>
    </w:p>
    <w:p>
      <w:pPr>
        <w:spacing w:after="60"/>
        <w:jc w:val="center"/>
      </w:pPr>
      <w:r>
        <w:rPr>
          <w:b/>
          <w:bCs/>
          <w:sz w:val="20"/>
          <w:szCs w:val="20"/>
        </w:rPr>
        <w:t xml:space="preserve">STRATHMORE VELLUM BIDCO LIMITED (1)</w:t>
      </w:r>
    </w:p>
    <w:p>
      <w:pPr>
        <w:spacing w:after="60"/>
        <w:jc w:val="center"/>
      </w:pPr>
      <w:r>
        <w:rPr>
          <w:b/>
          <w:bCs/>
          <w:sz w:val="20"/>
          <w:szCs w:val="20"/>
        </w:rPr>
        <w:t xml:space="preserve">GEOFFREY VELLORAN, PATRICIA VELLORAN AND ALDERMARSH NOMINEES LIMITED (2)</w:t>
      </w:r>
    </w:p>
    <w:p>
      <w:pPr>
        <w:spacing w:after="80" w:before="200"/>
        <w:jc w:val="center"/>
      </w:pPr>
      <w:r>
        <w:rPr>
          <w:b/>
          <w:bCs/>
          <w:sz w:val="30"/>
          <w:szCs w:val="30"/>
        </w:rPr>
        <w:t xml:space="preserve">SHARE PURCHASE AGREEMENT</w:t>
      </w:r>
    </w:p>
    <w:p>
      <w:pPr>
        <w:spacing w:after="80"/>
        <w:jc w:val="center"/>
      </w:pPr>
      <w:r>
        <w:rPr>
          <w:sz w:val="20"/>
          <w:szCs w:val="20"/>
        </w:rPr>
        <w:t xml:space="preserve">relating to the entire issued share capital of</w:t>
      </w:r>
    </w:p>
    <w:p>
      <w:pPr>
        <w:spacing w:after="240"/>
        <w:jc w:val="center"/>
      </w:pPr>
      <w:r>
        <w:rPr>
          <w:b/>
          <w:bCs/>
          <w:sz w:val="22"/>
          <w:szCs w:val="22"/>
        </w:rPr>
        <w:t xml:space="preserve">VELLORAN HYGIENE LIMITED</w:t>
      </w:r>
    </w:p>
    <w:p>
      <w:pPr>
        <w:spacing w:after="40"/>
        <w:jc w:val="center"/>
      </w:pPr>
      <w:r>
        <w:rPr>
          <w:sz w:val="18"/>
          <w:szCs w:val="18"/>
        </w:rPr>
        <w:t xml:space="preserve">Whitfield Carter LLP</w:t>
      </w:r>
    </w:p>
    <w:p>
      <w:pPr>
        <w:jc w:val="center"/>
      </w:pPr>
      <w:r>
        <w:rPr>
          <w:color w:val="666666"/>
          <w:sz w:val="16"/>
          <w:szCs w:val="16"/>
        </w:rPr>
        <w:t xml:space="preserve">22 Bishopsgate, London EC2N 4BQ</w:t>
      </w:r>
    </w:p>
    <w:p>
      <w:r>
        <w:br w:type="page"/>
      </w:r>
    </w:p>
    <w:p>
      <w:pPr>
        <w:pStyle w:val="Heading1"/>
      </w:pPr>
      <w:r>
        <w:t xml:space="preserve">Parties</w:t>
      </w:r>
    </w:p>
    <w:p>
      <w:pPr>
        <w:pStyle w:val="ListParagraph"/>
        <w:numPr>
          <w:ilvl w:val="0"/>
          <w:numId w:val="2"/>
        </w:numPr>
        <w:spacing w:after="80"/>
      </w:pPr>
      <w:r>
        <w:rPr>
          <w:b/>
          <w:bCs/>
        </w:rPr>
        <w:t xml:space="preserve">Strathmore Vellum Bidco Limited</w:t>
      </w:r>
      <w:r>
        <w:t xml:space="preserve">, a company incorporated in England and Wales (registered number 15782211) whose registered office is at 8 Finsbury Circus, London EC2M 7EA (the “Buyer”); and</w:t>
      </w:r>
    </w:p>
    <w:p>
      <w:pPr>
        <w:pStyle w:val="ListParagraph"/>
        <w:numPr>
          <w:ilvl w:val="0"/>
          <w:numId w:val="2"/>
        </w:numPr>
        <w:spacing w:after="80"/>
      </w:pPr>
      <w:r>
        <w:rPr>
          <w:b/>
          <w:bCs/>
        </w:rPr>
        <w:t xml:space="preserve">The persons whose names and addresses are set out in column (1) of Schedule 1</w:t>
      </w:r>
      <w:r>
        <w:t xml:space="preserve"> (together the “Sellers”).</w:t>
      </w:r>
    </w:p>
    <w:p>
      <w:pPr>
        <w:pStyle w:val="Heading1"/>
      </w:pPr>
      <w:r>
        <w:t xml:space="preserve">Background</w:t>
      </w:r>
    </w:p>
    <w:p>
      <w:pPr>
        <w:pStyle w:val="ListParagraph"/>
        <w:numPr>
          <w:ilvl w:val="0"/>
          <w:numId w:val="2"/>
        </w:numPr>
        <w:spacing w:after="80"/>
      </w:pPr>
      <w:r>
        <w:t xml:space="preserve">The Company is a private company limited by shares. Particulars of the Company are set out in Schedule 2.</w:t>
      </w:r>
    </w:p>
    <w:p>
      <w:pPr>
        <w:pStyle w:val="ListParagraph"/>
        <w:numPr>
          <w:ilvl w:val="0"/>
          <w:numId w:val="2"/>
        </w:numPr>
        <w:spacing w:after="80"/>
      </w:pPr>
      <w:r>
        <w:t xml:space="preserve">The Sellers are the legal and beneficial owners of the Shares set out against their names in Schedule 1, together comprising the entire issued share capital of the Company.</w:t>
      </w:r>
    </w:p>
    <w:p>
      <w:pPr>
        <w:pStyle w:val="ListParagraph"/>
        <w:numPr>
          <w:ilvl w:val="0"/>
          <w:numId w:val="2"/>
        </w:numPr>
        <w:spacing w:after="80"/>
      </w:pPr>
      <w:r>
        <w:t xml:space="preserve">The Sellers have agreed to sell and the Buyer has agreed to purchase the Shares on the terms and subject to the conditions of this Agreement.</w:t>
      </w:r>
    </w:p>
    <w:p>
      <w:pPr>
        <w:pStyle w:val="Heading1"/>
      </w:pPr>
      <w:r>
        <w:t xml:space="preserve">1.  Definitions and interpretation</w:t>
      </w:r>
    </w:p>
    <w:p>
      <w:pPr>
        <w:pStyle w:val="ListParagraph"/>
        <w:numPr>
          <w:ilvl w:val="1"/>
          <w:numId w:val="2"/>
        </w:numPr>
        <w:spacing w:after="80"/>
      </w:pPr>
      <w:r>
        <w:t xml:space="preserve">In this Agreement, unless the context otherwise requires, the following definitions apply:</w:t>
      </w:r>
    </w:p>
    <w:p>
      <w:pPr>
        <w:spacing w:after="60"/>
        <w:ind w:left="600"/>
      </w:pPr>
      <w:r>
        <w:rPr>
          <w:b/>
          <w:bCs/>
        </w:rPr>
        <w:t xml:space="preserve">“Accounts” </w:t>
      </w:r>
      <w:r>
        <w:t xml:space="preserve">the audited financial statements of the Company for the financial year ended 31 December 2024;</w:t>
      </w:r>
    </w:p>
    <w:p>
      <w:pPr>
        <w:spacing w:after="60"/>
        <w:ind w:left="600"/>
      </w:pPr>
      <w:r>
        <w:rPr>
          <w:b/>
          <w:bCs/>
        </w:rPr>
        <w:t xml:space="preserve">“Business Day” </w:t>
      </w:r>
      <w:r>
        <w:t xml:space="preserve">a day (other than a Saturday, Sunday or public holiday) on which clearing banks are open for general business in London;</w:t>
      </w:r>
    </w:p>
    <w:p>
      <w:pPr>
        <w:spacing w:after="60"/>
        <w:ind w:left="600"/>
      </w:pPr>
      <w:r>
        <w:rPr>
          <w:b/>
          <w:bCs/>
        </w:rPr>
        <w:t xml:space="preserve">“Completion” </w:t>
      </w:r>
      <w:r>
        <w:t xml:space="preserve">completion of the sale and purchase of the Shares under clause 6;</w:t>
      </w:r>
    </w:p>
    <w:p>
      <w:pPr>
        <w:spacing w:after="60"/>
        <w:ind w:left="600"/>
      </w:pPr>
      <w:r>
        <w:rPr>
          <w:b/>
          <w:bCs/>
        </w:rPr>
        <w:t xml:space="preserve">“Completion Accounts” </w:t>
      </w:r>
      <w:r>
        <w:t xml:space="preserve">the accounts prepared in accordance with clause 5 and Schedule 6;</w:t>
      </w:r>
    </w:p>
    <w:p>
      <w:pPr>
        <w:spacing w:after="60"/>
        <w:ind w:left="600"/>
      </w:pPr>
      <w:r>
        <w:rPr>
          <w:b/>
          <w:bCs/>
        </w:rPr>
        <w:t xml:space="preserve">“Consideration” </w:t>
      </w:r>
      <w:r>
        <w:t xml:space="preserve">the consideration for the Shares determined under clause 3;</w:t>
      </w:r>
    </w:p>
    <w:p>
      <w:pPr>
        <w:spacing w:after="60"/>
        <w:ind w:left="600"/>
      </w:pPr>
      <w:r>
        <w:rPr>
          <w:b/>
          <w:bCs/>
        </w:rPr>
        <w:t xml:space="preserve">“Disclosure Letter” </w:t>
      </w:r>
      <w:r>
        <w:t xml:space="preserve">the letter of the same date as this Agreement from the Sellers to the Buyer disclosing exceptions to the Warranties;</w:t>
      </w:r>
    </w:p>
    <w:p>
      <w:pPr>
        <w:spacing w:after="60"/>
        <w:ind w:left="600"/>
      </w:pPr>
      <w:r>
        <w:rPr>
          <w:b/>
          <w:bCs/>
        </w:rPr>
        <w:t xml:space="preserve">“Encumbrance” </w:t>
      </w:r>
      <w:r>
        <w:t xml:space="preserve">any mortgage, charge, pledge, lien, option, right of pre-emption or other third-party right or security interest;</w:t>
      </w:r>
    </w:p>
    <w:p>
      <w:pPr>
        <w:spacing w:after="60"/>
        <w:ind w:left="600"/>
      </w:pPr>
      <w:r>
        <w:rPr>
          <w:b/>
          <w:bCs/>
        </w:rPr>
        <w:t xml:space="preserve">“Management Accounts” </w:t>
      </w:r>
      <w:r>
        <w:t xml:space="preserve">the unaudited management accounts of the Company for the period from 1 January 2025 to 31 December 2025;</w:t>
      </w:r>
    </w:p>
    <w:p>
      <w:pPr>
        <w:spacing w:after="60"/>
        <w:ind w:left="600"/>
      </w:pPr>
      <w:r>
        <w:rPr>
          <w:b/>
          <w:bCs/>
        </w:rPr>
        <w:t xml:space="preserve">“Retention Account” </w:t>
      </w:r>
      <w:r>
        <w:t xml:space="preserve">the joint interest-bearing account referred to in clause 4;</w:t>
      </w:r>
    </w:p>
    <w:p>
      <w:pPr>
        <w:spacing w:after="60"/>
        <w:ind w:left="600"/>
      </w:pPr>
      <w:r>
        <w:rPr>
          <w:b/>
          <w:bCs/>
        </w:rPr>
        <w:t xml:space="preserve">“Shares” </w:t>
      </w:r>
      <w:r>
        <w:t xml:space="preserve">the 1,000,000 ordinary shares of £1 each in the capital of the Company, comprising the entire issued share capital;</w:t>
      </w:r>
    </w:p>
    <w:p>
      <w:pPr>
        <w:spacing w:after="60"/>
        <w:ind w:left="600"/>
      </w:pPr>
      <w:r>
        <w:rPr>
          <w:b/>
          <w:bCs/>
        </w:rPr>
        <w:t xml:space="preserve">“Tax Covenant” </w:t>
      </w:r>
      <w:r>
        <w:t xml:space="preserve">the covenant set out in Schedule 7;</w:t>
      </w:r>
    </w:p>
    <w:p>
      <w:pPr>
        <w:spacing w:after="60"/>
        <w:ind w:left="600"/>
      </w:pPr>
      <w:r>
        <w:rPr>
          <w:b/>
          <w:bCs/>
        </w:rPr>
        <w:t xml:space="preserve">“Warranties” </w:t>
      </w:r>
      <w:r>
        <w:t xml:space="preserve">the warranties set out in clause 8 and Schedule 4;</w:t>
      </w:r>
    </w:p>
    <w:p>
      <w:pPr>
        <w:pStyle w:val="ListParagraph"/>
        <w:numPr>
          <w:ilvl w:val="1"/>
          <w:numId w:val="2"/>
        </w:numPr>
        <w:spacing w:after="80"/>
      </w:pPr>
      <w:r>
        <w:t xml:space="preserve">Clause, Schedule and paragraph headings do not affect interpretation. References to a statute include subordinate legislation made under it and any modification or re-enactment in force from time to time.</w:t>
      </w:r>
    </w:p>
    <w:p>
      <w:pPr>
        <w:pStyle w:val="ListParagraph"/>
        <w:numPr>
          <w:ilvl w:val="1"/>
          <w:numId w:val="2"/>
        </w:numPr>
        <w:spacing w:after="80"/>
      </w:pPr>
      <w:r>
        <w:t xml:space="preserve">Words importing the singular include the plural and vice versa, and references to one gender include all genders.</w:t>
      </w:r>
    </w:p>
    <w:p>
      <w:pPr>
        <w:pStyle w:val="Heading1"/>
      </w:pPr>
      <w:r>
        <w:t xml:space="preserve">2.  Sale and purchase</w:t>
      </w:r>
    </w:p>
    <w:p>
      <w:pPr>
        <w:pStyle w:val="ListParagraph"/>
        <w:numPr>
          <w:ilvl w:val="1"/>
          <w:numId w:val="2"/>
        </w:numPr>
        <w:spacing w:after="80"/>
      </w:pPr>
      <w:r>
        <w:t xml:space="preserve">On the terms of this Agreement the Sellers shall sell, and the Buyer shall purchase, the Shares with full title guarantee and free from all Encumbrances, together with all rights attaching to them at Completion including the right to all dividends declared after Completion.</w:t>
      </w:r>
    </w:p>
    <w:p>
      <w:pPr>
        <w:pStyle w:val="ListParagraph"/>
        <w:numPr>
          <w:ilvl w:val="1"/>
          <w:numId w:val="2"/>
        </w:numPr>
        <w:spacing w:after="80"/>
      </w:pPr>
      <w:r>
        <w:t xml:space="preserve">Each Seller waives any right of pre-emption or other restriction on transfer conferred on it in relation to the Shares under the Company’s articles of association or otherwise.</w:t>
      </w:r>
    </w:p>
    <w:p>
      <w:pPr>
        <w:pStyle w:val="ListParagraph"/>
        <w:numPr>
          <w:ilvl w:val="1"/>
          <w:numId w:val="2"/>
        </w:numPr>
        <w:spacing w:after="80"/>
      </w:pPr>
      <w:r>
        <w:t xml:space="preserve">The Buyer is not obliged to complete the purchase of any of the Shares unless the purchase of all of the Shares is completed simultaneously.</w:t>
      </w:r>
    </w:p>
    <w:p>
      <w:pPr>
        <w:pStyle w:val="Heading1"/>
      </w:pPr>
      <w:r>
        <w:t xml:space="preserve">3.  Consideration</w:t>
      </w:r>
    </w:p>
    <w:p>
      <w:pPr>
        <w:pStyle w:val="ListParagraph"/>
        <w:numPr>
          <w:ilvl w:val="1"/>
          <w:numId w:val="2"/>
        </w:numPr>
        <w:spacing w:after="80"/>
      </w:pPr>
      <w:r>
        <w:t xml:space="preserve">The total consideration for the Shares is an amount equal to the Equity Value, being the Enterprise Value of </w:t>
      </w:r>
      <w:r>
        <w:rPr>
          <w:b/>
          <w:bCs/>
        </w:rPr>
        <w:t xml:space="preserve">£42,500,000</w:t>
      </w:r>
      <w:r>
        <w:t xml:space="preserve"> as adjusted in accordance with clause 5, comprising the </w:t>
      </w:r>
      <w:r>
        <w:rPr>
          <w:b/>
          <w:bCs/>
        </w:rPr>
        <w:t xml:space="preserve">Initial Cash Consideration</w:t>
      </w:r>
      <w:r>
        <w:t xml:space="preserve"> and the </w:t>
      </w:r>
      <w:r>
        <w:rPr>
          <w:b/>
          <w:bCs/>
        </w:rPr>
        <w:t xml:space="preserve">Deferred Consideration</w:t>
      </w:r>
      <w:r>
        <w:t xml:space="preserve">.</w:t>
      </w:r>
    </w:p>
    <w:p>
      <w:pPr>
        <w:pStyle w:val="ListParagraph"/>
        <w:numPr>
          <w:ilvl w:val="1"/>
          <w:numId w:val="2"/>
        </w:numPr>
        <w:spacing w:after="80"/>
      </w:pPr>
      <w:r>
        <w:t xml:space="preserve">At Completion the Buyer shall pay the Initial Cash Consideration of </w:t>
      </w:r>
      <w:r>
        <w:rPr>
          <w:b/>
          <w:bCs/>
        </w:rPr>
        <w:t xml:space="preserve">£35,750,000</w:t>
      </w:r>
      <w:r>
        <w:t xml:space="preserve">, of which </w:t>
      </w:r>
      <w:r>
        <w:rPr>
          <w:b/>
          <w:bCs/>
        </w:rPr>
        <w:t xml:space="preserve">£2,000,000</w:t>
      </w:r>
      <w:r>
        <w:t xml:space="preserve"> shall be paid into the Retention Account in accordance with clause 4 and the balance to the Sellers’ Solicitors in the proportions set out in Schedule 1.</w:t>
      </w:r>
    </w:p>
    <w:p>
      <w:pPr>
        <w:pStyle w:val="ListParagraph"/>
        <w:numPr>
          <w:ilvl w:val="1"/>
          <w:numId w:val="2"/>
        </w:numPr>
        <w:spacing w:after="80"/>
      </w:pPr>
      <w:r>
        <w:t xml:space="preserve">The </w:t>
      </w:r>
      <w:r>
        <w:rPr>
          <w:b/>
          <w:bCs/>
        </w:rPr>
        <w:t xml:space="preserve">Deferred Consideration</w:t>
      </w:r>
      <w:r>
        <w:t xml:space="preserve"> of </w:t>
      </w:r>
      <w:r>
        <w:rPr>
          <w:b/>
          <w:bCs/>
        </w:rPr>
        <w:t xml:space="preserve">£3,000,000</w:t>
      </w:r>
      <w:r>
        <w:t xml:space="preserve"> shall be paid on the first anniversary of Completion, less the amount of any Warranty Claim or Tax Claim that has been agreed or determined and remains unpaid at that date.</w:t>
      </w:r>
    </w:p>
    <w:p>
      <w:pPr>
        <w:pStyle w:val="ListParagraph"/>
        <w:numPr>
          <w:ilvl w:val="1"/>
          <w:numId w:val="2"/>
        </w:numPr>
        <w:spacing w:after="80"/>
      </w:pPr>
      <w:r>
        <w:t xml:space="preserve">The Consideration shall be adjusted following determination of the Completion Accounts in accordance with clause 5, on a pound-for-pound basis.</w:t>
      </w:r>
    </w:p>
    <w:p>
      <w:pPr>
        <w:pStyle w:val="Heading1"/>
      </w:pPr>
      <w:r>
        <w:t xml:space="preserve">4.  Retention</w:t>
      </w:r>
    </w:p>
    <w:p>
      <w:pPr>
        <w:pStyle w:val="ListParagraph"/>
        <w:numPr>
          <w:ilvl w:val="1"/>
          <w:numId w:val="2"/>
        </w:numPr>
        <w:spacing w:after="80"/>
      </w:pPr>
      <w:r>
        <w:t xml:space="preserve">The Retention shall be held in the Retention Account in the joint names of the Buyer’s and Sellers’ Solicitors and applied in satisfaction of any Warranty Claim or Tax Claim that is agreed or determined.</w:t>
      </w:r>
    </w:p>
    <w:p>
      <w:pPr>
        <w:pStyle w:val="ListParagraph"/>
        <w:numPr>
          <w:ilvl w:val="1"/>
          <w:numId w:val="2"/>
        </w:numPr>
        <w:spacing w:after="80"/>
      </w:pPr>
      <w:r>
        <w:t xml:space="preserve">Any balance of the Retention not subject to a notified and outstanding claim shall be released to the Sellers </w:t>
      </w:r>
      <w:r>
        <w:rPr>
          <w:b/>
          <w:bCs/>
        </w:rPr>
        <w:t xml:space="preserve">18 months</w:t>
      </w:r>
      <w:r>
        <w:t xml:space="preserve"> after Completion, with interest accrued on the released amount.</w:t>
      </w:r>
    </w:p>
    <w:p>
      <w:pPr>
        <w:pStyle w:val="Heading1"/>
      </w:pPr>
      <w:r>
        <w:t xml:space="preserve">5.  Completion accounts</w:t>
      </w:r>
    </w:p>
    <w:p>
      <w:pPr>
        <w:pStyle w:val="ListParagraph"/>
        <w:numPr>
          <w:ilvl w:val="1"/>
          <w:numId w:val="2"/>
        </w:numPr>
        <w:spacing w:after="80"/>
      </w:pPr>
      <w:r>
        <w:t xml:space="preserve">The Buyer shall procure that draft Completion Accounts are prepared and delivered to the Sellers within 45 Business Days after Completion, on the basis and using the policies set out in Schedule 6.</w:t>
      </w:r>
    </w:p>
    <w:p>
      <w:pPr>
        <w:pStyle w:val="ListParagraph"/>
        <w:numPr>
          <w:ilvl w:val="1"/>
          <w:numId w:val="2"/>
        </w:numPr>
        <w:spacing w:after="80"/>
      </w:pPr>
      <w:r>
        <w:t xml:space="preserve">The Completion Accounts shall determine Cash, Debt and Working Capital as at the Completion Date. The Consideration shall be increased by the amount (if any) by which Actual Working Capital exceeds the Target Working Capital of </w:t>
      </w:r>
      <w:r>
        <w:rPr>
          <w:b/>
          <w:bCs/>
        </w:rPr>
        <w:t xml:space="preserve">£4,100,000</w:t>
      </w:r>
      <w:r>
        <w:t xml:space="preserve">, and decreased by the amount (if any) by which it is less.</w:t>
      </w:r>
    </w:p>
    <w:p>
      <w:pPr>
        <w:pStyle w:val="ListParagraph"/>
        <w:numPr>
          <w:ilvl w:val="1"/>
          <w:numId w:val="2"/>
        </w:numPr>
        <w:spacing w:after="80"/>
      </w:pPr>
      <w:r>
        <w:t xml:space="preserve">If the Sellers dispute the draft Completion Accounts and the parties cannot agree within 20 Business Days, the matter shall be referred to an independent firm of chartered accountants acting as expert and not as arbitrator, whose determination shall be final and binding save in the case of manifest error.</w:t>
      </w:r>
    </w:p>
    <w:p>
      <w:pPr>
        <w:pStyle w:val="Heading1"/>
      </w:pPr>
      <w:r>
        <w:t xml:space="preserve">6.  Completion</w:t>
      </w:r>
    </w:p>
    <w:p>
      <w:pPr>
        <w:pStyle w:val="ListParagraph"/>
        <w:numPr>
          <w:ilvl w:val="1"/>
          <w:numId w:val="2"/>
        </w:numPr>
        <w:spacing w:after="80"/>
      </w:pPr>
      <w:r>
        <w:t xml:space="preserve">Completion shall take place at the offices of the Buyer’s Solicitors on </w:t>
      </w:r>
      <w:r>
        <w:rPr>
          <w:b/>
          <w:bCs/>
        </w:rPr>
        <w:t xml:space="preserve">28 March 2026</w:t>
      </w:r>
      <w:r>
        <w:t xml:space="preserve"> or such other date as the parties agree in writing.</w:t>
      </w:r>
    </w:p>
    <w:p>
      <w:pPr>
        <w:pStyle w:val="ListParagraph"/>
        <w:numPr>
          <w:ilvl w:val="1"/>
          <w:numId w:val="2"/>
        </w:numPr>
        <w:spacing w:after="80"/>
      </w:pPr>
      <w:r>
        <w:t xml:space="preserve">At Completion the Sellers shall deliver the documents and do the things set out in Part 1 of Schedule 3 (including duly executed transfers of the Shares, share certificates, statutory books, and resignations of the resigning directors).</w:t>
      </w:r>
    </w:p>
    <w:p>
      <w:pPr>
        <w:pStyle w:val="ListParagraph"/>
        <w:numPr>
          <w:ilvl w:val="1"/>
          <w:numId w:val="2"/>
        </w:numPr>
        <w:spacing w:after="80"/>
      </w:pPr>
      <w:r>
        <w:t xml:space="preserve">At Completion the Buyer shall pay the Initial Cash Consideration in accordance with clause 3.2 and deliver a certified copy of the board resolution of the Buyer authorising the transaction.</w:t>
      </w:r>
    </w:p>
    <w:p>
      <w:pPr>
        <w:pStyle w:val="Heading1"/>
      </w:pPr>
      <w:r>
        <w:t xml:space="preserve">7.  Pre-completion conduct</w:t>
      </w:r>
    </w:p>
    <w:p>
      <w:pPr>
        <w:pStyle w:val="ListParagraph"/>
        <w:numPr>
          <w:ilvl w:val="1"/>
          <w:numId w:val="2"/>
        </w:numPr>
        <w:spacing w:after="80"/>
      </w:pPr>
      <w:r>
        <w:t xml:space="preserve">Between the date of this Agreement and Completion the Sellers shall procure that the business of the Company is carried on in the ordinary and usual course and shall not, without the Buyer’s prior written consent, undertake any of the matters set out in Schedule 5 (Conduct of business).</w:t>
      </w:r>
    </w:p>
    <w:p>
      <w:pPr>
        <w:pStyle w:val="Heading1"/>
      </w:pPr>
      <w:r>
        <w:t xml:space="preserve">8.  Warranties</w:t>
      </w:r>
    </w:p>
    <w:p>
      <w:pPr>
        <w:pStyle w:val="ListParagraph"/>
        <w:numPr>
          <w:ilvl w:val="1"/>
          <w:numId w:val="2"/>
        </w:numPr>
        <w:spacing w:after="80"/>
      </w:pPr>
      <w:r>
        <w:t xml:space="preserve">The Sellers warrant to the Buyer in the terms of the Warranties set out in Schedule 4 as at the date of this Agreement and (by reference to the facts then existing) immediately before Completion.</w:t>
      </w:r>
    </w:p>
    <w:p>
      <w:pPr>
        <w:pStyle w:val="ListParagraph"/>
        <w:numPr>
          <w:ilvl w:val="1"/>
          <w:numId w:val="2"/>
        </w:numPr>
        <w:spacing w:after="80"/>
      </w:pPr>
      <w:r>
        <w:t xml:space="preserve">The Warranties are qualified by the matters fairly disclosed in the Disclosure Letter. The Buyer’s knowledge of any matter shall not prejudice a Warranty Claim except to the extent fairly disclosed.</w:t>
      </w:r>
    </w:p>
    <w:p>
      <w:pPr>
        <w:pStyle w:val="ListParagraph"/>
        <w:numPr>
          <w:ilvl w:val="1"/>
          <w:numId w:val="2"/>
        </w:numPr>
        <w:spacing w:after="80"/>
      </w:pPr>
      <w:r>
        <w:t xml:space="preserve">Each Warranty is separate and independent and, except as expressly provided, is not limited by reference to any other Warranty or anything in this Agreement.</w:t>
      </w:r>
    </w:p>
    <w:p>
      <w:pPr>
        <w:pStyle w:val="Heading1"/>
      </w:pPr>
      <w:r>
        <w:t xml:space="preserve">9.  Limitations on liability</w:t>
      </w:r>
    </w:p>
    <w:p>
      <w:pPr>
        <w:pStyle w:val="ListParagraph"/>
        <w:numPr>
          <w:ilvl w:val="1"/>
          <w:numId w:val="2"/>
        </w:numPr>
        <w:spacing w:after="80"/>
      </w:pPr>
      <w:r>
        <w:t xml:space="preserve">The liability of the Sellers in respect of the Warranties (other than the Fundamental Warranties and the Tax Warranties) is subject to the limitations in this clause 9.</w:t>
      </w:r>
    </w:p>
    <w:p>
      <w:pPr>
        <w:pStyle w:val="ListParagraph"/>
        <w:numPr>
          <w:ilvl w:val="1"/>
          <w:numId w:val="2"/>
        </w:numPr>
        <w:spacing w:after="80"/>
      </w:pPr>
      <w:r>
        <w:t xml:space="preserve">The Sellers shall not be liable for a Warranty Claim unless the amount of that claim exceeds </w:t>
      </w:r>
      <w:r>
        <w:rPr>
          <w:b/>
          <w:bCs/>
        </w:rPr>
        <w:t xml:space="preserve">£42,500</w:t>
      </w:r>
      <w:r>
        <w:t xml:space="preserve"> (the “de minimis”), and unless the aggregate of all such claims exceeds </w:t>
      </w:r>
      <w:del w:id="201" w:author="Oliver Jennings" w:date="2026-01-21T10:00:00Z">
        <w:r>
          <w:rPr>
            <w:b/>
            <w:bCs/>
          </w:rPr>
          <w:delText xml:space="preserve">£425,000</w:delText>
        </w:r>
      </w:del>
      <w:ins w:id="202" w:author="Oliver Jennings" w:date="2026-01-21T10:00:00Z">
        <w:del w:id="302" w:author="James Osei" w:date="2026-02-09T16:30:00Z">
          <w:r>
            <w:rPr>
              <w:b/>
              <w:bCs/>
            </w:rPr>
            <w:delText xml:space="preserve">£637,500</w:delText>
          </w:r>
        </w:del>
      </w:ins>
      <w:ins w:id="303" w:author="James Osei" w:date="2026-02-09T16:30:00Z">
        <w:r>
          <w:rPr>
            <w:b/>
            <w:bCs/>
          </w:rPr>
          <w:t xml:space="preserve">£510,000</w:t>
        </w:r>
      </w:ins>
      <w:r>
        <w:t xml:space="preserve">, in which event the Sellers are liable for the whole amount and not only the excess (the “basket”).</w:t>
      </w:r>
    </w:p>
    <w:p>
      <w:pPr>
        <w:pStyle w:val="ListParagraph"/>
        <w:numPr>
          <w:ilvl w:val="1"/>
          <w:numId w:val="2"/>
        </w:numPr>
        <w:spacing w:after="80"/>
      </w:pPr>
      <w:r>
        <w:t xml:space="preserve">The aggregate liability of the Sellers for all Warranty Claims (other than the Fundamental Warranties and the Tax Warranties) shall not exceed </w:t>
      </w:r>
      <w:del w:id="203" w:author="Oliver Jennings" w:date="2026-01-21T10:00:00Z">
        <w:r>
          <w:rPr>
            <w:b/>
            <w:bCs/>
          </w:rPr>
          <w:delText xml:space="preserve">£12,750,000</w:delText>
        </w:r>
      </w:del>
      <w:ins w:id="204" w:author="Oliver Jennings" w:date="2026-01-21T10:00:00Z">
        <w:del w:id="304" w:author="James Osei" w:date="2026-02-09T16:30:00Z">
          <w:r>
            <w:rPr>
              <w:b/>
              <w:bCs/>
            </w:rPr>
            <w:delText xml:space="preserve">£8,500,000</w:delText>
          </w:r>
        </w:del>
      </w:ins>
      <w:ins w:id="305" w:author="James Osei" w:date="2026-02-09T16:30:00Z">
        <w:r>
          <w:rPr>
            <w:b/>
            <w:bCs/>
          </w:rPr>
          <w:t xml:space="preserve">£10,625,000</w:t>
        </w:r>
      </w:ins>
      <w:r>
        <w:t xml:space="preserve">. The aggregate liability of the Sellers for all claims under this Agreement, including the Fundamental Warranties, the Tax Warranties and the Tax Covenant, shall not exceed the Consideration actually received.</w:t>
      </w:r>
    </w:p>
    <w:p>
      <w:pPr>
        <w:pStyle w:val="ListParagraph"/>
        <w:numPr>
          <w:ilvl w:val="1"/>
          <w:numId w:val="2"/>
        </w:numPr>
        <w:spacing w:after="80"/>
      </w:pPr>
      <w:r>
        <w:t xml:space="preserve">No Warranty Claim may be brought unless written notice is given to the Sellers within </w:t>
      </w:r>
      <w:del w:id="205" w:author="Oliver Jennings" w:date="2026-01-21T10:00:00Z">
        <w:r>
          <w:rPr>
            <w:b/>
            <w:bCs/>
          </w:rPr>
          <w:delText xml:space="preserve">24 months</w:delText>
        </w:r>
      </w:del>
      <w:ins w:id="206" w:author="Oliver Jennings" w:date="2026-01-21T10:00:00Z">
        <w:del w:id="306" w:author="James Osei" w:date="2026-02-09T16:30:00Z">
          <w:r>
            <w:rPr>
              <w:b/>
              <w:bCs/>
            </w:rPr>
            <w:delText xml:space="preserve">18 months</w:delText>
          </w:r>
        </w:del>
      </w:ins>
      <w:ins w:id="307" w:author="James Osei" w:date="2026-02-09T16:30:00Z">
        <w:r>
          <w:rPr>
            <w:b/>
            <w:bCs/>
          </w:rPr>
          <w:t xml:space="preserve">21 months</w:t>
        </w:r>
      </w:ins>
      <w:r>
        <w:t xml:space="preserve"> after Completion (or, for the Tax Warranties and Tax Covenant, within </w:t>
      </w:r>
      <w:r>
        <w:rPr>
          <w:b/>
          <w:bCs/>
        </w:rPr>
        <w:t xml:space="preserve">seven years</w:t>
      </w:r>
      <w:r>
        <w:t xml:space="preserve"> after Completion).</w:t>
      </w:r>
    </w:p>
    <w:p>
      <w:pPr>
        <w:pStyle w:val="ListParagraph"/>
        <w:numPr>
          <w:ilvl w:val="1"/>
          <w:numId w:val="2"/>
        </w:numPr>
        <w:spacing w:after="80"/>
      </w:pPr>
      <w:r>
        <w:t xml:space="preserve">The Sellers are not liable for a Warranty Claim to the extent it arises from a matter fairly disclosed, a change in law after the date of this Agreement, or a provision made in the Completion Accounts.</w:t>
      </w:r>
    </w:p>
    <w:p>
      <w:pPr>
        <w:pStyle w:val="Heading1"/>
      </w:pPr>
      <w:r>
        <w:t xml:space="preserve">10.  Tax covenant</w:t>
      </w:r>
    </w:p>
    <w:p>
      <w:pPr>
        <w:pStyle w:val="ListParagraph"/>
        <w:numPr>
          <w:ilvl w:val="1"/>
          <w:numId w:val="2"/>
        </w:numPr>
        <w:spacing w:after="80"/>
      </w:pPr>
      <w:r>
        <w:t xml:space="preserve">The Sellers covenant with the Buyer in the terms of the Tax Covenant set out in Schedule 7.</w:t>
      </w:r>
    </w:p>
    <w:p>
      <w:pPr>
        <w:pStyle w:val="Heading1"/>
      </w:pPr>
      <w:r>
        <w:t xml:space="preserve">11.  Restrictive covenants</w:t>
      </w:r>
    </w:p>
    <w:p>
      <w:pPr>
        <w:pStyle w:val="ListParagraph"/>
        <w:numPr>
          <w:ilvl w:val="1"/>
          <w:numId w:val="2"/>
        </w:numPr>
        <w:spacing w:after="80"/>
      </w:pPr>
      <w:r>
        <w:t xml:space="preserve">Each Founder covenants that it shall not, for </w:t>
      </w:r>
      <w:del w:id="207" w:author="Oliver Jennings" w:date="2026-01-21T10:00:00Z">
        <w:r>
          <w:rPr>
            <w:b/>
            <w:bCs/>
          </w:rPr>
          <w:delText xml:space="preserve">30 months</w:delText>
        </w:r>
      </w:del>
      <w:ins w:id="308" w:author="James Osei" w:date="2026-02-09T16:30:00Z">
        <w:r>
          <w:rPr>
            <w:b/>
            <w:bCs/>
          </w:rPr>
          <w:t xml:space="preserve">30 months</w:t>
        </w:r>
      </w:ins>
      <w:ins w:id="208" w:author="Oliver Jennings" w:date="2026-01-21T10:00:00Z">
        <w:del w:id="309" w:author="James Osei" w:date="2026-02-09T16:30:00Z">
          <w:r>
            <w:rPr>
              <w:b/>
              <w:bCs/>
            </w:rPr>
            <w:delText xml:space="preserve">24 months</w:delText>
          </w:r>
        </w:del>
      </w:ins>
      <w:r>
        <w:t xml:space="preserve"> after Completion, carry on or be engaged in any business competing with the business of the Company within the United Kingdom, nor solicit any customer, supplier or senior employee of the Company. The Investor Seller gives the equivalent covenant for </w:t>
      </w:r>
      <w:r>
        <w:rPr>
          <w:b/>
          <w:bCs/>
        </w:rPr>
        <w:t xml:space="preserve">18 months</w:t>
      </w:r>
      <w:r>
        <w:t xml:space="preserve">.</w:t>
      </w:r>
    </w:p>
    <w:p>
      <w:pPr>
        <w:pStyle w:val="ListParagraph"/>
        <w:numPr>
          <w:ilvl w:val="1"/>
          <w:numId w:val="2"/>
        </w:numPr>
        <w:spacing w:after="80"/>
      </w:pPr>
      <w:r>
        <w:t xml:space="preserve">The parties consider the covenants in this clause reasonable and necessary to protect the goodwill acquired by the Buyer. Each covenant is a separate undertaking and is enforceable accordingly.</w:t>
      </w:r>
    </w:p>
    <w:p>
      <w:pPr>
        <w:pStyle w:val="Heading1"/>
      </w:pPr>
      <w:r>
        <w:t xml:space="preserve">12.  Confidentiality and announcements</w:t>
      </w:r>
    </w:p>
    <w:p>
      <w:pPr>
        <w:pStyle w:val="ListParagraph"/>
        <w:numPr>
          <w:ilvl w:val="1"/>
          <w:numId w:val="2"/>
        </w:numPr>
        <w:spacing w:after="80"/>
      </w:pPr>
      <w:r>
        <w:t xml:space="preserve">Each party shall keep confidential the terms of this Agreement and the negotiations relating to it, and no announcement shall be made except as agreed in writing or required by law or a regulatory authority.</w:t>
      </w:r>
    </w:p>
    <w:p>
      <w:pPr>
        <w:pStyle w:val="Heading1"/>
      </w:pPr>
      <w:r>
        <w:t xml:space="preserve">13.  Guarantee</w:t>
      </w:r>
    </w:p>
    <w:p>
      <w:pPr>
        <w:pStyle w:val="ListParagraph"/>
        <w:numPr>
          <w:ilvl w:val="1"/>
          <w:numId w:val="2"/>
        </w:numPr>
        <w:spacing w:after="80"/>
      </w:pPr>
      <w:r>
        <w:t xml:space="preserve">Strathmore Capital Partners LLP guarantees to the Sellers the due and punctual payment by the Buyer of the Consideration in accordance with this Agreement.</w:t>
      </w:r>
    </w:p>
    <w:p>
      <w:pPr>
        <w:pStyle w:val="Heading1"/>
      </w:pPr>
      <w:r>
        <w:t xml:space="preserve">14.  General</w:t>
      </w:r>
    </w:p>
    <w:p>
      <w:pPr>
        <w:pStyle w:val="ListParagraph"/>
        <w:numPr>
          <w:ilvl w:val="1"/>
          <w:numId w:val="2"/>
        </w:numPr>
        <w:spacing w:after="80"/>
      </w:pPr>
      <w:r>
        <w:rPr>
          <w:b/>
          <w:bCs/>
        </w:rPr>
        <w:t xml:space="preserve">Entire agreement.</w:t>
      </w:r>
      <w:r>
        <w:t xml:space="preserve"> This Agreement and the documents referred to in it constitute the entire agreement between the parties and supersede all prior arrangements, including the Heads of Terms dated 15 December 2025 (save for the binding provisions).</w:t>
      </w:r>
    </w:p>
    <w:p>
      <w:pPr>
        <w:pStyle w:val="ListParagraph"/>
        <w:numPr>
          <w:ilvl w:val="1"/>
          <w:numId w:val="2"/>
        </w:numPr>
        <w:spacing w:after="80"/>
      </w:pPr>
      <w:r>
        <w:rPr>
          <w:b/>
          <w:bCs/>
        </w:rPr>
        <w:t xml:space="preserve">Assignment.</w:t>
      </w:r>
      <w:r>
        <w:t xml:space="preserve"> No party may assign or otherwise deal with any of its rights under this Agreement without the prior written consent of the others, save that the Buyer may assign to a member of its group or to a funder by way of security.</w:t>
      </w:r>
    </w:p>
    <w:p>
      <w:pPr>
        <w:pStyle w:val="ListParagraph"/>
        <w:numPr>
          <w:ilvl w:val="1"/>
          <w:numId w:val="2"/>
        </w:numPr>
        <w:spacing w:after="80"/>
      </w:pPr>
      <w:r>
        <w:rPr>
          <w:b/>
          <w:bCs/>
        </w:rPr>
        <w:t xml:space="preserve">Notices.</w:t>
      </w:r>
      <w:r>
        <w:t xml:space="preserve"> Any notice shall be in writing and delivered by hand, pre-paid post or email to the address set out in this Agreement or notified from time to time.</w:t>
      </w:r>
    </w:p>
    <w:p>
      <w:pPr>
        <w:pStyle w:val="ListParagraph"/>
        <w:numPr>
          <w:ilvl w:val="1"/>
          <w:numId w:val="2"/>
        </w:numPr>
        <w:spacing w:after="80"/>
      </w:pPr>
      <w:r>
        <w:rPr>
          <w:b/>
          <w:bCs/>
        </w:rPr>
        <w:t xml:space="preserve">Third parties.</w:t>
      </w:r>
      <w:r>
        <w:t xml:space="preserve"> Except for Strathmore Capital Partners LLP in respect of clause 13, a person who is not a party has no rights under the Contracts (Rights of Third Parties) Act 1999.</w:t>
      </w:r>
    </w:p>
    <w:p>
      <w:pPr>
        <w:pStyle w:val="ListParagraph"/>
        <w:numPr>
          <w:ilvl w:val="1"/>
          <w:numId w:val="2"/>
        </w:numPr>
        <w:spacing w:after="80"/>
      </w:pPr>
      <w:r>
        <w:rPr>
          <w:b/>
          <w:bCs/>
        </w:rPr>
        <w:t xml:space="preserve">Counterparts.</w:t>
      </w:r>
      <w:r>
        <w:t xml:space="preserve"> This Agreement may be executed in any number of counterparts, each of which when executed is an original, but all of which together constitute one agreement.</w:t>
      </w:r>
    </w:p>
    <w:p>
      <w:pPr>
        <w:pStyle w:val="ListParagraph"/>
        <w:numPr>
          <w:ilvl w:val="1"/>
          <w:numId w:val="2"/>
        </w:numPr>
        <w:spacing w:after="80"/>
      </w:pPr>
      <w:r>
        <w:rPr>
          <w:b/>
          <w:bCs/>
        </w:rPr>
        <w:t xml:space="preserve">Governing law and jurisdiction.</w:t>
      </w:r>
      <w:r>
        <w:t xml:space="preserve"> This Agreement and any non-contractual obligations arising out of it are governed by English law, and the parties submit to the exclusive jurisdiction of the courts of England and Wales.</w:t>
      </w:r>
    </w:p>
    <w:p>
      <w:r>
        <w:br w:type="page"/>
      </w:r>
    </w:p>
    <w:p>
      <w:pPr>
        <w:pStyle w:val="Heading1"/>
      </w:pPr>
      <w:r>
        <w:t xml:space="preserve">Schedule 1 — The Sellers and apportionment of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660"/>
        <w:gridCol w:w="3000"/>
      </w:tblGrid>
      <w:tr>
        <w:tc>
          <w:tcPr>
            <w:tcW w:type="dxa" w:w="3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Seller</w:t>
            </w:r>
          </w:p>
        </w:tc>
        <w:tc>
          <w:tcPr>
            <w:tcW w:type="dxa" w:w="17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Shares held</w:t>
            </w:r>
          </w:p>
        </w:tc>
        <w:tc>
          <w:tcPr>
            <w:tcW w:type="dxa" w:w="16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 of Shares</w:t>
            </w:r>
          </w:p>
        </w:tc>
        <w:tc>
          <w:tcPr>
            <w:tcW w:type="dxa" w:w="3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Share of Equity Value (£)</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Geoffrey Velloran</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480,000</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48.0%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18,600,000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Patricia Velloran</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320,000</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32.0%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12,400,000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Aldermarsh Nominees Limited</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200,000</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20.0%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7,750,000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Total</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1,000,000</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100.0%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38,750,000</w:t>
            </w:r>
          </w:p>
        </w:tc>
      </w:tr>
    </w:tbl>
    <w:p>
      <w:pPr>
        <w:spacing w:after="60"/>
      </w:pPr>
      <w:r>
        <w:t xml:space="preserve"/>
      </w:r>
    </w:p>
    <w:p>
      <w:pPr>
        <w:pStyle w:val="Heading1"/>
      </w:pPr>
      <w:r>
        <w:t xml:space="preserve">Schedule 2 — Particulars of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Item</w:t>
            </w:r>
          </w:p>
        </w:tc>
        <w:tc>
          <w:tcPr>
            <w:tcW w:type="dxa" w:w="67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Company name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Velloran Hygiene Limited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Registered number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06632188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Date of incorporation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3 April 2008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Registered office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Unit 4, Calderbridge Industrial Estate, Warrington WA5 7XQ</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Issued share capital</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1,000,000 ordinary shares of £1 each</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Directors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Geoffrey Velloran; Patricia Velloran; Anil Suresh (CFO)</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Accounting reference date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31 December</w:t>
            </w:r>
          </w:p>
        </w:tc>
      </w:tr>
    </w:tbl>
    <w:p>
      <w:pPr>
        <w:spacing w:after="60"/>
      </w:pPr>
      <w:r>
        <w:t xml:space="preserve"/>
      </w:r>
    </w:p>
    <w:p>
      <w:pPr>
        <w:pStyle w:val="Heading2"/>
      </w:pPr>
      <w:r>
        <w:t xml:space="preserve">Schedule 3 — Completion (summary)</w:t>
      </w:r>
    </w:p>
    <w:p>
      <w:r>
        <w:t xml:space="preserve">Part 1 (Sellers’ obligations): transfers of the Shares duly executed; share certificates or indemnities for lost certificates; statutory registers and minute books; resignations of Patricia Velloran as a director; board minutes of the Company approving the transfers; release of any Encumbrances over the Shares and the Company’s assets.</w:t>
      </w:r>
    </w:p>
    <w:p>
      <w:r>
        <w:t xml:space="preserve">Part 2 (Buyer’s obligations): payment of the Initial Cash Consideration; certified board resolutions; counterpart service agreements.</w:t>
      </w:r>
    </w:p>
    <w:p>
      <w:pPr>
        <w:pStyle w:val="Heading2"/>
      </w:pPr>
      <w:r>
        <w:t xml:space="preserve">Schedule 4 — Warranties (summary headings)</w:t>
      </w:r>
    </w:p>
    <w:p>
      <w:pPr>
        <w:pStyle w:val="ListParagraph"/>
        <w:numPr>
          <w:ilvl w:val="0"/>
          <w:numId w:val="3"/>
        </w:numPr>
      </w:pPr>
      <w:r>
        <w:t xml:space="preserve">Capacity and authority; ownership of the Shares</w:t>
      </w:r>
    </w:p>
    <w:p>
      <w:pPr>
        <w:pStyle w:val="ListParagraph"/>
        <w:numPr>
          <w:ilvl w:val="0"/>
          <w:numId w:val="3"/>
        </w:numPr>
      </w:pPr>
      <w:r>
        <w:t xml:space="preserve">The Accounts and the Management Accounts</w:t>
      </w:r>
    </w:p>
    <w:p>
      <w:pPr>
        <w:pStyle w:val="ListParagraph"/>
        <w:numPr>
          <w:ilvl w:val="0"/>
          <w:numId w:val="3"/>
        </w:numPr>
      </w:pPr>
      <w:r>
        <w:t xml:space="preserve">Position since the Accounts Date</w:t>
      </w:r>
    </w:p>
    <w:p>
      <w:pPr>
        <w:pStyle w:val="ListParagraph"/>
        <w:numPr>
          <w:ilvl w:val="0"/>
          <w:numId w:val="3"/>
        </w:numPr>
      </w:pPr>
      <w:r>
        <w:t xml:space="preserve">Assets and stock</w:t>
      </w:r>
    </w:p>
    <w:p>
      <w:pPr>
        <w:pStyle w:val="ListParagraph"/>
        <w:numPr>
          <w:ilvl w:val="0"/>
          <w:numId w:val="3"/>
        </w:numPr>
      </w:pPr>
      <w:r>
        <w:t xml:space="preserve">Contracts and trading arrangements</w:t>
      </w:r>
    </w:p>
    <w:p>
      <w:pPr>
        <w:pStyle w:val="ListParagraph"/>
        <w:numPr>
          <w:ilvl w:val="0"/>
          <w:numId w:val="3"/>
        </w:numPr>
      </w:pPr>
      <w:r>
        <w:t xml:space="preserve">Employees and pensions</w:t>
      </w:r>
    </w:p>
    <w:p>
      <w:pPr>
        <w:pStyle w:val="ListParagraph"/>
        <w:numPr>
          <w:ilvl w:val="0"/>
          <w:numId w:val="3"/>
        </w:numPr>
      </w:pPr>
      <w:r>
        <w:t xml:space="preserve">Intellectual property and IT</w:t>
      </w:r>
    </w:p>
    <w:p>
      <w:pPr>
        <w:pStyle w:val="ListParagraph"/>
        <w:numPr>
          <w:ilvl w:val="0"/>
          <w:numId w:val="3"/>
        </w:numPr>
      </w:pPr>
      <w:r>
        <w:t xml:space="preserve">Real property (the Warrington leasehold)</w:t>
      </w:r>
    </w:p>
    <w:p>
      <w:pPr>
        <w:pStyle w:val="ListParagraph"/>
        <w:numPr>
          <w:ilvl w:val="0"/>
          <w:numId w:val="3"/>
        </w:numPr>
      </w:pPr>
      <w:r>
        <w:t xml:space="preserve">Litigation and compliance</w:t>
      </w:r>
    </w:p>
    <w:p>
      <w:pPr>
        <w:pStyle w:val="ListParagraph"/>
        <w:numPr>
          <w:ilvl w:val="0"/>
          <w:numId w:val="3"/>
        </w:numPr>
      </w:pPr>
      <w:r>
        <w:t xml:space="preserve">Health, safety and environmental</w:t>
      </w:r>
    </w:p>
    <w:p>
      <w:pPr>
        <w:pStyle w:val="ListParagraph"/>
        <w:numPr>
          <w:ilvl w:val="0"/>
          <w:numId w:val="3"/>
        </w:numPr>
      </w:pPr>
      <w:r>
        <w:t xml:space="preserve">Insurance</w:t>
      </w:r>
    </w:p>
    <w:p>
      <w:pPr>
        <w:pStyle w:val="ListParagraph"/>
        <w:numPr>
          <w:ilvl w:val="0"/>
          <w:numId w:val="3"/>
        </w:numPr>
      </w:pPr>
      <w:r>
        <w:t xml:space="preserve">Tax (supplemented by the Tax Covenant)</w:t>
      </w:r>
    </w:p>
    <w:p>
      <w:pPr>
        <w:pStyle w:val="Heading2"/>
      </w:pPr>
      <w:r>
        <w:t xml:space="preserve">Schedule 5 — Conduct of business pending Completion (summary)</w:t>
      </w:r>
    </w:p>
    <w:p>
      <w:r>
        <w:t xml:space="preserve">Restrictions on, among other things: incurring capital expenditure above £50,000; declaring dividends; disposing of material assets; varying employment terms of senior staff; entering into or terminating material contracts; and incurring borrowings outside the ordinary course.</w:t>
      </w:r>
    </w:p>
    <w:p>
      <w:pPr>
        <w:pStyle w:val="Heading2"/>
      </w:pPr>
      <w:r>
        <w:t xml:space="preserve">Schedule 6 — Completion Accounts (basis of preparation)</w:t>
      </w:r>
    </w:p>
    <w:p>
      <w:r>
        <w:t xml:space="preserve">Prepared in accordance with the specific accounting policies in Part 1, then applicable accounting standards, on a basis consistent with the Accounts. Working Capital comprises trade and other receivables and stock less trade and other payables, excluding Cash and Debt items.</w:t>
      </w:r>
    </w:p>
    <w:p>
      <w:pPr>
        <w:pStyle w:val="Heading2"/>
      </w:pPr>
      <w:r>
        <w:t xml:space="preserve">Schedule 7 — Tax Covenant (summary)</w:t>
      </w:r>
    </w:p>
    <w:p>
      <w:r>
        <w:t xml:space="preserve">The Sellers covenant to pay the Buyer an amount equal to any liability to Tax of the Company arising in respect of events occurring, or income earned, on or before Completion that was not provided for in the Completion Accounts, subject to customary exclusions and the time limit in clause 9.4.</w:t>
      </w:r>
    </w:p>
    <w:p>
      <w:r>
        <w:br w:type="page"/>
      </w:r>
    </w:p>
    <w:p>
      <w:pPr>
        <w:pStyle w:val="Heading1"/>
      </w:pPr>
      <w:r>
        <w:t xml:space="preserve">Execution</w:t>
      </w:r>
    </w:p>
    <w:p>
      <w:r>
        <w:t xml:space="preserve">Executed as a deed and delivered on the date set out at the head of this Agreement.</w:t>
      </w:r>
    </w:p>
    <w:p>
      <w:pPr>
        <w:spacing w:after="60"/>
      </w:pPr>
      <w:r>
        <w:t xml:space="preserve"/>
      </w:r>
    </w:p>
    <w:p>
      <w:r>
        <w:t xml:space="preserve">Executed as a deed by STRATHMORE VELLUM BIDCO LIMITED acting by a director:</w:t>
      </w:r>
    </w:p>
    <w:p>
      <w:r>
        <w:t xml:space="preserve">Director: __________________________   Daniel Reston</w:t>
      </w:r>
    </w:p>
    <w:p>
      <w:pPr>
        <w:spacing w:after="60"/>
      </w:pPr>
      <w:r>
        <w:t xml:space="preserve"/>
      </w:r>
    </w:p>
    <w:p>
      <w:r>
        <w:t xml:space="preserve">Executed as a deed by GEOFFREY VELLORAN:   __________________________</w:t>
      </w:r>
    </w:p>
    <w:p>
      <w:r>
        <w:t xml:space="preserve">Executed as a deed by PATRICIA VELLORAN:   __________________________</w:t>
      </w:r>
    </w:p>
    <w:p>
      <w:r>
        <w:t xml:space="preserve">Executed as a deed by ALDERMARSH NOMINEES LIMITED acting by a director:</w:t>
      </w:r>
    </w:p>
    <w:p>
      <w:r>
        <w:t xml:space="preserve">Director: 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and may be legally privileged.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4"/>
        <w:szCs w:val="24"/>
      </w:rPr>
      <w:t xml:space="preserve">Whitfield Carter LLP</w:t>
    </w:r>
  </w:p>
  <w:p>
    <w:pPr>
      <w:pBdr>
        <w:bottom w:val="single" w:color="2E4A8B" w:sz="6" w:space="6"/>
      </w:pBdr>
      <w:spacing w:after="120"/>
    </w:pPr>
    <w:r>
      <w:rPr>
        <w:color w:val="555555"/>
        <w:sz w:val="16"/>
        <w:szCs w:val="16"/>
      </w:rPr>
      <w:t xml:space="preserve">22 Bishopsgate, London EC2N 4BQ  |  www.whitfieldcarter.com  |  +44 (0)20 7946 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7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2026-06-29T22:52:18.741Z</dcterms:created>
  <dcterms:modified xsi:type="dcterms:W3CDTF">2026-06-29T22:52:18.741Z</dcterms:modified>
</cp:coreProperties>
</file>

<file path=docProps/custom.xml><?xml version="1.0" encoding="utf-8"?>
<Properties xmlns="http://schemas.openxmlformats.org/officeDocument/2006/custom-properties" xmlns:vt="http://schemas.openxmlformats.org/officeDocument/2006/docPropsVTypes"/>
</file>