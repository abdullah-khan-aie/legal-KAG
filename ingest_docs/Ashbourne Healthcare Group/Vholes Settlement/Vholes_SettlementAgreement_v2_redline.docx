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DATED ____________ 2026</w:t>
      </w:r>
    </w:p>
    <w:p>
      <w:r>
        <w:t xml:space="preserve"/>
      </w:r>
    </w:p>
    <w:p>
      <w:pPr>
        <w:spacing w:after="120"/>
        <w:jc w:val="center"/>
      </w:pPr>
      <w:r>
        <w:rPr>
          <w:b/>
          <w:bCs/>
        </w:rPr>
        <w:t xml:space="preserve">(1) ASHBOURNE HEALTHCARE GROUP LIMITED</w:t>
      </w:r>
    </w:p>
    <w:p>
      <w:pPr>
        <w:jc w:val="center"/>
      </w:pPr>
      <w:r>
        <w:t xml:space="preserve">and</w:t>
      </w:r>
    </w:p>
    <w:p>
      <w:pPr>
        <w:spacing w:after="120"/>
        <w:jc w:val="center"/>
      </w:pPr>
      <w:r>
        <w:rPr>
          <w:b/>
          <w:bCs/>
        </w:rPr>
        <w:t xml:space="preserve">(2) MR ADRIAN VHOLES</w:t>
      </w:r>
    </w:p>
    <w:p>
      <w:r>
        <w:t xml:space="preserve"/>
      </w:r>
    </w:p>
    <w:p>
      <w:pPr>
        <w:spacing w:after="120"/>
        <w:jc w:val="center"/>
      </w:pPr>
      <w:r>
        <w:rPr>
          <w:b/>
          <w:bCs/>
          <w:sz w:val="30"/>
          <w:szCs w:val="30"/>
        </w:rPr>
        <w:t xml:space="preserve">SETTLEMENT AGREEMENT</w:t>
      </w:r>
    </w:p>
    <w:p>
      <w:pPr>
        <w:jc w:val="center"/>
      </w:pPr>
      <w:r>
        <w:t xml:space="preserve">(without admission of liability)</w:t>
      </w:r>
    </w:p>
    <w:p>
      <w:r>
        <w:br w:type="page"/>
      </w:r>
    </w:p>
    <w:p>
      <w:pPr>
        <w:pStyle w:val="Heading1"/>
      </w:pPr>
      <w:r>
        <w:t xml:space="preserve">Settlement Agreement</w:t>
      </w:r>
    </w:p>
    <w:p>
      <w:r>
        <w:t xml:space="preserve">THIS AGREEMENT is made BETWEEN:</w:t>
      </w:r>
    </w:p>
    <w:p>
      <w:pPr>
        <w:pStyle w:val="ListParagraph"/>
        <w:numPr>
          <w:ilvl w:val="0"/>
          <w:numId w:val="2"/>
        </w:numPr>
        <w:spacing w:after="120"/>
      </w:pPr>
      <w:r>
        <w:t xml:space="preserve">Ashbourne Healthcare Group Limited (company number 06120944) whose registered office is at Ashbourne House, 14 Wellingborough Road, Northampton NN1 4DJ (the “Company”); and</w:t>
      </w:r>
    </w:p>
    <w:p>
      <w:pPr>
        <w:pStyle w:val="ListParagraph"/>
        <w:numPr>
          <w:ilvl w:val="0"/>
          <w:numId w:val="2"/>
        </w:numPr>
        <w:spacing w:after="120"/>
      </w:pPr>
      <w:r>
        <w:t xml:space="preserve">Mr Adrian Vholes of 7 Cranford Gardens, Northampton NN2 7LP (the “Employee”),</w:t>
      </w:r>
    </w:p>
    <w:p>
      <w:r>
        <w:t xml:space="preserve">each a “party” and together the “parties”.</w:t>
      </w:r>
    </w:p>
    <w:p>
      <w:pPr>
        <w:pStyle w:val="Heading2"/>
      </w:pPr>
      <w:r>
        <w:t xml:space="preserve">Recitals</w:t>
      </w:r>
    </w:p>
    <w:p>
      <w:pPr>
        <w:pStyle w:val="ListParagraph"/>
        <w:numPr>
          <w:ilvl w:val="0"/>
          <w:numId w:val="3"/>
        </w:numPr>
        <w:spacing w:after="120"/>
      </w:pPr>
      <w:r>
        <w:t xml:space="preserve">The Employee has been employed by the Company as Group Finance Director under a service agreement dated 1 April 2019 (the “Service Agreement”). His period of continuous employment began on 14 March 2016.</w:t>
      </w:r>
    </w:p>
    <w:p>
      <w:pPr>
        <w:pStyle w:val="ListParagraph"/>
        <w:numPr>
          <w:ilvl w:val="0"/>
          <w:numId w:val="3"/>
        </w:numPr>
        <w:spacing w:after="120"/>
      </w:pPr>
      <w:r>
        <w:t xml:space="preserve">The parties have agreed that the Employee's employment will terminate on the Termination Date by mutual agreement, and have agreed to settle all claims the Employee has or may have against the Company on the terms set out in this agreement.</w:t>
      </w:r>
    </w:p>
    <w:p>
      <w:pPr>
        <w:pStyle w:val="ListParagraph"/>
        <w:numPr>
          <w:ilvl w:val="0"/>
          <w:numId w:val="3"/>
        </w:numPr>
        <w:spacing w:after="120"/>
      </w:pPr>
      <w:r>
        <w:t xml:space="preserve">The conditions regulating settlement agreements under the relevant statutory provisions are satisfied.</w:t>
      </w:r>
    </w:p>
    <w:p>
      <w:pPr>
        <w:pStyle w:val="Heading2"/>
      </w:pPr>
      <w:r>
        <w:t xml:space="preserve">1. Definitions</w:t>
      </w:r>
    </w:p>
    <w:p>
      <w:pPr>
        <w:pStyle w:val="ListParagraph"/>
        <w:numPr>
          <w:ilvl w:val="0"/>
          <w:numId w:val="2"/>
        </w:numPr>
        <w:spacing w:after="120"/>
      </w:pPr>
      <w:r>
        <w:t xml:space="preserve">In this agreement: “Termination Date” means 31 March 2026; “Adviser” means the Employee's relevant independent adviser identified in clause 12; “Group Company” has the meaning given in the Service Agreement.</w:t>
      </w:r>
    </w:p>
    <w:p>
      <w:pPr>
        <w:pStyle w:val="Heading2"/>
      </w:pPr>
      <w:r>
        <w:t xml:space="preserve">2. Termination of employment</w:t>
      </w:r>
    </w:p>
    <w:p>
      <w:pPr>
        <w:pStyle w:val="ListParagraph"/>
        <w:numPr>
          <w:ilvl w:val="0"/>
          <w:numId w:val="2"/>
        </w:numPr>
        <w:spacing w:after="120"/>
      </w:pPr>
      <w:r>
        <w:t xml:space="preserve">The Employee's employment with the Company will terminate by mutual agreement on the Termination Date. The Employee will remain on garden leave from 6 February 2026 until the Termination Date in accordance with the Service Agreement.</w:t>
      </w:r>
    </w:p>
    <w:p>
      <w:pPr>
        <w:pStyle w:val="ListParagraph"/>
        <w:numPr>
          <w:ilvl w:val="0"/>
          <w:numId w:val="2"/>
        </w:numPr>
        <w:spacing w:after="120"/>
      </w:pPr>
      <w:r>
        <w:t xml:space="preserve">The Employee will be paid his basic salary and contractual benefits in the usual way up to the Termination Date, subject to deductions for income tax and national insurance contributions.</w:t>
      </w:r>
    </w:p>
    <w:p>
      <w:pPr>
        <w:pStyle w:val="ListParagraph"/>
        <w:numPr>
          <w:ilvl w:val="0"/>
          <w:numId w:val="2"/>
        </w:numPr>
        <w:spacing w:after="120"/>
      </w:pPr>
      <w:r>
        <w:t xml:space="preserve">The Employee resigns with effect from the Termination Date from all offices and directorships held in any Group Company and will sign any documents reasonably required to give effect to those resignations.</w:t>
      </w:r>
    </w:p>
    <w:p>
      <w:pPr>
        <w:pStyle w:val="Heading2"/>
      </w:pPr>
      <w:r>
        <w:t xml:space="preserve">3. Payment in lieu of notice</w:t>
      </w:r>
    </w:p>
    <w:p>
      <w:pPr>
        <w:pStyle w:val="ListParagraph"/>
        <w:numPr>
          <w:ilvl w:val="0"/>
          <w:numId w:val="2"/>
        </w:numPr>
        <w:spacing w:after="120"/>
      </w:pPr>
      <w:r>
        <w:t xml:space="preserve">The Company will, in accordance with clause 8 of the Service Agreement, make a payment in lieu of 6 months of the Employee's notice in the sum of £107,500 (gross), subject to deductions for income tax and national insurance contributions. The parties acknowledge that the Employee's full contractual notice period is 12 months and that the reduced payment reflects the matters agreed in this agreement.</w:t>
      </w:r>
    </w:p>
    <w:p>
      <w:pPr>
        <w:pStyle w:val="Heading2"/>
      </w:pPr>
      <w:r>
        <w:t xml:space="preserve">4. Termination payment</w:t>
      </w:r>
    </w:p>
    <w:p>
      <w:pPr>
        <w:pStyle w:val="ListParagraph"/>
        <w:numPr>
          <w:ilvl w:val="0"/>
          <w:numId w:val="2"/>
        </w:numPr>
        <w:spacing w:after="120"/>
      </w:pPr>
      <w:r>
        <w:t xml:space="preserve">In consideration of the Employee entering into the waivers and undertakings in this agreement, the Company will pay the Employee an ex gratia termination payment of £</w:t>
      </w:r>
      <w:del w:id="103" w:author="Jonathan Vane (Castle &amp; Vane LLP)" w:date="2026-02-18T00:00:00Z">
        <w:r>
          <w:delText xml:space="preserve">95,000</w:delText>
        </w:r>
      </w:del>
      <w:ins w:id="104" w:author="Jonathan Vane (Castle &amp; Vane LLP)" w:date="2026-02-18T00:00:00Z">
        <w:r>
          <w:t xml:space="preserve">110,000</w:t>
        </w:r>
      </w:ins>
      <w:r>
        <w:t xml:space="preserve">. The parties intend that the first £30,000 of that payment be paid without deduction of tax under section 401 of the Income Tax (Earnings and Pensions) Act 2003, and that the balance be subject to deduction of income tax (but not national insurance contributions) under PAYE.</w:t>
      </w:r>
    </w:p>
    <w:p>
      <w:pPr>
        <w:pStyle w:val="ListParagraph"/>
        <w:numPr>
          <w:ilvl w:val="0"/>
          <w:numId w:val="2"/>
        </w:numPr>
        <w:spacing w:after="120"/>
      </w:pPr>
      <w:r>
        <w:t xml:space="preserve">The Company will pay the Employee his determined but unpaid annual bonus for the financial year ended 31 December 2025 in the sum of £43,000 (gross), subject to deductions for income tax and national insurance contributions.</w:t>
      </w:r>
    </w:p>
    <w:p>
      <w:pPr>
        <w:pStyle w:val="Heading2"/>
      </w:pPr>
      <w:r>
        <w:t xml:space="preserve">5. Outplacement and legal fees</w:t>
      </w:r>
    </w:p>
    <w:p>
      <w:pPr>
        <w:pStyle w:val="ListParagraph"/>
        <w:numPr>
          <w:ilvl w:val="0"/>
          <w:numId w:val="2"/>
        </w:numPr>
        <w:spacing w:after="120"/>
      </w:pPr>
      <w:r>
        <w:t xml:space="preserve">The Company will provide outplacement support to the value of £7,500 through a provider of the Company's choosing.</w:t>
      </w:r>
    </w:p>
    <w:p>
      <w:pPr>
        <w:pStyle w:val="ListParagraph"/>
        <w:numPr>
          <w:ilvl w:val="0"/>
          <w:numId w:val="2"/>
        </w:numPr>
        <w:spacing w:after="120"/>
      </w:pPr>
      <w:r>
        <w:t xml:space="preserve">The Company will contribute £</w:t>
      </w:r>
      <w:del w:id="105" w:author="Jonathan Vane (Castle &amp; Vane LLP)" w:date="2026-02-18T00:00:00Z">
        <w:r>
          <w:delText xml:space="preserve">1,500</w:delText>
        </w:r>
      </w:del>
      <w:ins w:id="106" w:author="Jonathan Vane (Castle &amp; Vane LLP)" w:date="2026-02-18T00:00:00Z">
        <w:r>
          <w:t xml:space="preserve">2,500</w:t>
        </w:r>
      </w:ins>
      <w:r>
        <w:t xml:space="preserve"> plus VAT towards the Employee's legal fees incurred in obtaining advice on the terms and effect of this agreement, payable directly to the Adviser's firm on receipt of an invoice addressed to the Employee but marked as payable by the Company.</w:t>
      </w:r>
    </w:p>
    <w:p>
      <w:pPr>
        <w:pStyle w:val="Heading2"/>
      </w:pPr>
      <w:r>
        <w:t xml:space="preserve">6. Settlement and waiver of claims</w:t>
      </w:r>
    </w:p>
    <w:p>
      <w:pPr>
        <w:pStyle w:val="ListParagraph"/>
        <w:numPr>
          <w:ilvl w:val="0"/>
          <w:numId w:val="2"/>
        </w:numPr>
        <w:spacing w:after="120"/>
      </w:pPr>
      <w:r>
        <w:t xml:space="preserve">The Employee accepts the terms of this agreement in full and final settlement of all claims which he has or may have against the Company or any Group Company arising out of or in connection with his employment or its termination, including (without limitation) claims for unfair dismissal, wrongful dismissal, breach of contract, unlawful deduction from wages, discrimination, and any claim under the Working Time Regulations 1998, but excluding the excepted claims at clause 6.2.</w:t>
      </w:r>
    </w:p>
    <w:p>
      <w:pPr>
        <w:pStyle w:val="ListParagraph"/>
        <w:numPr>
          <w:ilvl w:val="0"/>
          <w:numId w:val="2"/>
        </w:numPr>
        <w:spacing w:after="120"/>
      </w:pPr>
      <w:r>
        <w:t xml:space="preserve">The waiver in clause 6.1 does not apply to: (a) any claim to enforce this agreement; (b) any claim in respect of accrued pension rights; or (c) any claim for personal injury of which the Employee is not aware and could not reasonably be aware at the date of this agreement.</w:t>
      </w:r>
    </w:p>
    <w:p>
      <w:pPr>
        <w:pStyle w:val="Heading2"/>
      </w:pPr>
      <w:r>
        <w:t xml:space="preserve">7. Post-termination restrictions</w:t>
      </w:r>
    </w:p>
    <w:p>
      <w:pPr>
        <w:pStyle w:val="ListParagraph"/>
        <w:numPr>
          <w:ilvl w:val="0"/>
          <w:numId w:val="2"/>
        </w:numPr>
        <w:spacing w:after="120"/>
      </w:pPr>
      <w:r>
        <w:t xml:space="preserve">In consideration of the payments in clauses 3 and 4, the Employee reaffirms the post-termination restrictions in clause 11 of the Service Agreement, save that the Non-Compete Covenant shall apply for a period of </w:t>
      </w:r>
      <w:del w:id="101" w:author="Jonathan Vane (Castle &amp; Vane LLP)" w:date="2026-02-18T00:00:00Z">
        <w:r>
          <w:delText xml:space="preserve">12</w:delText>
        </w:r>
      </w:del>
      <w:ins w:id="102" w:author="Jonathan Vane (Castle &amp; Vane LLP)" w:date="2026-02-18T00:00:00Z">
        <w:r>
          <w:t xml:space="preserve">9</w:t>
        </w:r>
      </w:ins>
      <w:r>
        <w:t xml:space="preserve"> months from the Termination Date in place of the period stated in the Service Agreement. The client non-solicitation, non-dealing and senior-employee non-solicitation covenants continue to apply for 12 months from the Termination Date.</w:t>
      </w:r>
    </w:p>
    <w:p>
      <w:pPr>
        <w:pStyle w:val="ListParagraph"/>
        <w:numPr>
          <w:ilvl w:val="0"/>
          <w:numId w:val="2"/>
        </w:numPr>
        <w:spacing w:after="120"/>
      </w:pPr>
      <w:r>
        <w:t xml:space="preserve">The Employee confirms that he has not, and will not before the Termination Date, solicit or accept any business from, or solicit any employee of, any Group Company in breach of those covenants.</w:t>
      </w:r>
    </w:p>
    <w:p>
      <w:pPr>
        <w:pStyle w:val="Heading2"/>
      </w:pPr>
      <w:r>
        <w:t xml:space="preserve">8. Confidentiality and announcements</w:t>
      </w:r>
    </w:p>
    <w:p>
      <w:pPr>
        <w:pStyle w:val="ListParagraph"/>
        <w:numPr>
          <w:ilvl w:val="0"/>
          <w:numId w:val="2"/>
        </w:numPr>
        <w:spacing w:after="120"/>
      </w:pPr>
      <w:r>
        <w:t xml:space="preserve">The Employee will keep confidential the existence and terms of this agreement and the circumstances of the termination of his employment, save as required by law or to his immediate family and professional advisers. The parties have agreed an announcement in the agreed form at Schedule 1, and neither party will make any statement inconsistent with it.</w:t>
      </w:r>
    </w:p>
    <w:p>
      <w:pPr>
        <w:pStyle w:val="Heading2"/>
      </w:pPr>
      <w:r>
        <w:t xml:space="preserve">9. Confidential information and Company property</w:t>
      </w:r>
    </w:p>
    <w:p>
      <w:pPr>
        <w:pStyle w:val="ListParagraph"/>
        <w:numPr>
          <w:ilvl w:val="0"/>
          <w:numId w:val="2"/>
        </w:numPr>
        <w:spacing w:after="120"/>
      </w:pPr>
      <w:r>
        <w:t xml:space="preserve">The Employee reaffirms his continuing obligations of confidentiality under the Service Agreement and will, on or before the Termination Date, return to the Company all Company property and confidential information in his possession or control, and delete any Company information held on personal devices.</w:t>
      </w:r>
    </w:p>
    <w:p>
      <w:pPr>
        <w:pStyle w:val="Heading2"/>
      </w:pPr>
      <w:r>
        <w:t xml:space="preserve">10. Warranties</w:t>
      </w:r>
    </w:p>
    <w:p>
      <w:pPr>
        <w:pStyle w:val="ListParagraph"/>
        <w:numPr>
          <w:ilvl w:val="0"/>
          <w:numId w:val="2"/>
        </w:numPr>
        <w:spacing w:after="120"/>
      </w:pPr>
      <w:r>
        <w:t xml:space="preserve">The Employee warrants that he is not aware of any matter which would constitute a breach of his duties to the Company, that he has not received any offer of employment which he has accepted save as disclosed to the Company, and that the only claims he has or may have against the Company are those waived by this agreement.</w:t>
      </w:r>
    </w:p>
    <w:p>
      <w:pPr>
        <w:pStyle w:val="Heading2"/>
      </w:pPr>
      <w:r>
        <w:t xml:space="preserve">11. References</w:t>
      </w:r>
    </w:p>
    <w:p>
      <w:pPr>
        <w:pStyle w:val="ListParagraph"/>
        <w:numPr>
          <w:ilvl w:val="0"/>
          <w:numId w:val="2"/>
        </w:numPr>
        <w:spacing w:after="120"/>
      </w:pPr>
      <w:r>
        <w:t xml:space="preserve">The Company will, on request from a prospective employer, provide a reference in the agreed form at Schedule 2.</w:t>
      </w:r>
    </w:p>
    <w:p>
      <w:pPr>
        <w:pStyle w:val="Heading2"/>
      </w:pPr>
      <w:r>
        <w:t xml:space="preserve">12. Independent advice</w:t>
      </w:r>
    </w:p>
    <w:p>
      <w:pPr>
        <w:pStyle w:val="ListParagraph"/>
        <w:numPr>
          <w:ilvl w:val="0"/>
          <w:numId w:val="2"/>
        </w:numPr>
        <w:spacing w:after="120"/>
      </w:pPr>
      <w:r>
        <w:t xml:space="preserve">The Employee confirms that he has received independent legal advice from Mr Jonathan Vane of Castle &amp; Vane LLP (the “Adviser”) as to the terms and effect of this agreement and in particular its effect on his ability to pursue the claims waived by it, and that the Adviser is covered by a current contract of insurance.</w:t>
      </w:r>
    </w:p>
    <w:p>
      <w:pPr>
        <w:pStyle w:val="Heading2"/>
      </w:pPr>
      <w:r>
        <w:t xml:space="preserve">13. Governing law and jurisdiction</w:t>
      </w:r>
    </w:p>
    <w:p>
      <w:pPr>
        <w:pStyle w:val="ListParagraph"/>
        <w:numPr>
          <w:ilvl w:val="0"/>
          <w:numId w:val="2"/>
        </w:numPr>
        <w:spacing w:after="120"/>
      </w:pPr>
      <w:r>
        <w:t xml:space="preserve">This agreement is governed by the law of England and Wales and the parties submit to the exclusive jurisdiction of the courts and employment tribunals of England and Wales.</w:t>
      </w:r>
    </w:p>
    <w:p>
      <w:r>
        <w:br w:type="page"/>
      </w:r>
    </w:p>
    <w:p>
      <w:pPr>
        <w:pStyle w:val="Heading1"/>
      </w:pPr>
      <w:r>
        <w:t xml:space="preserve">Schedule 1 — Agreed announcement</w:t>
      </w:r>
    </w:p>
    <w:p>
      <w:r>
        <w:t xml:space="preserve">“The Group announces that Adrian Vholes has decided to step down as Group Finance Director to pursue other opportunities. The Board thanks Adrian for his contribution over the past ten years and wishes him well for the future.”</w:t>
      </w:r>
    </w:p>
    <w:p>
      <w:pPr>
        <w:pStyle w:val="Heading1"/>
      </w:pPr>
      <w:r>
        <w:t xml:space="preserve">Schedule 2 — Agreed form of reference</w:t>
      </w:r>
    </w:p>
    <w:p>
      <w:r>
        <w:t xml:space="preserve">“Adrian Vholes was employed by Ashbourne Healthcare Group Limited as Group Finance Director from 14 March 2016 to 31 March 2026. It is the Group's policy to provide factual references only. This reference is given in good faith and without liability.”</w:t>
      </w:r>
    </w:p>
    <w:p>
      <w:r>
        <w:t xml:space="preserve"/>
      </w:r>
    </w:p>
    <w:p>
      <w:r>
        <w:t xml:space="preserve">SIGNED by MR ADRIAN VHOLES  ............................   Date .............</w:t>
      </w:r>
    </w:p>
    <w:p>
      <w:r>
        <w:t xml:space="preserve"/>
      </w:r>
    </w:p>
    <w:p>
      <w:r>
        <w:t xml:space="preserve">SIGNED for and on behalf of ASHBOURNE HEALTHCARE GROUP LIMITED  ............................   Director</w:t>
      </w:r>
    </w:p>
    <w:p>
      <w:r>
        <w:t xml:space="preserve"/>
      </w:r>
    </w:p>
    <w:p>
      <w:pPr>
        <w:spacing w:after="120"/>
      </w:pPr>
      <w:r>
        <w:rPr>
          <w:b/>
          <w:bCs/>
        </w:rPr>
        <w:t xml:space="preserve">Adviser's certificate</w:t>
      </w:r>
    </w:p>
    <w:p>
      <w:r>
        <w:t xml:space="preserve">I, Jonathan Vane of Castle &amp; Vane LLP, confirm that I have advised Mr Adrian Vholes as to the terms and effect of this agreement and in particular its effect on his ability to pursue his rights before an employment tribunal, and that there is in force a contract of insurance covering the risk of a claim by him in respect of loss arising from that advice.</w:t>
      </w:r>
    </w:p>
    <w:p>
      <w:r>
        <w:t xml:space="preserve">Signed ............................   Date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pPr>
    <w:r>
      <w:rPr>
        <w:color w:val="777777"/>
        <w:sz w:val="14"/>
        <w:szCs w:val="14"/>
      </w:rPr>
      <w:t xml:space="preserve">Whitfield Carter LLP is a limited liability partnership registered in England and Wales.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2026-06-29T17:03:36.891Z</dcterms:created>
  <dcterms:modified xsi:type="dcterms:W3CDTF">2026-06-29T17:03:36.891Z</dcterms:modified>
</cp:coreProperties>
</file>

<file path=docProps/custom.xml><?xml version="1.0" encoding="utf-8"?>
<Properties xmlns="http://schemas.openxmlformats.org/officeDocument/2006/custom-properties" xmlns:vt="http://schemas.openxmlformats.org/officeDocument/2006/docPropsVTypes"/>
</file>