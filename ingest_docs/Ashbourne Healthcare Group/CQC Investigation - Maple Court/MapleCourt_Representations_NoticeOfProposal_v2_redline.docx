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C00000"/>
          <w:sz w:val="18"/>
          <w:szCs w:val="18"/>
        </w:rPr>
        <w:t xml:space="preserve">WITHOUT PREJUDICE TO THE RIGHT OF APPEAL</w:t>
      </w:r>
    </w:p>
    <w:p>
      <w:pPr>
        <w:spacing w:after="60"/>
        <w:jc w:val="right"/>
      </w:pPr>
      <w:r>
        <w:rPr>
          <w:sz w:val="20"/>
          <w:szCs w:val="20"/>
        </w:rPr>
        <w:t xml:space="preserve">16 May 2025</w:t>
      </w:r>
    </w:p>
    <w:p>
      <w:pPr>
        <w:spacing w:after="0"/>
      </w:pPr>
      <w:r>
        <w:rPr>
          <w:sz w:val="20"/>
          <w:szCs w:val="20"/>
        </w:rPr>
        <w:t xml:space="preserve">By email and CQC provider portal</w:t>
      </w:r>
    </w:p>
    <w:p>
      <w:pPr>
        <w:spacing w:after="0"/>
      </w:pPr>
      <w:r>
        <w:rPr>
          <w:sz w:val="20"/>
          <w:szCs w:val="20"/>
        </w:rPr>
        <w:t xml:space="preserve">Care Quality Commission — Registration</w:t>
      </w:r>
    </w:p>
    <w:p>
      <w:pPr>
        <w:spacing w:after="0"/>
      </w:pPr>
      <w:r>
        <w:rPr>
          <w:sz w:val="20"/>
          <w:szCs w:val="20"/>
        </w:rPr>
        <w:t xml:space="preserve">Citygate, Gallowgate, Newcastle upon Tyne NE1 4PA</w:t>
      </w:r>
    </w:p>
    <w:p>
      <w:pPr>
        <w:spacing w:after="80"/>
      </w:pPr>
      <w:r>
        <w:t xml:space="preserve"/>
      </w:r>
    </w:p>
    <w:p>
      <w:pPr>
        <w:spacing w:after="120"/>
      </w:pPr>
      <w:r>
        <w:rPr>
          <w:color w:val="595959"/>
          <w:sz w:val="18"/>
          <w:szCs w:val="18"/>
        </w:rPr>
        <w:t xml:space="preserve">Our ref: WC/AHG/00189/SW</w:t>
      </w:r>
    </w:p>
    <w:p>
      <w:pPr>
        <w:spacing w:after="120" w:line="276"/>
      </w:pPr>
      <w:r>
        <w:rPr>
          <w:b/>
          <w:bCs/>
        </w:rPr>
        <w:t xml:space="preserve">Dear Sirs</w:t>
      </w:r>
    </w:p>
    <w:p>
      <w:pPr>
        <w:spacing w:after="120" w:line="276"/>
      </w:pPr>
      <w:r>
        <w:rPr>
          <w:b/>
          <w:bCs/>
        </w:rPr>
        <w:t xml:space="preserve">Written representations under section 31/section 26 of the Health and Social Care Act 2008 — Notice of Proposal dated 24 April 2025 to impose conditions on the registration of Ashbourne Healthcare Group Limited in respect of Maple Court Care Home</w:t>
      </w:r>
    </w:p>
    <w:p>
      <w:pPr>
        <w:spacing w:after="120" w:line="276"/>
      </w:pPr>
      <w:r>
        <w:t xml:space="preserve">We act for Ashbourne Healthcare Group Limited (the “Provider”). We make these written representations within the 28-day period in respect of the Notice of Proposal dated 24 April 2025 (the “Notice”), which proposes to impose two conditions on the Provider’s registration in respect of Maple Court Care Home (the “Service”):</w:t>
      </w:r>
    </w:p>
    <w:p>
      <w:pPr>
        <w:pStyle w:val="ListParagraph"/>
        <w:numPr>
          <w:ilvl w:val="0"/>
          <w:numId w:val="2"/>
        </w:numPr>
        <w:spacing w:after="120"/>
      </w:pPr>
      <w:r>
        <w:t xml:space="preserve">Proposed Condition 1 — that the Provider submits to the Commission a monthly medicines-governance report in respect of the Service; and</w:t>
      </w:r>
    </w:p>
    <w:p>
      <w:pPr>
        <w:pStyle w:val="ListParagraph"/>
        <w:numPr>
          <w:ilvl w:val="0"/>
          <w:numId w:val="2"/>
        </w:numPr>
        <w:spacing w:after="120"/>
      </w:pPr>
      <w:r>
        <w:t xml:space="preserve">Proposed Condition 2 — that the Provider must not admit any new service user to the Service without the prior written agreement of the Commission.</w:t>
      </w:r>
    </w:p>
    <w:p>
      <w:pPr>
        <w:pStyle w:val="Heading2"/>
      </w:pPr>
      <w:r>
        <w:t xml:space="preserve">1. The Provider accepts Proposed Condition 1</w:t>
      </w:r>
    </w:p>
    <w:p>
      <w:pPr>
        <w:spacing w:after="120" w:line="276"/>
      </w:pPr>
      <w:r>
        <w:t xml:space="preserve">The Provider does not oppose Proposed Condition 1. A monthly medicines-governance report is a proportionate and constructive measure, and the Provider is content for it to be imposed for a defined period of </w:t>
      </w:r>
      <w:del w:id="9210" w:author="Sarah Whitfield" w:date="2025-05-15T16:30:00Z">
        <w:r>
          <w:delText xml:space="preserve">six</w:delText>
        </w:r>
      </w:del>
      <w:ins w:id="9211" w:author="Sarah Whitfield" w:date="2025-05-15T16:30:00Z">
        <w:r>
          <w:t xml:space="preserve">nine</w:t>
        </w:r>
      </w:ins>
      <w:r>
        <w:t xml:space="preserve"> months, subject to review. The Provider has, in fact, been submitting such reports voluntarily since March 2025.</w:t>
      </w:r>
    </w:p>
    <w:p>
      <w:pPr>
        <w:pStyle w:val="Heading2"/>
      </w:pPr>
      <w:r>
        <w:t xml:space="preserve">2. Proposed Condition 2 (restriction on admissions) is disproportionate and should not be imposed</w:t>
      </w:r>
    </w:p>
    <w:p>
      <w:pPr>
        <w:pStyle w:val="ListParagraph"/>
        <w:numPr>
          <w:ilvl w:val="0"/>
          <w:numId w:val="2"/>
        </w:numPr>
        <w:spacing w:after="120"/>
      </w:pPr>
      <w:r>
        <w:t xml:space="preserve">The purpose of a condition under the 2008 Act is to secure that the regulated activity is carried on safely; a condition must be necessary and proportionate to the risk identified. The risk identified in the Notice is specific to medicines management. Proposed Condition 1 addresses that risk directly and on an ongoing, monitored basis.</w:t>
      </w:r>
    </w:p>
    <w:p>
      <w:pPr>
        <w:pStyle w:val="ListParagraph"/>
        <w:numPr>
          <w:ilvl w:val="0"/>
          <w:numId w:val="2"/>
        </w:numPr>
        <w:spacing w:after="120"/>
      </w:pPr>
      <w:r>
        <w:t xml:space="preserve">The breach has been remedied. The Warning Notice compliance date of 30 April 2025 has passed and the remedial action plan is substantially complete (see the enclosed action-plan tracker and supporting evidence). In particular: a new electronic medicines administration (eMAR) system has been implemented at the Service; all nursing staff (substantive and agency) have completed competency reassessment; the night-nurse vacancy has been filled substantively; and an external medicines audit conducted on 28 April 2025 found no outstanding concerns.</w:t>
      </w:r>
    </w:p>
    <w:p>
      <w:pPr>
        <w:pStyle w:val="ListParagraph"/>
        <w:numPr>
          <w:ilvl w:val="0"/>
          <w:numId w:val="2"/>
        </w:numPr>
        <w:spacing w:after="120"/>
      </w:pPr>
      <w:r>
        <w:t xml:space="preserve">A blanket restriction on admissions is not necessary to manage a remedied, medicines-specific risk and would cause disproportionate harm. It would: (i) prevent the Service from caring for individuals in the local area who require placement, contrary to the interests of those individuals and commissioners; (ii) cause avoidable financial harm to the Service that could itself threaten its viability and therefore the safety and continuity of care for existing residents; and (iii) damage the Service’s ability to recruit and retain staff.</w:t>
      </w:r>
    </w:p>
    <w:p>
      <w:pPr>
        <w:pStyle w:val="ListParagraph"/>
        <w:numPr>
          <w:ilvl w:val="0"/>
          <w:numId w:val="2"/>
        </w:numPr>
        <w:spacing w:after="120"/>
      </w:pPr>
      <w:r>
        <w:t xml:space="preserve">If, contrary to these representations, the Commission considers a condition relating to admissions to be necessary, the Provider invites the Commission to consider a narrower and time-limited alternative: namely, a condition requiring the Provider to give the Commission </w:t>
      </w:r>
      <w:del w:id="9201" w:author="Sarah Whitfield" w:date="2025-05-15T16:30:00Z">
        <w:r>
          <w:delText xml:space="preserve">48 hours’</w:delText>
        </w:r>
      </w:del>
      <w:ins w:id="9202" w:author="Sarah Whitfield" w:date="2025-05-15T16:30:00Z">
        <w:r>
          <w:t xml:space="preserve">five working days’</w:t>
        </w:r>
      </w:ins>
      <w:r>
        <w:t xml:space="preserve"> notice of any new admission to the Ferndale unit only, for a period of </w:t>
      </w:r>
      <w:del w:id="9203" w:author="Sarah Whitfield" w:date="2025-05-15T16:30:00Z">
        <w:r>
          <w:delText xml:space="preserve">three months</w:delText>
        </w:r>
      </w:del>
      <w:ins w:id="9204" w:author="Sarah Whitfield" w:date="2025-05-15T16:30:00Z">
        <w:r>
          <w:t xml:space="preserve">two months</w:t>
        </w:r>
      </w:ins>
      <w:r>
        <w:t xml:space="preserve">, rather than a prohibition. This would allow the Commission to maintain oversight without the disproportionate consequences of a prohibition. </w:t>
      </w:r>
      <w:ins w:id="9205" w:author="Sarah Whitfield" w:date="2025-05-15T16:30:00Z">
        <w:r>
          <w:t xml:space="preserve">The Provider would, of course, comply with any such notice requirement in addition to the monthly governance report.</w:t>
        </w:r>
      </w:ins>
    </w:p>
    <w:p>
      <w:pPr>
        <w:pStyle w:val="Heading2"/>
      </w:pPr>
      <w:r>
        <w:t xml:space="preserve">3. Governance and leadership</w:t>
      </w:r>
    </w:p>
    <w:p>
      <w:pPr>
        <w:pStyle w:val="ListParagraph"/>
        <w:numPr>
          <w:ilvl w:val="0"/>
          <w:numId w:val="2"/>
        </w:numPr>
        <w:spacing w:after="120"/>
      </w:pPr>
      <w:r>
        <w:t xml:space="preserve">The Notice refers to concerns about governance. The Provider has strengthened governance at the Service: a new clinical lead has been appointed; the registered manager has completed additional medicines-governance training; and the Group’s quality team now conducts fortnightly assurance visits. These steps go to the well-led key question and demonstrate that the leadership of the Service is capable of sustaining the improvements.</w:t>
      </w:r>
    </w:p>
    <w:p>
      <w:pPr>
        <w:pStyle w:val="Heading2"/>
      </w:pPr>
      <w:r>
        <w:t xml:space="preserve">4. Conclusion</w:t>
      </w:r>
    </w:p>
    <w:p>
      <w:pPr>
        <w:spacing w:after="120" w:line="276"/>
      </w:pPr>
      <w:r>
        <w:t xml:space="preserve">The Provider invites the Commission to adopt Proposed Condition 1 (for a defined six-month period) and not to impose Proposed Condition 2. The Provider reserves its right to appeal any Notice of Decision to the First-tier Tribunal (Care Standards) but hopes that will not be necessary. We should be glad to discuss these representations at a relationship meeting.</w:t>
      </w:r>
    </w:p>
    <w:p>
      <w:pPr>
        <w:spacing w:after="80"/>
      </w:pPr>
      <w:r>
        <w:t xml:space="preserve"/>
      </w:r>
    </w:p>
    <w:p>
      <w:pPr>
        <w:spacing w:after="120" w:line="276"/>
      </w:pPr>
      <w:r>
        <w:t xml:space="preserve">Yours faithfully</w:t>
      </w:r>
    </w:p>
    <w:p>
      <w:pPr>
        <w:spacing w:after="80"/>
      </w:pPr>
      <w:r>
        <w:t xml:space="preserve"/>
      </w:r>
    </w:p>
    <w:p>
      <w:pPr>
        <w:spacing w:after="80"/>
      </w:pPr>
      <w:r>
        <w:t xml:space="preserve"/>
      </w:r>
    </w:p>
    <w:p>
      <w:pPr>
        <w:spacing w:after="120" w:line="276"/>
      </w:pPr>
      <w:r>
        <w:rPr>
          <w:b/>
          <w:bCs/>
        </w:rPr>
        <w:t xml:space="preserve">Whitfield Carter LLP</w:t>
      </w:r>
    </w:p>
    <w:p>
      <w:pPr>
        <w:spacing w:after="120" w:line="276"/>
      </w:pPr>
      <w:r>
        <w:rPr>
          <w:i/>
          <w:iCs/>
          <w:sz w:val="18"/>
          <w:szCs w:val="18"/>
        </w:rPr>
        <w:t xml:space="preserve">Enc: remedial action-plan tracker; external medicines audit (28 April 2025); eMAR implementation evidence; training records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808080"/>
        <w:sz w:val="14"/>
        <w:szCs w:val="14"/>
      </w:rPr>
      <w:t xml:space="preserve">Whitfield Carter LLP  |  22 Bishopsgate, London EC2N 4BQ  |  Confidential and may be legally privileged.</w:t>
    </w:r>
    <w:r>
      <w:rPr>
        <w:color w:val="808080"/>
        <w:sz w:val="14"/>
        <w:szCs w:val="14"/>
      </w:rPr>
      <w:t xml:space="preserve">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1F3864"/>
        <w:sz w:val="28"/>
        <w:szCs w:val="28"/>
      </w:rPr>
      <w:t xml:space="preserve">Whitfield Carter LLP</w:t>
    </w:r>
  </w:p>
  <w:p>
    <w:pPr>
      <w:pBdr>
        <w:bottom w:val="single" w:color="1F3864" w:sz="6" w:space="4"/>
      </w:pBdr>
      <w:spacing w:after="120"/>
    </w:pPr>
    <w:r>
      <w:rPr>
        <w:color w:val="595959"/>
        <w:sz w:val="16"/>
        <w:szCs w:val="16"/>
      </w:rPr>
      <w:t xml:space="preserve">22 Bishopsgate, London EC2N 4BQ  ·  Tel +44 (0)20 7946 0500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600" w:hanging="360"/>
      </w:pPr>
    </w:lvl>
    <w:lvl w:ilvl="1" w15:tentative="1">
      <w:start w:val="1"/>
      <w:numFmt w:val="lowerLetter"/>
      <w:lvlText w:val="(%2)"/>
      <w:lvlJc w:val="left"/>
      <w:pPr>
        <w:ind w:left="1320" w:hanging="42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30"/>
      <w:szCs w:val="30"/>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2026-06-29T22:09:47.006Z</dcterms:created>
  <dcterms:modified xsi:type="dcterms:W3CDTF">2026-06-29T22:09:47.006Z</dcterms:modified>
</cp:coreProperties>
</file>

<file path=docProps/custom.xml><?xml version="1.0" encoding="utf-8"?>
<Properties xmlns="http://schemas.openxmlformats.org/officeDocument/2006/custom-properties" xmlns:vt="http://schemas.openxmlformats.org/officeDocument/2006/docPropsVTypes"/>
</file>