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del w:id="9001" w:author="Tom Gallagher" w:date="2025-04-02T10:00:00Z">
        <w:r>
          <w:rPr>
            <w:sz w:val="20"/>
            <w:szCs w:val="20"/>
          </w:rPr>
          <w:delText xml:space="preserve">31 March 2025</w:delText>
        </w:r>
      </w:del>
      <w:ins w:id="9002" w:author="Tom Gallagher" w:date="2025-04-02T10:00:00Z">
        <w:r>
          <w:rPr>
            <w:sz w:val="20"/>
            <w:szCs w:val="20"/>
          </w:rPr>
          <w:t xml:space="preserve">3 April 2025</w:t>
        </w:r>
      </w:ins>
    </w:p>
    <w:p>
      <w:pPr>
        <w:spacing w:after="0"/>
      </w:pPr>
      <w:r>
        <w:rPr>
          <w:sz w:val="20"/>
          <w:szCs w:val="20"/>
        </w:rPr>
        <w:t xml:space="preserve">By email and CQC provider portal</w:t>
      </w:r>
    </w:p>
    <w:p>
      <w:pPr>
        <w:spacing w:after="0"/>
      </w:pPr>
      <w:r>
        <w:rPr>
          <w:sz w:val="20"/>
          <w:szCs w:val="20"/>
        </w:rPr>
        <w:t xml:space="preserve">Care Quality Commission</w:t>
      </w:r>
    </w:p>
    <w:p>
      <w:pPr>
        <w:spacing w:after="0"/>
      </w:pPr>
      <w:r>
        <w:rPr>
          <w:sz w:val="20"/>
          <w:szCs w:val="20"/>
        </w:rPr>
        <w:t xml:space="preserve">Citygate, Gallowgate, Newcastle upon Tyne NE1 4PA</w:t>
      </w:r>
    </w:p>
    <w:p>
      <w:pPr>
        <w:spacing w:after="0"/>
      </w:pPr>
      <w:r>
        <w:rPr>
          <w:sz w:val="20"/>
          <w:szCs w:val="20"/>
        </w:rPr>
        <w:t xml:space="preserve">FAO: Ms J. Hartley, Inspection Manager (Adult Social Care)</w:t>
      </w:r>
    </w:p>
    <w:p>
      <w:pPr>
        <w:spacing w:after="80"/>
      </w:pPr>
      <w:r>
        <w:t xml:space="preserve"/>
      </w:r>
    </w:p>
    <w:p>
      <w:pPr>
        <w:spacing w:after="120"/>
      </w:pPr>
      <w:r>
        <w:rPr>
          <w:color w:val="595959"/>
          <w:sz w:val="18"/>
          <w:szCs w:val="18"/>
        </w:rPr>
        <w:t xml:space="preserve">Our ref: WC/AHG/00189/TG</w:t>
      </w:r>
    </w:p>
    <w:p>
      <w:pPr>
        <w:spacing w:after="120" w:line="276"/>
      </w:pPr>
      <w:r>
        <w:rPr>
          <w:b/>
          <w:bCs/>
        </w:rPr>
        <w:t xml:space="preserve">Dear Ms Hartley</w:t>
      </w:r>
    </w:p>
    <w:p>
      <w:pPr>
        <w:spacing w:after="120" w:line="276"/>
      </w:pPr>
      <w:r>
        <w:rPr>
          <w:b/>
          <w:bCs/>
        </w:rPr>
        <w:t xml:space="preserve">Maple Court Care Home (provider ID: 1-AHG-MAPLE) — factual accuracy comments on the draft inspection report dated 13 March 2025</w:t>
      </w:r>
    </w:p>
    <w:p>
      <w:pPr>
        <w:spacing w:after="120" w:line="276"/>
      </w:pPr>
      <w:r>
        <w:t xml:space="preserve">We act for Ashbourne Healthcare Group Limited, the registered provider of Maple Court Care Home. We are instructed to submit the Group’s factual accuracy comments on the draft report. The Group does not, by these comments, dispute that the medicines-management failing in relation to the resident referred to in the report (“Resident A”) occurred; it accepts that omission and has acted on it. The comments below are directed only to specific factual matters that, if uncorrected, would materially misstate the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Ref.</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Draft report text</w:t>
            </w:r>
          </w:p>
        </w:tc>
        <w:tc>
          <w:tcPr>
            <w:tcW w:type="dxa" w:w="4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Group’s correction / evidence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FA1 (p.6, Safe)</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“There was no medicines audit in place at the service.”</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A monthly medicines audit was in place and had been completed for December 2024 and January 2025 (audit records enclosed). The audit failed to detect the omission for Resident A; the correct finding is that the audit was ineffective, not absent.</w:t>
            </w:r>
          </w:p>
        </w:tc>
      </w:tr>
      <w:tr>
        <w:trPr>
          <w:tblHeader w:val="false"/>
        </w:trPr>
        <w:tc>
          <w:tcPr>
            <w:tcW w:type="dxa" w:w="1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FA2 (p.7, Safe)</w:t>
            </w:r>
          </w:p>
        </w:tc>
        <w:tc>
          <w:tcPr>
            <w:tcW w:type="dxa" w:w="3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“Medicines were not managed safely across the service.”</w:t>
            </w:r>
          </w:p>
        </w:tc>
        <w:tc>
          <w:tcPr>
            <w:tcW w:type="dxa" w:w="40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The evidence relates to the Ferndale unit and a period of agency night cover. The Bluebell, Rosewood and Acorn units were not the subject of any medicines finding. We ask that the finding be qualified accordingly.</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FA3 (p.11, Well-led)</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“The service was staffed by agency nurses with no permanent nursing presence.”</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Maple Court employed 4.6 WTE substantive registered nurses at the time of inspection; one night-nurse vacancy was covered by agency. Substantive nursing hours are set out in the enclosed rota.</w:t>
            </w:r>
          </w:p>
        </w:tc>
      </w:tr>
      <w:tr>
        <w:trPr>
          <w:tblHeader w:val="false"/>
        </w:trPr>
        <w:tc>
          <w:tcPr>
            <w:tcW w:type="dxa" w:w="1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FA4 (p.12, Well-led)</w:t>
            </w:r>
          </w:p>
        </w:tc>
        <w:tc>
          <w:tcPr>
            <w:tcW w:type="dxa" w:w="3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“The registered manager was not aware of the incident until the inspection.”</w:t>
            </w:r>
          </w:p>
        </w:tc>
        <w:tc>
          <w:tcPr>
            <w:tcW w:type="dxa" w:w="40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The registered manager was notified on 27 January 2025 and made the safeguarding referral and CQC notification on 28 January 2025 (records enclosed), before the inspection.</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ins w:id="9100" w:author="Tom Gallagher" w:date="2025-04-02T10:00:00Z">
              <w:r>
                <w:rPr>
                  <w:b w:val="false"/>
                  <w:bCs w:val="false"/>
                  <w:color w:val="000000"/>
                  <w:sz w:val="20"/>
                  <w:szCs w:val="20"/>
                </w:rPr>
                <w:t xml:space="preserve">FA5 (p.4, Summary)</w:t>
              </w:r>
            </w:ins>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ins w:id="9101" w:author="Tom Gallagher" w:date="2025-04-02T10:00:00Z">
              <w:r>
                <w:rPr>
                  <w:b w:val="false"/>
                  <w:bCs w:val="false"/>
                  <w:color w:val="000000"/>
                  <w:sz w:val="20"/>
                  <w:szCs w:val="20"/>
                </w:rPr>
                <w:t xml:space="preserve">“The provider failed to notify CQC of the incident.”</w:t>
              </w:r>
            </w:ins>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tcPr>
          <w:p>
            <w:ins w:id="9102" w:author="Tom Gallagher" w:date="2025-04-02T10:00:00Z">
              <w:r>
                <w:rPr>
                  <w:b w:val="false"/>
                  <w:bCs w:val="false"/>
                  <w:color w:val="000000"/>
                  <w:sz w:val="20"/>
                  <w:szCs w:val="20"/>
                </w:rPr>
                <w:t xml:space="preserve">A Regulation 18 notification was submitted on 28 January 2025 (reference enclosed). We ask that this statement be deleted.</w:t>
              </w:r>
            </w:ins>
          </w:p>
        </w:tc>
      </w:tr>
    </w:tbl>
    <w:p>
      <w:pPr>
        <w:spacing w:after="120" w:line="276"/>
      </w:pPr>
      <w:r>
        <w:t xml:space="preserve">We enclose the supporting records referenced above. We would be grateful if the report could be amended to reflect these matters before publication. The Group remains committed to working openly with the CQC and to completing the remedial action plan ahead of the Warning Notice compliance date.</w:t>
      </w:r>
    </w:p>
    <w:p>
      <w:pPr>
        <w:spacing w:after="80"/>
      </w:pPr>
      <w:r>
        <w:t xml:space="preserve"/>
      </w:r>
    </w:p>
    <w:p>
      <w:pPr>
        <w:spacing w:after="120" w:line="276"/>
      </w:pPr>
      <w:r>
        <w:t xml:space="preserve">Yours faithfully</w:t>
      </w:r>
    </w:p>
    <w:p>
      <w:pPr>
        <w:spacing w:after="80"/>
      </w:pPr>
      <w:r>
        <w:t xml:space="preserve"/>
      </w:r>
    </w:p>
    <w:p>
      <w:pPr>
        <w:spacing w:after="80"/>
      </w:pPr>
      <w:r>
        <w:t xml:space="preserve"/>
      </w:r>
    </w:p>
    <w:p>
      <w:pPr>
        <w:spacing w:after="120" w:line="276"/>
      </w:pPr>
      <w:r>
        <w:rPr>
          <w:b/>
          <w:bCs/>
        </w:rPr>
        <w:t xml:space="preserve">Whitfield Carter LLP</w:t>
      </w:r>
    </w:p>
    <w:p>
      <w:pPr>
        <w:spacing w:after="120" w:line="276"/>
      </w:pPr>
      <w:r>
        <w:rPr>
          <w:i/>
          <w:iCs/>
          <w:sz w:val="18"/>
          <w:szCs w:val="18"/>
        </w:rPr>
        <w:t xml:space="preserve">Enc: medicines audit records (Dec 2024, Jan 2025); nursing rota; safeguarding referral; Reg 18 notification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2026-06-29T22:09:46.989Z</dcterms:created>
  <dcterms:modified xsi:type="dcterms:W3CDTF">2026-06-29T22:09:46.989Z</dcterms:modified>
</cp:coreProperties>
</file>

<file path=docProps/custom.xml><?xml version="1.0" encoding="utf-8"?>
<Properties xmlns="http://schemas.openxmlformats.org/officeDocument/2006/custom-properties" xmlns:vt="http://schemas.openxmlformats.org/officeDocument/2006/docPropsVTypes"/>
</file>