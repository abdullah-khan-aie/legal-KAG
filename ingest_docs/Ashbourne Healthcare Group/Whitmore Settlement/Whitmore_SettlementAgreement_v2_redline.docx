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SETTLEMENT AGREEMENT</w:t>
      </w:r>
    </w:p>
    <w:p>
      <w:pPr>
        <w:spacing w:after="60"/>
        <w:jc w:val="center"/>
      </w:pPr>
      <w:r>
        <w:rPr>
          <w:i/>
          <w:iCs/>
          <w:sz w:val="20"/>
          <w:szCs w:val="20"/>
        </w:rPr>
        <w:t xml:space="preserve">made under section 203 of the Employment Rights Act 1996 and related legislation</w:t>
      </w:r>
    </w:p>
    <w:p>
      <w:pPr>
        <w:spacing w:after="200"/>
        <w:jc w:val="center"/>
      </w:pPr>
      <w:r>
        <w:rPr>
          <w:i/>
          <w:iCs/>
          <w:color w:val="888888"/>
          <w:sz w:val="18"/>
          <w:szCs w:val="18"/>
        </w:rPr>
        <w:t xml:space="preserve">DRAFT v2 (Ashworth Quinn mark-up) — 1 April 2025 — subject to contract &amp; without prejudice</w:t>
      </w:r>
    </w:p>
    <w:p>
      <w:pPr>
        <w:spacing w:after="120"/>
      </w:pPr>
      <w:r>
        <w:rPr>
          <w:b/>
          <w:bCs/>
        </w:rPr>
        <w:t xml:space="preserve">THIS AGREEMENT is dated [•] 2025</w:t>
      </w:r>
    </w:p>
    <w:p>
      <w:pPr>
        <w:spacing w:after="120"/>
      </w:pPr>
      <w:r>
        <w:rPr>
          <w:b/>
          <w:bCs/>
        </w:rPr>
        <w:t xml:space="preserve">PARTIES</w:t>
      </w:r>
    </w:p>
    <w:p>
      <w:pPr>
        <w:pStyle w:val="ListParagraph"/>
        <w:numPr>
          <w:ilvl w:val="0"/>
          <w:numId w:val="2"/>
        </w:numPr>
        <w:spacing w:after="120"/>
      </w:pPr>
      <w:r>
        <w:t xml:space="preserve">Ashbourne Healthcare Group Limited (company number 06842211) whose registered office is at Kingsmead House, 47 Priory Road, Reading RG1 4NP (the “Company”); and</w:t>
      </w:r>
    </w:p>
    <w:p>
      <w:pPr>
        <w:pStyle w:val="ListParagraph"/>
        <w:numPr>
          <w:ilvl w:val="0"/>
          <w:numId w:val="2"/>
        </w:numPr>
        <w:spacing w:after="120"/>
      </w:pPr>
      <w:r>
        <w:t xml:space="preserve">Dr Rebecca Anne Whitmore of 14 Cranmer Gardens, Wokingham RG40 2LS (the “Employee”).</w:t>
      </w:r>
    </w:p>
    <w:p>
      <w:pPr>
        <w:spacing w:after="120"/>
      </w:pPr>
      <w:r>
        <w:rPr>
          <w:i/>
          <w:iCs/>
        </w:rPr>
        <w:t xml:space="preserve">(together, the “Parties”).</w:t>
      </w:r>
    </w:p>
    <w:p>
      <w:pPr>
        <w:pStyle w:val="Heading1"/>
      </w:pPr>
      <w:r>
        <w:t xml:space="preserve">Background</w:t>
      </w:r>
    </w:p>
    <w:p>
      <w:pPr>
        <w:pStyle w:val="ListParagraph"/>
        <w:numPr>
          <w:ilvl w:val="1"/>
          <w:numId w:val="2"/>
        </w:numPr>
        <w:spacing w:after="120"/>
      </w:pPr>
      <w:r>
        <w:t xml:space="preserve">The Employee was employed by the Company under a contract of employment dated 28 August 2018. The Employee’s employment terminated by reason of redundancy on 20 December 2024 (the “Termination Date”).</w:t>
      </w:r>
    </w:p>
    <w:p>
      <w:pPr>
        <w:pStyle w:val="ListParagraph"/>
        <w:numPr>
          <w:ilvl w:val="1"/>
          <w:numId w:val="2"/>
        </w:numPr>
        <w:spacing w:after="120"/>
      </w:pPr>
      <w:r>
        <w:t xml:space="preserve">The Employee has intimated claims against the Company including automatic unfair dismissal and detriment on the ground of making protected disclosures (sections 103A and 47B of the Employment Rights Act 1996) and ordinary unfair dismissal (the “Intimated Claims”). The Company denies the Intimated Claims and admits no liability.</w:t>
      </w:r>
    </w:p>
    <w:p>
      <w:pPr>
        <w:pStyle w:val="ListParagraph"/>
        <w:numPr>
          <w:ilvl w:val="1"/>
          <w:numId w:val="2"/>
        </w:numPr>
        <w:spacing w:after="120"/>
      </w:pPr>
      <w:r>
        <w:t xml:space="preserve">The Parties have agreed to settle the Intimated Claims and all other claims the Employee may have on the terms set out in this Agreement, which the Parties intend to be an effective settlement agreement within the meaning of the relevant statutes.</w:t>
      </w:r>
    </w:p>
    <w:p>
      <w:pPr>
        <w:pStyle w:val="Heading1"/>
      </w:pPr>
      <w:r>
        <w:t xml:space="preserve">1. Definitions</w:t>
      </w:r>
    </w:p>
    <w:p>
      <w:pPr>
        <w:pStyle w:val="ListParagraph"/>
        <w:numPr>
          <w:ilvl w:val="1"/>
          <w:numId w:val="2"/>
        </w:numPr>
        <w:spacing w:after="120"/>
      </w:pPr>
      <w:r>
        <w:t xml:space="preserve">In this Agreement: “Adviser” means the Employee’s relevant independent adviser named in the adviser’s certificate; “Group Company” means the Company and any subsidiary or holding company of the Company; “Termination Payment” has the meaning given in clause 3; and references to statutory provisions are to those provisions as amended.</w:t>
      </w:r>
    </w:p>
    <w:p>
      <w:pPr>
        <w:pStyle w:val="Heading1"/>
      </w:pPr>
      <w:r>
        <w:t xml:space="preserve">2. Termination</w:t>
      </w:r>
    </w:p>
    <w:p>
      <w:pPr>
        <w:pStyle w:val="ListParagraph"/>
        <w:numPr>
          <w:ilvl w:val="1"/>
          <w:numId w:val="2"/>
        </w:numPr>
        <w:spacing w:after="120"/>
      </w:pPr>
      <w:r>
        <w:t xml:space="preserve">The Employee’s employment terminated on the Termination Date. The Employee’s statutory redundancy payment and payment in lieu of notice were paid on termination and are not affected by this Agreement.</w:t>
      </w:r>
    </w:p>
    <w:p>
      <w:pPr>
        <w:pStyle w:val="ListParagraph"/>
        <w:numPr>
          <w:ilvl w:val="1"/>
          <w:numId w:val="2"/>
        </w:numPr>
        <w:spacing w:after="120"/>
      </w:pPr>
      <w:r>
        <w:t xml:space="preserve">The Employee confirms that she has been paid all salary, accrued but untaken holiday pay and expenses properly incurred up to the Termination Date, and that no further sums are due to her from the Company other than as set out in this Agreement.</w:t>
      </w:r>
    </w:p>
    <w:p>
      <w:pPr>
        <w:pStyle w:val="Heading1"/>
      </w:pPr>
      <w:r>
        <w:t xml:space="preserve">3. Settlement payment</w:t>
      </w:r>
    </w:p>
    <w:p>
      <w:pPr>
        <w:pStyle w:val="ListParagraph"/>
        <w:numPr>
          <w:ilvl w:val="1"/>
          <w:numId w:val="2"/>
        </w:numPr>
        <w:spacing w:after="120"/>
      </w:pPr>
      <w:r>
        <w:t xml:space="preserve">In full and final settlement of the Intimated Claims and the claims listed in clause 5, and without any admission of liability, the Company will pay the Employee a termination payment of £185,000 (the “Termination Payment”), such sum being inclusive of and not in addition to the statutory redundancy payment and notice pay already received.</w:t>
      </w:r>
    </w:p>
    <w:p>
      <w:pPr>
        <w:pStyle w:val="ListParagraph"/>
        <w:numPr>
          <w:ilvl w:val="1"/>
          <w:numId w:val="2"/>
        </w:numPr>
        <w:spacing w:after="120"/>
      </w:pPr>
      <w:r>
        <w:t xml:space="preserve">The Parties consider that the first £30,000 of the Termination Payment may be paid without deduction of tax under sections 401 and 403 of the Income Tax (Earnings and Pensions) Act 2003, and the balance will be paid subject to deduction of income tax at the appropriate rate. The Termination Payment will be made within </w:t>
      </w:r>
      <w:del w:id="9101" w:author="E Bartlett (Ashworth Quinn LLP)" w:date="2025-04-01T10:15:00Z">
        <w:r>
          <w:delText xml:space="preserve">21</w:delText>
        </w:r>
      </w:del>
      <w:ins w:id="9102" w:author="E Bartlett (Ashworth Quinn LLP)" w:date="2025-04-01T10:15:00Z">
        <w:r>
          <w:t xml:space="preserve">14</w:t>
        </w:r>
      </w:ins>
      <w:r>
        <w:t xml:space="preserve"> days of the later of (a) the date this Agreement is signed by both Parties and (b) the date the Company receives the Adviser’s certificate.</w:t>
      </w:r>
    </w:p>
    <w:p>
      <w:pPr>
        <w:pStyle w:val="ListParagraph"/>
        <w:numPr>
          <w:ilvl w:val="1"/>
          <w:numId w:val="2"/>
        </w:numPr>
        <w:spacing w:after="120"/>
      </w:pPr>
      <w:r>
        <w:t xml:space="preserve">The Company will also pay £5,000 plus VAT towards the Employee’s legal fees incurred in connection with the termination of her employment and the advice on this Agreement, such sum to be paid directly to the Adviser’s firm on receipt of an invoice addressed to the Employee but marked payable by the Company.</w:t>
      </w:r>
    </w:p>
    <w:p>
      <w:pPr>
        <w:pStyle w:val="ListParagraph"/>
        <w:numPr>
          <w:ilvl w:val="1"/>
          <w:numId w:val="2"/>
        </w:numPr>
        <w:spacing w:after="120"/>
      </w:pPr>
      <w:r>
        <w:t xml:space="preserve">The Employee will be responsible for any further income tax and employee National Insurance contributions due on the Termination Payment beyond amounts deducted by the Company, and the Employee indemnifies the Company in respect of any such further liability (excluding any penalties arising from the Company’s default), as set out in clause 4.</w:t>
      </w:r>
    </w:p>
    <w:p>
      <w:pPr>
        <w:pStyle w:val="Heading1"/>
      </w:pPr>
      <w:r>
        <w:t xml:space="preserve">4. Tax indemnity</w:t>
      </w:r>
    </w:p>
    <w:p>
      <w:pPr>
        <w:pStyle w:val="ListParagraph"/>
        <w:numPr>
          <w:ilvl w:val="1"/>
          <w:numId w:val="2"/>
        </w:numPr>
        <w:spacing w:after="120"/>
      </w:pPr>
      <w:r>
        <w:t xml:space="preserve">The Employee will indemnify the Company and each Group Company against any income tax or employee National Insurance contributions (and any related interest, penalties or reasonable costs, save those arising from the Company’s delay or default) for which the Company is liable in respect of the Termination Payment, save for any amounts already deducted and accounted for by the Company.</w:t>
      </w:r>
    </w:p>
    <w:p>
      <w:pPr>
        <w:pStyle w:val="Heading1"/>
      </w:pPr>
      <w:r>
        <w:t xml:space="preserve">5. Settlement of claims</w:t>
      </w:r>
    </w:p>
    <w:p>
      <w:pPr>
        <w:pStyle w:val="ListParagraph"/>
        <w:numPr>
          <w:ilvl w:val="1"/>
          <w:numId w:val="2"/>
        </w:numPr>
        <w:spacing w:after="120"/>
      </w:pPr>
      <w:r>
        <w:t xml:space="preserve">The Employee agrees that the terms of this Agreement are in full and final settlement of the Intimated Claims and of all and any other claims, whether or not in the contemplation of the Parties, which the Employee has or may have against the Company or any Group Company or its officers or employees arising out of or in connection with her employment or its termination, including in particular (but without limitation):</w:t>
      </w:r>
    </w:p>
    <w:p>
      <w:pPr>
        <w:pStyle w:val="ListParagraph"/>
        <w:numPr>
          <w:ilvl w:val="2"/>
          <w:numId w:val="2"/>
        </w:numPr>
        <w:spacing w:after="120"/>
      </w:pPr>
      <w:r>
        <w:t xml:space="preserve">claims for unfair dismissal, including automatic unfair dismissal under section 103A of the Employment Rights Act 1996;</w:t>
      </w:r>
    </w:p>
    <w:p>
      <w:pPr>
        <w:pStyle w:val="ListParagraph"/>
        <w:numPr>
          <w:ilvl w:val="2"/>
          <w:numId w:val="2"/>
        </w:numPr>
        <w:spacing w:after="120"/>
      </w:pPr>
      <w:r>
        <w:t xml:space="preserve">claims for detriment on the ground of making protected disclosures under section 47B of the Employment Rights Act 1996;</w:t>
      </w:r>
    </w:p>
    <w:p>
      <w:pPr>
        <w:pStyle w:val="ListParagraph"/>
        <w:numPr>
          <w:ilvl w:val="2"/>
          <w:numId w:val="2"/>
        </w:numPr>
        <w:spacing w:after="120"/>
      </w:pPr>
      <w:r>
        <w:t xml:space="preserve">claims in respect of redundancy (statutory or contractual);</w:t>
      </w:r>
    </w:p>
    <w:p>
      <w:pPr>
        <w:pStyle w:val="ListParagraph"/>
        <w:numPr>
          <w:ilvl w:val="2"/>
          <w:numId w:val="2"/>
        </w:numPr>
        <w:spacing w:after="120"/>
      </w:pPr>
      <w:r>
        <w:t xml:space="preserve">claims for wrongful dismissal, breach of contract, unlawful deductions from wages, and in respect of holiday pay under the Working Time Regulations 1998;</w:t>
      </w:r>
    </w:p>
    <w:p>
      <w:pPr>
        <w:pStyle w:val="ListParagraph"/>
        <w:numPr>
          <w:ilvl w:val="2"/>
          <w:numId w:val="2"/>
        </w:numPr>
        <w:spacing w:after="120"/>
      </w:pPr>
      <w:r>
        <w:t xml:space="preserve">claims of discrimination, harassment or victimisation under the Equality Act 2010; and</w:t>
      </w:r>
    </w:p>
    <w:p>
      <w:pPr>
        <w:pStyle w:val="ListParagraph"/>
        <w:numPr>
          <w:ilvl w:val="2"/>
          <w:numId w:val="2"/>
        </w:numPr>
        <w:spacing w:after="120"/>
      </w:pPr>
      <w:r>
        <w:t xml:space="preserve">claims for personal injury of which the Employee is or ought reasonably to be aware at the date of this Agreement.</w:t>
      </w:r>
    </w:p>
    <w:p>
      <w:pPr>
        <w:pStyle w:val="ListParagraph"/>
        <w:numPr>
          <w:ilvl w:val="1"/>
          <w:numId w:val="2"/>
        </w:numPr>
        <w:spacing w:after="120"/>
      </w:pPr>
      <w:r>
        <w:t xml:space="preserve">The waiver in clause 5.1 does not apply to: (a) the Employee’s accrued pension rights; (b) any claim to enforce this Agreement; or (c) any claim for personal injury not known to the Employee at the date of this Agreement.</w:t>
      </w:r>
    </w:p>
    <w:p>
      <w:pPr>
        <w:pStyle w:val="Heading1"/>
      </w:pPr>
      <w:r>
        <w:t xml:space="preserve">6. Warranties</w:t>
      </w:r>
    </w:p>
    <w:p>
      <w:pPr>
        <w:pStyle w:val="ListParagraph"/>
        <w:numPr>
          <w:ilvl w:val="1"/>
          <w:numId w:val="2"/>
        </w:numPr>
        <w:spacing w:after="120"/>
      </w:pPr>
      <w:r>
        <w:t xml:space="preserve">The Employee warrants that she has not commenced any proceedings against the Company or any Group Company in respect of the claims settled by this Agreement, and that she is not aware of any facts that might give rise to a claim other than the Intimated Claims disclosed to the Company.</w:t>
      </w:r>
    </w:p>
    <w:p>
      <w:pPr>
        <w:pStyle w:val="Heading1"/>
      </w:pPr>
      <w:r>
        <w:t xml:space="preserve">7. Independent legal advice</w:t>
      </w:r>
    </w:p>
    <w:p>
      <w:pPr>
        <w:pStyle w:val="ListParagraph"/>
        <w:numPr>
          <w:ilvl w:val="1"/>
          <w:numId w:val="2"/>
        </w:numPr>
        <w:spacing w:after="120"/>
      </w:pPr>
      <w:r>
        <w:t xml:space="preserve">The Employee confirms that before signing this Agreement she received independent advice from the Adviser as to the terms and effect of this Agreement, and in particular its effect on her ability to pursue the claims settled by it. The Adviser will sign the certificate at Schedule 1.</w:t>
      </w:r>
    </w:p>
    <w:p>
      <w:pPr>
        <w:pStyle w:val="ListParagraph"/>
        <w:numPr>
          <w:ilvl w:val="1"/>
          <w:numId w:val="2"/>
        </w:numPr>
        <w:spacing w:after="120"/>
      </w:pPr>
      <w:r>
        <w:t xml:space="preserve">The Employee confirms that the Adviser has told her that there is in force a contract of insurance covering the risk of a claim by her in respect of loss arising in consequence of the advice, and that the conditions regulating settlement agreements in the relevant statutes are satisfied.</w:t>
      </w:r>
    </w:p>
    <w:p>
      <w:pPr>
        <w:pStyle w:val="Heading1"/>
      </w:pPr>
      <w:r>
        <w:t xml:space="preserve">8. Confidentiality</w:t>
      </w:r>
    </w:p>
    <w:p>
      <w:pPr>
        <w:pStyle w:val="ListParagraph"/>
        <w:numPr>
          <w:ilvl w:val="1"/>
          <w:numId w:val="2"/>
        </w:numPr>
        <w:spacing w:after="120"/>
      </w:pPr>
      <w:r>
        <w:t xml:space="preserve">The Parties agree to keep the existence and terms of this Agreement, and the circumstances leading to the termination of the Employee’s employment, strictly confidential, save: (a) to the Employee’s immediate family and professional advisers on terms of confidence; (b) to HM Revenue &amp; Customs; </w:t>
      </w:r>
      <w:ins w:id="9121" w:author="E Bartlett (Ashworth Quinn LLP)" w:date="2025-04-01T10:22:00Z">
        <w:r>
          <w:t xml:space="preserve">(c) to the extent necessary for the Employee to explain the reason for the ending of her employment to a prospective employer, consistently with the agreed reference; </w:t>
        </w:r>
      </w:ins>
      <w:r>
        <w:t xml:space="preserve">and </w:t>
      </w:r>
      <w:del w:id="9122" w:author="E Bartlett (Ashworth Quinn LLP)" w:date="2025-04-01T10:22:00Z">
        <w:r>
          <w:delText xml:space="preserve">(c) </w:delText>
        </w:r>
      </w:del>
      <w:ins w:id="9123" w:author="E Bartlett (Ashworth Quinn LLP)" w:date="2025-04-01T10:22:00Z">
        <w:r>
          <w:t xml:space="preserve">(d) </w:t>
        </w:r>
      </w:ins>
      <w:r>
        <w:t xml:space="preserve">as required by law or regulation (including any disclosure to the Care Quality Commission).</w:t>
      </w:r>
    </w:p>
    <w:p>
      <w:pPr>
        <w:pStyle w:val="Heading1"/>
      </w:pPr>
      <w:r>
        <w:t xml:space="preserve">9. Non-derogatory statements</w:t>
      </w:r>
    </w:p>
    <w:p>
      <w:pPr>
        <w:pStyle w:val="ListParagraph"/>
        <w:numPr>
          <w:ilvl w:val="1"/>
          <w:numId w:val="2"/>
        </w:numPr>
        <w:spacing w:after="120"/>
      </w:pPr>
      <w:r>
        <w:t xml:space="preserve">The Employee agrees not to make or publish any derogatory or disparaging statement about the Company, any Group Company or its officers or employees. The Company agrees to instruct </w:t>
      </w:r>
      <w:ins w:id="9111" w:author="E Bartlett (Ashworth Quinn LLP)" w:date="2025-04-01T10:18:00Z">
        <w:r>
          <w:t xml:space="preserve">its directors and </w:t>
        </w:r>
      </w:ins>
      <w:r>
        <w:t xml:space="preserve">the members of its senior leadership team </w:t>
      </w:r>
      <w:del w:id="9112" w:author="E Bartlett (Ashworth Quinn LLP)" w:date="2025-04-01T10:18:00Z">
        <w:r>
          <w:delText xml:space="preserve">who were aware of the circumstances </w:delText>
        </w:r>
      </w:del>
      <w:r>
        <w:t xml:space="preserve">not to make any derogatory or disparaging statement about the Employee.</w:t>
      </w:r>
    </w:p>
    <w:p>
      <w:pPr>
        <w:pStyle w:val="Heading1"/>
      </w:pPr>
      <w:r>
        <w:t xml:space="preserve">10. Continuing obligations and reference</w:t>
      </w:r>
    </w:p>
    <w:p>
      <w:pPr>
        <w:pStyle w:val="ListParagraph"/>
        <w:numPr>
          <w:ilvl w:val="1"/>
          <w:numId w:val="2"/>
        </w:numPr>
        <w:spacing w:after="120"/>
      </w:pPr>
      <w:r>
        <w:t xml:space="preserve">The Employee reaffirms her continuing obligations of confidentiality and the post-termination restrictions in her contract of employment (which the Company confirms it will not seek to extend). The Company will, on request from a prospective employer, provide a reference in the agreed form set out at Schedule 2 and will not depart from it in substance.</w:t>
      </w:r>
    </w:p>
    <w:p>
      <w:pPr>
        <w:pStyle w:val="Heading1"/>
      </w:pPr>
      <w:r>
        <w:t xml:space="preserve">11. Entire agreement and general</w:t>
      </w:r>
    </w:p>
    <w:p>
      <w:pPr>
        <w:pStyle w:val="ListParagraph"/>
        <w:numPr>
          <w:ilvl w:val="1"/>
          <w:numId w:val="2"/>
        </w:numPr>
        <w:spacing w:after="120"/>
      </w:pPr>
      <w:r>
        <w:t xml:space="preserve">This Agreement constitutes the entire agreement between the Parties relating to its subject matter. This Agreement may be executed in counterparts. Although marked “without prejudice” and “subject to contract”, upon signature by both Parties and the Adviser it becomes an open and binding agreement.</w:t>
      </w:r>
    </w:p>
    <w:p>
      <w:pPr>
        <w:pStyle w:val="Heading1"/>
      </w:pPr>
      <w:r>
        <w:t xml:space="preserve">12. Governing law and jurisdiction</w:t>
      </w:r>
    </w:p>
    <w:p>
      <w:pPr>
        <w:pStyle w:val="ListParagraph"/>
        <w:numPr>
          <w:ilvl w:val="1"/>
          <w:numId w:val="2"/>
        </w:numPr>
        <w:spacing w:after="120"/>
      </w:pPr>
      <w:r>
        <w:t xml:space="preserve">This Agreement is governed by the law of England and Wales, and the Parties submit to the exclusive jurisdiction of the courts of England and Wales and, in respect of statutory employment claims, the Employment Tribunals.</w:t>
      </w:r>
    </w:p>
    <w:p>
      <w:pPr>
        <w:pageBreakBefore/>
      </w:pPr>
      <w:r>
        <w:t xml:space="preserve"/>
      </w:r>
    </w:p>
    <w:p>
      <w:pPr>
        <w:pStyle w:val="Heading1"/>
      </w:pPr>
      <w:r>
        <w:t xml:space="preserve">Schedule 1 — Adviser’s Certificate</w:t>
      </w:r>
    </w:p>
    <w:p>
      <w:pPr>
        <w:spacing w:after="120"/>
      </w:pPr>
      <w:r>
        <w:t xml:space="preserve">I, [Adviser name] of Ashworth Quinn LLP, confirm that I am a relevant independent adviser within the meaning of section 203(3A) of the Employment Rights Act 1996; that I have advised Dr Rebecca Anne Whitmore of the terms and effect of this Agreement and in particular its effect on her ability to pursue her rights before an Employment Tribunal; and that there is in force a contract of insurance covering the risk of a claim by her in respect of loss arising in consequence of that advice.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3F8" w:val="clear"/>
            <w:tcMar>
              <w:top w:type="dxa" w:w="60"/>
              <w:left w:type="dxa" w:w="120"/>
              <w:bottom w:type="dxa" w:w="60"/>
              <w:right w:type="dxa" w:w="120"/>
            </w:tcMar>
          </w:tcPr>
          <w:p>
            <w:r>
              <w:rPr>
                <w:b/>
                <w:bCs/>
              </w:rPr>
              <w:t xml:space="preserve">Signed</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________________________</w:t>
            </w:r>
          </w:p>
        </w:tc>
      </w:tr>
      <w:tr>
        <w:tc>
          <w:tcPr>
            <w:tcW w:type="dxa" w:w="2400"/>
            <w:tcBorders>
              <w:top w:val="single" w:color="BBBBBB" w:sz="1"/>
              <w:left w:val="single" w:color="BBBBBB" w:sz="1"/>
              <w:bottom w:val="single" w:color="BBBBBB" w:sz="1"/>
              <w:right w:val="single" w:color="BBBBBB" w:sz="1"/>
            </w:tcBorders>
            <w:shd w:fill="F0F3F8" w:val="clear"/>
            <w:tcMar>
              <w:top w:type="dxa" w:w="60"/>
              <w:left w:type="dxa" w:w="120"/>
              <w:bottom w:type="dxa" w:w="60"/>
              <w:right w:type="dxa" w:w="120"/>
            </w:tcMar>
          </w:tcPr>
          <w:p>
            <w:r>
              <w:rPr>
                <w:b/>
                <w:bCs/>
              </w:rPr>
              <w:t xml:space="preserve">Name</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[Adviser name], Ashworth Quinn LLP</w:t>
            </w:r>
          </w:p>
        </w:tc>
      </w:tr>
      <w:tr>
        <w:tc>
          <w:tcPr>
            <w:tcW w:type="dxa" w:w="2400"/>
            <w:tcBorders>
              <w:top w:val="single" w:color="BBBBBB" w:sz="1"/>
              <w:left w:val="single" w:color="BBBBBB" w:sz="1"/>
              <w:bottom w:val="single" w:color="BBBBBB" w:sz="1"/>
              <w:right w:val="single" w:color="BBBBBB" w:sz="1"/>
            </w:tcBorders>
            <w:shd w:fill="F0F3F8" w:val="clear"/>
            <w:tcMar>
              <w:top w:type="dxa" w:w="60"/>
              <w:left w:type="dxa" w:w="120"/>
              <w:bottom w:type="dxa" w:w="60"/>
              <w:right w:type="dxa" w:w="120"/>
            </w:tcMar>
          </w:tcPr>
          <w:p>
            <w:r>
              <w:rPr>
                <w:b/>
                <w:bCs/>
              </w:rPr>
              <w:t xml:space="preserve">Date</w:t>
            </w:r>
          </w:p>
        </w:tc>
        <w:tc>
          <w:tcPr>
            <w:tcW w:type="dxa" w:w="69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____________</w:t>
            </w:r>
          </w:p>
        </w:tc>
      </w:tr>
    </w:tbl>
    <w:p>
      <w:pPr>
        <w:pStyle w:val="Heading1"/>
      </w:pPr>
      <w:r>
        <w:t xml:space="preserve">Schedule 2 — Agreed Reference</w:t>
      </w:r>
    </w:p>
    <w:p>
      <w:pPr>
        <w:spacing w:after="120"/>
      </w:pPr>
      <w:r>
        <w:t xml:space="preserve">Dr Rebecca Whitmore was employed by Ashbourne Healthcare Group Limited from 3 September 2018 to 20 December 2024, latterly as Clinical Governance Lead and Registered Manager of Ferndene Court. In that role she was responsible for clinical governance, regulatory compliance and the management of the home. She carried out her duties conscientiously and professionally. Her employment ended by reason of redundancy following a restructuring. We wish her well in her future career. This reference is provided in good faith and in confidence, and without any assumption of responsibility to the recipient or to Dr Whitmore.</w:t>
      </w:r>
    </w:p>
    <w:p>
      <w:pPr>
        <w:pageBreakBefore/>
      </w:pPr>
      <w:r>
        <w:t xml:space="preserve"/>
      </w:r>
    </w:p>
    <w:p>
      <w:pPr>
        <w:spacing w:after="120"/>
      </w:pPr>
      <w:r>
        <w:rPr>
          <w:b/>
          <w:bCs/>
        </w:rPr>
        <w:t xml:space="preserve">EXECUTED as an agreement: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F0F3F8" w:val="clear"/>
            <w:tcMar>
              <w:top w:type="dxa" w:w="60"/>
              <w:left w:type="dxa" w:w="120"/>
              <w:bottom w:type="dxa" w:w="60"/>
              <w:right w:type="dxa" w:w="120"/>
            </w:tcMar>
          </w:tcPr>
          <w:p>
            <w:r>
              <w:rPr>
                <w:b/>
                <w:bCs/>
              </w:rPr>
              <w:t xml:space="preserve">Signed for and on behalf of Ashbourne Healthcare Group Limited</w:t>
            </w:r>
          </w:p>
        </w:tc>
        <w:tc>
          <w:tcPr>
            <w:tcW w:type="dxa" w:w="51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________________________   Iqbal Rahman, Chief Executive</w:t>
            </w:r>
          </w:p>
        </w:tc>
      </w:tr>
      <w:tr>
        <w:tc>
          <w:tcPr>
            <w:tcW w:type="dxa" w:w="4200"/>
            <w:tcBorders>
              <w:top w:val="single" w:color="BBBBBB" w:sz="1"/>
              <w:left w:val="single" w:color="BBBBBB" w:sz="1"/>
              <w:bottom w:val="single" w:color="BBBBBB" w:sz="1"/>
              <w:right w:val="single" w:color="BBBBBB" w:sz="1"/>
            </w:tcBorders>
            <w:shd w:fill="F0F3F8" w:val="clear"/>
            <w:tcMar>
              <w:top w:type="dxa" w:w="60"/>
              <w:left w:type="dxa" w:w="120"/>
              <w:bottom w:type="dxa" w:w="60"/>
              <w:right w:type="dxa" w:w="120"/>
            </w:tcMar>
          </w:tcPr>
          <w:p>
            <w:r>
              <w:rPr>
                <w:b/>
                <w:bCs/>
              </w:rPr>
              <w:t xml:space="preserve">Signed by Dr Rebecca Anne Whitmore</w:t>
            </w:r>
          </w:p>
        </w:tc>
        <w:tc>
          <w:tcPr>
            <w:tcW w:type="dxa" w:w="51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________________________</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60"/>
      <w:jc w:val="center"/>
    </w:pPr>
    <w:r>
      <w:rPr>
        <w:color w:val="666666"/>
        <w:sz w:val="14"/>
        <w:szCs w:val="14"/>
      </w:rPr>
      <w:t xml:space="preserve">Whitfield Carter LLP — draft settlement agreement — privileged &amp; confidential</w:t>
    </w:r>
  </w:p>
  <w:p>
    <w:pPr>
      <w:jc w:val="center"/>
    </w:pPr>
    <w:r>
      <w:rPr>
        <w:color w:val="666666"/>
        <w:sz w:val="14"/>
        <w:szCs w:val="14"/>
      </w:rPr>
      <w:t xml:space="preserve">Page </w:t>
    </w:r>
    <w:r>
      <w:rPr>
        <w:color w:val="666666"/>
        <w:sz w:val="14"/>
        <w:szCs w:val="14"/>
      </w:rPr>
      <w:fldChar w:fldCharType="begin"/>
      <w:instrText xml:space="preserve">PAGE</w:instrText>
      <w:fldChar w:fldCharType="separate"/>
      <w:fldChar w:fldCharType="end"/>
    </w:r>
    <w:r>
      <w:rPr>
        <w:color w:val="666666"/>
        <w:sz w:val="14"/>
        <w:szCs w:val="14"/>
      </w:rPr>
      <w:t xml:space="preserve"> of </w:t>
    </w:r>
    <w:r>
      <w:rPr>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620"/>
      </w:pPr>
    </w:lvl>
    <w:lvl w:ilvl="1" w15:tentative="1">
      <w:start w:val="1"/>
      <w:numFmt w:val="decimal"/>
      <w:lvlText w:val="%1.%2"/>
      <w:lvlJc w:val="left"/>
      <w:pPr>
        <w:ind w:left="1200" w:hanging="620"/>
      </w:pPr>
    </w:lvl>
    <w:lvl w:ilvl="2" w15:tentative="1">
      <w:start w:val="1"/>
      <w:numFmt w:val="lowerLetter"/>
      <w:lvlText w:val="(%3)"/>
      <w:lvlJc w:val="left"/>
      <w:pPr>
        <w:ind w:left="1740" w:hanging="540"/>
      </w:pPr>
    </w:lvl>
  </w:abstractNum>
  <w:abstractNum w:abstractNumId="3" w15:restartNumberingAfterBreak="0">
    <w:multiLevelType w:val="hybridMultilevel"/>
    <w:lvl w:ilvl="0" w15:tentative="1">
      <w:start w:val="1"/>
      <w:numFmt w:val="bullet"/>
      <w:lvlText w:val="•"/>
      <w:lvlJc w:val="left"/>
      <w:pPr>
        <w:ind w:left="6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2026-07-01T03:05:17.881Z</dcterms:created>
  <dcterms:modified xsi:type="dcterms:W3CDTF">2026-07-01T03:05:17.881Z</dcterms:modified>
</cp:coreProperties>
</file>

<file path=docProps/custom.xml><?xml version="1.0" encoding="utf-8"?>
<Properties xmlns="http://schemas.openxmlformats.org/officeDocument/2006/custom-properties" xmlns:vt="http://schemas.openxmlformats.org/officeDocument/2006/docPropsVTypes"/>
</file>