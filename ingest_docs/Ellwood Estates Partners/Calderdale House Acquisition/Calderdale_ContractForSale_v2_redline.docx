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rPr>
          <w:b/>
          <w:bCs/>
        </w:rPr>
      </w:pPr>
      <w:r>
        <w:rPr>
          <w:b/>
          <w:bCs/>
        </w:rPr>
        <w:t xml:space="preserve">DATED  2025</w:t>
      </w:r>
    </w:p>
    <w:p>
      <w:pPr>
        <w:spacing w:after="100"/>
      </w:pPr>
      <w:r>
        <w:t xml:space="preserve"/>
      </w:r>
    </w:p>
    <w:p>
      <w:pPr>
        <w:spacing w:after="100"/>
        <w:jc w:val="center"/>
        <w:rPr>
          <w:b/>
          <w:bCs/>
        </w:rPr>
      </w:pPr>
      <w:r>
        <w:rPr>
          <w:b/>
          <w:bCs/>
        </w:rPr>
        <w:t xml:space="preserve">(1)  WESTMERE PROPERTY TRUST LIMITED</w:t>
      </w:r>
    </w:p>
    <w:p>
      <w:pPr>
        <w:spacing w:after="100"/>
        <w:jc w:val="center"/>
      </w:pPr>
      <w:r>
        <w:t xml:space="preserve">and</w:t>
      </w:r>
    </w:p>
    <w:p>
      <w:pPr>
        <w:spacing w:after="100"/>
        <w:jc w:val="center"/>
        <w:rPr>
          <w:b/>
          <w:bCs/>
        </w:rPr>
      </w:pPr>
      <w:r>
        <w:rPr>
          <w:b/>
          <w:bCs/>
        </w:rPr>
        <w:t xml:space="preserve">(2)  ELLWOOD ESTATES PARTNERS LIMITED</w:t>
      </w:r>
    </w:p>
    <w:p>
      <w:pPr>
        <w:spacing w:after="100"/>
      </w:pPr>
      <w:r>
        <w:t xml:space="preserve"/>
      </w:r>
    </w:p>
    <w:p>
      <w:pPr>
        <w:spacing w:after="100"/>
        <w:jc w:val="center"/>
        <w:rPr>
          <w:b/>
          <w:bCs/>
          <w:sz w:val="32"/>
          <w:szCs w:val="32"/>
        </w:rPr>
      </w:pPr>
      <w:r>
        <w:rPr>
          <w:b/>
          <w:bCs/>
          <w:sz w:val="32"/>
          <w:szCs w:val="32"/>
        </w:rPr>
        <w:t xml:space="preserve">CONTRACT</w:t>
      </w:r>
    </w:p>
    <w:p>
      <w:pPr>
        <w:spacing w:after="100"/>
        <w:jc w:val="center"/>
      </w:pPr>
      <w:r>
        <w:t xml:space="preserve">for the sale and purchase of the freehold of</w:t>
      </w:r>
    </w:p>
    <w:p>
      <w:pPr>
        <w:spacing w:after="100"/>
        <w:jc w:val="center"/>
        <w:rPr>
          <w:b/>
          <w:bCs/>
        </w:rPr>
      </w:pPr>
      <w:r>
        <w:rPr>
          <w:b/>
          <w:bCs/>
        </w:rPr>
        <w:t xml:space="preserve">Calderdale House, 14–18 Sefton Street, Manchester M3 4AP</w:t>
      </w:r>
    </w:p>
    <w:p>
      <w:pPr>
        <w:spacing w:after="100"/>
      </w:pPr>
      <w:r>
        <w:t xml:space="preserve"/>
      </w:r>
    </w:p>
    <w:p>
      <w:pPr>
        <w:spacing w:after="100"/>
        <w:jc w:val="center"/>
        <w:rPr>
          <w:i/>
          <w:iCs/>
          <w:sz w:val="16"/>
          <w:szCs w:val="16"/>
        </w:rPr>
      </w:pPr>
      <w:r>
        <w:rPr>
          <w:i/>
          <w:iCs/>
          <w:sz w:val="16"/>
          <w:szCs w:val="16"/>
        </w:rPr>
        <w:t xml:space="preserve">Whitfield Carter LLP, 22 Bishopsgate, London EC2N 4BQ (ref: SW/EM/Calderdale)</w:t>
      </w:r>
    </w:p>
    <w:p>
      <w:pPr>
        <w:pageBreakBefore/>
      </w:pPr>
      <w:r>
        <w:t xml:space="preserve"/>
      </w:r>
    </w:p>
    <w:p>
      <w:pPr>
        <w:pStyle w:val="Heading1"/>
      </w:pPr>
      <w:r>
        <w:t xml:space="preserve">Parties</w:t>
      </w:r>
    </w:p>
    <w:p>
      <w:pPr>
        <w:pStyle w:val="ListParagraph"/>
        <w:numPr>
          <w:ilvl w:val="1"/>
          <w:numId w:val="2"/>
        </w:numPr>
        <w:spacing w:after="100"/>
      </w:pPr>
      <w:r>
        <w:t xml:space="preserve">This contract is made between Westmere Property Trust Limited (company number 06122845) whose registered office is at 5 Carfax Court, Leeds LS1 2HD (the “Seller”); and Ellwood Estates Partners Limited (company number 11583042) whose registered office is at 3rd Floor, Cardus House, 90 King Street, Manchester M2 4WU (the “Buyer”).</w:t>
      </w:r>
    </w:p>
    <w:p>
      <w:pPr>
        <w:pStyle w:val="Heading1"/>
      </w:pPr>
      <w:r>
        <w:t xml:space="preserve">1.  Definitions and interpretation</w:t>
      </w:r>
    </w:p>
    <w:p>
      <w:pPr>
        <w:spacing w:after="100"/>
      </w:pPr>
      <w:r>
        <w:t xml:space="preserve">In this contract the following definitions apply:</w:t>
      </w:r>
    </w:p>
    <w:p>
      <w:pPr>
        <w:spacing w:after="100"/>
        <w:ind w:left="567"/>
      </w:pPr>
      <w:r>
        <w:rPr>
          <w:b/>
          <w:bCs/>
        </w:rPr>
        <w:t xml:space="preserve">"Agreed Form" </w:t>
      </w:r>
      <w:r>
        <w:t xml:space="preserve">in relation to a document, the form of that document agreed between the parties and initialled by or on behalf of each of them for the purposes of identification.</w:t>
      </w:r>
    </w:p>
    <w:p>
      <w:pPr>
        <w:spacing w:after="100"/>
        <w:ind w:left="567"/>
      </w:pPr>
      <w:r>
        <w:rPr>
          <w:b/>
          <w:bCs/>
        </w:rPr>
        <w:t xml:space="preserve">"Apportionment Day" </w:t>
      </w:r>
      <w:r>
        <w:t xml:space="preserve">the date of actual completion of the sale and purchase of the Property.</w:t>
      </w:r>
    </w:p>
    <w:p>
      <w:pPr>
        <w:spacing w:after="100"/>
        <w:ind w:left="567"/>
      </w:pPr>
      <w:r>
        <w:rPr>
          <w:b/>
          <w:bCs/>
        </w:rPr>
        <w:t xml:space="preserve">"Buyer’s Conveyancer" </w:t>
      </w:r>
      <w:r>
        <w:t xml:space="preserve">Whitfield Carter LLP of 22 Bishopsgate, London EC2N 4BQ (reference SW/EM/Calderdale).</w:t>
      </w:r>
    </w:p>
    <w:p>
      <w:pPr>
        <w:spacing w:after="100"/>
        <w:ind w:left="567"/>
      </w:pPr>
      <w:r>
        <w:rPr>
          <w:b/>
          <w:bCs/>
        </w:rPr>
        <w:t xml:space="preserve">"Completion Date" </w:t>
      </w:r>
      <w:r>
        <w:t xml:space="preserve">28 March 2025 or such other date as the parties may agree in writing.</w:t>
      </w:r>
    </w:p>
    <w:p>
      <w:pPr>
        <w:spacing w:after="100"/>
        <w:ind w:left="567"/>
      </w:pPr>
      <w:r>
        <w:rPr>
          <w:b/>
          <w:bCs/>
        </w:rPr>
        <w:t xml:space="preserve">"Contract Rate" </w:t>
      </w:r>
      <w:r>
        <w:t xml:space="preserve">4% per annum above the base lending rate from time to time of Barclays Bank plc.</w:t>
      </w:r>
    </w:p>
    <w:p>
      <w:pPr>
        <w:spacing w:after="100"/>
        <w:ind w:left="567"/>
      </w:pPr>
      <w:r>
        <w:rPr>
          <w:b/>
          <w:bCs/>
        </w:rPr>
        <w:t xml:space="preserve">"Deposit" </w:t>
      </w:r>
      <w:r>
        <w:t xml:space="preserve">the sum of </w:t>
      </w:r>
      <w:del w:id="903" w:author="Alistair Whitlock (Pemberton Rowe LLP)" w:date="2025-02-20T11:31:00Z">
        <w:r>
          <w:delText xml:space="preserve">£830,000 (eight hundred and thirty thousand pounds), </w:delText>
        </w:r>
      </w:del>
      <w:ins w:id="904" w:author="Alistair Whitlock (Pemberton Rowe LLP)" w:date="2025-02-20T11:31:00Z">
        <w:r>
          <w:t xml:space="preserve">£845,000 (eight hundred and forty-five thousand pounds), </w:t>
        </w:r>
      </w:ins>
      <w:r>
        <w:t xml:space="preserve">being 10% of the Purchase Price.</w:t>
      </w:r>
    </w:p>
    <w:p>
      <w:pPr>
        <w:spacing w:after="100"/>
        <w:ind w:left="567"/>
      </w:pPr>
      <w:r>
        <w:rPr>
          <w:b/>
          <w:bCs/>
        </w:rPr>
        <w:t xml:space="preserve">"Leases" </w:t>
      </w:r>
      <w:r>
        <w:t xml:space="preserve">the three occupational leases of parts of the Property short particulars of which are set out in Schedule 2.</w:t>
      </w:r>
    </w:p>
    <w:p>
      <w:pPr>
        <w:spacing w:after="100"/>
        <w:ind w:left="567"/>
      </w:pPr>
      <w:r>
        <w:rPr>
          <w:b/>
          <w:bCs/>
        </w:rPr>
        <w:t xml:space="preserve">"Property" </w:t>
      </w:r>
      <w:r>
        <w:t xml:space="preserve">the freehold land and building known as Calderdale House, 14–18 Sefton Street, Manchester M3 4AP registered at HM Land Registry under title number GM428193, more particularly described in Schedule 1.</w:t>
      </w:r>
    </w:p>
    <w:p>
      <w:pPr>
        <w:spacing w:after="100"/>
        <w:ind w:left="567"/>
      </w:pPr>
      <w:r>
        <w:rPr>
          <w:b/>
          <w:bCs/>
        </w:rPr>
        <w:t xml:space="preserve">"Purchase Price" </w:t>
      </w:r>
      <w:del w:id="901" w:author="Alistair Whitlock (Pemberton Rowe LLP)" w:date="2025-02-20T11:30:00Z">
        <w:r>
          <w:delText xml:space="preserve">£8,300,000 (eight million three hundred thousand pounds) exclusive of VAT.</w:delText>
        </w:r>
      </w:del>
      <w:ins w:id="902" w:author="Alistair Whitlock (Pemberton Rowe LLP)" w:date="2025-02-20T11:30:00Z">
        <w:r>
          <w:t xml:space="preserve">£8,450,000 (eight million four hundred and fifty thousand pounds) exclusive of VAT.</w:t>
        </w:r>
      </w:ins>
    </w:p>
    <w:p>
      <w:pPr>
        <w:spacing w:after="100"/>
        <w:ind w:left="567"/>
      </w:pPr>
      <w:r>
        <w:rPr>
          <w:b/>
          <w:bCs/>
        </w:rPr>
        <w:t xml:space="preserve">"Seller’s Conveyancer" </w:t>
      </w:r>
      <w:r>
        <w:t xml:space="preserve">Pemberton Rowe LLP of Trinity Wharf, 60 Quay Street, Manchester M3 3GP (reference AW/NI/2274).</w:t>
      </w:r>
    </w:p>
    <w:p>
      <w:pPr>
        <w:spacing w:after="100"/>
        <w:ind w:left="567"/>
      </w:pPr>
      <w:r>
        <w:rPr>
          <w:b/>
          <w:bCs/>
        </w:rPr>
        <w:t xml:space="preserve">"Standard Conditions" </w:t>
      </w:r>
      <w:r>
        <w:t xml:space="preserve">the Standard Commercial Property Conditions (Third Edition – 2018 Revision).</w:t>
      </w:r>
    </w:p>
    <w:p>
      <w:pPr>
        <w:spacing w:after="100"/>
        <w:ind w:left="567"/>
      </w:pPr>
      <w:r>
        <w:rPr>
          <w:b/>
          <w:bCs/>
        </w:rPr>
        <w:t xml:space="preserve">"TOGC" </w:t>
      </w:r>
      <w:r>
        <w:t xml:space="preserve">a transfer of a business as a going concern that is treated as neither a supply of goods nor a supply of services for VAT purposes under article 5 of the Value Added Tax (Special Provisions) Order 1995.</w:t>
      </w:r>
    </w:p>
    <w:p>
      <w:pPr>
        <w:spacing w:after="100"/>
        <w:ind w:left="567"/>
      </w:pPr>
      <w:r>
        <w:rPr>
          <w:b/>
          <w:bCs/>
        </w:rPr>
        <w:t xml:space="preserve">"VAT" </w:t>
      </w:r>
      <w:r>
        <w:t xml:space="preserve">value added tax chargeable under the Value Added Tax Act 1994 and any similar replacement or additional tax.</w:t>
      </w:r>
    </w:p>
    <w:p>
      <w:pPr>
        <w:pStyle w:val="ListParagraph"/>
        <w:numPr>
          <w:ilvl w:val="1"/>
          <w:numId w:val="2"/>
        </w:numPr>
        <w:spacing w:after="100"/>
      </w:pPr>
      <w:r>
        <w:t xml:space="preserve">The Standard Conditions are incorporated into this contract so far as they are applicable to a sale by private treaty and are not varied or excluded by or inconsistent with the other provisions of this contract.</w:t>
      </w:r>
    </w:p>
    <w:p>
      <w:pPr>
        <w:pStyle w:val="ListParagraph"/>
        <w:numPr>
          <w:ilvl w:val="1"/>
          <w:numId w:val="2"/>
        </w:numPr>
        <w:spacing w:after="100"/>
      </w:pPr>
      <w:r>
        <w:t xml:space="preserve">Where there is any conflict between the Standard Conditions and the other terms of this contract, those other terms prevail.</w:t>
      </w:r>
    </w:p>
    <w:p>
      <w:pPr>
        <w:pStyle w:val="ListParagraph"/>
        <w:numPr>
          <w:ilvl w:val="1"/>
          <w:numId w:val="2"/>
        </w:numPr>
        <w:spacing w:after="100"/>
      </w:pPr>
      <w:r>
        <w:t xml:space="preserve">References to clauses and Schedules are to clauses of and Schedules to this contract; the Schedules form part of this contract.</w:t>
      </w:r>
    </w:p>
    <w:p>
      <w:pPr>
        <w:pStyle w:val="ListParagraph"/>
        <w:numPr>
          <w:ilvl w:val="1"/>
          <w:numId w:val="2"/>
        </w:numPr>
        <w:spacing w:after="100"/>
      </w:pPr>
      <w:r>
        <w:t xml:space="preserve">Words importing the singular include the plural and vice versa, and a reference to a statute includes any subordinate legislation made under it and any modification or re-enactment of it in force from time to time.</w:t>
      </w:r>
    </w:p>
    <w:p>
      <w:pPr>
        <w:pStyle w:val="Heading1"/>
      </w:pPr>
      <w:r>
        <w:t xml:space="preserve">2.  Sale and purchase</w:t>
      </w:r>
    </w:p>
    <w:p>
      <w:pPr>
        <w:pStyle w:val="ListParagraph"/>
        <w:numPr>
          <w:ilvl w:val="1"/>
          <w:numId w:val="2"/>
        </w:numPr>
        <w:spacing w:after="100"/>
      </w:pPr>
      <w:r>
        <w:t xml:space="preserve">The Seller will sell and the Buyer will buy the Property for the Purchase Price subject to and with the benefit of the Leases.</w:t>
      </w:r>
    </w:p>
    <w:p>
      <w:pPr>
        <w:pStyle w:val="ListParagraph"/>
        <w:numPr>
          <w:ilvl w:val="1"/>
          <w:numId w:val="2"/>
        </w:numPr>
        <w:spacing w:after="100"/>
      </w:pPr>
      <w:r>
        <w:t xml:space="preserve">The Property is sold subject to and with the benefit of the matters contained or referred to in Schedule 3 (Title Matters) but otherwise free from incumbrances.</w:t>
      </w:r>
    </w:p>
    <w:p>
      <w:pPr>
        <w:pStyle w:val="ListParagraph"/>
        <w:numPr>
          <w:ilvl w:val="1"/>
          <w:numId w:val="2"/>
        </w:numPr>
        <w:spacing w:after="100"/>
      </w:pPr>
      <w:r>
        <w:t xml:space="preserve">The Seller sells with full title guarantee.</w:t>
      </w:r>
    </w:p>
    <w:p>
      <w:pPr>
        <w:pStyle w:val="ListParagraph"/>
        <w:numPr>
          <w:ilvl w:val="1"/>
          <w:numId w:val="2"/>
        </w:numPr>
        <w:spacing w:after="100"/>
      </w:pPr>
      <w:r>
        <w:t xml:space="preserve">The Buyer having had the opportunity to inspect the Property and to investigate title buys with full knowledge of the actual state and condition of the Property and takes the Property as it is.</w:t>
      </w:r>
    </w:p>
    <w:p>
      <w:pPr>
        <w:pStyle w:val="Heading1"/>
      </w:pPr>
      <w:r>
        <w:t xml:space="preserve">3.  Deposit</w:t>
      </w:r>
    </w:p>
    <w:p>
      <w:pPr>
        <w:pStyle w:val="ListParagraph"/>
        <w:numPr>
          <w:ilvl w:val="1"/>
          <w:numId w:val="2"/>
        </w:numPr>
        <w:spacing w:after="100"/>
      </w:pPr>
      <w:r>
        <w:t xml:space="preserve">On the date of this contract the Buyer will pay the Deposit to the Seller’s Conveyancer.</w:t>
      </w:r>
    </w:p>
    <w:p>
      <w:pPr>
        <w:pStyle w:val="ListParagraph"/>
        <w:numPr>
          <w:ilvl w:val="1"/>
          <w:numId w:val="2"/>
        </w:numPr>
        <w:spacing w:after="100"/>
      </w:pPr>
      <w:r>
        <w:t xml:space="preserve">The Deposit is to be held by the Seller’s Conveyancer as stakeholder pending completion and is to be paid to the Seller on completion together with any interest accrued, which interest is to be retained by the Seller.</w:t>
      </w:r>
    </w:p>
    <w:p>
      <w:pPr>
        <w:pStyle w:val="ListParagraph"/>
        <w:numPr>
          <w:ilvl w:val="1"/>
          <w:numId w:val="2"/>
        </w:numPr>
        <w:spacing w:after="100"/>
      </w:pPr>
      <w:r>
        <w:t xml:space="preserve">If the Buyer does not comply with a notice to complete served by the Seller in accordance with the Standard Conditions, the Seller may forfeit and retain the Deposit and the provisions of the Standard Conditions as to forfeiture apply.</w:t>
      </w:r>
    </w:p>
    <w:p>
      <w:pPr>
        <w:pStyle w:val="Heading1"/>
      </w:pPr>
      <w:r>
        <w:t xml:space="preserve">4.  VAT and TOGC</w:t>
      </w:r>
    </w:p>
    <w:p>
      <w:pPr>
        <w:pStyle w:val="ListParagraph"/>
        <w:numPr>
          <w:ilvl w:val="1"/>
          <w:numId w:val="2"/>
        </w:numPr>
        <w:spacing w:after="100"/>
      </w:pPr>
      <w:r>
        <w:t xml:space="preserve">All sums payable under this contract are exclusive of VAT.</w:t>
      </w:r>
    </w:p>
    <w:p>
      <w:pPr>
        <w:pStyle w:val="ListParagraph"/>
        <w:numPr>
          <w:ilvl w:val="1"/>
          <w:numId w:val="2"/>
        </w:numPr>
        <w:spacing w:after="100"/>
      </w:pPr>
      <w:r>
        <w:t xml:space="preserve">The Seller and the Buyer intend and will use reasonable endeavours to procure that the sale of the Property is treated as a TOGC and is neither a supply of goods nor a supply of services for VAT purposes.</w:t>
      </w:r>
    </w:p>
    <w:p>
      <w:pPr>
        <w:pStyle w:val="ListParagraph"/>
        <w:numPr>
          <w:ilvl w:val="2"/>
          <w:numId w:val="2"/>
        </w:numPr>
        <w:spacing w:after="100"/>
      </w:pPr>
      <w:r>
        <w:t xml:space="preserve">The Seller warrants that it has made and notified to HM Revenue &amp; Customs an election to waive exemption (option to tax) in respect of the Property which has not been and will not be revoked.</w:t>
      </w:r>
    </w:p>
    <w:p>
      <w:pPr>
        <w:pStyle w:val="ListParagraph"/>
        <w:numPr>
          <w:ilvl w:val="2"/>
          <w:numId w:val="2"/>
        </w:numPr>
        <w:spacing w:after="100"/>
      </w:pPr>
      <w:r>
        <w:t xml:space="preserve">The Buyer will, on or before the Completion Date, exercise its own option to tax the Property, notify that option to HM Revenue &amp; Customs and provide the Seller with a copy of the notification and HMRC’s acknowledgement, and will give the notification under article 5(2A) of the Value Added Tax (Special Provisions) Order 1995.</w:t>
      </w:r>
    </w:p>
    <w:p>
      <w:pPr>
        <w:pStyle w:val="ListParagraph"/>
        <w:numPr>
          <w:ilvl w:val="1"/>
          <w:numId w:val="2"/>
        </w:numPr>
        <w:spacing w:after="100"/>
      </w:pPr>
      <w:r>
        <w:t xml:space="preserve">If, notwithstanding the parties’ intention, HM Revenue &amp; Customs determines that VAT is chargeable on the sale, the Buyer will pay that VAT to the Seller against a valid VAT invoice within five working days of demand</w:t>
      </w:r>
      <w:ins w:id="905" w:author="Alistair Whitlock (Pemberton Rowe LLP)" w:date="2025-02-20T11:34:00Z">
        <w:r>
          <w:t xml:space="preserve">, together with interest at the Contract Rate on that VAT for the period from completion until payment and any penalty or interest charged to the Seller by HM Revenue &amp; Customs as a result of the Buyer’s delay in providing its option to tax</w:t>
        </w:r>
      </w:ins>
      <w:r>
        <w:t xml:space="preserve">.</w:t>
      </w:r>
    </w:p>
    <w:p>
      <w:pPr>
        <w:pStyle w:val="Heading1"/>
      </w:pPr>
      <w:r>
        <w:t xml:space="preserve">5.  Title</w:t>
      </w:r>
    </w:p>
    <w:p>
      <w:pPr>
        <w:pStyle w:val="ListParagraph"/>
        <w:numPr>
          <w:ilvl w:val="1"/>
          <w:numId w:val="2"/>
        </w:numPr>
        <w:spacing w:after="100"/>
      </w:pPr>
      <w:r>
        <w:t xml:space="preserve">Title to the Property having been deduced before the date of this contract, the Buyer is deemed to have full knowledge of the title and may raise no requisition or objection in relation to it except in respect of any matter registered against the title after the date of this contract.</w:t>
      </w:r>
    </w:p>
    <w:p>
      <w:pPr>
        <w:pStyle w:val="ListParagraph"/>
        <w:numPr>
          <w:ilvl w:val="1"/>
          <w:numId w:val="2"/>
        </w:numPr>
        <w:spacing w:after="100"/>
      </w:pPr>
      <w:r>
        <w:t xml:space="preserve">The Property is sold subject to the Title Matters set out in Schedule 3.</w:t>
      </w:r>
    </w:p>
    <w:p>
      <w:pPr>
        <w:pStyle w:val="Heading1"/>
      </w:pPr>
      <w:r>
        <w:t xml:space="preserve">6.  The Leases and management</w:t>
      </w:r>
    </w:p>
    <w:p>
      <w:pPr>
        <w:pStyle w:val="ListParagraph"/>
        <w:numPr>
          <w:ilvl w:val="1"/>
          <w:numId w:val="2"/>
        </w:numPr>
        <w:spacing w:after="100"/>
      </w:pPr>
      <w:r>
        <w:t xml:space="preserve">The Property is sold subject to and with the benefit of the Leases.</w:t>
      </w:r>
    </w:p>
    <w:p>
      <w:pPr>
        <w:pStyle w:val="ListParagraph"/>
        <w:numPr>
          <w:ilvl w:val="1"/>
          <w:numId w:val="2"/>
        </w:numPr>
        <w:spacing w:after="100"/>
      </w:pPr>
      <w:r>
        <w:t xml:space="preserve">Between the date of this contract and completion the Seller will manage the Property in accordance with the principles of good estate management and will not, without the prior written consent of the Buyer (not to be unreasonably withheld or delayed), grant, surrender or vary any of the Leases or agree any rent review.</w:t>
      </w:r>
    </w:p>
    <w:p>
      <w:pPr>
        <w:pStyle w:val="ListParagraph"/>
        <w:numPr>
          <w:ilvl w:val="1"/>
          <w:numId w:val="2"/>
        </w:numPr>
        <w:spacing w:after="100"/>
      </w:pPr>
      <w:r>
        <w:t xml:space="preserve">The Seller will following completion account to the Buyer for any rent or other sums received by it which are referable to the period after the Apportionment Day, and the Buyer will account to the Seller for any such sums received by it referable to the period before the Apportionment Day.</w:t>
      </w:r>
    </w:p>
    <w:p>
      <w:pPr>
        <w:pStyle w:val="ListParagraph"/>
        <w:numPr>
          <w:ilvl w:val="1"/>
          <w:numId w:val="2"/>
        </w:numPr>
        <w:spacing w:after="100"/>
      </w:pPr>
      <w:r>
        <w:t xml:space="preserve">Arrears of rent and service charge (if any) at completion are dealt with in accordance with Schedule 4.</w:t>
      </w:r>
    </w:p>
    <w:p>
      <w:pPr>
        <w:pStyle w:val="Heading1"/>
      </w:pPr>
      <w:r>
        <w:t xml:space="preserve">7.  Completion</w:t>
      </w:r>
    </w:p>
    <w:p>
      <w:pPr>
        <w:pStyle w:val="ListParagraph"/>
        <w:numPr>
          <w:ilvl w:val="1"/>
          <w:numId w:val="2"/>
        </w:numPr>
        <w:spacing w:after="100"/>
      </w:pPr>
      <w:r>
        <w:t xml:space="preserve">Completion will take place on the Completion Date at the offices of the Seller’s Conveyancer or where they may reasonably direct.</w:t>
      </w:r>
    </w:p>
    <w:p>
      <w:pPr>
        <w:pStyle w:val="ListParagraph"/>
        <w:numPr>
          <w:ilvl w:val="1"/>
          <w:numId w:val="2"/>
        </w:numPr>
        <w:spacing w:after="100"/>
      </w:pPr>
      <w:r>
        <w:t xml:space="preserve">On completion the Buyer will pay to the Seller’s Conveyancer the balance of the Purchase Price as adjusted by the apportionments and the apportionments calculated under clause 7.3.</w:t>
      </w:r>
    </w:p>
    <w:p>
      <w:pPr>
        <w:pStyle w:val="ListParagraph"/>
        <w:numPr>
          <w:ilvl w:val="1"/>
          <w:numId w:val="2"/>
        </w:numPr>
        <w:spacing w:after="100"/>
      </w:pPr>
      <w:r>
        <w:t xml:space="preserve">Rents, service charge, insurance and other outgoings will be apportioned on a daily basis as at the Apportionment Day.</w:t>
      </w:r>
    </w:p>
    <w:p>
      <w:pPr>
        <w:pStyle w:val="ListParagraph"/>
        <w:numPr>
          <w:ilvl w:val="1"/>
          <w:numId w:val="2"/>
        </w:numPr>
        <w:spacing w:after="100"/>
      </w:pPr>
      <w:r>
        <w:t xml:space="preserve">On completion the Seller will hand over the executed transfer in the Agreed Form, the documents of title, the original Leases and all relevant management records and the originals of any rent deposit deeds.</w:t>
      </w:r>
    </w:p>
    <w:p>
      <w:pPr>
        <w:pStyle w:val="ListParagraph"/>
        <w:numPr>
          <w:ilvl w:val="1"/>
          <w:numId w:val="2"/>
        </w:numPr>
        <w:spacing w:after="100"/>
      </w:pPr>
      <w:r>
        <w:t xml:space="preserve">Completion is to take place by 2.00 pm on the Completion Date; if completion takes place after that time it is to be treated, for the purposes of apportionment and the Standard Conditions, as taking place on the next working day.</w:t>
      </w:r>
    </w:p>
    <w:p>
      <w:pPr>
        <w:pStyle w:val="Heading1"/>
      </w:pPr>
      <w:r>
        <w:t xml:space="preserve">8.  Transfer</w:t>
      </w:r>
    </w:p>
    <w:p>
      <w:pPr>
        <w:pStyle w:val="ListParagraph"/>
        <w:numPr>
          <w:ilvl w:val="1"/>
          <w:numId w:val="2"/>
        </w:numPr>
        <w:spacing w:after="100"/>
      </w:pPr>
      <w:r>
        <w:t xml:space="preserve">The Property will be transferred to the Buyer by a transfer in the Agreed Form.</w:t>
      </w:r>
    </w:p>
    <w:p>
      <w:pPr>
        <w:pStyle w:val="ListParagraph"/>
        <w:numPr>
          <w:ilvl w:val="1"/>
          <w:numId w:val="2"/>
        </w:numPr>
        <w:spacing w:after="100"/>
      </w:pPr>
      <w:r>
        <w:t xml:space="preserve">The transfer will contain a declaration that the Buyer holds the rent deposits referred to in Schedule 2 in accordance with the relevant rent deposit deeds.</w:t>
      </w:r>
    </w:p>
    <w:p>
      <w:pPr>
        <w:pStyle w:val="Heading1"/>
      </w:pPr>
      <w:r>
        <w:t xml:space="preserve">9.  Insurance</w:t>
      </w:r>
    </w:p>
    <w:p>
      <w:pPr>
        <w:pStyle w:val="ListParagraph"/>
        <w:numPr>
          <w:ilvl w:val="1"/>
          <w:numId w:val="2"/>
        </w:numPr>
        <w:spacing w:after="100"/>
      </w:pPr>
      <w:r>
        <w:t xml:space="preserve">The Seller will keep the Property insured to its full reinstatement value until completion and section 47 of the Law of Property Act 1925 does not apply.</w:t>
      </w:r>
    </w:p>
    <w:p>
      <w:pPr>
        <w:pStyle w:val="ListParagraph"/>
        <w:numPr>
          <w:ilvl w:val="1"/>
          <w:numId w:val="2"/>
        </w:numPr>
        <w:spacing w:after="100"/>
      </w:pPr>
      <w:r>
        <w:t xml:space="preserve">The risk of damage to or destruction of the Property passes to the Buyer on completion.</w:t>
      </w:r>
    </w:p>
    <w:p>
      <w:pPr>
        <w:pStyle w:val="Heading1"/>
      </w:pPr>
      <w:r>
        <w:t xml:space="preserve">10.  Representations</w:t>
      </w:r>
    </w:p>
    <w:p>
      <w:pPr>
        <w:pStyle w:val="ListParagraph"/>
        <w:numPr>
          <w:ilvl w:val="1"/>
          <w:numId w:val="2"/>
        </w:numPr>
        <w:spacing w:after="100"/>
      </w:pPr>
      <w:r>
        <w:t xml:space="preserve">The Buyer acknowledges that it has not entered into this contract in reliance on any statement or representation made by or on behalf of the Seller other than the written replies given by the Seller’s Conveyancer to the Buyer’s Conveyancer’s written enquiries before the date of this contract.</w:t>
      </w:r>
    </w:p>
    <w:p>
      <w:pPr>
        <w:pStyle w:val="ListParagraph"/>
        <w:numPr>
          <w:ilvl w:val="1"/>
          <w:numId w:val="2"/>
        </w:numPr>
        <w:spacing w:after="100"/>
      </w:pPr>
      <w:r>
        <w:t xml:space="preserve">Nothing in this clause limits any liability for fraud or fraudulent misrepresentation.</w:t>
      </w:r>
    </w:p>
    <w:p>
      <w:pPr>
        <w:pStyle w:val="Heading1"/>
      </w:pPr>
      <w:r>
        <w:t xml:space="preserve">11.  Notices</w:t>
      </w:r>
    </w:p>
    <w:p>
      <w:pPr>
        <w:pStyle w:val="ListParagraph"/>
        <w:numPr>
          <w:ilvl w:val="1"/>
          <w:numId w:val="2"/>
        </w:numPr>
        <w:spacing w:after="100"/>
      </w:pPr>
      <w:r>
        <w:t xml:space="preserve">All notices under this contract must be in writing and the provisions of the Standard Conditions relating to the service of notices apply.</w:t>
      </w:r>
    </w:p>
    <w:p>
      <w:pPr>
        <w:pStyle w:val="Heading1"/>
      </w:pPr>
      <w:r>
        <w:t xml:space="preserve">12.  Assignment</w:t>
      </w:r>
    </w:p>
    <w:p>
      <w:pPr>
        <w:pStyle w:val="ListParagraph"/>
        <w:numPr>
          <w:ilvl w:val="1"/>
          <w:numId w:val="2"/>
        </w:numPr>
        <w:spacing w:after="100"/>
      </w:pPr>
      <w:r>
        <w:t xml:space="preserve">The Buyer may not assign, transfer or otherwise deal with the benefit of this contract before completion without the prior written consent of the Seller.</w:t>
      </w:r>
    </w:p>
    <w:p>
      <w:pPr>
        <w:pStyle w:val="Heading1"/>
      </w:pPr>
      <w:r>
        <w:t xml:space="preserve">13.  Third party rights</w:t>
      </w:r>
    </w:p>
    <w:p>
      <w:pPr>
        <w:pStyle w:val="ListParagraph"/>
        <w:numPr>
          <w:ilvl w:val="1"/>
          <w:numId w:val="2"/>
        </w:numPr>
        <w:spacing w:after="100"/>
      </w:pPr>
      <w:r>
        <w:t xml:space="preserve">A person who is not a party to this contract has no rights under the Contracts (Rights of Third Parties) Act 1999 to enforce any term of it.</w:t>
      </w:r>
    </w:p>
    <w:p>
      <w:pPr>
        <w:pStyle w:val="Heading1"/>
      </w:pPr>
      <w:r>
        <w:t xml:space="preserve">14.  Entire agreement</w:t>
      </w:r>
    </w:p>
    <w:p>
      <w:pPr>
        <w:pStyle w:val="ListParagraph"/>
        <w:numPr>
          <w:ilvl w:val="1"/>
          <w:numId w:val="2"/>
        </w:numPr>
        <w:spacing w:after="100"/>
      </w:pPr>
      <w:r>
        <w:t xml:space="preserve">This contract, together with the documents referred to in it, constitutes the entire agreement between the parties relating to the sale and purchase of the Property and supersedes all previous agreements, arrangements and understandings between them.</w:t>
      </w:r>
    </w:p>
    <w:p>
      <w:pPr>
        <w:pStyle w:val="Heading1"/>
      </w:pPr>
      <w:r>
        <w:t xml:space="preserve">15.  Governing law and jurisdiction</w:t>
      </w:r>
    </w:p>
    <w:p>
      <w:pPr>
        <w:pStyle w:val="ListParagraph"/>
        <w:numPr>
          <w:ilvl w:val="1"/>
          <w:numId w:val="2"/>
        </w:numPr>
        <w:spacing w:after="100"/>
      </w:pPr>
      <w:r>
        <w:t xml:space="preserve">This contract and any dispute or claim arising out of or in connection with it are governed by and construed in accordance with the law of England and Wales.</w:t>
      </w:r>
    </w:p>
    <w:p>
      <w:pPr>
        <w:pStyle w:val="ListParagraph"/>
        <w:numPr>
          <w:ilvl w:val="1"/>
          <w:numId w:val="2"/>
        </w:numPr>
        <w:spacing w:after="100"/>
      </w:pPr>
      <w:r>
        <w:t xml:space="preserve">The parties irrevocably submit to the exclusive jurisdiction of the courts of England and Wales.</w:t>
      </w:r>
    </w:p>
    <w:p>
      <w:pPr>
        <w:pageBreakBefore/>
      </w:pPr>
      <w:r>
        <w:t xml:space="preserve"/>
      </w:r>
    </w:p>
    <w:p>
      <w:pPr>
        <w:pStyle w:val="Heading1"/>
      </w:pPr>
      <w:r>
        <w:t xml:space="preserve">Schedule 1 — The Property</w:t>
      </w:r>
    </w:p>
    <w:p>
      <w:pPr>
        <w:spacing w:after="100"/>
      </w:pPr>
      <w:r>
        <w:t xml:space="preserve">ALL THAT freehold land and building known as Calderdale House, 14–18 Sefton Street, Manchester M3 4AP, shown edged red on the plan annexed, being a four-storey purpose-built office building of approximately 31,400 square feet net internal area constructed in 1998 and refurbished in 2017, together with 22 car parking spaces at lower-ground level, and registered at HM Land Registry with title absolute under title number GM428193.</w:t>
      </w:r>
    </w:p>
    <w:p>
      <w:pPr>
        <w:pStyle w:val="Heading1"/>
      </w:pPr>
      <w:r>
        <w:t xml:space="preserve">Schedule 2 — The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500"/>
        <w:gridCol w:w="1326"/>
      </w:tblGrid>
      <w:tr>
        <w:tc>
          <w:tcPr>
            <w:tcW w:type="dxa" w:w="2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Tenant</w:t>
            </w:r>
          </w:p>
        </w:tc>
        <w:tc>
          <w:tcPr>
            <w:tcW w:type="dxa" w:w="1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Demise</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Term</w:t>
            </w:r>
          </w:p>
        </w:tc>
        <w:tc>
          <w:tcPr>
            <w:tcW w:type="dxa" w:w="1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Passing rent (p.a.)</w:t>
            </w:r>
          </w:p>
        </w:tc>
        <w:tc>
          <w:tcPr>
            <w:tcW w:type="dxa" w:w="13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Next review</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Harlow Reed Consulting LLP</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2nd &amp; 3rd floors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10 yrs from 25 Mar 2019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£286,000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25 Mar 2024 (settled)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Northbank Insurance Services Limited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1st floor</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10 yrs from 29 Sep 2020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£198,500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29 Sep 2025</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Castleford Media Limited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Ground floor &amp; part LG</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5 yrs from 24 Jun 2022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£117,000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n/a (5-yr term)</w:t>
            </w:r>
          </w:p>
        </w:tc>
      </w:tr>
    </w:tbl>
    <w:p>
      <w:pPr>
        <w:spacing w:after="100"/>
        <w:rPr>
          <w:i/>
          <w:iCs/>
          <w:sz w:val="18"/>
          <w:szCs w:val="18"/>
        </w:rPr>
      </w:pPr>
      <w:r>
        <w:rPr>
          <w:i/>
          <w:iCs/>
          <w:sz w:val="18"/>
          <w:szCs w:val="18"/>
        </w:rPr>
        <w:t xml:space="preserve">Aggregate passing rent: £601,500 per annum. Rent deposits held: Castleford Media Limited — £29,250 (one quarter’s rent) under a rent deposit deed dated 24 June 2022.</w:t>
      </w:r>
    </w:p>
    <w:p>
      <w:pPr>
        <w:pStyle w:val="Heading1"/>
      </w:pPr>
      <w:r>
        <w:t xml:space="preserve">Schedule 3 — Title Matters</w:t>
      </w:r>
    </w:p>
    <w:p>
      <w:pPr>
        <w:spacing w:after="100"/>
      </w:pPr>
      <w:r>
        <w:t xml:space="preserve">The Property is sold subject to and with the benefit of:</w:t>
      </w:r>
    </w:p>
    <w:p>
      <w:pPr>
        <w:pStyle w:val="ListParagraph"/>
        <w:numPr>
          <w:ilvl w:val="2"/>
          <w:numId w:val="2"/>
        </w:numPr>
        <w:spacing w:after="100"/>
      </w:pPr>
      <w:r>
        <w:t xml:space="preserve">the covenants, conditions and other matters contained or referred to in the property and charges registers of title number GM428193 as at the date of this contract;</w:t>
      </w:r>
    </w:p>
    <w:p>
      <w:pPr>
        <w:pStyle w:val="ListParagraph"/>
        <w:numPr>
          <w:ilvl w:val="2"/>
          <w:numId w:val="2"/>
        </w:numPr>
        <w:spacing w:after="100"/>
      </w:pPr>
      <w:r>
        <w:t xml:space="preserve">a deed of easement dated 3 May 1999 granting rights of support and the passage of services in favour of the adjoining property at 12 Sefton Street;</w:t>
      </w:r>
    </w:p>
    <w:p>
      <w:pPr>
        <w:pStyle w:val="ListParagraph"/>
        <w:numPr>
          <w:ilvl w:val="2"/>
          <w:numId w:val="2"/>
        </w:numPr>
        <w:spacing w:after="100"/>
      </w:pPr>
      <w:r>
        <w:t xml:space="preserve">the rights reserved and granted by the Leases; and</w:t>
      </w:r>
    </w:p>
    <w:p>
      <w:pPr>
        <w:pStyle w:val="ListParagraph"/>
        <w:numPr>
          <w:ilvl w:val="2"/>
          <w:numId w:val="2"/>
        </w:numPr>
        <w:spacing w:after="100"/>
      </w:pPr>
      <w:r>
        <w:t xml:space="preserve">such matters as are disclosed by the searches and replies to enquiries provided to the Buyer’s Conveyancer before the date of this contract.</w:t>
      </w:r>
    </w:p>
    <w:p>
      <w:pPr>
        <w:pStyle w:val="Heading1"/>
      </w:pPr>
      <w:r>
        <w:t xml:space="preserve">Schedule 4 — Arrears and apportionments</w:t>
      </w:r>
    </w:p>
    <w:p>
      <w:pPr>
        <w:pStyle w:val="ListParagraph"/>
        <w:numPr>
          <w:ilvl w:val="1"/>
          <w:numId w:val="2"/>
        </w:numPr>
        <w:spacing w:after="100"/>
      </w:pPr>
      <w:r>
        <w:t xml:space="preserve">The parties confirm that, as at the date of this contract, there are no arrears of rent under the Leases.</w:t>
      </w:r>
    </w:p>
    <w:p>
      <w:pPr>
        <w:pStyle w:val="ListParagraph"/>
        <w:numPr>
          <w:ilvl w:val="1"/>
          <w:numId w:val="2"/>
        </w:numPr>
        <w:spacing w:after="100"/>
      </w:pPr>
      <w:r>
        <w:t xml:space="preserve">Service charge for the current service charge year ending 24 December 2025 will be apportioned on completion on an estimated basis, with a balancing adjustment to be made within 20 working days of the service charge accounts for that year being finalised.</w:t>
      </w:r>
    </w:p>
    <w:p>
      <w:pPr>
        <w:pStyle w:val="ListParagraph"/>
        <w:numPr>
          <w:ilvl w:val="1"/>
          <w:numId w:val="2"/>
        </w:numPr>
        <w:spacing w:after="100"/>
      </w:pPr>
      <w:r>
        <w:t xml:space="preserve">The rent deposit held in respect of Castleford Media Limited will be transferred to the Buyer on completion and dealt with under the relevant rent deposit deed.</w:t>
      </w:r>
    </w:p>
    <w:p>
      <w:pPr>
        <w:pageBreakBefore/>
      </w:pPr>
      <w:r>
        <w:t xml:space="preserve"/>
      </w:r>
    </w:p>
    <w:p>
      <w:pPr>
        <w:pStyle w:val="Heading1"/>
      </w:pPr>
      <w:r>
        <w:t xml:space="preserve">Execution</w:t>
      </w:r>
    </w:p>
    <w:p>
      <w:pPr>
        <w:spacing w:after="100"/>
      </w:pPr>
      <w:r>
        <w:t xml:space="preserve">Executed as a deed by the parties on the date written above.</w:t>
      </w:r>
    </w:p>
    <w:p>
      <w:pPr>
        <w:spacing w:after="100"/>
      </w:pPr>
      <w:r>
        <w:t xml:space="preserve"/>
      </w:r>
    </w:p>
    <w:p>
      <w:pPr>
        <w:spacing w:after="100"/>
        <w:rPr>
          <w:b/>
          <w:bCs/>
        </w:rPr>
      </w:pPr>
      <w:r>
        <w:rPr>
          <w:b/>
          <w:bCs/>
        </w:rPr>
        <w:t xml:space="preserve">EXECUTED as a DEED by WESTMERE PROPERTY TRUST LIMITED acting by a director in the presence of:</w:t>
      </w:r>
    </w:p>
    <w:p>
      <w:pPr>
        <w:spacing w:after="100"/>
      </w:pPr>
      <w:r>
        <w:t xml:space="preserve"/>
      </w:r>
    </w:p>
    <w:p>
      <w:pPr>
        <w:spacing w:after="100"/>
      </w:pPr>
      <w:r>
        <w:t xml:space="preserve">Director: ............................................................</w:t>
      </w:r>
    </w:p>
    <w:p>
      <w:pPr>
        <w:spacing w:after="100"/>
      </w:pPr>
      <w:r>
        <w:t xml:space="preserve">Witness signature: ............................................</w:t>
      </w:r>
    </w:p>
    <w:p>
      <w:pPr>
        <w:spacing w:after="100"/>
      </w:pPr>
      <w:r>
        <w:t xml:space="preserve">Witness name and address: .................................</w:t>
      </w:r>
    </w:p>
    <w:p>
      <w:pPr>
        <w:spacing w:after="100"/>
      </w:pPr>
      <w:r>
        <w:t xml:space="preserve"/>
      </w:r>
    </w:p>
    <w:p>
      <w:pPr>
        <w:spacing w:after="100"/>
        <w:rPr>
          <w:b/>
          <w:bCs/>
        </w:rPr>
      </w:pPr>
      <w:r>
        <w:rPr>
          <w:b/>
          <w:bCs/>
        </w:rPr>
        <w:t xml:space="preserve">EXECUTED as a DEED by ELLWOOD ESTATES PARTNERS LIMITED acting by a director in the presence of:</w:t>
      </w:r>
    </w:p>
    <w:p>
      <w:pPr>
        <w:spacing w:after="100"/>
      </w:pPr>
      <w:r>
        <w:t xml:space="preserve"/>
      </w:r>
    </w:p>
    <w:p>
      <w:pPr>
        <w:spacing w:after="100"/>
      </w:pPr>
      <w:r>
        <w:t xml:space="preserve">Director: ............................................................</w:t>
      </w:r>
    </w:p>
    <w:p>
      <w:pPr>
        <w:spacing w:after="100"/>
      </w:pPr>
      <w:r>
        <w:t xml:space="preserve">Witness signature: ............................................</w:t>
      </w:r>
    </w:p>
    <w:p>
      <w:pPr>
        <w:spacing w:after="100"/>
      </w:pPr>
      <w:r>
        <w:t xml:space="preserve">Witness name and address: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4"/>
        <w:szCs w:val="14"/>
      </w:rPr>
      <w:t xml:space="preserve">Contract for Sale — Calderdale House, Manchester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cap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2026-06-28T14:31:21.616Z</dcterms:created>
  <dcterms:modified xsi:type="dcterms:W3CDTF">2026-06-28T14:31:21.616Z</dcterms:modified>
</cp:coreProperties>
</file>

<file path=docProps/custom.xml><?xml version="1.0" encoding="utf-8"?>
<Properties xmlns="http://schemas.openxmlformats.org/officeDocument/2006/custom-properties" xmlns:vt="http://schemas.openxmlformats.org/officeDocument/2006/docPropsVTypes"/>
</file>