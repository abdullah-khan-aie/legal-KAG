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pPr>
      <w:r>
        <w:rPr>
          <w:b/>
          <w:bCs/>
          <w:sz w:val="30"/>
          <w:szCs w:val="30"/>
        </w:rPr>
        <w:t xml:space="preserve">Calderwell Mobility Limited</w:t>
      </w:r>
    </w:p>
    <w:p>
      <w:pPr>
        <w:spacing w:after="20" w:line="276"/>
      </w:pPr>
      <w:r>
        <w:rPr>
          <w:b/>
          <w:bCs/>
          <w:sz w:val="26"/>
          <w:szCs w:val="26"/>
        </w:rPr>
        <w:t xml:space="preserve">VOLUNTARY SAFETY RECALL — ACTION PLAN</w:t>
      </w:r>
    </w:p>
    <w:p>
      <w:pPr>
        <w:spacing w:after="160" w:line="276"/>
      </w:pPr>
      <w:r>
        <w:rPr>
          <w:sz w:val="22"/>
          <w:szCs w:val="22"/>
        </w:rPr>
        <w:t xml:space="preserve">CV-7 Electric Panel Van — Regenerative Braking Control (BCM-FW 4.2.x)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Field</w:t>
            </w:r>
          </w:p>
        </w:tc>
        <w:tc>
          <w:tcPr>
            <w:tcW w:type="dxa" w:w="6426"/>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Manufacturer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Calderwell Mobility Limited</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Affected model</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Calderwell CV-7 electric panel van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Build dates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March 2024 – 26 September 2025</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Affected population</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2,140 vehicles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Defect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Transient under-application of total braking force during regen-to-friction blend transition under low-μ / high-demand conditions</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Corrective action</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Reflash Brake Control Module to firmware build 4.3.0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DVSA recall reference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R/2025/118 (to be confirmed by DVSA)</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Plan version</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del w:id="9101" w:author="Sarah Whitfield" w:date="2025-11-03T10:00:00Z">
              <w:r>
                <w:rPr>
                  <w:sz w:val="19"/>
                  <w:szCs w:val="19"/>
                </w:rPr>
                <w:delText xml:space="preserve">v1 (draft, 17 October 2025)</w:delText>
              </w:r>
            </w:del>
            <w:ins w:id="9102" w:author="Sarah Whitfield" w:date="2025-11-03T10:00:00Z">
              <w:r>
                <w:rPr>
                  <w:sz w:val="19"/>
                  <w:szCs w:val="19"/>
                </w:rPr>
                <w:t xml:space="preserve">v2 (revised for DVSA, 3 November 2025)</w:t>
              </w:r>
            </w:ins>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Prepared by</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Whitfield Carter LLP with Calderwell Mobility engineering</w:t>
            </w:r>
          </w:p>
        </w:tc>
      </w:tr>
    </w:tbl>
    <w:p>
      <w:pPr>
        <w:spacing w:after="120" w:line="276"/>
      </w:pPr>
      <w:r>
        <w:t xml:space="preserve"> </w:t>
      </w:r>
    </w:p>
    <w:p>
      <w:pPr>
        <w:pStyle w:val="Heading1"/>
      </w:pPr>
      <w:r>
        <w:t xml:space="preserve">1. Purpose</w:t>
      </w:r>
    </w:p>
    <w:p>
      <w:pPr>
        <w:spacing w:after="120" w:line="276"/>
      </w:pPr>
      <w:r>
        <w:t xml:space="preserve">1.1  This action plan sets out how Calderwell Mobility Limited (the “Company”) will conduct a voluntary safety recall of the affected CV-7 vehicles to correct the regenerative braking control defect identified in firmware builds 4.2.0 to 4.2.3, in accordance with the DVSA Code of Practice on safety-related recalls.</w:t>
      </w:r>
    </w:p>
    <w:p>
      <w:pPr>
        <w:pStyle w:val="Heading1"/>
      </w:pPr>
      <w:r>
        <w:t xml:space="preserve">2. Affected vehicles and risk</w:t>
      </w:r>
    </w:p>
    <w:p>
      <w:pPr>
        <w:spacing w:after="120" w:line="276"/>
      </w:pPr>
      <w:r>
        <w:t xml:space="preserve">2.1  The recall covers all 2,140 CV-7 vehicles delivered with BCM-FW 4.2.0–4.2.3. The defect can cause a transient reduction in total braking force in specific low-grip, rapid-braking conditions, increasing stopping distance. The friction brakes and ABS remain available at all times; there is no loss of steering or total loss of braking.</w:t>
      </w:r>
    </w:p>
    <w:p>
      <w:pPr>
        <w:pStyle w:val="Heading1"/>
      </w:pPr>
      <w:r>
        <w:t xml:space="preserve">3. Corrective action</w:t>
      </w:r>
    </w:p>
    <w:p>
      <w:pPr>
        <w:spacing w:after="120" w:line="276"/>
      </w:pPr>
      <w:r>
        <w:t xml:space="preserve">3.1  The corrective action is to update the Brake Control Module to firmware build 4.3.0, which corrects the torque-blending boundary error and adds the extended low-μ / high-demand calibration. Build 4.3.0 has been validated by the Company’s engineering function and verified on the test track.</w:t>
      </w:r>
    </w:p>
    <w:p>
      <w:pPr>
        <w:spacing w:after="120" w:line="276"/>
      </w:pPr>
      <w:r>
        <w:t xml:space="preserve">3.2  The update can be applied either over-the-air (“OTA”) where the vehicle is OTA-capable and connected, or by a dealer/technician using the Company’s service tool. Approximately 1,520 of the affected vehicles are OTA-capable; the remaining 620 require a workshop visit (estimated 35 minutes per vehicle).</w:t>
      </w:r>
    </w:p>
    <w:p>
      <w:pPr>
        <w:spacing w:after="120" w:line="276"/>
      </w:pPr>
      <w:r>
        <w:t xml:space="preserve">3.3  </w:t>
      </w:r>
      <w:del w:id="9131" w:author="Sarah Whitfield" w:date="2025-11-03T10:00:00Z">
        <w:r>
          <w:delText xml:space="preserve">Workshop and OTA deployment will run in parallel from the outset, with fleet customers offered whichever route minimises their vehicle downtime.</w:delText>
        </w:r>
      </w:del>
      <w:ins w:id="9132" w:author="Sarah Whitfield" w:date="2025-11-03T10:00:00Z">
        <w:r>
          <w:t xml:space="preserve">Over-the-air deployment will be prioritised to connected vehicles to reduce fleet risk most quickly, with workshop bookings arranged in parallel for non-OTA vehicles and for any OTA vehicle that has not taken the update within 21 days.</w:t>
        </w:r>
      </w:ins>
    </w:p>
    <w:p>
      <w:pPr>
        <w:pStyle w:val="Heading1"/>
      </w:pPr>
      <w:r>
        <w:t xml:space="preserve">4. Phasing and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Phase</w:t>
            </w:r>
          </w:p>
        </w:tc>
        <w:tc>
          <w:tcPr>
            <w:tcW w:type="dxa" w:w="5826"/>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Action</w:t>
            </w:r>
          </w:p>
        </w:tc>
        <w:tc>
          <w:tcPr>
            <w:tcW w:type="dxa" w:w="18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Target window</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1</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Notify DVSA; issue immediate safety guidance to all affected fleet operators; open recall portal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Days 0–</w:t>
            </w:r>
            <w:del w:id="9111" w:author="Sarah Whitfield" w:date="2025-11-03T10:00:00Z">
              <w:r>
                <w:rPr>
                  <w:sz w:val="19"/>
                  <w:szCs w:val="19"/>
                </w:rPr>
                <w:delText xml:space="preserve">14</w:delText>
              </w:r>
            </w:del>
            <w:ins w:id="9112" w:author="Sarah Whitfield" w:date="2025-11-03T10:00:00Z">
              <w:r>
                <w:rPr>
                  <w:sz w:val="19"/>
                  <w:szCs w:val="19"/>
                </w:rPr>
                <w:t xml:space="preserve">10</w:t>
              </w:r>
            </w:ins>
          </w:p>
        </w:tc>
      </w:tr>
      <w:tr>
        <w:tc>
          <w:tcPr>
            <w:tcW w:type="dxa" w:w="14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Phase 2</w:t>
            </w:r>
          </w:p>
        </w:tc>
        <w:tc>
          <w:tcPr>
            <w:tcW w:type="dxa" w:w="58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Begin OTA deployment to connected vehicles; open workshop bookings for non-OTA and largest fleets</w:t>
            </w:r>
          </w:p>
        </w:tc>
        <w:tc>
          <w:tcPr>
            <w:tcW w:type="dxa" w:w="18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Weeks 1–4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3</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Continue deployment; first owner reminder to non-responders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Weeks 4–8</w:t>
            </w:r>
          </w:p>
        </w:tc>
      </w:tr>
      <w:tr>
        <w:tc>
          <w:tcPr>
            <w:tcW w:type="dxa" w:w="14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Phase 4</w:t>
            </w:r>
          </w:p>
        </w:tc>
        <w:tc>
          <w:tcPr>
            <w:tcW w:type="dxa" w:w="58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Second reminder (recorded delivery) to non-responders; report interim completion to DVSA</w:t>
            </w:r>
          </w:p>
        </w:tc>
        <w:tc>
          <w:tcPr>
            <w:tcW w:type="dxa" w:w="18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Weeks 8–16</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5</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Final chase; close-out report to DVSA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Weeks 16–26</w:t>
            </w:r>
          </w:p>
        </w:tc>
      </w:tr>
    </w:tbl>
    <w:p>
      <w:pPr>
        <w:spacing w:after="120" w:line="276"/>
      </w:pPr>
      <w:r>
        <w:t xml:space="preserve"> </w:t>
      </w:r>
    </w:p>
    <w:p>
      <w:pPr>
        <w:spacing w:after="120" w:line="276"/>
      </w:pPr>
      <w:r>
        <w:rPr>
          <w:b/>
          <w:bCs/>
        </w:rPr>
        <w:t xml:space="preserve">4.2  Completion target: </w:t>
      </w:r>
      <w:r>
        <w:t xml:space="preserve">the Company will target a completion rate of at least </w:t>
      </w:r>
      <w:del w:id="9121" w:author="Sarah Whitfield" w:date="2025-11-03T10:00:00Z">
        <w:r>
          <w:delText xml:space="preserve">85%</w:delText>
        </w:r>
      </w:del>
      <w:ins w:id="9122" w:author="Sarah Whitfield" w:date="2025-11-03T10:00:00Z">
        <w:r>
          <w:t xml:space="preserve">90%</w:t>
        </w:r>
      </w:ins>
      <w:r>
        <w:t xml:space="preserve"> of affected vehicles within 12 months of launch, with continued effort to reach the highest practicable completion rate thereafter, consistent with DVSA expectations.</w:t>
      </w:r>
      <w:ins w:id="9123" w:author="Sarah Whitfield" w:date="2025-11-03T10:00:00Z">
        <w:r>
          <w:t xml:space="preserve"> Where a keeper does not respond, the Company will issue a first reminder at week 4, a second reminder by recorded delivery at week 8, and will re-check the DVLA keeper record before treating a vehicle as non-contactable.</w:t>
        </w:r>
      </w:ins>
    </w:p>
    <w:p>
      <w:pPr>
        <w:pStyle w:val="Heading1"/>
      </w:pPr>
      <w:r>
        <w:t xml:space="preserve">5. Owner identification and contact</w:t>
      </w:r>
    </w:p>
    <w:p>
      <w:pPr>
        <w:spacing w:after="120" w:line="276"/>
      </w:pPr>
      <w:r>
        <w:t xml:space="preserve">5.1  The Company will identify affected vehicles from its build and registration records and the DVLA keeper database. Fleet customers will be contacted directly through their account managers; individual keepers will be contacted by letter (template attached to the customer notification pack), with email and SMS where contact details are held.</w:t>
      </w:r>
    </w:p>
    <w:p>
      <w:pPr>
        <w:pStyle w:val="Heading1"/>
      </w:pPr>
      <w:r>
        <w:t xml:space="preserve">6. Records and reporting</w:t>
      </w:r>
    </w:p>
    <w:p>
      <w:pPr>
        <w:pStyle w:val="ListParagraph"/>
        <w:numPr>
          <w:ilvl w:val="0"/>
          <w:numId w:val="2"/>
        </w:numPr>
        <w:spacing w:after="100" w:line="276"/>
      </w:pPr>
      <w:r>
        <w:t xml:space="preserve">The Company will maintain a recall register recording, for each VIN, the notification date, update method, completion date and any non-contact status.</w:t>
      </w:r>
    </w:p>
    <w:p>
      <w:pPr>
        <w:pStyle w:val="ListParagraph"/>
        <w:numPr>
          <w:ilvl w:val="0"/>
          <w:numId w:val="2"/>
        </w:numPr>
        <w:spacing w:after="100" w:line="276"/>
      </w:pPr>
      <w:r>
        <w:t xml:space="preserve">Completion rates will be reported to the Board monthly and to the DVSA at the intervals it specifies (and in any event at Phase 4 and Phase 5).</w:t>
      </w:r>
    </w:p>
    <w:p>
      <w:pPr>
        <w:pStyle w:val="ListParagraph"/>
        <w:numPr>
          <w:ilvl w:val="0"/>
          <w:numId w:val="2"/>
        </w:numPr>
        <w:spacing w:after="100" w:line="276"/>
      </w:pPr>
      <w:r>
        <w:t xml:space="preserve">All recall correspondence and engineering validation records will be retained for not less than ten years.</w:t>
      </w:r>
    </w:p>
    <w:p>
      <w:pPr>
        <w:pStyle w:val="Heading1"/>
      </w:pPr>
      <w:r>
        <w:t xml:space="preserve">7.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Role</w:t>
            </w:r>
          </w:p>
        </w:tc>
        <w:tc>
          <w:tcPr>
            <w:tcW w:type="dxa" w:w="4513"/>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Owner</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Recall sponsor (Board)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Dr Daniel Calderwell, CEO</w:t>
            </w:r>
          </w:p>
        </w:tc>
      </w:tr>
      <w:tr>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Engineering / corrective action</w:t>
            </w:r>
          </w:p>
        </w:tc>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Sophie Lindqvist, CTO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Vehicle safety &amp; DVSA liaison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Raj Mehta, Head of Vehicle Safety &amp; Homologation</w:t>
            </w:r>
          </w:p>
        </w:tc>
      </w:tr>
      <w:tr>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Customer notification &amp; fleet liaison</w:t>
            </w:r>
          </w:p>
        </w:tc>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Field Quality team (Ian Forsythe)</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Legal / regulatory oversight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Whitfield Carter LLP (Sarah Whitfield / Tom Gallagher)</w:t>
            </w:r>
          </w:p>
        </w:tc>
      </w:tr>
    </w:tbl>
    <w:p>
      <w:pPr>
        <w:spacing w:after="120" w:line="276"/>
      </w:pPr>
      <w:r>
        <w:t xml:space="preserve"> </w:t>
      </w:r>
    </w:p>
    <w:p>
      <w:pPr>
        <w:pStyle w:val="Heading1"/>
      </w:pPr>
      <w:r>
        <w:t xml:space="preserve">8. Governance</w:t>
      </w:r>
    </w:p>
    <w:p>
      <w:pPr>
        <w:spacing w:after="120" w:line="276"/>
      </w:pPr>
      <w:r>
        <w:t xml:space="preserve">8.1  A weekly recall taskforce call will track progress against the timetable and completion target. Material slippage against the completion target, or any new field report suggesting the corrective action is inadequate, will be escalated to the Board and reported to the DVSA.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777777"/>
        <w:sz w:val="14"/>
        <w:szCs w:val="14"/>
      </w:rPr>
      <w:t xml:space="preserve">WC-00198 — Recall Action Plan v1  ·  Confidential and may be legally privileged.</w:t>
    </w:r>
    <w:r>
      <w:rPr>
        <w:color w:val="777777"/>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6"/>
      </w:pBdr>
      <w:spacing w:after="240"/>
    </w:pPr>
    <w:r>
      <w:rPr>
        <w:color w:val="555555"/>
        <w:sz w:val="16"/>
        <w:szCs w:val="16"/>
      </w:rPr>
      <w:t xml:space="preserve">22 Bishopsgate, London EC2N 4BQ  ·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2026-06-29T20:32:05.870Z</dcterms:created>
  <dcterms:modified xsi:type="dcterms:W3CDTF">2026-06-29T20:32:05.870Z</dcterms:modified>
</cp:coreProperties>
</file>

<file path=docProps/custom.xml><?xml version="1.0" encoding="utf-8"?>
<Properties xmlns="http://schemas.openxmlformats.org/officeDocument/2006/custom-properties" xmlns:vt="http://schemas.openxmlformats.org/officeDocument/2006/docPropsVTypes"/>
</file>