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0"/>
          <w:szCs w:val="20"/>
        </w:rPr>
        <w:t xml:space="preserve">DATED 30 JANUARY 2026</w:t>
      </w:r>
    </w:p>
    <w:p>
      <w:pPr>
        <w:jc w:val="center"/>
      </w:pPr>
      <w:r>
        <w:rPr>
          <w:b/>
          <w:bCs/>
          <w:color w:val="C00000"/>
          <w:sz w:val="18"/>
          <w:szCs w:val="18"/>
        </w:rPr>
        <w:t xml:space="preserve">DRAFT v2 — WHITFIELD CARTER MARK-UP AGAINST BIRCHALL STONE COMMENTS — 8 DECEMBER 2025 — SUBJECT TO CONTRACT</w:t>
      </w:r>
    </w:p>
    <w:p>
      <w:pPr>
        <w:spacing w:after="200"/>
        <w:jc w:val="center"/>
      </w:pPr>
      <w:r>
        <w:rPr>
          <w:sz w:val="18"/>
          <w:szCs w:val="18"/>
        </w:rPr>
        <w:t xml:space="preserve">(1) CALDERWELL MOBILITY LIMITED  (2) THE FOUNDERS  (3) THE INVESTORS</w:t>
      </w:r>
    </w:p>
    <w:p>
      <w:pPr>
        <w:spacing w:after="60" w:before="600"/>
        <w:jc w:val="center"/>
      </w:pPr>
      <w:r>
        <w:rPr>
          <w:b/>
          <w:bCs/>
          <w:color w:val="1F4E5F"/>
          <w:sz w:val="30"/>
          <w:szCs w:val="30"/>
        </w:rPr>
        <w:t xml:space="preserve">SERIES B SUBSCRIPTION AND SHAREHOLDERS’ AGREEMENT</w:t>
      </w:r>
    </w:p>
    <w:p>
      <w:pPr>
        <w:spacing w:after="60"/>
        <w:jc w:val="center"/>
      </w:pPr>
      <w:r>
        <w:rPr>
          <w:sz w:val="20"/>
          <w:szCs w:val="20"/>
        </w:rPr>
        <w:t xml:space="preserve">relating to the issue of Series B Preferred Shares in</w:t>
      </w:r>
    </w:p>
    <w:p>
      <w:pPr>
        <w:spacing w:after="600"/>
        <w:jc w:val="center"/>
      </w:pPr>
      <w:r>
        <w:rPr>
          <w:b/>
          <w:bCs/>
          <w:sz w:val="22"/>
          <w:szCs w:val="22"/>
        </w:rPr>
        <w:t xml:space="preserve">Calderwell Mobility Limited</w:t>
      </w:r>
    </w:p>
    <w:p>
      <w:pPr>
        <w:spacing w:before="1200"/>
        <w:jc w:val="center"/>
      </w:pPr>
      <w:r>
        <w:rPr>
          <w:color w:val="888888"/>
          <w:sz w:val="16"/>
          <w:szCs w:val="16"/>
        </w:rPr>
        <w:t xml:space="preserve">Whitfield Carter LLP  •  22 Bishopsgate, London EC2N 4BQ  •  Ref: WC-00185</w:t>
      </w:r>
    </w:p>
    <w:p>
      <w:r>
        <w:br w:type="page"/>
      </w:r>
    </w:p>
    <w:p>
      <w:pPr>
        <w:pStyle w:val="Heading1"/>
      </w:pPr>
      <w:r>
        <w:t xml:space="preserve">Parties</w:t>
      </w:r>
    </w:p>
    <w:p>
      <w:pPr>
        <w:pStyle w:val="ListParagraph"/>
        <w:numPr>
          <w:ilvl w:val="0"/>
          <w:numId w:val="2"/>
        </w:numPr>
        <w:spacing w:after="80"/>
      </w:pPr>
      <w:r>
        <w:t xml:space="preserve">CALDERWELL MOBILITY LIMITED, a company incorporated in England and Wales with registered number 12880417 whose registered office is at Building C, Riverside Technology Park, Cambridge CB4 0WS (the “Company”);</w:t>
      </w:r>
    </w:p>
    <w:p>
      <w:pPr>
        <w:pStyle w:val="ListParagraph"/>
        <w:numPr>
          <w:ilvl w:val="0"/>
          <w:numId w:val="2"/>
        </w:numPr>
        <w:spacing w:after="80"/>
      </w:pPr>
      <w:r>
        <w:t xml:space="preserve">THE PERSONS whose names and addresses are set out in Schedule 1 (the “Founders”);</w:t>
      </w:r>
    </w:p>
    <w:p>
      <w:pPr>
        <w:pStyle w:val="ListParagraph"/>
        <w:numPr>
          <w:ilvl w:val="0"/>
          <w:numId w:val="2"/>
        </w:numPr>
        <w:spacing w:after="80"/>
      </w:pPr>
      <w:r>
        <w:t xml:space="preserve">THE PERSONS whose names and addresses are set out in Schedule 2 (the “Investors”); and</w:t>
      </w:r>
    </w:p>
    <w:p>
      <w:pPr>
        <w:pStyle w:val="ListParagraph"/>
        <w:numPr>
          <w:ilvl w:val="0"/>
          <w:numId w:val="2"/>
        </w:numPr>
        <w:spacing w:after="80"/>
      </w:pPr>
      <w:r>
        <w:t xml:space="preserve">THE EXISTING INVESTORS whose names are set out in Schedule 3 (together with the Founders, the “Continuing Shareholders”).</w:t>
      </w:r>
    </w:p>
    <w:p>
      <w:pPr>
        <w:pStyle w:val="Heading1"/>
      </w:pPr>
      <w:r>
        <w:t xml:space="preserve">Background</w:t>
      </w:r>
    </w:p>
    <w:p>
      <w:pPr>
        <w:pStyle w:val="ListParagraph"/>
        <w:numPr>
          <w:ilvl w:val="0"/>
          <w:numId w:val="2"/>
        </w:numPr>
        <w:spacing w:after="80"/>
      </w:pPr>
      <w:r>
        <w:t xml:space="preserve">The Company wishes to raise £18,000,000 by the issue of 6,000,000 Series B Preferred Shares at £3.00 per share.</w:t>
      </w:r>
    </w:p>
    <w:p>
      <w:pPr>
        <w:pStyle w:val="ListParagraph"/>
        <w:numPr>
          <w:ilvl w:val="0"/>
          <w:numId w:val="2"/>
        </w:numPr>
        <w:spacing w:after="80"/>
      </w:pPr>
      <w:r>
        <w:t xml:space="preserve">The Investors have agreed to subscribe for the Series B Shares, and the Company has agreed to allot and issue them, on the terms of this Agreement.</w:t>
      </w:r>
    </w:p>
    <w:p>
      <w:pPr>
        <w:pStyle w:val="ListParagraph"/>
        <w:numPr>
          <w:ilvl w:val="0"/>
          <w:numId w:val="2"/>
        </w:numPr>
        <w:spacing w:after="80"/>
      </w:pPr>
      <w:r>
        <w:t xml:space="preserve">The parties have agreed to regulate their relationship as shareholders of the Company on the terms set out in this Agreement and the Articles.</w:t>
      </w:r>
    </w:p>
    <w:p>
      <w:pPr>
        <w:pStyle w:val="Heading1"/>
      </w:pPr>
      <w:r>
        <w:t xml:space="preserve">1.  Definitions and interpretation</w:t>
      </w:r>
    </w:p>
    <w:p>
      <w:pPr>
        <w:spacing w:after="120"/>
      </w:pPr>
      <w:r>
        <w:t xml:space="preserve">1.1  In this Agreement, unless the context otherwise requires:</w:t>
      </w:r>
    </w:p>
    <w:p>
      <w:pPr>
        <w:spacing w:after="80"/>
        <w:ind w:left="600" w:hanging="600"/>
      </w:pPr>
      <w:r>
        <w:rPr>
          <w:b/>
          <w:bCs/>
        </w:rPr>
        <w:t xml:space="preserve">“Articles”</w:t>
      </w:r>
      <w:r>
        <w:t xml:space="preserve">  the articles of association of the Company to be adopted at Completion in the agreed form;</w:t>
      </w:r>
    </w:p>
    <w:p>
      <w:pPr>
        <w:spacing w:after="80"/>
        <w:ind w:left="600" w:hanging="600"/>
      </w:pPr>
      <w:r>
        <w:rPr>
          <w:b/>
          <w:bCs/>
        </w:rPr>
        <w:t xml:space="preserve">“Business Day”</w:t>
      </w:r>
      <w:r>
        <w:t xml:space="preserve">  a day (other than a Saturday, Sunday or public holiday) on which clearing banks are open for business in London;</w:t>
      </w:r>
    </w:p>
    <w:p>
      <w:pPr>
        <w:spacing w:after="80"/>
        <w:ind w:left="600" w:hanging="600"/>
      </w:pPr>
      <w:r>
        <w:rPr>
          <w:b/>
          <w:bCs/>
        </w:rPr>
        <w:t xml:space="preserve">“Completion”</w:t>
      </w:r>
      <w:r>
        <w:t xml:space="preserve">  completion of the subscription for the Series B Shares under clause 4;</w:t>
      </w:r>
    </w:p>
    <w:p>
      <w:pPr>
        <w:spacing w:after="80"/>
        <w:ind w:left="600" w:hanging="600"/>
      </w:pPr>
      <w:r>
        <w:rPr>
          <w:b/>
          <w:bCs/>
        </w:rPr>
        <w:t xml:space="preserve">“Completion Date”</w:t>
      </w:r>
      <w:r>
        <w:t xml:space="preserve">  6 February 2026 or such other date as the Company and the Lead Investor agree;</w:t>
      </w:r>
    </w:p>
    <w:p>
      <w:pPr>
        <w:spacing w:after="80"/>
        <w:ind w:left="600" w:hanging="600"/>
      </w:pPr>
      <w:r>
        <w:rPr>
          <w:b/>
          <w:bCs/>
        </w:rPr>
        <w:t xml:space="preserve">“Disclosure Letter”</w:t>
      </w:r>
      <w:r>
        <w:t xml:space="preserve">  the letter of the same date as this Agreement from the Warrantors to the Investors qualifying the Warranties;</w:t>
      </w:r>
    </w:p>
    <w:p>
      <w:pPr>
        <w:spacing w:after="80"/>
        <w:ind w:left="600" w:hanging="600"/>
      </w:pPr>
      <w:r>
        <w:rPr>
          <w:b/>
          <w:bCs/>
        </w:rPr>
        <w:t xml:space="preserve">“Founders”</w:t>
      </w:r>
      <w:r>
        <w:t xml:space="preserve">  Dr Daniel Calderwell and Sophie Lindqvist;</w:t>
      </w:r>
    </w:p>
    <w:p>
      <w:pPr>
        <w:spacing w:after="80"/>
        <w:ind w:left="600" w:hanging="600"/>
      </w:pPr>
      <w:r>
        <w:rPr>
          <w:b/>
          <w:bCs/>
        </w:rPr>
        <w:t xml:space="preserve">“Investor Majority”</w:t>
      </w:r>
      <w:r>
        <w:t xml:space="preserve">  holders of not less than 60% of the Series B Shares in issue from time to time, which must include the Lead Investor;</w:t>
      </w:r>
    </w:p>
    <w:p>
      <w:pPr>
        <w:spacing w:after="80"/>
        <w:ind w:left="600" w:hanging="600"/>
      </w:pPr>
      <w:r>
        <w:rPr>
          <w:b/>
          <w:bCs/>
        </w:rPr>
        <w:t xml:space="preserve">“Lead Investor”</w:t>
      </w:r>
      <w:r>
        <w:t xml:space="preserve">  Marisdale Growth Partners LLP;</w:t>
      </w:r>
    </w:p>
    <w:p>
      <w:pPr>
        <w:spacing w:after="80"/>
        <w:ind w:left="600" w:hanging="600"/>
      </w:pPr>
      <w:r>
        <w:rPr>
          <w:b/>
          <w:bCs/>
        </w:rPr>
        <w:t xml:space="preserve">“Series A Shares”</w:t>
      </w:r>
      <w:r>
        <w:t xml:space="preserve">  the series A preferred shares of £0.0001 each in the capital of the Company;</w:t>
      </w:r>
    </w:p>
    <w:p>
      <w:pPr>
        <w:spacing w:after="80"/>
        <w:ind w:left="600" w:hanging="600"/>
      </w:pPr>
      <w:r>
        <w:rPr>
          <w:b/>
          <w:bCs/>
        </w:rPr>
        <w:t xml:space="preserve">“Series B Shares”</w:t>
      </w:r>
      <w:r>
        <w:t xml:space="preserve">  the series B preferred shares of £0.0001 each in the capital of the Company having the rights set out in the Articles;</w:t>
      </w:r>
    </w:p>
    <w:p>
      <w:pPr>
        <w:spacing w:after="80"/>
        <w:ind w:left="600" w:hanging="600"/>
      </w:pPr>
      <w:r>
        <w:rPr>
          <w:b/>
          <w:bCs/>
        </w:rPr>
        <w:t xml:space="preserve">“Subscription Price”</w:t>
      </w:r>
      <w:r>
        <w:t xml:space="preserve">  £3.00 per Series B Share;</w:t>
      </w:r>
    </w:p>
    <w:p>
      <w:pPr>
        <w:spacing w:after="80"/>
        <w:ind w:left="600" w:hanging="600"/>
      </w:pPr>
      <w:r>
        <w:rPr>
          <w:b/>
          <w:bCs/>
        </w:rPr>
        <w:t xml:space="preserve">“Warranties”</w:t>
      </w:r>
      <w:r>
        <w:t xml:space="preserve">  the warranties set out in clause 8 and Schedule 4;</w:t>
      </w:r>
    </w:p>
    <w:p>
      <w:pPr>
        <w:spacing w:after="80"/>
        <w:ind w:left="600" w:hanging="600"/>
      </w:pPr>
      <w:r>
        <w:rPr>
          <w:b/>
          <w:bCs/>
        </w:rPr>
        <w:t xml:space="preserve">“Warrantors”</w:t>
      </w:r>
      <w:r>
        <w:t xml:space="preserve">  the Company and each of the Founders.</w:t>
      </w:r>
    </w:p>
    <w:p>
      <w:pPr>
        <w:spacing w:after="90"/>
        <w:ind w:left="600" w:hanging="600"/>
      </w:pPr>
      <w:r>
        <w:t>1.2	Clause, Schedule and paragraph headings do not affect interpretation. References to a person include a body corporate and an unincorporated association. Words in the singular include the plural and vice versa.</w:t>
      </w:r>
    </w:p>
    <w:p>
      <w:pPr>
        <w:spacing w:after="90"/>
        <w:ind w:left="600" w:hanging="600"/>
      </w:pPr>
      <w:r>
        <w:t>1.3	A reference to a statute or statutory provision is a reference to it as amended, extended or re-enacted from time to time.</w:t>
      </w:r>
    </w:p>
    <w:p>
      <w:pPr>
        <w:pStyle w:val="Heading1"/>
      </w:pPr>
      <w:r>
        <w:t xml:space="preserve">2.  Subscription</w:t>
      </w:r>
    </w:p>
    <w:p>
      <w:pPr>
        <w:spacing w:after="90"/>
        <w:ind w:left="600" w:hanging="600"/>
      </w:pPr>
      <w:r>
        <w:t>2.1	Subject to the conditions in clause 3, each Investor agrees to subscribe for the number of Series B Shares set out opposite its name in Schedule 2 at the Subscription Price, and the Company agrees to allot and issue those shares as fully paid, free from all encumbrances and ranking pari passu with each other.</w:t>
      </w:r>
    </w:p>
    <w:p>
      <w:pPr>
        <w:spacing w:after="90"/>
        <w:ind w:left="600" w:hanging="600"/>
      </w:pPr>
      <w:r>
        <w:t>2.2	The aggregate subscription monies are £18,000,000, payable in cash at Completion in accordance with the funds flow statement in the agreed form.</w:t>
      </w:r>
    </w:p>
    <w:p>
      <w:pPr>
        <w:spacing w:after="90"/>
        <w:ind w:left="600" w:hanging="600"/>
      </w:pPr>
      <w:r>
        <w:t>2.3	Each Investor’s obligation to subscribe is several and is conditional on each other Investor subscribing for its full allocation at Completion.</w:t>
      </w:r>
    </w:p>
    <w:p>
      <w:pPr>
        <w:pStyle w:val="Heading1"/>
      </w:pPr>
      <w:r>
        <w:t xml:space="preserve">3.  Conditions</w:t>
      </w:r>
    </w:p>
    <w:p>
      <w:pPr>
        <w:spacing w:after="90"/>
        <w:ind w:left="600" w:hanging="600"/>
      </w:pPr>
      <w:r>
        <w:t>3.1	Completion is conditional on the following being satisfied (or waived by the Lead Investor) on or before the Completion Date:</w:t>
      </w:r>
    </w:p>
    <w:p>
      <w:pPr>
        <w:spacing w:after="80"/>
        <w:ind w:left="1140" w:hanging="540"/>
      </w:pPr>
      <w:r>
        <w:t>(a)	the Warranties being true and accurate in all material respects at Completion;</w:t>
      </w:r>
    </w:p>
    <w:p>
      <w:pPr>
        <w:spacing w:after="80"/>
        <w:ind w:left="1140" w:hanging="540"/>
      </w:pPr>
      <w:r>
        <w:t>(b)	the passing of the board and shareholder resolutions in the agreed form, including the adoption of the Articles;</w:t>
      </w:r>
    </w:p>
    <w:p>
      <w:pPr>
        <w:spacing w:after="80"/>
        <w:ind w:left="1140" w:hanging="540"/>
      </w:pPr>
      <w:r>
        <w:t>(c)	delivery of the Disclosure Letter and the due diligence materials being satisfactory to the Lead Investor;</w:t>
      </w:r>
    </w:p>
    <w:p>
      <w:pPr>
        <w:spacing w:after="80"/>
        <w:ind w:left="1140" w:hanging="540"/>
      </w:pPr>
      <w:r>
        <w:t>(d)	execution of this Agreement, the Investor Rights provisions and the Articles by all parties; and</w:t>
      </w:r>
    </w:p>
    <w:p>
      <w:pPr>
        <w:spacing w:after="80"/>
        <w:ind w:left="1140" w:hanging="540"/>
      </w:pPr>
      <w:r>
        <w:t>(e)	no Material Adverse Change having occurred since 30 September 2025.</w:t>
      </w:r>
    </w:p>
    <w:p>
      <w:pPr>
        <w:spacing w:after="90"/>
        <w:ind w:left="600" w:hanging="600"/>
      </w:pPr>
      <w:r>
        <w:t>3.2	If the conditions are not satisfied or waived by 28 February 2026, this Agreement (other than the surviving provisions) will terminate and no party will have any claim against any other (save for prior breach).</w:t>
      </w:r>
    </w:p>
    <w:p>
      <w:pPr>
        <w:pStyle w:val="Heading1"/>
      </w:pPr>
      <w:r>
        <w:t xml:space="preserve">4.  Completion</w:t>
      </w:r>
    </w:p>
    <w:p>
      <w:pPr>
        <w:spacing w:after="90"/>
        <w:ind w:left="600" w:hanging="600"/>
      </w:pPr>
      <w:r>
        <w:t>4.1	Completion will take place remotely on the Completion Date when the parties will comply with their obligations in Schedule 5 (Completion arrangements).</w:t>
      </w:r>
    </w:p>
    <w:p>
      <w:pPr>
        <w:spacing w:after="90"/>
        <w:ind w:left="600" w:hanging="600"/>
      </w:pPr>
      <w:r>
        <w:t>4.2	At Completion the Company will (i) hold a board meeting allotting the Series B Shares, (ii) enter the Investors in the register of members, (iii) issue share certificates, and (iv) deliver certified copies of the resolutions and the adopted Articles.</w:t>
      </w:r>
    </w:p>
    <w:p>
      <w:pPr>
        <w:spacing w:after="90"/>
        <w:ind w:left="600" w:hanging="600"/>
      </w:pPr>
      <w:r>
        <w:t>4.3	Against compliance by the Company, each Investor will pay its subscription monies to the Company’s client account with the Company’s solicitors in accordance with the funds flow statement.</w:t>
      </w:r>
    </w:p>
    <w:p>
      <w:pPr>
        <w:pStyle w:val="Heading1"/>
      </w:pPr>
      <w:r>
        <w:t xml:space="preserve">5.  Liquidation preference and proceeds</w:t>
      </w:r>
    </w:p>
    <w:p>
      <w:pPr>
        <w:spacing w:after="90"/>
        <w:ind w:left="600" w:hanging="600"/>
      </w:pPr>
      <w:r>
        <w:t>5.1	On a Liquidity Event the assets available for distribution will be applied first in paying to the holders of Series B Shares, in priority to all other classes, an amount equal to the greater of (a) one times the Subscription Price per Series B Share plus declared but unpaid dividends and (b) the amount that would be received had the Series B Shares converted into Ordinary Shares (the “Series B Preference”).</w:t>
      </w:r>
    </w:p>
    <w:p>
      <w:pPr>
        <w:spacing w:after="90"/>
        <w:ind w:left="600" w:hanging="600"/>
      </w:pPr>
      <w:r>
        <w:t>5.2	After payment of the Series B Preference, the Series A and Seed preferences will be paid in accordance with the Articles, and the balance distributed among the holders of Ordinary Shares (treating the Preferred Shares as converted to the extent they have not received a preference).</w:t>
      </w:r>
    </w:p>
    <w:p>
      <w:pPr>
        <w:pStyle w:val="Heading1"/>
      </w:pPr>
      <w:r>
        <w:t xml:space="preserve">6.  Anti-dilution</w:t>
      </w:r>
    </w:p>
    <w:p>
      <w:pPr>
        <w:spacing w:after="90"/>
        <w:ind w:left="600" w:hanging="600"/>
      </w:pPr>
      <w:r>
        <w:t>6.1	If the Company issues Equity Securities at a price per share less than the Subscription Price (a “Down Round”), the conversion rate of the Series B Shares will be adjusted on a broad-based weighted-average basis in accordance with the formula in the Articles.</w:t>
      </w:r>
    </w:p>
    <w:p>
      <w:pPr>
        <w:spacing w:after="90"/>
        <w:ind w:left="600" w:hanging="600"/>
      </w:pPr>
      <w:r>
        <w:t>6.2	Clause 6.1 does not apply to Excluded Issues, being shares issued under the option pool, on conversion of Preferred Shares, under bona fide acquisitions approved by the Investor Majority, or to lenders or lessors in connection with debt approved by the Investor Majority.</w:t>
      </w:r>
    </w:p>
    <w:p>
      <w:pPr>
        <w:pStyle w:val="Heading1"/>
      </w:pPr>
      <w:r>
        <w:t xml:space="preserve">7.  Board, governance and investor consents</w:t>
      </w:r>
    </w:p>
    <w:p>
      <w:pPr>
        <w:spacing w:after="90"/>
        <w:ind w:left="600" w:hanging="600"/>
      </w:pPr>
      <w:r>
        <w:t>7.1	The board will comprise five directors: two Founder Directors; one director appointed by the Lead Investor (the “Investor Director”); one director appointed by the holders of a majority of the Series A Shares; and one independent non-executive director appointed jointly by the Founders and the Lead Investor.</w:t>
      </w:r>
    </w:p>
    <w:p>
      <w:pPr>
        <w:spacing w:after="90"/>
        <w:ind w:left="600" w:hanging="600"/>
      </w:pPr>
      <w:r>
        <w:t xml:space="preserve">7.2	The quorum for a board meeting is three directors present and must include the Investor Director (or their alternate). Westbridge Growth Capital LLP may appoint one observer to attend (but not vote at) board meetings</w:t>
      </w:r>
      <w:ins w:id="109" w:author="James Osei" w:date="2025-12-08T10:15:00Z">
        <w:r>
          <w:t xml:space="preserve"> and to receive the same board papers as the directors, in each case subject to customary confidentiality undertakings</w:t>
        </w:r>
      </w:ins>
      <w:r>
        <w:t>.</w:t>
      </w:r>
    </w:p>
    <w:p>
      <w:pPr>
        <w:spacing w:after="90"/>
        <w:ind w:left="600" w:hanging="600"/>
      </w:pPr>
      <w:r>
        <w:t>7.3	The Company will not, and the Founders will procure that the Company will not, undertake any of the matters set out in Schedule 6 (Investor Consent Matters) without the prior written consent of the Investor Majority.</w:t>
      </w:r>
    </w:p>
    <w:p>
      <w:pPr>
        <w:spacing w:after="90"/>
        <w:ind w:left="600" w:hanging="600"/>
      </w:pPr>
      <w:r>
        <w:t>7.4	The Company will supply to each Investor holding (with its affiliates) not less than 3% of the equity: monthly management accounts within 20 Business Days of month end; an annual budget approved by the board; and audited accounts within four months of the year end.</w:t>
      </w:r>
    </w:p>
    <w:p>
      <w:pPr>
        <w:pStyle w:val="Heading1"/>
      </w:pPr>
      <w:r>
        <w:t xml:space="preserve">8.  Warranties</w:t>
      </w:r>
    </w:p>
    <w:p>
      <w:pPr>
        <w:spacing w:after="90"/>
        <w:ind w:left="600" w:hanging="600"/>
      </w:pPr>
      <w:r>
        <w:t>8.1	Each of the Warrantors warrants to the Investors that each of the Warranties set out in Schedule 4 is true, accurate and not misleading at the date of this Agreement and (by reference to the facts then existing) at Completion, save as fairly disclosed in the Disclosure Letter.</w:t>
      </w:r>
    </w:p>
    <w:p>
      <w:pPr>
        <w:spacing w:after="90"/>
        <w:ind w:left="600" w:hanging="600"/>
      </w:pPr>
      <w:r>
        <w:t>8.2	Each Warranty is separate and independent. The Investors have entered into this Agreement in reliance on the Warranties.</w:t>
      </w:r>
    </w:p>
    <w:p>
      <w:pPr>
        <w:spacing w:after="90"/>
        <w:ind w:left="600" w:hanging="600"/>
      </w:pPr>
      <w:r>
        <w:t>8.3	The Warrantors undertake to notify the Investors promptly if they become aware of any matter which would constitute a breach of any Warranty before Completion.</w:t>
      </w:r>
    </w:p>
    <w:p>
      <w:pPr>
        <w:pStyle w:val="Heading1"/>
      </w:pPr>
      <w:r>
        <w:t xml:space="preserve">9.  Limitations on liability</w:t>
      </w:r>
    </w:p>
    <w:p>
      <w:pPr>
        <w:spacing w:after="90"/>
        <w:ind w:left="600" w:hanging="600"/>
      </w:pPr>
      <w:r>
        <w:t xml:space="preserve">9.1	The aggregate liability of the Company for all claims under the Warranties is limited to the aggregate subscription proceeds (£18,000,000). The aggregate liability of each Founder is limited to £</w:t>
      </w:r>
      <w:del w:id="101" w:author="James Osei" w:date="2025-12-08T10:15:00Z">
        <w:r>
          <w:delText>2,000,000</w:delText>
        </w:r>
      </w:del>
      <w:ins w:id="102" w:author="James Osei" w:date="2025-12-08T10:15:00Z">
        <w:r>
          <w:t>1,500,000</w:t>
        </w:r>
      </w:ins>
      <w:r>
        <w:t>.</w:t>
      </w:r>
    </w:p>
    <w:p>
      <w:pPr>
        <w:spacing w:after="90"/>
        <w:ind w:left="600" w:hanging="600"/>
      </w:pPr>
      <w:r>
        <w:t xml:space="preserve">9.2	No Warrantor is liable for a claim unless (a) the amount of that claim exceeds £</w:t>
      </w:r>
      <w:del w:id="103" w:author="James Osei" w:date="2025-12-08T10:15:00Z">
        <w:r>
          <w:delText>25,000</w:delText>
        </w:r>
      </w:del>
      <w:ins w:id="104" w:author="James Osei" w:date="2025-12-08T10:15:00Z">
        <w:r>
          <w:t>35,000</w:t>
        </w:r>
      </w:ins>
      <w:r>
        <w:t xml:space="preserve"> (the de minimis) and (b) the aggregate of all claims exceeds £</w:t>
      </w:r>
      <w:del w:id="105" w:author="James Osei" w:date="2025-12-08T10:15:00Z">
        <w:r>
          <w:delText>150,000</w:delText>
        </w:r>
      </w:del>
      <w:ins w:id="106" w:author="James Osei" w:date="2025-12-08T10:15:00Z">
        <w:r>
          <w:t>180,000</w:t>
        </w:r>
      </w:ins>
      <w:r>
        <w:t>, in which case the whole amount (and not just the excess) is recoverable.</w:t>
      </w:r>
    </w:p>
    <w:p>
      <w:pPr>
        <w:spacing w:after="90"/>
        <w:ind w:left="600" w:hanging="600"/>
      </w:pPr>
      <w:r>
        <w:t xml:space="preserve">9.3	No Warrantor is liable for a claim unless written notice of the claim is given (a) for the general Warranties, within </w:t>
      </w:r>
      <w:del w:id="107" w:author="James Osei" w:date="2025-12-08T10:15:00Z">
        <w:r>
          <w:delText>18</w:delText>
        </w:r>
      </w:del>
      <w:ins w:id="108" w:author="James Osei" w:date="2025-12-08T10:15:00Z">
        <w:r>
          <w:t>24</w:t>
        </w:r>
      </w:ins>
      <w:r>
        <w:t xml:space="preserve"> months of Completion, and (b) for the Fundamental Warranties and the Tax Warranties, within seven years of Completion.</w:t>
      </w:r>
    </w:p>
    <w:p>
      <w:pPr>
        <w:spacing w:after="90"/>
        <w:ind w:left="600" w:hanging="600"/>
      </w:pPr>
      <w:r>
        <w:t>9.4	No Warrantor is liable for any matter fairly disclosed in the Disclosure Letter, or to the extent the claim arises from a change in law or accounting policy after Completion, or is recovered under insurance.</w:t>
      </w:r>
    </w:p>
    <w:p>
      <w:pPr>
        <w:pStyle w:val="Heading1"/>
      </w:pPr>
      <w:r>
        <w:t xml:space="preserve">10.  Founder undertakings and vesting</w:t>
      </w:r>
    </w:p>
    <w:p>
      <w:pPr>
        <w:spacing w:after="90"/>
        <w:ind w:left="600" w:hanging="600"/>
      </w:pPr>
      <w:r>
        <w:t>10.1	Each Founder’s shares are subject to the reverse-vesting provisions in Schedule 7: 50% deemed vested at Completion, the balance vesting in 24 equal monthly instalments. Good-leaver and bad-leaver provisions apply, and 50% of the unvested shares accelerate on an involuntary departure within 12 months of a change of control.</w:t>
      </w:r>
    </w:p>
    <w:p>
      <w:pPr>
        <w:spacing w:after="90"/>
        <w:ind w:left="600" w:hanging="600"/>
      </w:pPr>
      <w:r>
        <w:t>10.2	Each Founder will devote substantially the whole of their working time to the Company and will not, for 12 months after ceasing to be employed, compete with the Company or solicit its employees or customers.</w:t>
      </w:r>
    </w:p>
    <w:p>
      <w:pPr>
        <w:pStyle w:val="Heading1"/>
      </w:pPr>
      <w:r>
        <w:t xml:space="preserve">11.  Confidentiality and announcements</w:t>
      </w:r>
    </w:p>
    <w:p>
      <w:pPr>
        <w:spacing w:after="90"/>
        <w:ind w:left="600" w:hanging="600"/>
      </w:pPr>
      <w:r>
        <w:t>11.1	Each party will keep confidential the terms of this Agreement and all information relating to the other parties, except as required by law or with the consent of the Company and the Lead Investor. No announcement will be made without that consent.</w:t>
      </w:r>
    </w:p>
    <w:p>
      <w:pPr>
        <w:pStyle w:val="Heading1"/>
      </w:pPr>
      <w:r>
        <w:t xml:space="preserve">12.  Costs</w:t>
      </w:r>
    </w:p>
    <w:p>
      <w:pPr>
        <w:spacing w:after="90"/>
        <w:ind w:left="600" w:hanging="600"/>
      </w:pPr>
      <w:r>
        <w:t>12.1	Each party bears its own costs, save that, conditional on Completion, the Company will pay (a) up to £75,000 (excluding VAT) of its own legal costs and (b) up to £45,000 (excluding VAT) of the Lead Investor’s legal costs, in each case from the subscription proceeds at Completion.</w:t>
      </w:r>
    </w:p>
    <w:p>
      <w:pPr>
        <w:pStyle w:val="Heading1"/>
      </w:pPr>
      <w:r>
        <w:t xml:space="preserve">13.  General</w:t>
      </w:r>
    </w:p>
    <w:p>
      <w:pPr>
        <w:spacing w:after="90"/>
        <w:ind w:left="600" w:hanging="600"/>
      </w:pPr>
      <w:r>
        <w:t>13.1	Notices must be in writing and delivered by hand, post or email to the addresses in Schedule 8.</w:t>
      </w:r>
    </w:p>
    <w:p>
      <w:pPr>
        <w:spacing w:after="90"/>
        <w:ind w:left="600" w:hanging="600"/>
      </w:pPr>
      <w:r>
        <w:t>13.2	This Agreement, together with the Articles and the documents referred to in it, constitutes the entire agreement between the parties and supersedes the term sheet dated 27 October 2025 (save for its surviving provisions).</w:t>
      </w:r>
    </w:p>
    <w:p>
      <w:pPr>
        <w:spacing w:after="90"/>
        <w:ind w:left="600" w:hanging="600"/>
      </w:pPr>
      <w:r>
        <w:t>13.3	No variation of this Agreement is effective unless in writing and signed by the Company, the Founders’ Representative and the Investor Majority.</w:t>
      </w:r>
    </w:p>
    <w:p>
      <w:pPr>
        <w:spacing w:after="90"/>
        <w:ind w:left="600" w:hanging="600"/>
      </w:pPr>
      <w:r>
        <w:t>13.4	No term of this Agreement is enforceable by a third party under the Contracts (Rights of Third Parties) Act 1999, except as expressly provided.</w:t>
      </w:r>
    </w:p>
    <w:p>
      <w:pPr>
        <w:spacing w:after="90"/>
        <w:ind w:left="600" w:hanging="600"/>
      </w:pPr>
      <w:r>
        <w:t>13.5	This Agreement may be executed in counterparts.</w:t>
      </w:r>
    </w:p>
    <w:p>
      <w:pPr>
        <w:pStyle w:val="Heading1"/>
      </w:pPr>
      <w:r>
        <w:t xml:space="preserve">14.  Governing law and jurisdiction</w:t>
      </w:r>
    </w:p>
    <w:p>
      <w:pPr>
        <w:spacing w:after="90"/>
        <w:ind w:left="600" w:hanging="600"/>
      </w:pPr>
      <w:r>
        <w:t>14.1	This Agreement and any dispute arising out of or in connection with it (including non-contractual disputes) are governed by and construed in accordance with the law of England and Wales.</w:t>
      </w:r>
    </w:p>
    <w:p>
      <w:pPr>
        <w:spacing w:after="90"/>
        <w:ind w:left="600" w:hanging="600"/>
      </w:pPr>
      <w:r>
        <w:t>14.2	The parties irrevocably submit to the exclusive jurisdiction of the courts of England and Wales.</w:t>
      </w:r>
    </w:p>
    <w:p>
      <w:r>
        <w:br w:type="page"/>
      </w:r>
    </w:p>
    <w:p>
      <w:pPr>
        <w:pStyle w:val="Heading1"/>
      </w:pPr>
      <w:r>
        <w:t xml:space="preserve">Schedule 2 — The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c>
          <w:tcPr>
            <w:tcW w:type="dxa" w:w="420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Investor</w:t>
            </w:r>
          </w:p>
        </w:tc>
        <w:tc>
          <w:tcPr>
            <w:tcW w:type="dxa" w:w="260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Series B Shares</w:t>
            </w:r>
          </w:p>
        </w:tc>
        <w:tc>
          <w:tcPr>
            <w:tcW w:type="dxa" w:w="256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Subscription monies (£)</w:t>
            </w:r>
          </w:p>
        </w:tc>
      </w:tr>
      <w:tr>
        <w:tc>
          <w:tcPr>
            <w:tcW w:type="dxa" w:w="42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Marisdale Growth Partners LLP</w:t>
            </w:r>
          </w:p>
        </w:tc>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4,000,000</w:t>
            </w:r>
          </w:p>
        </w:tc>
        <w:tc>
          <w:tcPr>
            <w:tcW w:type="dxa" w:w="25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12,000,000</w:t>
            </w:r>
          </w:p>
        </w:tc>
      </w:tr>
      <w:tr>
        <w:tc>
          <w:tcPr>
            <w:tcW w:type="dxa" w:w="42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Westbridge Growth Capital LLP</w:t>
            </w:r>
          </w:p>
        </w:tc>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2,000,000</w:t>
            </w:r>
          </w:p>
        </w:tc>
        <w:tc>
          <w:tcPr>
            <w:tcW w:type="dxa" w:w="25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6,000,000</w:t>
            </w:r>
          </w:p>
        </w:tc>
      </w:tr>
      <w:tr>
        <w:tc>
          <w:tcPr>
            <w:tcW w:type="dxa" w:w="42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Total</w:t>
            </w:r>
          </w:p>
        </w:tc>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6,000,000</w:t>
            </w:r>
          </w:p>
        </w:tc>
        <w:tc>
          <w:tcPr>
            <w:tcW w:type="dxa" w:w="25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18,000,000</w:t>
            </w:r>
          </w:p>
        </w:tc>
      </w:tr>
    </w:tbl>
    <w:p>
      <w:r>
        <w:br w:type="page"/>
      </w:r>
    </w:p>
    <w:p>
      <w:pPr>
        <w:pStyle w:val="Heading1"/>
      </w:pPr>
      <w:r>
        <w:t xml:space="preserve">Schedule 4 — Warranties</w:t>
      </w:r>
    </w:p>
    <w:p>
      <w:pPr>
        <w:pStyle w:val="Heading2"/>
      </w:pPr>
      <w:r>
        <w:t xml:space="preserve">Part A — Fundamental Warranties</w:t>
      </w:r>
    </w:p>
    <w:p>
      <w:pPr>
        <w:spacing w:after="80"/>
        <w:ind w:left="600" w:hanging="600"/>
      </w:pPr>
      <w:r>
        <w:rPr>
          <w:b w:val="false"/>
          <w:bCs w:val="false"/>
        </w:rPr>
        <w:t xml:space="preserve">1.1	</w:t>
      </w:r>
      <w:r>
        <w:t xml:space="preserve">The Company is duly incorporated and validly existing under the laws of England and Wales and has full power to carry on its business as now conducted.</w:t>
      </w:r>
    </w:p>
    <w:p>
      <w:pPr>
        <w:spacing w:after="80"/>
        <w:ind w:left="600" w:hanging="600"/>
      </w:pPr>
      <w:r>
        <w:rPr>
          <w:b w:val="false"/>
          <w:bCs w:val="false"/>
        </w:rPr>
        <w:t xml:space="preserve">1.2	</w:t>
      </w:r>
      <w:r>
        <w:t xml:space="preserve">The Company has full power and authority to enter into and perform this Agreement, and this Agreement constitutes binding obligations on it.</w:t>
      </w:r>
    </w:p>
    <w:p>
      <w:pPr>
        <w:spacing w:after="80"/>
        <w:ind w:left="600" w:hanging="600"/>
      </w:pPr>
      <w:r>
        <w:rPr>
          <w:b w:val="false"/>
          <w:bCs w:val="false"/>
        </w:rPr>
        <w:t xml:space="preserve">1.3	</w:t>
      </w:r>
      <w:r>
        <w:t xml:space="preserve">The issued share capital of the Company is as set out in the cap table in the Disclosure Bundle, and the Series B Shares will, on issue, be validly allotted and fully paid.</w:t>
      </w:r>
    </w:p>
    <w:p>
      <w:pPr>
        <w:spacing w:after="80"/>
        <w:ind w:left="600" w:hanging="600"/>
      </w:pPr>
      <w:r>
        <w:rPr>
          <w:b w:val="false"/>
          <w:bCs w:val="false"/>
        </w:rPr>
        <w:t xml:space="preserve">1.4	</w:t>
      </w:r>
      <w:r>
        <w:t xml:space="preserve">No person has any right (whether by option, conversion or otherwise) to require the Company to issue any share or loan capital, save as disclosed in respect of the option pool.</w:t>
      </w:r>
    </w:p>
    <w:p>
      <w:pPr>
        <w:pStyle w:val="Heading2"/>
      </w:pPr>
      <w:r>
        <w:t xml:space="preserve">Part B — Accounts and financial position</w:t>
      </w:r>
    </w:p>
    <w:p>
      <w:pPr>
        <w:spacing w:after="80"/>
        <w:ind w:left="600" w:hanging="600"/>
      </w:pPr>
      <w:r>
        <w:rPr>
          <w:b w:val="false"/>
          <w:bCs w:val="false"/>
        </w:rPr>
        <w:t xml:space="preserve">2.1	</w:t>
      </w:r>
      <w:r>
        <w:t xml:space="preserve">The audited accounts for the year ended 31 December 2024 give a true and fair view of the state of affairs of the Company and were prepared in accordance with applicable accounting standards.</w:t>
      </w:r>
    </w:p>
    <w:p>
      <w:pPr>
        <w:spacing w:after="80"/>
        <w:ind w:left="600" w:hanging="600"/>
      </w:pPr>
      <w:r>
        <w:rPr>
          <w:b w:val="false"/>
          <w:bCs w:val="false"/>
        </w:rPr>
        <w:t xml:space="preserve">2.2	</w:t>
      </w:r>
      <w:r>
        <w:t xml:space="preserve">The management accounts for the period to 30 September 2025 were prepared in good faith and on a basis consistent with the audited accounts and are not misleading in any material respect.</w:t>
      </w:r>
    </w:p>
    <w:p>
      <w:pPr>
        <w:spacing w:after="80"/>
        <w:ind w:left="600" w:hanging="600"/>
      </w:pPr>
      <w:r>
        <w:rPr>
          <w:b w:val="false"/>
          <w:bCs w:val="false"/>
        </w:rPr>
        <w:t xml:space="preserve">2.3	</w:t>
      </w:r>
      <w:r>
        <w:t xml:space="preserve">Since 30 September 2025 the business has been carried on in the ordinary course and there has been no material adverse change in its financial or trading position.</w:t>
      </w:r>
    </w:p>
    <w:p>
      <w:pPr>
        <w:spacing w:after="80"/>
        <w:ind w:left="600" w:hanging="600"/>
      </w:pPr>
      <w:r>
        <w:rPr>
          <w:b w:val="false"/>
          <w:bCs w:val="false"/>
        </w:rPr>
        <w:t xml:space="preserve">2.4	</w:t>
      </w:r>
      <w:r>
        <w:t xml:space="preserve">The Company has no borrowings or financial indebtedness other than as disclosed, and is not in default under any facility.</w:t>
      </w:r>
    </w:p>
    <w:p>
      <w:pPr>
        <w:pStyle w:val="Heading2"/>
      </w:pPr>
      <w:r>
        <w:t xml:space="preserve">Part C — Intellectual property and technology</w:t>
      </w:r>
    </w:p>
    <w:p>
      <w:pPr>
        <w:spacing w:after="80"/>
        <w:ind w:left="600" w:hanging="600"/>
      </w:pPr>
      <w:r>
        <w:rPr>
          <w:b w:val="false"/>
          <w:bCs w:val="false"/>
        </w:rPr>
        <w:t xml:space="preserve">3.1	</w:t>
      </w:r>
      <w:r>
        <w:t xml:space="preserve">The Company owns or is validly licensed to use all material intellectual property used in its business, including the drivetrain control software and the patents and patent applications listed in the Disclosure Bundle.</w:t>
      </w:r>
    </w:p>
    <w:p>
      <w:pPr>
        <w:spacing w:after="80"/>
        <w:ind w:left="600" w:hanging="600"/>
      </w:pPr>
      <w:r>
        <w:rPr>
          <w:b w:val="false"/>
          <w:bCs w:val="false"/>
        </w:rPr>
        <w:t xml:space="preserve">3.2	</w:t>
      </w:r>
      <w:r>
        <w:t xml:space="preserve">So far as the Warrantors are aware, the Company’s products and processes do not infringe the intellectual property rights of any third party, and no claim of infringement has been threatened or made.</w:t>
      </w:r>
    </w:p>
    <w:p>
      <w:pPr>
        <w:spacing w:after="80"/>
        <w:ind w:left="600" w:hanging="600"/>
      </w:pPr>
      <w:r>
        <w:rPr>
          <w:b w:val="false"/>
          <w:bCs w:val="false"/>
        </w:rPr>
        <w:t xml:space="preserve">3.3	</w:t>
      </w:r>
      <w:r>
        <w:t xml:space="preserve">All employees and contractors who have developed material intellectual property have assigned it to the Company or it has vested in the Company by operation of law.</w:t>
      </w:r>
    </w:p>
    <w:p>
      <w:pPr>
        <w:spacing w:after="80"/>
        <w:ind w:left="600" w:hanging="600"/>
      </w:pPr>
      <w:r>
        <w:rPr>
          <w:b w:val="false"/>
          <w:bCs w:val="false"/>
        </w:rPr>
        <w:t xml:space="preserve">3.4	</w:t>
      </w:r>
      <w:r>
        <w:t xml:space="preserve">The Company has implemented reasonable technical and organisational measures to protect its IT systems and the personal data it processes, and has not suffered any material data breach in the 24 months before the date of this Agreement.</w:t>
      </w:r>
    </w:p>
    <w:p>
      <w:pPr>
        <w:pStyle w:val="Heading2"/>
      </w:pPr>
      <w:r>
        <w:t xml:space="preserve">Part D — Commercial and assets</w:t>
      </w:r>
    </w:p>
    <w:p>
      <w:pPr>
        <w:spacing w:after="80"/>
        <w:ind w:left="600" w:hanging="600"/>
      </w:pPr>
      <w:r>
        <w:rPr>
          <w:b w:val="false"/>
          <w:bCs w:val="false"/>
        </w:rPr>
        <w:t xml:space="preserve">4.1	</w:t>
      </w:r>
      <w:r>
        <w:t xml:space="preserve">The material contracts of the Company are listed in the Disclosure Bundle; none has been terminated and, so far as the Warrantors are aware, no counterparty intends to terminate or materially vary it as a result of the transaction.</w:t>
      </w:r>
    </w:p>
    <w:p>
      <w:pPr>
        <w:spacing w:after="80"/>
        <w:ind w:left="600" w:hanging="600"/>
      </w:pPr>
      <w:r>
        <w:rPr>
          <w:b w:val="false"/>
          <w:bCs w:val="false"/>
        </w:rPr>
        <w:t xml:space="preserve">4.2	</w:t>
      </w:r>
      <w:r>
        <w:t xml:space="preserve">The Company owns or has valid leases or licences for all assets material to its business and they are in good working order (fair wear and tear excepted).</w:t>
      </w:r>
    </w:p>
    <w:p>
      <w:pPr>
        <w:spacing w:after="80"/>
        <w:ind w:left="600" w:hanging="600"/>
      </w:pPr>
      <w:r>
        <w:rPr>
          <w:b w:val="false"/>
          <w:bCs w:val="false"/>
        </w:rPr>
        <w:t xml:space="preserve">4.3	</w:t>
      </w:r>
      <w:r>
        <w:t xml:space="preserve">The Company is not engaged in any litigation, arbitration or regulatory proceedings and, so far as the Warrantors are aware, none is threatened.</w:t>
      </w:r>
    </w:p>
    <w:p>
      <w:pPr>
        <w:pStyle w:val="Heading2"/>
      </w:pPr>
      <w:r>
        <w:t xml:space="preserve">Part E — Employees and pensions</w:t>
      </w:r>
    </w:p>
    <w:p>
      <w:pPr>
        <w:spacing w:after="80"/>
        <w:ind w:left="600" w:hanging="600"/>
      </w:pPr>
      <w:r>
        <w:rPr>
          <w:b w:val="false"/>
          <w:bCs w:val="false"/>
        </w:rPr>
        <w:t xml:space="preserve">5.1	</w:t>
      </w:r>
      <w:r>
        <w:t xml:space="preserve">The particulars of the employees and their terms are as disclosed; no key employee has given or received notice to terminate.</w:t>
      </w:r>
    </w:p>
    <w:p>
      <w:pPr>
        <w:spacing w:after="80"/>
        <w:ind w:left="600" w:hanging="600"/>
      </w:pPr>
      <w:r>
        <w:rPr>
          <w:b w:val="false"/>
          <w:bCs w:val="false"/>
        </w:rPr>
        <w:t xml:space="preserve">5.2	</w:t>
      </w:r>
      <w:r>
        <w:t xml:space="preserve">The Company has complied in all material respects with its obligations under employment law and has no outstanding liability for unpaid remuneration, save salaries accrued in the ordinary course.</w:t>
      </w:r>
    </w:p>
    <w:p>
      <w:pPr>
        <w:spacing w:after="80"/>
        <w:ind w:left="600" w:hanging="600"/>
      </w:pPr>
      <w:r>
        <w:rPr>
          <w:b w:val="false"/>
          <w:bCs w:val="false"/>
        </w:rPr>
        <w:t xml:space="preserve">5.3	</w:t>
      </w:r>
      <w:r>
        <w:t xml:space="preserve">The Company operates only a defined-contribution pension scheme and all contributions due have been paid.</w:t>
      </w:r>
    </w:p>
    <w:p>
      <w:pPr>
        <w:pStyle w:val="Heading2"/>
      </w:pPr>
      <w:r>
        <w:t xml:space="preserve">Part F — Tax</w:t>
      </w:r>
    </w:p>
    <w:p>
      <w:pPr>
        <w:spacing w:after="80"/>
        <w:ind w:left="600" w:hanging="600"/>
      </w:pPr>
      <w:r>
        <w:rPr>
          <w:b w:val="false"/>
          <w:bCs w:val="false"/>
        </w:rPr>
        <w:t xml:space="preserve">6.1	</w:t>
      </w:r>
      <w:r>
        <w:t xml:space="preserve">The Company has duly and punctually made all returns and payments and complied in all material respects with its obligations under the Tax statutes.</w:t>
      </w:r>
    </w:p>
    <w:p>
      <w:pPr>
        <w:spacing w:after="80"/>
        <w:ind w:left="600" w:hanging="600"/>
      </w:pPr>
      <w:r>
        <w:rPr>
          <w:b w:val="false"/>
          <w:bCs w:val="false"/>
        </w:rPr>
        <w:t xml:space="preserve">6.2	</w:t>
      </w:r>
      <w:r>
        <w:t xml:space="preserve">The Company is and has at all times been resident for Tax purposes only in the United Kingdom.</w:t>
      </w:r>
    </w:p>
    <w:p>
      <w:pPr>
        <w:spacing w:after="80"/>
        <w:ind w:left="600" w:hanging="600"/>
      </w:pPr>
      <w:r>
        <w:rPr>
          <w:b w:val="false"/>
          <w:bCs w:val="false"/>
        </w:rPr>
        <w:t xml:space="preserve">6.3	</w:t>
      </w:r>
      <w:r>
        <w:t xml:space="preserve">The Company has complied with the requirements for EIS/SEIS and R&amp;D tax relief where claimed, and is not aware of any matter that would cause any relief to be withdrawn.</w:t>
      </w:r>
    </w:p>
    <w:p>
      <w:pPr>
        <w:pStyle w:val="Heading2"/>
      </w:pPr>
      <w:r>
        <w:t xml:space="preserve">Part G — Compliance</w:t>
      </w:r>
    </w:p>
    <w:p>
      <w:pPr>
        <w:spacing w:after="80"/>
        <w:ind w:left="600" w:hanging="600"/>
      </w:pPr>
      <w:r>
        <w:rPr>
          <w:b w:val="false"/>
          <w:bCs w:val="false"/>
        </w:rPr>
        <w:t xml:space="preserve">7.1	</w:t>
      </w:r>
      <w:r>
        <w:t xml:space="preserve">The Company has conducted its business in all material respects in accordance with applicable laws, including anti-bribery, anti-money-laundering, sanctions, data-protection and product-safety laws.</w:t>
      </w:r>
    </w:p>
    <w:p>
      <w:pPr>
        <w:spacing w:after="80"/>
        <w:ind w:left="600" w:hanging="600"/>
      </w:pPr>
      <w:r>
        <w:rPr>
          <w:b w:val="false"/>
          <w:bCs w:val="false"/>
        </w:rPr>
        <w:t xml:space="preserve">7.2	</w:t>
      </w:r>
      <w:r>
        <w:t xml:space="preserve">The Company holds all material licences, permits and consents necessary to carry on its business and is not in breach of any of them.</w:t>
      </w:r>
    </w:p>
    <w:p>
      <w:r>
        <w:br w:type="page"/>
      </w:r>
    </w:p>
    <w:p>
      <w:pPr>
        <w:pStyle w:val="Heading1"/>
      </w:pPr>
      <w:r>
        <w:t xml:space="preserve">Schedule 6 — Investor Consent Matters</w:t>
      </w:r>
    </w:p>
    <w:p>
      <w:pPr>
        <w:spacing w:after="120"/>
      </w:pPr>
      <w:r>
        <w:t xml:space="preserve">The Company will not, without the prior written consent of the Investor Majority:</w:t>
      </w:r>
    </w:p>
    <w:p>
      <w:pPr>
        <w:pStyle w:val="ListParagraph"/>
        <w:numPr>
          <w:ilvl w:val="0"/>
          <w:numId w:val="2"/>
        </w:numPr>
        <w:spacing w:after="80"/>
      </w:pPr>
      <w:r>
        <w:t xml:space="preserve">alter its share capital or the rights attaching to any class of shares, or grant any option over its shares (other than under the agreed option pool);</w:t>
      </w:r>
    </w:p>
    <w:p>
      <w:pPr>
        <w:pStyle w:val="ListParagraph"/>
        <w:numPr>
          <w:ilvl w:val="0"/>
          <w:numId w:val="2"/>
        </w:numPr>
        <w:spacing w:after="80"/>
      </w:pPr>
      <w:r>
        <w:t xml:space="preserve">sell, list or wind up the Company or dispose of a material part of its business or assets;</w:t>
      </w:r>
    </w:p>
    <w:p>
      <w:pPr>
        <w:pStyle w:val="ListParagraph"/>
        <w:numPr>
          <w:ilvl w:val="0"/>
          <w:numId w:val="2"/>
        </w:numPr>
        <w:spacing w:after="80"/>
      </w:pPr>
      <w:r>
        <w:t xml:space="preserve">incur borrowings or grant security exceeding £1,000,000 in aggregate;</w:t>
      </w:r>
    </w:p>
    <w:p>
      <w:pPr>
        <w:pStyle w:val="ListParagraph"/>
        <w:numPr>
          <w:ilvl w:val="0"/>
          <w:numId w:val="2"/>
        </w:numPr>
        <w:spacing w:after="80"/>
      </w:pPr>
      <w:r>
        <w:t xml:space="preserve">change the size or composition of the board or the rights of the Investor Director;</w:t>
      </w:r>
    </w:p>
    <w:p>
      <w:pPr>
        <w:pStyle w:val="ListParagraph"/>
        <w:numPr>
          <w:ilvl w:val="0"/>
          <w:numId w:val="2"/>
        </w:numPr>
        <w:spacing w:after="80"/>
      </w:pPr>
      <w:r>
        <w:t xml:space="preserve">acquire or dispose of any business or undertaking, or make capital expenditure exceeding £500,000 outside the approved budget;</w:t>
      </w:r>
    </w:p>
    <w:p>
      <w:pPr>
        <w:pStyle w:val="ListParagraph"/>
        <w:numPr>
          <w:ilvl w:val="0"/>
          <w:numId w:val="2"/>
        </w:numPr>
        <w:spacing w:after="80"/>
      </w:pPr>
      <w:r>
        <w:t xml:space="preserve">enter into any transaction with a Founder or connected person otherwise than on arm’s-length terms;</w:t>
      </w:r>
    </w:p>
    <w:p>
      <w:pPr>
        <w:pStyle w:val="ListParagraph"/>
        <w:numPr>
          <w:ilvl w:val="0"/>
          <w:numId w:val="2"/>
        </w:numPr>
        <w:spacing w:after="80"/>
      </w:pPr>
      <w:r>
        <w:t xml:space="preserve">appoint or remove the auditors or change the accounting reference date; or</w:t>
      </w:r>
    </w:p>
    <w:p>
      <w:pPr>
        <w:pStyle w:val="ListParagraph"/>
        <w:numPr>
          <w:ilvl w:val="0"/>
          <w:numId w:val="2"/>
        </w:numPr>
        <w:spacing w:after="80"/>
      </w:pPr>
      <w:r>
        <w:t xml:space="preserve">declare or pay any dividend or other distribution.</w:t>
      </w:r>
    </w:p>
    <w:p>
      <w:pPr>
        <w:spacing w:before="480"/>
      </w:pPr>
      <w:r>
        <w:rPr>
          <w:b/>
          <w:bCs/>
          <w:color w:val="1F4E5F"/>
          <w:sz w:val="22"/>
          <w:szCs w:val="22"/>
        </w:rPr>
        <w:t xml:space="preserve">EXECUTION</w:t>
      </w:r>
    </w:p>
    <w:p>
      <w:pPr>
        <w:spacing w:after="120"/>
      </w:pPr>
      <w:r>
        <w:t xml:space="preserve">EXECUTED as a deed by the parties on the date first stated at the head of this Agreement.</w:t>
      </w:r>
    </w:p>
    <w:p>
      <w:pPr>
        <w:spacing w:after="120"/>
      </w:pPr>
      <w:r>
        <w:t xml:space="preserve">Signed for and on behalf of Calderwell Mobility Limited:  ...................................   Director</w:t>
      </w:r>
    </w:p>
    <w:p>
      <w:pPr>
        <w:spacing w:after="120"/>
      </w:pPr>
      <w:r>
        <w:t xml:space="preserve">Signed by Dr Daniel Calderwell:  ...................................   </w:t>
      </w:r>
    </w:p>
    <w:p>
      <w:pPr>
        <w:spacing w:after="120"/>
      </w:pPr>
      <w:r>
        <w:t xml:space="preserve">Signed by Sophie Lindqvist:  ...................................   </w:t>
      </w:r>
    </w:p>
    <w:p>
      <w:pPr>
        <w:spacing w:after="120"/>
      </w:pPr>
      <w:r>
        <w:t xml:space="preserve">Signed for and on behalf of Marisdale Growth Partners LLP:  ...................................   </w:t>
      </w:r>
    </w:p>
    <w:p>
      <w:pPr>
        <w:spacing w:after="120"/>
      </w:pPr>
      <w:r>
        <w:t xml:space="preserve">Signed for and on behalf of Westbridge Growth Capital LLP:  ...................................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color w:val="888888"/>
        <w:sz w:val="15"/>
        <w:szCs w:val="15"/>
      </w:rPr>
      <w:t xml:space="preserve">WC-00185 / Project Tempest — Subscription Agreement  —  Confidential and may be legally privileged.</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F4E5F"/>
        <w:sz w:val="30"/>
        <w:szCs w:val="30"/>
      </w:rPr>
      <w:t xml:space="preserve">Whitfield Carter LLP</w:t>
    </w:r>
  </w:p>
  <w:p>
    <w:pPr>
      <w:pBdr>
        <w:bottom w:val="single" w:color="1F4E5F" w:sz="6" w:space="2"/>
      </w:pBdr>
      <w:spacing w:after="200"/>
    </w:pPr>
    <w:r>
      <w:rPr>
        <w:color w:val="666666"/>
        <w:sz w:val="16"/>
        <w:szCs w:val="16"/>
      </w:rPr>
      <w:t xml:space="preserve">22 Bishopsgate, London EC2N 4BQ  •  www.whitfieldcarter.com  •  +44 (0)20 7946 0500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432"/>
      </w:pPr>
    </w:lvl>
  </w:abstractNum>
  <w:abstractNum w:abstractNumId="4" w15:restartNumberingAfterBreak="0">
    <w:multiLevelType w:val="hybridMultilevel"/>
    <w:lvl w:ilvl="0" w15:tentative="1">
      <w:start w:val="1"/>
      <w:numFmt w:val="lowerRoman"/>
      <w:lvlText w:val="(%1)"/>
      <w:lvlJc w:val="right"/>
      <w:pPr>
        <w:ind w:left="14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60"/>
      <w:outlineLvl w:val="0"/>
    </w:pPr>
    <w:rPr>
      <w:rFonts w:ascii="Arial" w:cs="Arial" w:eastAsia="Arial" w:hAnsi="Arial"/>
      <w:b/>
      <w:bCs/>
      <w:color w:val="1F4E5F"/>
      <w:sz w:val="26"/>
      <w:szCs w:val="26"/>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2026-06-29T18:53:34.223Z</dcterms:created>
  <dcterms:modified xsi:type="dcterms:W3CDTF">2026-06-29T18:53:34.223Z</dcterms:modified>
</cp:coreProperties>
</file>

<file path=docProps/custom.xml><?xml version="1.0" encoding="utf-8"?>
<Properties xmlns="http://schemas.openxmlformats.org/officeDocument/2006/custom-properties" xmlns:vt="http://schemas.openxmlformats.org/officeDocument/2006/docPropsVTypes"/>
</file>