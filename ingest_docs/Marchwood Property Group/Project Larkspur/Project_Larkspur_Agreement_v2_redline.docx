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CONTRACT FOR THE SALE AND PURCHASE OF FREEHOLD PROPERTY</w:t>
      </w:r>
    </w:p>
    <w:p>
      <w:pPr>
        <w:spacing w:after="40"/>
        <w:jc w:val="center"/>
      </w:pPr>
      <w:r>
        <w:rPr>
          <w:i/>
          <w:iCs/>
        </w:rPr>
        <w:t xml:space="preserve">relating to</w:t>
      </w:r>
    </w:p>
    <w:p>
      <w:pPr>
        <w:spacing w:after="200"/>
        <w:jc w:val="center"/>
      </w:pPr>
      <w:r>
        <w:rPr>
          <w:b/>
          <w:bCs/>
        </w:rPr>
        <w:t xml:space="preserve">Kestrel House, 14 Forbury Road, Reading RG1 3JH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(1) Seller</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Brantwood Asset Management Limited (registered number 06218840) whose registered office is at Brantwood House, 40 Gracechurch Street, London EC3V 0BT</w:t>
            </w:r>
          </w:p>
        </w:tc>
      </w:tr>
      <w:tr>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(2) Buyer</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Marchwood Property Group Limited (registered number 07731902) whose registered office is at Marchwood House, 8 Devonshire Square, London EC2M 4PL</w:t>
            </w:r>
          </w:p>
        </w:tc>
      </w:tr>
    </w:tbl>
    <w:p>
      <w:pPr>
        <w:spacing w:before="200"/>
      </w:pPr>
      <w:r>
        <w:rPr>
          <w:i/>
          <w:iCs/>
        </w:rPr>
        <w:t xml:space="preserve">Dated 2026</w:t>
      </w:r>
    </w:p>
    <w:p>
      <w:r>
        <w:br w:type="page"/>
      </w:r>
    </w:p>
    <w:p>
      <w:pPr>
        <w:pStyle w:val="Heading1"/>
      </w:pPr>
      <w:r>
        <w:t xml:space="preserve">1. Interpretation</w:t>
      </w:r>
    </w:p>
    <w:p>
      <w:pPr>
        <w:spacing w:after="120"/>
      </w:pPr>
      <w:r>
        <w:t xml:space="preserve">1.1  In this Contract the following definitions apply:</w:t>
      </w:r>
    </w:p>
    <w:p>
      <w:pPr>
        <w:spacing w:after="120"/>
      </w:pPr>
      <w:r>
        <w:t xml:space="preserve">“Completion Date” means the date 10 working days after the date of this Contract or such other date as the parties may agree in writing.</w:t>
      </w:r>
    </w:p>
    <w:p>
      <w:pPr>
        <w:spacing w:after="120"/>
      </w:pPr>
      <w:r>
        <w:t xml:space="preserve">“Contract Rate” means </w:t>
      </w:r>
      <w:del w:id="901" w:author="Jonathan Vane" w:date="2026-04-09T11:20:00Z">
        <w:r>
          <w:delText xml:space="preserve">4%</w:delText>
        </w:r>
      </w:del>
      <w:ins w:id="902" w:author="Jonathan Vane" w:date="2026-04-09T11:20:00Z">
        <w:r>
          <w:t xml:space="preserve">3%</w:t>
        </w:r>
      </w:ins>
      <w:r>
        <w:t xml:space="preserve"> per annum above the base lending rate of Northbank plc from time to time.</w:t>
      </w:r>
    </w:p>
    <w:p>
      <w:pPr>
        <w:spacing w:after="120"/>
      </w:pPr>
      <w:r>
        <w:t xml:space="preserve">“Deposit” means £1,425,000, being 10% of the Purchase Price.</w:t>
      </w:r>
    </w:p>
    <w:p>
      <w:pPr>
        <w:spacing w:after="120"/>
      </w:pPr>
      <w:r>
        <w:t xml:space="preserve">“Occupational Leases” means the leases, licences and tenancies of the Property listed in Schedule 2.</w:t>
      </w:r>
    </w:p>
    <w:p>
      <w:pPr>
        <w:spacing w:after="120"/>
      </w:pPr>
      <w:r>
        <w:t xml:space="preserve">“Property” means the freehold property known as Kestrel House, 14 Forbury Road, Reading RG1 3JH registered at HM Land Registry under title number BK482176.</w:t>
      </w:r>
    </w:p>
    <w:p>
      <w:pPr>
        <w:spacing w:after="120"/>
      </w:pPr>
      <w:r>
        <w:t xml:space="preserve">“Purchase Price” means £14,250,000 exclusive of VAT.</w:t>
      </w:r>
    </w:p>
    <w:p>
      <w:pPr>
        <w:spacing w:after="120"/>
      </w:pPr>
      <w:r>
        <w:t xml:space="preserve">“Transfer” means the transfer of the Property to the Buyer in the form set out in Schedule 4.</w:t>
      </w:r>
    </w:p>
    <w:p>
      <w:pPr>
        <w:spacing w:after="120"/>
      </w:pPr>
      <w:r>
        <w:t xml:space="preserve">1.2  The Standard Commercial Property Conditions (Third Edition – 2018 Revision) (the “Conditions”) are incorporated into this Contract so far as they are not varied by or inconsistent with its terms.</w:t>
      </w:r>
    </w:p>
    <w:p>
      <w:pPr>
        <w:spacing w:after="120"/>
      </w:pPr>
      <w:r>
        <w:t xml:space="preserve">1.3  Where there is any conflict between the Conditions and the express terms of this Contract, the express terms prevail.</w:t>
      </w:r>
    </w:p>
    <w:p>
      <w:pPr>
        <w:pStyle w:val="Heading1"/>
      </w:pPr>
      <w:r>
        <w:t xml:space="preserve">2. Agreement for sale</w:t>
      </w:r>
    </w:p>
    <w:p>
      <w:pPr>
        <w:spacing w:after="120"/>
      </w:pPr>
      <w:r>
        <w:t xml:space="preserve">2.1  The Seller will sell and the Buyer will buy the Property for the Purchase Price subject to and with the benefit of the Occupational Leases.</w:t>
      </w:r>
    </w:p>
    <w:p>
      <w:pPr>
        <w:spacing w:after="120"/>
      </w:pPr>
      <w:r>
        <w:t xml:space="preserve">2.2  The Property is sold with full title guarantee, subject to the matters contained or referred to in the registered title and the matters disclosed in the replies to enquiries and search results.</w:t>
      </w:r>
    </w:p>
    <w:p>
      <w:pPr>
        <w:pStyle w:val="Heading1"/>
      </w:pPr>
      <w:r>
        <w:t xml:space="preserve">3. Deposit</w:t>
      </w:r>
    </w:p>
    <w:p>
      <w:pPr>
        <w:spacing w:after="120"/>
      </w:pPr>
      <w:r>
        <w:t xml:space="preserve">3.1  On the date of this Contract the Buyer shall pay the Deposit to the Seller’s conveyancer to be held as stakeholder.</w:t>
      </w:r>
    </w:p>
    <w:p>
      <w:pPr>
        <w:spacing w:after="120"/>
      </w:pPr>
      <w:r>
        <w:t xml:space="preserve">3.2  Condition 2.2.2 of the Conditions (deposit by cheque) does not apply; the Deposit shall be paid by electronic transfer of cleared funds.</w:t>
      </w:r>
    </w:p>
    <w:p>
      <w:pPr>
        <w:pStyle w:val="Heading1"/>
      </w:pPr>
      <w:r>
        <w:t xml:space="preserve">4. Purchase Price and VAT</w:t>
      </w:r>
    </w:p>
    <w:p>
      <w:pPr>
        <w:spacing w:after="120"/>
      </w:pPr>
      <w:r>
        <w:t xml:space="preserve">4.1  The Purchase Price is £14,250,000, exclusive of VAT, payable as to the Deposit on the date of this Contract and as to the balance on the Completion Date.</w:t>
      </w:r>
    </w:p>
    <w:p>
      <w:pPr>
        <w:spacing w:after="120"/>
      </w:pPr>
      <w:r>
        <w:t xml:space="preserve">4.2  The parties intend that the sale of the Property is treated as neither a supply of goods nor a supply of services under the transfer of a going concern (TOGC) provisions. The Buyer warrants that, on or before the Completion Date, it will (i) be registered for VAT, (ii) opt to tax the Property and notify HMRC of that option, and (iii) not revoke that option. If the sale does not qualify as a TOGC, the Buyer shall in addition pay any VAT properly chargeable against a valid VAT invoice.</w:t>
      </w:r>
    </w:p>
    <w:p>
      <w:pPr>
        <w:pStyle w:val="Heading1"/>
      </w:pPr>
      <w:r>
        <w:t xml:space="preserve">5. Title</w:t>
      </w:r>
    </w:p>
    <w:p>
      <w:pPr>
        <w:spacing w:after="120"/>
      </w:pPr>
      <w:r>
        <w:t xml:space="preserve">5.1  The Buyer has been supplied with official copies of the registered title and raised enquiries which have been answered. The Buyer is deemed to buy with full knowledge of the matters disclosed and shall raise no requisition on them save as to matters arising after the date of this Contract.</w:t>
      </w:r>
    </w:p>
    <w:p>
      <w:pPr>
        <w:spacing w:after="120"/>
      </w:pPr>
      <w:r>
        <w:t xml:space="preserve">5.2  The Seller shall on completion procure the discharge of the registered charge in favour of Northbank plc and shall give the Buyer’s conveyancer an undertaking to provide a Form DS1 (or equivalent e-DS1) as soon as reasonably practicable after completion.</w:t>
      </w:r>
    </w:p>
    <w:p>
      <w:pPr>
        <w:pStyle w:val="Heading1"/>
      </w:pPr>
      <w:r>
        <w:t xml:space="preserve">6. The Occupational Leases</w:t>
      </w:r>
    </w:p>
    <w:p>
      <w:pPr>
        <w:spacing w:after="120"/>
      </w:pPr>
      <w:r>
        <w:t xml:space="preserve">6.1  The Property is sold subject to and with the benefit of the Occupational Leases. The Seller is not aware of any subsisting breach by any tenant save as disclosed in the replies to enquiries.</w:t>
      </w:r>
    </w:p>
    <w:p>
      <w:pPr>
        <w:spacing w:after="120"/>
      </w:pPr>
      <w:r>
        <w:t xml:space="preserve">6.2  Between the date of this Contract and completion the Seller shall not without the Buyer’s consent (not to be unreasonably withheld) vary, surrender or grant any new lease of the Property, agree any rent review, or forfeit or commence proceedings under any Occupational Lease.</w:t>
      </w:r>
    </w:p>
    <w:p>
      <w:pPr>
        <w:spacing w:after="120"/>
      </w:pPr>
      <w:r>
        <w:t xml:space="preserve">6.3  The Seller shall assign to the Buyer on completion the benefit of the rent deposit deeds and the conduct of the outstanding rent review under the Aldermere Software Ltd lease.</w:t>
      </w:r>
    </w:p>
    <w:p>
      <w:pPr>
        <w:pStyle w:val="Heading1"/>
      </w:pPr>
      <w:r>
        <w:t xml:space="preserve">7. Completion</w:t>
      </w:r>
    </w:p>
    <w:p>
      <w:pPr>
        <w:spacing w:after="120"/>
      </w:pPr>
      <w:r>
        <w:t xml:space="preserve">7.1  Completion shall take place on the Completion Date at the offices of the Seller’s conveyancer or by an agreed completion undertaking.</w:t>
      </w:r>
    </w:p>
    <w:p>
      <w:pPr>
        <w:spacing w:after="120"/>
      </w:pPr>
      <w:r>
        <w:t xml:space="preserve">7.2  On completion the Seller shall pay to the Buyer the rent deposits and apportioned sums shown in the completion statement, and shall account to the Buyer for rents and other sums received in respect of any period after the Completion Date.</w:t>
      </w:r>
    </w:p>
    <w:p>
      <w:pPr>
        <w:spacing w:after="120"/>
      </w:pPr>
      <w:r>
        <w:t xml:space="preserve">7.3  Rents and outgoings shall be apportioned on completion on the basis that the Seller is entitled to the income and liable for the outgoings up to and including the day before the Completion Date.</w:t>
      </w:r>
    </w:p>
    <w:p>
      <w:pPr>
        <w:pStyle w:val="Heading1"/>
      </w:pPr>
      <w:r>
        <w:t xml:space="preserve">8. Rent authority and management</w:t>
      </w:r>
    </w:p>
    <w:p>
      <w:pPr>
        <w:spacing w:after="120"/>
      </w:pPr>
      <w:r>
        <w:t xml:space="preserve">8.1  On completion the Seller shall give and the Buyer shall send to each tenant a rent authority letter directing future payments to the Buyer or its managing agent.</w:t>
      </w:r>
    </w:p>
    <w:p>
      <w:pPr>
        <w:spacing w:after="120"/>
      </w:pPr>
      <w:r>
        <w:t xml:space="preserve">8.2  The Seller shall hand over all leases, licences, deeds, service charge records and management information relating to the Property in its possession or control.</w:t>
      </w:r>
    </w:p>
    <w:p>
      <w:pPr>
        <w:pStyle w:val="Heading1"/>
      </w:pPr>
      <w:r>
        <w:t xml:space="preserve">9. Insurance</w:t>
      </w:r>
    </w:p>
    <w:p>
      <w:pPr>
        <w:spacing w:after="120"/>
      </w:pPr>
      <w:r>
        <w:t xml:space="preserve">9.1  The Seller is not obliged to insure the Property between exchange and completion. Condition 8 of the Conditions (which would otherwise pass the risk to the Buyer) is varied so that the Buyer shall insure the Property from the date of this Contract; the Buyer accepts the risk from exchange.</w:t>
      </w:r>
    </w:p>
    <w:p>
      <w:pPr>
        <w:pStyle w:val="Heading1"/>
      </w:pPr>
      <w:r>
        <w:t xml:space="preserve">10. Seller's limited title warranties</w:t>
      </w:r>
    </w:p>
    <w:p>
      <w:pPr>
        <w:spacing w:after="120"/>
      </w:pPr>
      <w:r>
        <w:t xml:space="preserve">10.1  The Seller warrants that, so far as it is aware, the information given in its replies to the Buyer’s enquiries (CPSE) is true and accurate at the date of those replies and remains so at the date of this Contract.</w:t>
      </w:r>
    </w:p>
    <w:p>
      <w:pPr>
        <w:spacing w:after="120"/>
      </w:pPr>
      <w:r>
        <w:t xml:space="preserve">10.2  The Seller’s total liability under or in connection with this Contract (other than in respect of the Purchase Price and apportionments, and other than for fraud) shall not exceed </w:t>
      </w:r>
      <w:ins w:id="911" w:author="Jonathan Vane" w:date="2026-04-09T11:20:00Z">
        <w:r>
          <w:t xml:space="preserve">25% of </w:t>
        </w:r>
      </w:ins>
      <w:r>
        <w:t xml:space="preserve">the Purchase Price, and no claim may be brought unless notified in writing within </w:t>
      </w:r>
      <w:del w:id="912" w:author="Jonathan Vane" w:date="2026-04-09T11:20:00Z">
        <w:r>
          <w:delText xml:space="preserve">two years</w:delText>
        </w:r>
      </w:del>
      <w:ins w:id="913" w:author="Jonathan Vane" w:date="2026-04-09T11:20:00Z">
        <w:r>
          <w:t xml:space="preserve">18 months</w:t>
        </w:r>
      </w:ins>
      <w:r>
        <w:t xml:space="preserve"> of the Completion Date.</w:t>
      </w:r>
    </w:p>
    <w:p>
      <w:pPr>
        <w:pStyle w:val="Heading1"/>
      </w:pPr>
      <w:r>
        <w:t xml:space="preserve">11. Confidentiality and announcements</w:t>
      </w:r>
    </w:p>
    <w:p>
      <w:pPr>
        <w:spacing w:after="120"/>
      </w:pPr>
      <w:r>
        <w:t xml:space="preserve">11.1  Neither party shall make any announcement about the transaction without the prior written consent of the other, save as required by law or a regulatory authority.</w:t>
      </w:r>
    </w:p>
    <w:p>
      <w:pPr>
        <w:pStyle w:val="Heading1"/>
      </w:pPr>
      <w:r>
        <w:t xml:space="preserve">12. Notices</w:t>
      </w:r>
    </w:p>
    <w:p>
      <w:pPr>
        <w:spacing w:after="120"/>
      </w:pPr>
      <w:r>
        <w:t xml:space="preserve">12.1  Any notice under this Contract must be in writing and delivered by hand or sent by pre-paid first-class post or email to the party’s conveyancer at the address or email notified for the purpose. Notice is deemed received, if by hand, on delivery; if by post, on the second working day after posting; and if by email, at the time of sending (if a working day).</w:t>
      </w:r>
    </w:p>
    <w:p>
      <w:pPr>
        <w:pStyle w:val="Heading1"/>
      </w:pPr>
      <w:r>
        <w:t xml:space="preserve">13. Entire agreement</w:t>
      </w:r>
    </w:p>
    <w:p>
      <w:pPr>
        <w:spacing w:after="120"/>
      </w:pPr>
      <w:r>
        <w:t xml:space="preserve">13.1  This Contract, together with the documents referred to in it, constitutes the entire agreement between the parties and supersedes all prior negotiations and arrangements. The Buyer acknowledges that it has not relied on any statement or representation other than those set out in this Contract and the written replies to its enquiries.</w:t>
      </w:r>
    </w:p>
    <w:p>
      <w:pPr>
        <w:pStyle w:val="Heading1"/>
      </w:pPr>
      <w:r>
        <w:t xml:space="preserve">14. Third party rights</w:t>
      </w:r>
    </w:p>
    <w:p>
      <w:pPr>
        <w:spacing w:after="120"/>
      </w:pPr>
      <w:r>
        <w:t xml:space="preserve">14.1  A person who is not a party to this Contract has no right under the Contracts (Rights of Third Parties) Act 1999 to enforce any of its terms.</w:t>
      </w:r>
    </w:p>
    <w:p>
      <w:pPr>
        <w:pStyle w:val="Heading1"/>
      </w:pPr>
      <w:r>
        <w:t xml:space="preserve">15. Assignment</w:t>
      </w:r>
    </w:p>
    <w:p>
      <w:pPr>
        <w:spacing w:after="120"/>
      </w:pPr>
      <w:r>
        <w:t xml:space="preserve">15.1  The Buyer may not assign, charge or otherwise deal with this Contract before completion without the Seller’s consent, save that the Buyer may direct that the Transfer be made to a wholly-owned group nominee.</w:t>
      </w:r>
    </w:p>
    <w:p>
      <w:pPr>
        <w:pStyle w:val="Heading1"/>
      </w:pPr>
      <w:r>
        <w:t xml:space="preserve">16. Governing law and jurisdiction</w:t>
      </w:r>
    </w:p>
    <w:p>
      <w:pPr>
        <w:spacing w:after="120"/>
      </w:pPr>
      <w:r>
        <w:t xml:space="preserve">16.1  This Contract and any dispute arising out of it are governed by the law of England and Wales, and the parties submit to the exclusive jurisdiction of the courts of England and Wales.</w:t>
      </w:r>
    </w:p>
    <w:p>
      <w:r>
        <w:br w:type="page"/>
      </w:r>
    </w:p>
    <w:p>
      <w:pPr>
        <w:pStyle w:val="Heading1"/>
      </w:pPr>
      <w:r>
        <w:t xml:space="preserve">Schedule 1 – The Property</w:t>
      </w:r>
    </w:p>
    <w:p>
      <w:pPr>
        <w:spacing w:after="120"/>
      </w:pPr>
      <w:r>
        <w:t xml:space="preserve">The freehold land and buildings known as Kestrel House, 14 Forbury Road, Reading RG1 3JH registered at HM Land Registry under title number BK482176, shown edged red on the title plan, together with all rights benefiting the same.</w:t>
      </w:r>
    </w:p>
    <w:p>
      <w:pPr>
        <w:pStyle w:val="Heading1"/>
      </w:pPr>
      <w:r>
        <w:t xml:space="preserve">Schedule 2 – The Occupational 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626"/>
      </w:tblGrid>
      <w:t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Demise</w:t>
            </w:r>
          </w:p>
        </w:tc>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Tenant</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Lease date</w:t>
            </w:r>
          </w:p>
        </w:tc>
        <w:tc>
          <w:tcPr>
            <w:tcW w:type="dxa" w:w="16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Rent p.a.x.</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Ground &amp; first floors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Aldermere Software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12 Jun 2017</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£402,000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Second floor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Harben Reilly LLP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 Sep 2020</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£196,500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Third floor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Trevose Underwriting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 Apr 2021</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£188,000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Fourth floor (part)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Caldermoor Recruitment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14 Oct 2023</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£96,000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Fourth floor (part)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Penn &amp; Vail Architects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22 Nov 2023</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£104,000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Café unit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Forbury Coffee Co.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 Jan 2022</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£55,000</w:t>
            </w:r>
          </w:p>
        </w:tc>
      </w:tr>
    </w:tbl>
    <w:p>
      <w:pPr>
        <w:pStyle w:val="Heading1"/>
      </w:pPr>
      <w:r>
        <w:t xml:space="preserve">Schedule 3 – Completion arrangements</w:t>
      </w:r>
    </w:p>
    <w:p>
      <w:pPr>
        <w:spacing w:after="120"/>
      </w:pPr>
      <w:r>
        <w:t xml:space="preserve">(1) Transfer in the form of Schedule 4 executed by the Seller; (2) undertaking to discharge the Northbank charge and provide Form DS1; (3) executed assignments of the rent deposit deeds; (4) the Occupational Leases and management documents; (5) rent authority letters to the tenants; (6) the completion statement and apportionment account.</w:t>
      </w:r>
    </w:p>
    <w:p>
      <w:pPr>
        <w:pStyle w:val="Heading1"/>
      </w:pPr>
      <w:r>
        <w:t xml:space="preserve">Schedule 4 – Form of Transfer (TR1)</w:t>
      </w:r>
    </w:p>
    <w:p>
      <w:pPr>
        <w:spacing w:after="120"/>
      </w:pPr>
      <w:r>
        <w:t xml:space="preserve">A transfer of the whole of the registered title in Land Registry form TR1, transferring the Property to the Buyer with full title guarantee for the Purchase Price, containing the standard declarations as to the recipient’s capacity and incorporating the indemnity covenant in respect of the restrictive covenants referred to in the registered title.</w:t>
      </w:r>
    </w:p>
    <w:p>
      <w:pPr>
        <w:spacing w:before="300"/>
      </w:pPr>
      <w:r>
        <w:rPr>
          <w:b/>
          <w:bCs/>
        </w:rPr>
        <w:t xml:space="preserve">EXECUTED as a deed by the parties on the date written above.</w:t>
      </w:r>
    </w:p>
    <w:p>
      <w:pPr>
        <w:spacing w:before="240"/>
      </w:pPr>
      <w:r>
        <w:t xml:space="preserve">Signed for and on behalf of Brantwood Asset Management Limited ............................. Director</w:t>
      </w:r>
    </w:p>
    <w:p>
      <w:pPr>
        <w:spacing w:before="160"/>
      </w:pPr>
      <w:r>
        <w:t xml:space="preserve">Signed for and on behalf of Marchwood Property Group Limited .............................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4"/>
        <w:szCs w:val="14"/>
      </w:rPr>
      <w:t xml:space="preserve">Contract for Sale – v1 (draft)  |  Whitfield Carter LLP is a limited liability partnership registered in England &amp; Wales.</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2026-06-29T02:45:46.648Z</dcterms:created>
  <dcterms:modified xsi:type="dcterms:W3CDTF">2026-06-29T02:45:46.648Z</dcterms:modified>
</cp:coreProperties>
</file>

<file path=docProps/custom.xml><?xml version="1.0" encoding="utf-8"?>
<Properties xmlns="http://schemas.openxmlformats.org/officeDocument/2006/custom-properties" xmlns:vt="http://schemas.openxmlformats.org/officeDocument/2006/docPropsVTypes"/>
</file>