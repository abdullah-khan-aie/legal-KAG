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WESTMORELAND PROPERTY HOLDINGS LIMITED  (the Seller)</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  (the Buyer)</w:t>
            </w:r>
          </w:p>
        </w:tc>
      </w:tr>
    </w:tbl>
    <w:p>
      <w:pPr>
        <w:spacing w:after="80"/>
      </w:pPr>
      <w:r>
        <w:t xml:space="preserve"/>
      </w:r>
    </w:p>
    <w:p>
      <w:pPr>
        <w:spacing w:after="60"/>
        <w:jc w:val="center"/>
      </w:pPr>
      <w:r>
        <w:rPr>
          <w:b/>
          <w:bCs/>
          <w:sz w:val="34"/>
          <w:szCs w:val="34"/>
        </w:rPr>
        <w:t xml:space="preserve">CONTRACT</w:t>
      </w:r>
    </w:p>
    <w:p>
      <w:pPr>
        <w:spacing w:after="20"/>
        <w:jc w:val="center"/>
      </w:pPr>
      <w:r>
        <w:rPr>
          <w:i/>
          <w:iCs/>
          <w:sz w:val="18"/>
          <w:szCs w:val="18"/>
        </w:rPr>
        <w:t xml:space="preserve">for the sale and purchase of the freehold investment known as</w:t>
      </w:r>
    </w:p>
    <w:p>
      <w:pPr>
        <w:spacing w:after="200"/>
        <w:jc w:val="center"/>
      </w:pPr>
      <w:r>
        <w:rPr>
          <w:b/>
          <w:bCs/>
          <w:sz w:val="22"/>
          <w:szCs w:val="22"/>
        </w:rPr>
        <w:t xml:space="preserve">Ashby House, 40 Curzon Street, London W1J 7TL</w:t>
      </w:r>
    </w:p>
    <w:p>
      <w:pPr>
        <w:spacing w:after="240"/>
        <w:jc w:val="center"/>
      </w:pPr>
      <w:r>
        <w:rPr>
          <w:color w:val="595959"/>
          <w:sz w:val="16"/>
          <w:szCs w:val="16"/>
        </w:rPr>
        <w:t xml:space="preserve">incorporating the Standard Commercial Property Conditions (Third Edition — 2018 Revision)</w:t>
      </w:r>
    </w:p>
    <w:p>
      <w:pPr>
        <w:spacing w:after="40"/>
      </w:pPr>
      <w:r>
        <w:rPr>
          <w:color w:val="595959"/>
          <w:sz w:val="16"/>
          <w:szCs w:val="16"/>
        </w:rPr>
        <w:t xml:space="preserve">Whitfield Carter LLP · 22 Bishopsgate · London EC2N 4BQ · Ref: SW/JO/Ember</w:t>
      </w:r>
    </w:p>
    <w:p>
      <w:pPr>
        <w:spacing w:after="120"/>
      </w:pPr>
      <w:r>
        <w:rPr>
          <w:color w:val="C00000"/>
          <w:sz w:val="16"/>
          <w:szCs w:val="16"/>
        </w:rPr>
        <w:t xml:space="preserve">DRAFT v2 — marked up by Pendle Voss LLP, 15 April 2026 — Subject to contract</w:t>
      </w:r>
    </w:p>
    <w:p>
      <w:pPr>
        <w:spacing w:after="120" w:before="200"/>
      </w:pPr>
      <w:r>
        <w:t xml:space="preserve">THIS CONTRACT is made on the date and between the parties set out above.</w:t>
      </w:r>
    </w:p>
    <w:p>
      <w:pPr>
        <w:pStyle w:val="Heading1"/>
      </w:pPr>
      <w:r>
        <w:t xml:space="preserve">1. Definitions and interpretation</w:t>
      </w:r>
    </w:p>
    <w:p>
      <w:pPr>
        <w:pStyle w:val="ListParagraph"/>
        <w:numPr>
          <w:ilvl w:val="1"/>
          <w:numId w:val="2"/>
        </w:numPr>
        <w:spacing w:after="120" w:line="276"/>
      </w:pPr>
      <w:r>
        <w:t xml:space="preserve">In this contract the following definitions apply:</w:t>
      </w:r>
    </w:p>
    <w:p>
      <w:pPr>
        <w:spacing w:after="60"/>
      </w:pPr>
      <w:r>
        <w:t xml:space="preserve">“Actual Completion Date” means the date on which completion of the sale and purchase of the Property actually takes place;</w:t>
      </w:r>
    </w:p>
    <w:p>
      <w:pPr>
        <w:spacing w:after="60"/>
      </w:pPr>
      <w:r>
        <w:t xml:space="preserve">“Apportionment Day” means the Completion Date;</w:t>
      </w:r>
    </w:p>
    <w:p>
      <w:pPr>
        <w:spacing w:after="60"/>
      </w:pPr>
      <w:r>
        <w:t xml:space="preserve">“Buyer's Conveyancer” means Whitfield Carter LLP of 22 Bishopsgate, London EC2N 4BQ;</w:t>
      </w:r>
    </w:p>
    <w:p>
      <w:pPr>
        <w:spacing w:after="60"/>
      </w:pPr>
      <w:r>
        <w:t xml:space="preserve">“Completion Date” means the date </w:t>
      </w:r>
      <w:del w:id="101" w:author="Rachel Voss" w:date="2026-04-15T10:20:00Z">
        <w:r>
          <w:delText xml:space="preserve">20</w:delText>
        </w:r>
      </w:del>
      <w:ins w:id="102" w:author="Rachel Voss" w:date="2026-04-15T10:20:00Z">
        <w:r>
          <w:t xml:space="preserve">15</w:t>
        </w:r>
      </w:ins>
      <w:r>
        <w:t xml:space="preserve"> working days after the date of this contract or such earlier date as the parties agree in writing;</w:t>
      </w:r>
    </w:p>
    <w:p>
      <w:pPr>
        <w:spacing w:after="60"/>
      </w:pPr>
      <w:r>
        <w:t xml:space="preserve">“Conditions” means the Standard Commercial Property Conditions (Third Edition — 2018 Revision);</w:t>
      </w:r>
    </w:p>
    <w:p>
      <w:pPr>
        <w:spacing w:after="60"/>
      </w:pPr>
      <w:r>
        <w:t xml:space="preserve">“Contract Rate” means 4 per cent per annum above the base lending rate from time to time of Barclays Bank plc;</w:t>
      </w:r>
    </w:p>
    <w:p>
      <w:pPr>
        <w:spacing w:after="60"/>
      </w:pPr>
      <w:r>
        <w:t xml:space="preserve">“Deposit” means £2,475,000, being 10 per cent of the Purchase Price;</w:t>
      </w:r>
    </w:p>
    <w:p>
      <w:pPr>
        <w:spacing w:after="60"/>
      </w:pPr>
      <w:r>
        <w:t xml:space="preserve">“Leases” means the occupational leases short particulars of which are set out in Schedule 1, and “Lease” means any of them;</w:t>
      </w:r>
    </w:p>
    <w:p>
      <w:pPr>
        <w:spacing w:after="60"/>
      </w:pPr>
      <w:r>
        <w:t xml:space="preserve">“Property” means the freehold property known as Ashby House, 40 Curzon Street, London W1J 7TL registered at HM Land Registry under title number NGL612904, more particularly described in Schedule 2;</w:t>
      </w:r>
    </w:p>
    <w:p>
      <w:pPr>
        <w:spacing w:after="60"/>
      </w:pPr>
      <w:r>
        <w:t xml:space="preserve">“Purchase Price” means £24,750,000 (exclusive of VAT);</w:t>
      </w:r>
    </w:p>
    <w:p>
      <w:pPr>
        <w:spacing w:after="60"/>
      </w:pPr>
      <w:r>
        <w:t xml:space="preserve">“Rent Deposits” means the rent deposits short particulars of which are set out in Schedule 1 and which are to be dealt with under the Rent Deposit Deed;</w:t>
      </w:r>
    </w:p>
    <w:p>
      <w:pPr>
        <w:spacing w:after="60"/>
      </w:pPr>
      <w:r>
        <w:t xml:space="preserve">“Seller's Conveyancer” means Pendle Voss LLP of 8 Old Jewry, London EC2R 8DN;</w:t>
      </w:r>
    </w:p>
    <w:p>
      <w:pPr>
        <w:spacing w:after="60"/>
      </w:pPr>
      <w:r>
        <w:t xml:space="preserve">“Title Documents” means the documents listed in Schedule 3;</w:t>
      </w:r>
    </w:p>
    <w:p>
      <w:pPr>
        <w:spacing w:after="60"/>
      </w:pPr>
      <w:r>
        <w:t xml:space="preserve">“TOGC” means a transfer of a business as a going concern that is treated as neither a supply of goods nor a supply of services under article 5 of the Value Added Tax (Special Provisions) Order 1995;</w:t>
      </w:r>
    </w:p>
    <w:p>
      <w:pPr>
        <w:spacing w:after="60"/>
      </w:pPr>
      <w:r>
        <w:t xml:space="preserve">“VAT” means value added tax chargeable under the Value Added Tax Act 1994 or any similar tax;</w:t>
      </w:r>
    </w:p>
    <w:p>
      <w:pPr>
        <w:spacing w:after="120"/>
      </w:pPr>
      <w:r>
        <w:t xml:space="preserve">“working day” has the meaning given in the Conditions.</w:t>
      </w:r>
    </w:p>
    <w:p>
      <w:pPr>
        <w:pStyle w:val="ListParagraph"/>
        <w:numPr>
          <w:ilvl w:val="1"/>
          <w:numId w:val="2"/>
        </w:numPr>
        <w:spacing w:after="120" w:line="276"/>
      </w:pPr>
      <w:r>
        <w:t xml:space="preserve">Clause, Schedule and paragraph headings do not affect interpretation. References to a statute include subordinate legislation and any modification or re-enactment of it.</w:t>
      </w:r>
    </w:p>
    <w:p>
      <w:pPr>
        <w:pStyle w:val="ListParagraph"/>
        <w:numPr>
          <w:ilvl w:val="1"/>
          <w:numId w:val="2"/>
        </w:numPr>
        <w:spacing w:after="120" w:line="276"/>
      </w:pPr>
      <w:r>
        <w:t xml:space="preserve">Where there is any conflict between the Conditions and this contract, this contract prevails.</w:t>
      </w:r>
    </w:p>
    <w:p>
      <w:pPr>
        <w:pStyle w:val="Heading1"/>
      </w:pPr>
      <w:r>
        <w:t xml:space="preserve">2. Incorporation of the Conditions</w:t>
      </w:r>
    </w:p>
    <w:p>
      <w:pPr>
        <w:pStyle w:val="ListParagraph"/>
        <w:numPr>
          <w:ilvl w:val="1"/>
          <w:numId w:val="2"/>
        </w:numPr>
        <w:spacing w:after="120" w:line="276"/>
      </w:pPr>
      <w:r>
        <w:t xml:space="preserve">The Conditions are incorporated in this contract so far as they are applicable to a sale by private treaty and are not varied by or inconsistent with the terms of this contract.</w:t>
      </w:r>
    </w:p>
    <w:p>
      <w:pPr>
        <w:pStyle w:val="ListParagraph"/>
        <w:numPr>
          <w:ilvl w:val="1"/>
          <w:numId w:val="2"/>
        </w:numPr>
        <w:spacing w:after="120" w:line="276"/>
      </w:pPr>
      <w:r>
        <w:t xml:space="preserve">Conditions 1.5 (notices), 2.2 (deposit), 3.1.2 (matters affecting the property), 6.1 (completion date), 7.1 (errors and omissions) and 9 (VAT) are varied as set out in the special conditions below.</w:t>
      </w:r>
    </w:p>
    <w:p>
      <w:pPr>
        <w:pStyle w:val="ListParagraph"/>
        <w:numPr>
          <w:ilvl w:val="1"/>
          <w:numId w:val="2"/>
        </w:numPr>
        <w:spacing w:after="120" w:line="276"/>
      </w:pPr>
      <w:r>
        <w:t xml:space="preserve">In condition 2.2.1 the words “as agent for the seller” are deleted and replaced with “as stakeholder”.</w:t>
      </w:r>
    </w:p>
    <w:p>
      <w:pPr>
        <w:pStyle w:val="Heading1"/>
      </w:pPr>
      <w:r>
        <w:t xml:space="preserve">3. Agreement to sell</w:t>
      </w:r>
    </w:p>
    <w:p>
      <w:pPr>
        <w:pStyle w:val="ListParagraph"/>
        <w:numPr>
          <w:ilvl w:val="1"/>
          <w:numId w:val="2"/>
        </w:numPr>
        <w:spacing w:after="120" w:line="276"/>
      </w:pPr>
      <w:r>
        <w:t xml:space="preserve">The Seller will sell and the Buyer will buy the Property for the Purchase Price subject to and with the benefit of the Leases.</w:t>
      </w:r>
    </w:p>
    <w:p>
      <w:pPr>
        <w:pStyle w:val="ListParagraph"/>
        <w:numPr>
          <w:ilvl w:val="1"/>
          <w:numId w:val="2"/>
        </w:numPr>
        <w:spacing w:after="120" w:line="276"/>
      </w:pPr>
      <w:r>
        <w:t xml:space="preserve">The Seller sells with full title guarantee, but subject to the matters set out in clause 5.</w:t>
      </w:r>
    </w:p>
    <w:p>
      <w:pPr>
        <w:pStyle w:val="ListParagraph"/>
        <w:numPr>
          <w:ilvl w:val="1"/>
          <w:numId w:val="2"/>
        </w:numPr>
        <w:spacing w:after="120" w:line="276"/>
      </w:pPr>
      <w:r>
        <w:t xml:space="preserve">The Property is sold subject to and with the benefit of the Leases and the Rent Deposits and the Buyer is deemed to buy with full knowledge of their terms and may raise no requisition or objection in respect of them.</w:t>
      </w:r>
    </w:p>
    <w:p>
      <w:pPr>
        <w:pStyle w:val="Heading1"/>
      </w:pPr>
      <w:r>
        <w:t xml:space="preserve">4. Deposit</w:t>
      </w:r>
    </w:p>
    <w:p>
      <w:pPr>
        <w:pStyle w:val="ListParagraph"/>
        <w:numPr>
          <w:ilvl w:val="1"/>
          <w:numId w:val="2"/>
        </w:numPr>
        <w:spacing w:after="120" w:line="276"/>
      </w:pPr>
      <w:r>
        <w:t xml:space="preserve">On the date of this contract the Buyer will pay the Deposit to the Seller's Conveyancer to be held as stakeholder pending completion.</w:t>
      </w:r>
    </w:p>
    <w:p>
      <w:pPr>
        <w:pStyle w:val="ListParagraph"/>
        <w:numPr>
          <w:ilvl w:val="1"/>
          <w:numId w:val="2"/>
        </w:numPr>
        <w:spacing w:after="120" w:line="276"/>
      </w:pPr>
      <w:r>
        <w:t xml:space="preserve">The Deposit (and any interest) will be paid to the Seller on completion and credited against the Purchase Price. Interest earned on the Deposit will belong to the Buyer save that, if the Buyer fails to complete in accordance with a notice to complete, the interest will belong to the Seller.</w:t>
      </w:r>
    </w:p>
    <w:p>
      <w:pPr>
        <w:pStyle w:val="ListParagraph"/>
        <w:numPr>
          <w:ilvl w:val="1"/>
          <w:numId w:val="2"/>
        </w:numPr>
        <w:spacing w:after="120" w:line="276"/>
      </w:pPr>
      <w:r>
        <w:t xml:space="preserve">Payment of the Deposit must be made by electronic transfer of cleared funds from an account held in the name of the Buyer or the Buyer's Conveyancer at a clearing bank.</w:t>
      </w:r>
    </w:p>
    <w:p>
      <w:pPr>
        <w:pStyle w:val="Heading1"/>
      </w:pPr>
      <w:r>
        <w:t xml:space="preserve">5. Title and matters affecting the Property</w:t>
      </w:r>
    </w:p>
    <w:p>
      <w:pPr>
        <w:pStyle w:val="ListParagraph"/>
        <w:numPr>
          <w:ilvl w:val="1"/>
          <w:numId w:val="2"/>
        </w:numPr>
        <w:spacing w:after="120" w:line="276"/>
      </w:pPr>
      <w:r>
        <w:t xml:space="preserve">Title to the Property having been deduced before the date of this contract, the Buyer is deemed to have full knowledge of the Title Documents and may raise no requisition or objection in relation to them except as to matters arising after the date of this contract.</w:t>
      </w:r>
    </w:p>
    <w:p>
      <w:pPr>
        <w:pStyle w:val="ListParagraph"/>
        <w:numPr>
          <w:ilvl w:val="1"/>
          <w:numId w:val="2"/>
        </w:numPr>
        <w:spacing w:after="120" w:line="276"/>
      </w:pPr>
      <w:r>
        <w:t xml:space="preserve">The Property is sold subject to, and where applicable with the benefit of:</w:t>
      </w:r>
    </w:p>
    <w:p>
      <w:pPr>
        <w:pStyle w:val="ListParagraph"/>
        <w:numPr>
          <w:ilvl w:val="2"/>
          <w:numId w:val="2"/>
        </w:numPr>
        <w:spacing w:after="120" w:line="276"/>
      </w:pPr>
      <w:r>
        <w:t xml:space="preserve">the matters contained or referred to in the property and charges registers of title number NGL612904 (other than financial charges, which the Seller will discharge on or before completion);</w:t>
      </w:r>
    </w:p>
    <w:p>
      <w:pPr>
        <w:pStyle w:val="ListParagraph"/>
        <w:numPr>
          <w:ilvl w:val="2"/>
          <w:numId w:val="2"/>
        </w:numPr>
        <w:spacing w:after="120" w:line="276"/>
      </w:pPr>
      <w:r>
        <w:t xml:space="preserve">the Leases and the rights and obligations contained in them;</w:t>
      </w:r>
    </w:p>
    <w:p>
      <w:pPr>
        <w:pStyle w:val="ListParagraph"/>
        <w:numPr>
          <w:ilvl w:val="2"/>
          <w:numId w:val="2"/>
        </w:numPr>
        <w:spacing w:after="120" w:line="276"/>
      </w:pPr>
      <w:r>
        <w:t xml:space="preserve">the deed of easement dated 14 June 1998 referred to in the replies to enquiries;</w:t>
      </w:r>
    </w:p>
    <w:p>
      <w:pPr>
        <w:pStyle w:val="ListParagraph"/>
        <w:numPr>
          <w:ilvl w:val="2"/>
          <w:numId w:val="2"/>
        </w:numPr>
        <w:spacing w:after="120" w:line="276"/>
      </w:pPr>
      <w:r>
        <w:t xml:space="preserve">all matters which would be revealed by the searches and enquiries which a prudent buyer would make and by an inspection of the Property; and</w:t>
      </w:r>
    </w:p>
    <w:p>
      <w:pPr>
        <w:pStyle w:val="ListParagraph"/>
        <w:numPr>
          <w:ilvl w:val="2"/>
          <w:numId w:val="2"/>
        </w:numPr>
        <w:spacing w:after="120" w:line="276"/>
      </w:pPr>
      <w:r>
        <w:t xml:space="preserve">all rights of way, water, light, drainage and other easements, quasi-easements, liabilities and public rights affecting the Property.</w:t>
      </w:r>
    </w:p>
    <w:p>
      <w:pPr>
        <w:pStyle w:val="ListParagraph"/>
        <w:numPr>
          <w:ilvl w:val="1"/>
          <w:numId w:val="2"/>
        </w:numPr>
        <w:spacing w:after="120" w:line="276"/>
      </w:pPr>
      <w:r>
        <w:t xml:space="preserve">The Seller will, on or before completion, procure the discharge of the legal charge dated 11 May 2018 in favour of Clydesford Bank plc registered against the title and will, if a discharge in form DS1 or an electronic discharge is not available at completion, give an undertaking in the agreed form to procure the same.</w:t>
      </w:r>
    </w:p>
    <w:p>
      <w:pPr>
        <w:pStyle w:val="Heading1"/>
      </w:pPr>
      <w:r>
        <w:t xml:space="preserve">6. The Leases and management pending completion</w:t>
      </w:r>
    </w:p>
    <w:p>
      <w:pPr>
        <w:pStyle w:val="ListParagraph"/>
        <w:numPr>
          <w:ilvl w:val="1"/>
          <w:numId w:val="2"/>
        </w:numPr>
        <w:spacing w:after="120" w:line="276"/>
      </w:pPr>
      <w:r>
        <w:t xml:space="preserve">The Seller will between the date of this contract and completion manage the Property in accordance with the principles of good estate management and the terms of the Leases.</w:t>
      </w:r>
    </w:p>
    <w:p>
      <w:pPr>
        <w:pStyle w:val="ListParagraph"/>
        <w:numPr>
          <w:ilvl w:val="1"/>
          <w:numId w:val="2"/>
        </w:numPr>
        <w:spacing w:after="120" w:line="276"/>
      </w:pPr>
      <w:r>
        <w:t xml:space="preserve">The Seller will not without the Buyer's prior written consent (not to be unreasonably withheld or delayed):</w:t>
      </w:r>
    </w:p>
    <w:p>
      <w:pPr>
        <w:pStyle w:val="ListParagraph"/>
        <w:numPr>
          <w:ilvl w:val="2"/>
          <w:numId w:val="2"/>
        </w:numPr>
        <w:spacing w:after="120" w:line="276"/>
      </w:pPr>
      <w:r>
        <w:t xml:space="preserve">agree, vary or determine any rent review, or grant any new lease, licence or tenancy;</w:t>
      </w:r>
    </w:p>
    <w:p>
      <w:pPr>
        <w:pStyle w:val="ListParagraph"/>
        <w:numPr>
          <w:ilvl w:val="2"/>
          <w:numId w:val="2"/>
        </w:numPr>
        <w:spacing w:after="120" w:line="276"/>
      </w:pPr>
      <w:r>
        <w:t xml:space="preserve">accept a surrender of, or forfeit, any Lease, or commence proceedings for forfeiture or recovery of arrears (otherwise than to preserve a claim against a defaulting tenant);</w:t>
      </w:r>
    </w:p>
    <w:p>
      <w:pPr>
        <w:pStyle w:val="ListParagraph"/>
        <w:numPr>
          <w:ilvl w:val="2"/>
          <w:numId w:val="2"/>
        </w:numPr>
        <w:spacing w:after="120" w:line="276"/>
      </w:pPr>
      <w:r>
        <w:t xml:space="preserve">vary the terms of any Lease or grant any material consent, approval or waiver under any Lease; or</w:t>
      </w:r>
    </w:p>
    <w:p>
      <w:pPr>
        <w:pStyle w:val="ListParagraph"/>
        <w:numPr>
          <w:ilvl w:val="2"/>
          <w:numId w:val="2"/>
        </w:numPr>
        <w:spacing w:after="120" w:line="276"/>
      </w:pPr>
      <w:r>
        <w:t xml:space="preserve">give or accept any notice terminating a Lease.</w:t>
      </w:r>
    </w:p>
    <w:p>
      <w:pPr>
        <w:pStyle w:val="ListParagraph"/>
        <w:numPr>
          <w:ilvl w:val="1"/>
          <w:numId w:val="2"/>
        </w:numPr>
        <w:spacing w:after="120" w:line="276"/>
      </w:pPr>
      <w:r>
        <w:t xml:space="preserve">The Seller will account to the Buyer for any rent or other sums received in respect of any period after the Apportionment Day, and the Buyer will account to the Seller for any such sums it receives in respect of any period before the Apportionment Day.</w:t>
      </w:r>
    </w:p>
    <w:p>
      <w:pPr>
        <w:pStyle w:val="ListParagraph"/>
        <w:numPr>
          <w:ilvl w:val="1"/>
          <w:numId w:val="2"/>
        </w:numPr>
        <w:spacing w:after="120" w:line="276"/>
      </w:pPr>
      <w:r>
        <w:t xml:space="preserve">The Seller will use reasonable endeavours to recover arrears of rent before completion. Arrears outstanding at completion will be dealt with in accordance with condition 6.5 and clause 9.</w:t>
      </w:r>
    </w:p>
    <w:p>
      <w:pPr>
        <w:pStyle w:val="Heading1"/>
      </w:pPr>
      <w:r>
        <w:t xml:space="preserve">7. Insurance</w:t>
      </w:r>
    </w:p>
    <w:p>
      <w:pPr>
        <w:pStyle w:val="ListParagraph"/>
        <w:numPr>
          <w:ilvl w:val="1"/>
          <w:numId w:val="2"/>
        </w:numPr>
        <w:spacing w:after="120" w:line="276"/>
      </w:pPr>
      <w:r>
        <w:t xml:space="preserve">The Seller is not obliged to insure the Property and condition 5.1 does not apply, save that the Seller will keep the Property insured in accordance with its existing arrangements until completion and will not do anything to vitiate any policy.</w:t>
      </w:r>
    </w:p>
    <w:p>
      <w:pPr>
        <w:pStyle w:val="ListParagraph"/>
        <w:numPr>
          <w:ilvl w:val="1"/>
          <w:numId w:val="2"/>
        </w:numPr>
        <w:spacing w:after="120" w:line="276"/>
      </w:pPr>
      <w:r>
        <w:t xml:space="preserve">Insurance arranged by the Seller will not enure for the benefit of the Buyer and the Buyer must arrange its own insurance with effect from exchange of contracts.</w:t>
      </w:r>
    </w:p>
    <w:p>
      <w:pPr>
        <w:pStyle w:val="Heading1"/>
      </w:pPr>
      <w:r>
        <w:t xml:space="preserve">8. Completion</w:t>
      </w:r>
    </w:p>
    <w:p>
      <w:pPr>
        <w:pStyle w:val="ListParagraph"/>
        <w:numPr>
          <w:ilvl w:val="1"/>
          <w:numId w:val="2"/>
        </w:numPr>
        <w:spacing w:after="120" w:line="276"/>
      </w:pPr>
      <w:r>
        <w:t xml:space="preserve">Completion will take place on the Completion Date at the offices of the Seller's Conveyancer or where they reasonably direct, or by an agreed electronic completion (Law Society Code for Completion by Post).</w:t>
      </w:r>
    </w:p>
    <w:p>
      <w:pPr>
        <w:pStyle w:val="ListParagraph"/>
        <w:numPr>
          <w:ilvl w:val="1"/>
          <w:numId w:val="2"/>
        </w:numPr>
        <w:spacing w:after="120" w:line="276"/>
      </w:pPr>
      <w:r>
        <w:t xml:space="preserve">On completion the Seller will deliver to the Buyer: the executed transfer; the Title Documents; the originals (or certified copies) of the Leases, licences and rent deposit deeds; the duly executed Rent Deposit Deed; and a completed and signed completion statement.</w:t>
      </w:r>
    </w:p>
    <w:p>
      <w:pPr>
        <w:pStyle w:val="ListParagraph"/>
        <w:numPr>
          <w:ilvl w:val="1"/>
          <w:numId w:val="2"/>
        </w:numPr>
        <w:spacing w:after="120" w:line="276"/>
      </w:pPr>
      <w:r>
        <w:t xml:space="preserve">On completion the Buyer will pay the balance of the Purchase Price as adjusted by the apportionments and retentions in the completion statement.</w:t>
      </w:r>
    </w:p>
    <w:p>
      <w:pPr>
        <w:pStyle w:val="ListParagraph"/>
        <w:numPr>
          <w:ilvl w:val="1"/>
          <w:numId w:val="2"/>
        </w:numPr>
        <w:spacing w:after="120" w:line="276"/>
      </w:pPr>
      <w:r>
        <w:t xml:space="preserve">If completion does not take place by 2.00 pm on the Completion Date by reason of the default of one party, completion is, for the purposes of the apportionment of income and the calculation of interest under the Conditions, to be treated as taking place on the next working day.</w:t>
      </w:r>
    </w:p>
    <w:p>
      <w:pPr>
        <w:pStyle w:val="Heading1"/>
      </w:pPr>
      <w:r>
        <w:t xml:space="preserve">9. Apportionments, retentions and arrears</w:t>
      </w:r>
    </w:p>
    <w:p>
      <w:pPr>
        <w:pStyle w:val="ListParagraph"/>
        <w:numPr>
          <w:ilvl w:val="1"/>
          <w:numId w:val="2"/>
        </w:numPr>
        <w:spacing w:after="120" w:line="276"/>
      </w:pPr>
      <w:r>
        <w:t xml:space="preserve">Rents and other periodic outgoings will be apportioned on a daily basis as at the Apportionment Day on the basis that the Seller is entitled to income up to but excluding the Apportionment Day and the Buyer thereafter. Rent payable in advance is apportioned on the basis of the number of days in the relevant rental period.</w:t>
      </w:r>
    </w:p>
    <w:p>
      <w:pPr>
        <w:pStyle w:val="ListParagraph"/>
        <w:numPr>
          <w:ilvl w:val="1"/>
          <w:numId w:val="2"/>
        </w:numPr>
        <w:spacing w:after="120" w:line="276"/>
      </w:pPr>
      <w:r>
        <w:t xml:space="preserve">A retention of £</w:t>
      </w:r>
      <w:del w:id="103" w:author="Rachel Voss" w:date="2026-04-15T10:22:00Z">
        <w:r>
          <w:delText xml:space="preserve">125,000</w:delText>
        </w:r>
      </w:del>
      <w:ins w:id="104" w:author="Rachel Voss" w:date="2026-04-15T10:22:00Z">
        <w:r>
          <w:t xml:space="preserve">100,000</w:t>
        </w:r>
      </w:ins>
      <w:r>
        <w:t xml:space="preserve"> (the “Service Charge Retention”) will be deducted from the completion monies and held by the Buyer's Conveyancer </w:t>
      </w:r>
      <w:ins w:id="105" w:author="Rachel Voss" w:date="2026-04-15T10:22:00Z">
        <w:r>
          <w:t xml:space="preserve">as stakeholder </w:t>
        </w:r>
      </w:ins>
      <w:r>
        <w:t xml:space="preserve">pending agreement of the service charge reconciliation for the year ending 24 March 2026, and dealt with under the agreed form of retention deed</w:t>
      </w:r>
      <w:ins w:id="106" w:author="Rachel Voss" w:date="2026-04-15T10:22:00Z">
        <w:r>
          <w:t xml:space="preserve">, and released within five working days of agreement of the reconciliation</w:t>
        </w:r>
      </w:ins>
      <w:r>
        <w:t xml:space="preserve">.</w:t>
      </w:r>
    </w:p>
    <w:p>
      <w:pPr>
        <w:pStyle w:val="ListParagraph"/>
        <w:numPr>
          <w:ilvl w:val="1"/>
          <w:numId w:val="2"/>
        </w:numPr>
        <w:spacing w:after="120" w:line="276"/>
      </w:pPr>
      <w:r>
        <w:t xml:space="preserve">Arrears of rent and other sums due but unpaid at completion will be apportioned as if paid. If the Buyer recovers any apportioned arrears it will account to the Seller for the Seller's share; the Buyer is under no obligation to take proceedings to recover arrears.</w:t>
      </w:r>
    </w:p>
    <w:p>
      <w:pPr>
        <w:pStyle w:val="ListParagraph"/>
        <w:numPr>
          <w:ilvl w:val="1"/>
          <w:numId w:val="2"/>
        </w:numPr>
        <w:spacing w:after="120" w:line="276"/>
      </w:pPr>
      <w:r>
        <w:t xml:space="preserve">The Rent Deposits will be dealt with under the Rent Deposit Deed and the amount of each Rent Deposit will be credited to the Buyer in the completion statement.</w:t>
      </w:r>
    </w:p>
    <w:p>
      <w:pPr>
        <w:pStyle w:val="Heading1"/>
      </w:pPr>
      <w:r>
        <w:t xml:space="preserve">10. VAT and TOGC</w:t>
      </w:r>
    </w:p>
    <w:p>
      <w:pPr>
        <w:pStyle w:val="ListParagraph"/>
        <w:numPr>
          <w:ilvl w:val="1"/>
          <w:numId w:val="2"/>
        </w:numPr>
        <w:spacing w:after="120" w:line="276"/>
      </w:pPr>
      <w:r>
        <w:t xml:space="preserve">All sums payable under this contract are exclusive of VAT. Subject to clause 10.2, the Buyer will pay to the Seller any VAT properly chargeable on a supply made under this contract on production of a valid VAT invoice.</w:t>
      </w:r>
    </w:p>
    <w:p>
      <w:pPr>
        <w:pStyle w:val="ListParagraph"/>
        <w:numPr>
          <w:ilvl w:val="1"/>
          <w:numId w:val="2"/>
        </w:numPr>
        <w:spacing w:after="120" w:line="276"/>
      </w:pPr>
      <w:r>
        <w:t xml:space="preserve">The parties intend and will use all reasonable endeavours to procure that the sale of the Property is treated as a TOGC. The Buyer warrants that on or before completion it will: (a) be registered for VAT; (b) have exercised the option to tax the Property and given written notification to HMRC; and (c) not revoke that option. The Buyer will produce evidence of the foregoing to the Seller before completion.</w:t>
      </w:r>
    </w:p>
    <w:p>
      <w:pPr>
        <w:pStyle w:val="ListParagraph"/>
        <w:numPr>
          <w:ilvl w:val="1"/>
          <w:numId w:val="2"/>
        </w:numPr>
        <w:spacing w:after="120" w:line="276"/>
      </w:pPr>
      <w:r>
        <w:t xml:space="preserve">If, notwithstanding the parties' intention, HMRC determines that the sale is not a TOGC, the Buyer will pay the VAT to the Seller within </w:t>
      </w:r>
      <w:del w:id="107" w:author="Rachel Voss" w:date="2026-04-15T10:25:00Z">
        <w:r>
          <w:delText xml:space="preserve">10</w:delText>
        </w:r>
      </w:del>
      <w:ins w:id="108" w:author="Rachel Voss" w:date="2026-04-15T10:25:00Z">
        <w:r>
          <w:t xml:space="preserve">five</w:t>
        </w:r>
      </w:ins>
      <w:r>
        <w:t xml:space="preserve"> working days of production of a valid VAT invoice, and the Seller will account for it to HMRC</w:t>
      </w:r>
      <w:ins w:id="109" w:author="Rachel Voss" w:date="2026-04-15T10:25:00Z">
        <w:r>
          <w:t xml:space="preserve">, together with interest at the Contract Rate from completion to the date of payment</w:t>
        </w:r>
      </w:ins>
      <w:r>
        <w:t xml:space="preserve">.</w:t>
      </w:r>
    </w:p>
    <w:p>
      <w:pPr>
        <w:pStyle w:val="ListParagraph"/>
        <w:numPr>
          <w:ilvl w:val="1"/>
          <w:numId w:val="2"/>
        </w:numPr>
        <w:spacing w:after="120" w:line="276"/>
      </w:pPr>
      <w:r>
        <w:t xml:space="preserve">The Seller warrants that it has made a valid option to tax the Property which has not been and will not be revoked or disapplied before completion.</w:t>
      </w:r>
    </w:p>
    <w:p>
      <w:pPr>
        <w:pStyle w:val="Heading1"/>
      </w:pPr>
      <w:r>
        <w:t xml:space="preserve">11. Capital allowances</w:t>
      </w:r>
    </w:p>
    <w:p>
      <w:pPr>
        <w:pStyle w:val="ListParagraph"/>
        <w:numPr>
          <w:ilvl w:val="1"/>
          <w:numId w:val="2"/>
        </w:numPr>
        <w:spacing w:after="120" w:line="276"/>
      </w:pPr>
      <w:r>
        <w:t xml:space="preserve">The Seller and the Buyer will, within </w:t>
      </w:r>
      <w:del w:id="110" w:author="Rachel Voss" w:date="2026-04-15T10:27:00Z">
        <w:r>
          <w:delText xml:space="preserve">30</w:delText>
        </w:r>
      </w:del>
      <w:ins w:id="111" w:author="Rachel Voss" w:date="2026-04-15T10:27:00Z">
        <w:r>
          <w:t xml:space="preserve">60</w:t>
        </w:r>
      </w:ins>
      <w:r>
        <w:t xml:space="preserve"> working days after completion, enter into a joint election under section 198 of the Capital Allowances Act 2001 fixing the disposal value of the fixtures at £1, and will each submit that election to HMRC within the statutory time limit.</w:t>
      </w:r>
    </w:p>
    <w:p>
      <w:pPr>
        <w:pStyle w:val="ListParagraph"/>
        <w:numPr>
          <w:ilvl w:val="1"/>
          <w:numId w:val="2"/>
        </w:numPr>
        <w:spacing w:after="120" w:line="276"/>
      </w:pPr>
      <w:r>
        <w:t xml:space="preserve">The Seller has provided the fixtures information required by the Buyer and the parties agree that the pooling requirement and fixed value requirement (where applicable) are satisfied by the election in clause 11.1.</w:t>
      </w:r>
    </w:p>
    <w:p>
      <w:pPr>
        <w:pStyle w:val="Heading1"/>
      </w:pPr>
      <w:r>
        <w:t xml:space="preserve">12. Transfer</w:t>
      </w:r>
    </w:p>
    <w:p>
      <w:pPr>
        <w:pStyle w:val="ListParagraph"/>
        <w:numPr>
          <w:ilvl w:val="1"/>
          <w:numId w:val="2"/>
        </w:numPr>
        <w:spacing w:after="120" w:line="276"/>
      </w:pPr>
      <w:r>
        <w:t xml:space="preserve">The transfer to the Buyer will be in the form of the agreed engrossment and will contain: a statement that the Property is sold subject to and with the benefit of the Leases; the indemnity covenant required by clause 12.2; and the certificate of value where appropriate.</w:t>
      </w:r>
    </w:p>
    <w:p>
      <w:pPr>
        <w:pStyle w:val="ListParagraph"/>
        <w:numPr>
          <w:ilvl w:val="1"/>
          <w:numId w:val="2"/>
        </w:numPr>
        <w:spacing w:after="120" w:line="276"/>
      </w:pPr>
      <w:r>
        <w:t xml:space="preserve">The Buyer will in the transfer covenant with the Seller to observe and perform the covenants and obligations affecting the Property and to indemnify the Seller against any breach.</w:t>
      </w:r>
    </w:p>
    <w:p>
      <w:pPr>
        <w:pStyle w:val="Heading1"/>
      </w:pPr>
      <w:r>
        <w:t xml:space="preserve">13. Representations and reliance</w:t>
      </w:r>
    </w:p>
    <w:p>
      <w:pPr>
        <w:pStyle w:val="ListParagraph"/>
        <w:numPr>
          <w:ilvl w:val="1"/>
          <w:numId w:val="2"/>
        </w:numPr>
        <w:spacing w:after="120" w:line="276"/>
      </w:pPr>
      <w:r>
        <w:t xml:space="preserve">The Buyer acknowledges that it has not entered into this contract in reliance on any statement or representation made by or on behalf of the Seller except: (a) the replies given in writing by the Seller's Conveyancer to the Buyer's Conveyancer's pre-contract enquiries; and (b) the written replies to requisitions.</w:t>
      </w:r>
    </w:p>
    <w:p>
      <w:pPr>
        <w:pStyle w:val="ListParagraph"/>
        <w:numPr>
          <w:ilvl w:val="1"/>
          <w:numId w:val="2"/>
        </w:numPr>
        <w:spacing w:after="120" w:line="276"/>
      </w:pPr>
      <w:r>
        <w:t xml:space="preserve">Nothing in this clause limits any liability for fraud.</w:t>
      </w:r>
    </w:p>
    <w:p>
      <w:pPr>
        <w:pStyle w:val="Heading1"/>
      </w:pPr>
      <w:r>
        <w:t xml:space="preserve">14. Notice to complete and remedies</w:t>
      </w:r>
    </w:p>
    <w:p>
      <w:pPr>
        <w:pStyle w:val="ListParagraph"/>
        <w:numPr>
          <w:ilvl w:val="1"/>
          <w:numId w:val="2"/>
        </w:numPr>
        <w:spacing w:after="120" w:line="276"/>
      </w:pPr>
      <w:r>
        <w:t xml:space="preserve">Conditions 8.8 (notice to complete) and 9 (remedies) apply. If the Buyer fails to complete in accordance with a notice to complete, the Seller may forfeit and keep the Deposit and resell, and the provisions of condition 9.5 apply.</w:t>
      </w:r>
    </w:p>
    <w:p>
      <w:pPr>
        <w:pStyle w:val="ListParagraph"/>
        <w:numPr>
          <w:ilvl w:val="1"/>
          <w:numId w:val="2"/>
        </w:numPr>
        <w:spacing w:after="120" w:line="276"/>
      </w:pPr>
      <w:r>
        <w:t xml:space="preserve">If the Seller fails to complete in accordance with a notice to complete, the Buyer may rescind and recover the Deposit with interest at the Contract Rate, without prejudice to any other remedy.</w:t>
      </w:r>
    </w:p>
    <w:p>
      <w:pPr>
        <w:pStyle w:val="Heading1"/>
      </w:pPr>
      <w:r>
        <w:t xml:space="preserve">15. Boilerplate</w:t>
      </w:r>
    </w:p>
    <w:p>
      <w:pPr>
        <w:pStyle w:val="Heading2"/>
      </w:pPr>
      <w:r>
        <w:t xml:space="preserve">15.1 Notices</w:t>
      </w:r>
    </w:p>
    <w:p>
      <w:pPr>
        <w:pStyle w:val="ListParagraph"/>
        <w:numPr>
          <w:ilvl w:val="1"/>
          <w:numId w:val="2"/>
        </w:numPr>
        <w:spacing w:after="120" w:line="276"/>
      </w:pPr>
      <w:r>
        <w:t xml:space="preserve">A notice under this contract must be in writing and given in accordance with condition 1.3 and may be given to a party's Conveyancer.</w:t>
      </w:r>
    </w:p>
    <w:p>
      <w:pPr>
        <w:pStyle w:val="Heading2"/>
      </w:pPr>
      <w:r>
        <w:t xml:space="preserve">15.2 Entire agreement</w:t>
      </w:r>
    </w:p>
    <w:p>
      <w:pPr>
        <w:pStyle w:val="ListParagraph"/>
        <w:numPr>
          <w:ilvl w:val="1"/>
          <w:numId w:val="2"/>
        </w:numPr>
        <w:spacing w:after="120" w:line="276"/>
      </w:pPr>
      <w:r>
        <w:t xml:space="preserve">This contract and the documents annexed to or referred to in it constitute the entire agreement between the parties in relation to the sale and purchase of the Property and supersede all prior negotiations, representations and arrangements.</w:t>
      </w:r>
    </w:p>
    <w:p>
      <w:pPr>
        <w:pStyle w:val="Heading2"/>
      </w:pPr>
      <w:r>
        <w:t xml:space="preserve">15.3 No assignment</w:t>
      </w:r>
    </w:p>
    <w:p>
      <w:pPr>
        <w:pStyle w:val="ListParagraph"/>
        <w:numPr>
          <w:ilvl w:val="1"/>
          <w:numId w:val="2"/>
        </w:numPr>
        <w:spacing w:after="120" w:line="276"/>
      </w:pPr>
      <w:r>
        <w:t xml:space="preserve">The Buyer may not assign, charge or otherwise deal with the benefit of this contract, save that the Buyer may nominate a wholly-owned subsidiary to take the transfer on giving notice to the Seller before completion (the Buyer remaining liable).</w:t>
      </w:r>
    </w:p>
    <w:p>
      <w:pPr>
        <w:pStyle w:val="Heading2"/>
      </w:pPr>
      <w:r>
        <w:t xml:space="preserve">15.4 Third party rights</w:t>
      </w:r>
    </w:p>
    <w:p>
      <w:pPr>
        <w:pStyle w:val="ListParagraph"/>
        <w:numPr>
          <w:ilvl w:val="1"/>
          <w:numId w:val="2"/>
        </w:numPr>
        <w:spacing w:after="120" w:line="276"/>
      </w:pPr>
      <w:r>
        <w:t xml:space="preserve">A person who is not a party to this contract has no right under the Contracts (Rights of Third Parties) Act 1999 to enforce any of its terms.</w:t>
      </w:r>
    </w:p>
    <w:p>
      <w:pPr>
        <w:pStyle w:val="Heading2"/>
      </w:pPr>
      <w:r>
        <w:t xml:space="preserve">15.5 Counterparts</w:t>
      </w:r>
    </w:p>
    <w:p>
      <w:pPr>
        <w:pStyle w:val="ListParagraph"/>
        <w:numPr>
          <w:ilvl w:val="1"/>
          <w:numId w:val="2"/>
        </w:numPr>
        <w:spacing w:after="120" w:line="276"/>
      </w:pPr>
      <w:r>
        <w:t xml:space="preserve">This contract may be executed in any number of counterparts, each of which when executed and delivered constitutes an original, but all the counterparts together constitute one contract.</w:t>
      </w:r>
    </w:p>
    <w:p>
      <w:pPr>
        <w:pStyle w:val="Heading2"/>
      </w:pPr>
      <w:r>
        <w:t xml:space="preserve">15.6 Governing law and jurisdiction</w:t>
      </w:r>
    </w:p>
    <w:p>
      <w:pPr>
        <w:pStyle w:val="ListParagraph"/>
        <w:numPr>
          <w:ilvl w:val="1"/>
          <w:numId w:val="2"/>
        </w:numPr>
        <w:spacing w:after="120" w:line="276"/>
      </w:pPr>
      <w:r>
        <w:t xml:space="preserve">This contract and any dispute arising out of it are governed by the law of England and Wales and the parties submit to the exclusive jurisdiction of the courts of England and Wales.</w:t>
      </w:r>
    </w:p>
    <w:p>
      <w:pPr>
        <w:spacing w:after="120" w:before="240"/>
      </w:pPr>
      <w:r>
        <w:rPr>
          <w:b/>
          <w:bCs/>
          <w:sz w:val="22"/>
          <w:szCs w:val="22"/>
        </w:rPr>
        <w:t xml:space="preserve">SCHEDULE 1 — The Leases and Rent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300"/>
        <w:gridCol w:w="800"/>
        <w:gridCol w:w="1740"/>
        <w:gridCol w:w="196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Floor / unit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Tenant</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Term commencement</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Term</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Current rent (£ p.a.)</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Rent deposit (£)</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Ground &amp; first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486,000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Fourth &amp; fifth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392,000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196,000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Brindley Marketing Limited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29 Sep 2021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244,800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122,400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Second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Calderfield Recruitment Ltd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24 Jun 2020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178,750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Sixth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Whitstable Advisory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Dec 2022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168,300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Seventh (penthouse)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Norhampton Family Office Ltd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2023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112,500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Lower ground (storage/parking)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26,400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1,608,750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318,400</w:t>
            </w:r>
          </w:p>
        </w:tc>
      </w:tr>
    </w:tbl>
    <w:p>
      <w:pPr>
        <w:spacing w:after="120" w:before="240"/>
      </w:pPr>
      <w:r>
        <w:rPr>
          <w:b/>
          <w:bCs/>
          <w:sz w:val="22"/>
          <w:szCs w:val="22"/>
        </w:rPr>
        <w:t xml:space="preserve">SCHEDULE 2 — The Property</w:t>
      </w:r>
    </w:p>
    <w:p>
      <w:pPr>
        <w:spacing w:after="120" w:line="276"/>
      </w:pPr>
      <w:r>
        <w:t xml:space="preserve">ALL THAT freehold land and building known as Ashby House, 40 Curzon Street, London W1J 7TL, being a self-contained office building of basement, lower ground, ground and seven upper floors, comprising approximately 38,420 sq ft (net internal area) together with associated plant, the rear electricity sub-station enclosure and the rights and reservations contained in the registered title NGL612904, shown edged red on the title plan.</w:t>
      </w:r>
    </w:p>
    <w:p>
      <w:pPr>
        <w:spacing w:after="120" w:before="240"/>
      </w:pPr>
      <w:r>
        <w:rPr>
          <w:b/>
          <w:bCs/>
          <w:sz w:val="22"/>
          <w:szCs w:val="22"/>
        </w:rPr>
        <w:t xml:space="preserve">SCHEDULE 3 — Title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Item</w:t>
            </w:r>
          </w:p>
        </w:tc>
        <w:tc>
          <w:tcPr>
            <w:tcW w:type="dxa" w:w="8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Document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Official copies of the register and title plan for title number NGL612904 (date of search to be inserted)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Transfer dated 11 May 2018 (Seller's acquisition)</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Deed of easement dated 14 June 1998 (sub-station and support)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seven occupational Leases and any licences and deeds of variation listed in the data room</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5</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Rent deposit deeds dated 3 February 2022 and 19 September 2023</w:t>
            </w:r>
          </w:p>
        </w:tc>
      </w:tr>
    </w:tbl>
    <w:p>
      <w:pPr>
        <w:spacing w:after="120" w:before="240"/>
      </w:pPr>
      <w:r>
        <w:rPr>
          <w:b/>
          <w:bCs/>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Signed by or on behalf of the Seller</w:t>
            </w:r>
          </w:p>
          <w:p>
            <w:pPr>
              <w:spacing w:after="0"/>
            </w:pPr>
            <w:r>
              <w:rPr>
                <w:b w:val="false"/>
                <w:bCs w:val="false"/>
              </w:rPr>
              <w:t xml:space="preserve">WESTMORELAND PROPERTY HOLDINGS LIMITED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Signature: ......................................</w:t>
            </w:r>
          </w:p>
          <w:p>
            <w:pPr>
              <w:spacing w:after="0"/>
            </w:pPr>
            <w:r>
              <w:rPr>
                <w:b w:val="false"/>
                <w:bCs w:val="false"/>
              </w:rPr>
              <w:t xml:space="preserve">Name: Gerald Westmoreland</w:t>
            </w:r>
          </w:p>
          <w:p>
            <w:pPr>
              <w:spacing w:after="0"/>
            </w:pPr>
            <w:r>
              <w:rPr>
                <w:b w:val="false"/>
                <w:bCs w:val="false"/>
              </w:rPr>
              <w:t xml:space="preserve">Title: Director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Signed by or on behalf of the Buyer</w:t>
            </w:r>
          </w:p>
          <w:p>
            <w:pPr>
              <w:spacing w:after="0"/>
            </w:pPr>
            <w:r>
              <w:rPr>
                <w:b w:val="false"/>
                <w:bCs w:val="false"/>
              </w:rPr>
              <w:t xml:space="preserve">MARCHWOOD PROPERTY GROUP LIMITED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Signature: ......................................</w:t>
            </w:r>
          </w:p>
          <w:p>
            <w:pPr>
              <w:spacing w:after="0"/>
            </w:pPr>
            <w:r>
              <w:rPr>
                <w:b w:val="false"/>
                <w:bCs w:val="false"/>
              </w:rPr>
              <w:t xml:space="preserve">Name: Daniel Hartley</w:t>
            </w:r>
          </w:p>
          <w:p>
            <w:pPr>
              <w:spacing w:after="0"/>
            </w:pPr>
            <w:r>
              <w:rPr>
                <w:b w:val="false"/>
                <w:bCs w:val="false"/>
              </w:rPr>
              <w:t xml:space="preserve">Title: Managing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2026-06-26T02:42:05.191Z</dcterms:created>
  <dcterms:modified xsi:type="dcterms:W3CDTF">2026-06-26T02:42:05.191Z</dcterms:modified>
</cp:coreProperties>
</file>

<file path=docProps/custom.xml><?xml version="1.0" encoding="utf-8"?>
<Properties xmlns="http://schemas.openxmlformats.org/officeDocument/2006/custom-properties" xmlns:vt="http://schemas.openxmlformats.org/officeDocument/2006/docPropsVTypes"/>
</file>