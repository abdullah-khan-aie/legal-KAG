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DATED [•] March 2025</w:t>
      </w:r>
    </w:p>
    <w:p>
      <w:pPr>
        <w:spacing w:after="40"/>
        <w:jc w:val="center"/>
      </w:pPr>
      <w:r>
        <w:rPr>
          <w:b/>
          <w:bCs/>
        </w:rPr>
        <w:t xml:space="preserve">HARTWELL CAWLEY ESTATES LIMITED  (1)</w:t>
      </w:r>
    </w:p>
    <w:p>
      <w:pPr>
        <w:spacing w:after="240"/>
        <w:jc w:val="center"/>
      </w:pPr>
      <w:r>
        <w:rPr>
          <w:b/>
          <w:bCs/>
        </w:rPr>
        <w:t xml:space="preserve">MARCHWOOD PROPERTY GROUP LIMITED  (2)</w:t>
      </w:r>
    </w:p>
    <w:p>
      <w:pPr>
        <w:spacing w:after="40"/>
        <w:jc w:val="center"/>
      </w:pPr>
      <w:r>
        <w:rPr>
          <w:b/>
          <w:bCs/>
          <w:sz w:val="32"/>
          <w:szCs w:val="32"/>
        </w:rPr>
        <w:t xml:space="preserve">CONTRACT</w:t>
      </w:r>
    </w:p>
    <w:p>
      <w:pPr>
        <w:spacing w:after="20"/>
        <w:jc w:val="center"/>
      </w:pPr>
      <w:r>
        <w:rPr>
          <w:i/>
          <w:iCs/>
        </w:rPr>
        <w:t xml:space="preserve">for the sale and purchase of the freehold property known as</w:t>
      </w:r>
    </w:p>
    <w:p>
      <w:pPr>
        <w:spacing w:after="240"/>
        <w:jc w:val="center"/>
      </w:pPr>
      <w:r>
        <w:rPr>
          <w:i/>
          <w:iCs/>
        </w:rPr>
        <w:t xml:space="preserve">Westcliff House, 14–18 Forbury Road, Reading RG1 3JH</w:t>
      </w:r>
    </w:p>
    <w:p>
      <w:pPr>
        <w:spacing w:after="120"/>
      </w:pPr>
      <w:r>
        <w:rPr>
          <w:b/>
          <w:bCs/>
        </w:rPr>
        <w:t xml:space="preserve">THIS CONTRACT</w:t>
      </w:r>
      <w:r>
        <w:t xml:space="preserve"> is made on [•] March 2025 between the parties listed below and incorporates the Standard Commercial Property Conditions (Third Edition — 2018 Revision) (the “Standard Conditions”).</w:t>
      </w:r>
    </w:p>
    <w:p>
      <w:pPr>
        <w:pStyle w:val="Heading2"/>
      </w:pPr>
      <w:r>
        <w:t xml:space="preserve">PARTIES</w:t>
      </w:r>
    </w:p>
    <w:p>
      <w:pPr>
        <w:pStyle w:val="ListParagraph"/>
        <w:numPr>
          <w:ilvl w:val="0"/>
          <w:numId w:val="2"/>
        </w:numPr>
        <w:spacing w:after="100"/>
      </w:pPr>
      <w:r>
        <w:rPr>
          <w:b/>
          <w:bCs/>
        </w:rPr>
        <w:t xml:space="preserve">HARTWELL CAWLEY ESTATES LIMITED </w:t>
      </w:r>
      <w:r>
        <w:t xml:space="preserve">(company number 06623419) whose registered office is at Cawley House, 2 Greyfriars Road, Reading RG1 1NU (the </w:t>
      </w:r>
      <w:r>
        <w:rPr>
          <w:b/>
          <w:bCs/>
        </w:rPr>
        <w:t xml:space="preserve">Seller</w:t>
      </w:r>
      <w:r>
        <w:t xml:space="preserve">); and</w:t>
      </w:r>
    </w:p>
    <w:p>
      <w:pPr>
        <w:pStyle w:val="ListParagraph"/>
        <w:numPr>
          <w:ilvl w:val="0"/>
          <w:numId w:val="2"/>
        </w:numPr>
        <w:spacing w:after="100"/>
      </w:pPr>
      <w:r>
        <w:rPr>
          <w:b/>
          <w:bCs/>
        </w:rPr>
        <w:t xml:space="preserve">MARCHWOOD PROPERTY GROUP LIMITED </w:t>
      </w:r>
      <w:r>
        <w:t xml:space="preserve">(company number 04918823) whose registered office is at Marchwood House, 8 Castle Street, London EC3V 9DL (the </w:t>
      </w:r>
      <w:r>
        <w:rPr>
          <w:b/>
          <w:bCs/>
        </w:rPr>
        <w:t xml:space="preserve">Buyer</w:t>
      </w:r>
      <w:r>
        <w:t xml:space="preserve">).</w:t>
      </w:r>
    </w:p>
    <w:p>
      <w:pPr>
        <w:pStyle w:val="Heading1"/>
      </w:pPr>
      <w:r>
        <w:t xml:space="preserve">1. Definitions and interpretation</w:t>
      </w:r>
    </w:p>
    <w:p>
      <w:pPr>
        <w:pStyle w:val="ListParagraph"/>
        <w:numPr>
          <w:ilvl w:val="0"/>
          <w:numId w:val="2"/>
        </w:numPr>
        <w:spacing w:after="100"/>
      </w:pPr>
      <w:r>
        <w:rPr>
          <w:b/>
          <w:bCs/>
        </w:rPr>
        <w:t xml:space="preserve">Completion Date</w:t>
      </w:r>
      <w:r>
        <w:t xml:space="preserve"> means [•] April 2025 or such other date as the parties may agree in writing;</w:t>
      </w:r>
    </w:p>
    <w:p>
      <w:pPr>
        <w:pStyle w:val="ListParagraph"/>
        <w:numPr>
          <w:ilvl w:val="0"/>
          <w:numId w:val="2"/>
        </w:numPr>
        <w:spacing w:after="100"/>
      </w:pPr>
      <w:r>
        <w:rPr>
          <w:b/>
          <w:bCs/>
        </w:rPr>
        <w:t xml:space="preserve">Deposit</w:t>
      </w:r>
      <w:r>
        <w:t xml:space="preserve"> means £845,000 (being 10% of the Purchase Price);</w:t>
      </w:r>
    </w:p>
    <w:p>
      <w:pPr>
        <w:pStyle w:val="ListParagraph"/>
        <w:numPr>
          <w:ilvl w:val="0"/>
          <w:numId w:val="2"/>
        </w:numPr>
        <w:spacing w:after="100"/>
      </w:pPr>
      <w:r>
        <w:rPr>
          <w:b/>
          <w:bCs/>
        </w:rPr>
        <w:t xml:space="preserve">Property</w:t>
      </w:r>
      <w:r>
        <w:t xml:space="preserve"> means the freehold property known as Westcliff House, 14–18 Forbury Road, Reading RG1 3JH registered at HM Land Registry under title number BK418772, more particularly described in Schedule 1;</w:t>
      </w:r>
    </w:p>
    <w:p>
      <w:pPr>
        <w:pStyle w:val="ListParagraph"/>
        <w:numPr>
          <w:ilvl w:val="0"/>
          <w:numId w:val="2"/>
        </w:numPr>
        <w:spacing w:after="100"/>
      </w:pPr>
      <w:r>
        <w:rPr>
          <w:b/>
          <w:bCs/>
        </w:rPr>
        <w:t xml:space="preserve">Purchase Price</w:t>
      </w:r>
      <w:r>
        <w:t xml:space="preserve"> means £8,450,000 exclusive of VAT;</w:t>
      </w:r>
    </w:p>
    <w:p>
      <w:pPr>
        <w:pStyle w:val="ListParagraph"/>
        <w:numPr>
          <w:ilvl w:val="0"/>
          <w:numId w:val="2"/>
        </w:numPr>
        <w:spacing w:after="100"/>
      </w:pPr>
      <w:r>
        <w:rPr>
          <w:b/>
          <w:bCs/>
        </w:rPr>
        <w:t xml:space="preserve">Occupational Leases</w:t>
      </w:r>
      <w:r>
        <w:t xml:space="preserve"> means the leases and tenancies listed in Schedule 2 subject to and with the benefit of which the Property is sold;</w:t>
      </w:r>
    </w:p>
    <w:p>
      <w:pPr>
        <w:pStyle w:val="ListParagraph"/>
        <w:numPr>
          <w:ilvl w:val="0"/>
          <w:numId w:val="2"/>
        </w:numPr>
        <w:spacing w:after="100"/>
      </w:pPr>
      <w:r>
        <w:rPr>
          <w:b/>
          <w:bCs/>
        </w:rPr>
        <w:t xml:space="preserve">Standard Conditions</w:t>
      </w:r>
      <w:r>
        <w:t xml:space="preserve"> means the Standard Commercial Property Conditions (Third Edition — 2018 Revision), which apply to this Contract except as varied or excluded by it.</w:t>
      </w:r>
    </w:p>
    <w:p>
      <w:pPr>
        <w:pStyle w:val="ListParagraph"/>
        <w:numPr>
          <w:ilvl w:val="0"/>
          <w:numId w:val="2"/>
        </w:numPr>
        <w:spacing w:after="100"/>
      </w:pPr>
      <w:r>
        <w:t xml:space="preserve">References to clauses and Schedules are to clauses of and Schedules to this Contract. The Schedules form part of this Contract.</w:t>
      </w:r>
    </w:p>
    <w:p>
      <w:pPr>
        <w:pStyle w:val="Heading1"/>
      </w:pPr>
      <w:r>
        <w:t xml:space="preserve">2. Agreement for sale</w:t>
      </w:r>
    </w:p>
    <w:p>
      <w:pPr>
        <w:pStyle w:val="ListParagraph"/>
        <w:numPr>
          <w:ilvl w:val="0"/>
          <w:numId w:val="2"/>
        </w:numPr>
        <w:spacing w:after="100"/>
      </w:pPr>
      <w:r>
        <w:t xml:space="preserve">The Seller will sell and the Buyer will buy the Property for the Purchase Price subject to and with the benefit of the Occupational Leases.</w:t>
      </w:r>
    </w:p>
    <w:p>
      <w:pPr>
        <w:pStyle w:val="ListParagraph"/>
        <w:numPr>
          <w:ilvl w:val="0"/>
          <w:numId w:val="2"/>
        </w:numPr>
        <w:spacing w:after="100"/>
      </w:pPr>
      <w:r>
        <w:t xml:space="preserve">The Property is sold with full title guarantee.</w:t>
      </w:r>
    </w:p>
    <w:p>
      <w:pPr>
        <w:pStyle w:val="Heading1"/>
      </w:pPr>
      <w:r>
        <w:t xml:space="preserve">3. Deposit</w:t>
      </w:r>
    </w:p>
    <w:p>
      <w:pPr>
        <w:pStyle w:val="ListParagraph"/>
        <w:numPr>
          <w:ilvl w:val="0"/>
          <w:numId w:val="2"/>
        </w:numPr>
        <w:spacing w:after="100"/>
      </w:pPr>
      <w:r>
        <w:t xml:space="preserve">On the date of this Contract the Buyer will pay the Deposit to the Seller’s conveyancer. The Deposit will be held by the Seller’s conveyancer as </w:t>
      </w:r>
      <w:del w:id="901" w:author="Martin Greaves (Marlowe Greaves LLP)" w:date="2025-03-04T10:15:00Z">
        <w:r>
          <w:delText>stakeholder</w:delText>
        </w:r>
      </w:del>
      <w:ins w:id="902" w:author="Martin Greaves (Marlowe Greaves LLP)" w:date="2025-03-04T10:15:00Z">
        <w:r>
          <w:t>agent for the Seller</w:t>
        </w:r>
      </w:ins>
      <w:r>
        <w:t xml:space="preserve"> pending completion.</w:t>
      </w:r>
    </w:p>
    <w:p>
      <w:pPr>
        <w:pStyle w:val="ListParagraph"/>
        <w:numPr>
          <w:ilvl w:val="0"/>
          <w:numId w:val="2"/>
        </w:numPr>
        <w:spacing w:after="100"/>
      </w:pPr>
      <w:r>
        <w:t xml:space="preserve">Standard Condition 2.2 (deposit paid by cheque) does not apply; the Deposit will be paid by electronic transfer of cleared funds.</w:t>
      </w:r>
    </w:p>
    <w:p>
      <w:pPr>
        <w:pStyle w:val="Heading1"/>
      </w:pPr>
      <w:r>
        <w:t xml:space="preserve">4. Purchase Price and VAT</w:t>
      </w:r>
    </w:p>
    <w:p>
      <w:pPr>
        <w:pStyle w:val="ListParagraph"/>
        <w:numPr>
          <w:ilvl w:val="0"/>
          <w:numId w:val="2"/>
        </w:numPr>
        <w:spacing w:after="100"/>
      </w:pPr>
      <w:r>
        <w:t xml:space="preserve">The balance of the Purchase Price will be paid on the Completion Date in accordance with clause 8.</w:t>
      </w:r>
    </w:p>
    <w:p>
      <w:pPr>
        <w:pStyle w:val="ListParagraph"/>
        <w:numPr>
          <w:ilvl w:val="0"/>
          <w:numId w:val="2"/>
        </w:numPr>
        <w:spacing w:after="100"/>
      </w:pPr>
      <w:r>
        <w:t xml:space="preserve">The parties intend that the sale of the Property is a transfer of a going concern for VAT purposes and accordingly that no VAT is chargeable. The Buyer warrants that, on or before the Completion Date, it will be registered for VAT, will have exercised an option to tax the Property and notified that option to HMRC, and will not have revoked that option. If, notwithstanding the parties’ intention, VAT is chargeable on the sale, the Buyer will pay that VAT in addition to the Purchase Price against delivery of a valid VAT invoice.</w:t>
      </w:r>
    </w:p>
    <w:p>
      <w:pPr>
        <w:pStyle w:val="Heading1"/>
      </w:pPr>
      <w:r>
        <w:t xml:space="preserve">5. Title</w:t>
      </w:r>
    </w:p>
    <w:p>
      <w:pPr>
        <w:pStyle w:val="ListParagraph"/>
        <w:numPr>
          <w:ilvl w:val="0"/>
          <w:numId w:val="2"/>
        </w:numPr>
        <w:spacing w:after="100"/>
      </w:pPr>
      <w:r>
        <w:t xml:space="preserve">The Buyer is deemed to have full knowledge of the Occupational Leases and of the matters contained or referred to in the official copies of title number BK418772 and will raise no requisition or objection in respect of them.</w:t>
      </w:r>
    </w:p>
    <w:p>
      <w:pPr>
        <w:pStyle w:val="ListParagraph"/>
        <w:numPr>
          <w:ilvl w:val="0"/>
          <w:numId w:val="2"/>
        </w:numPr>
        <w:spacing w:after="100"/>
      </w:pPr>
      <w:r>
        <w:t xml:space="preserve">The Property is sold subject to the matters set out in Schedule 3 (Matters affecting the Property) and to such other matters as are discoverable by inspection of the Property before the date of this Contract.</w:t>
      </w:r>
    </w:p>
    <w:p>
      <w:pPr>
        <w:pStyle w:val="Heading1"/>
      </w:pPr>
      <w:r>
        <w:t xml:space="preserve">6. Occupational Leases and rents</w:t>
      </w:r>
    </w:p>
    <w:p>
      <w:pPr>
        <w:pStyle w:val="ListParagraph"/>
        <w:numPr>
          <w:ilvl w:val="0"/>
          <w:numId w:val="2"/>
        </w:numPr>
        <w:spacing w:after="100"/>
      </w:pPr>
      <w:r>
        <w:t xml:space="preserve">The Property is sold subject to and with the benefit of the Occupational Leases. The Seller will not, between the date of this Contract and completion, without the Buyer’s consent (not to be unreasonably withheld), grant, vary, surrender or agree to surrender any of the Occupational Leases, or agree any rent review, or commence any forfeiture proceedings.</w:t>
      </w:r>
    </w:p>
    <w:p>
      <w:pPr>
        <w:pStyle w:val="ListParagraph"/>
        <w:numPr>
          <w:ilvl w:val="0"/>
          <w:numId w:val="2"/>
        </w:numPr>
        <w:spacing w:after="100"/>
      </w:pPr>
      <w:r>
        <w:t xml:space="preserve">The rents and other periodical outgoings will be apportioned on a daily basis as at the Completion Date in accordance with Standard Condition 6.3, and any arrears of rent will be dealt with in accordance with clause 9.</w:t>
      </w:r>
    </w:p>
    <w:p>
      <w:pPr>
        <w:pStyle w:val="Heading1"/>
      </w:pPr>
      <w:r>
        <w:t xml:space="preserve">7. Insurance</w:t>
      </w:r>
    </w:p>
    <w:p>
      <w:pPr>
        <w:pStyle w:val="ListParagraph"/>
        <w:numPr>
          <w:ilvl w:val="0"/>
          <w:numId w:val="2"/>
        </w:numPr>
        <w:spacing w:after="100"/>
      </w:pPr>
      <w:r>
        <w:t xml:space="preserve">The Seller will keep the Property insured to its full reinstatement value until completion and the risk in the Property remains with the Seller until completion, varying Standard Condition 7.1 accordingly.</w:t>
      </w:r>
    </w:p>
    <w:p>
      <w:pPr>
        <w:pStyle w:val="Heading1"/>
      </w:pPr>
      <w:r>
        <w:t xml:space="preserve">8. Completion</w:t>
      </w:r>
    </w:p>
    <w:p>
      <w:pPr>
        <w:pStyle w:val="ListParagraph"/>
        <w:numPr>
          <w:ilvl w:val="0"/>
          <w:numId w:val="2"/>
        </w:numPr>
        <w:spacing w:after="100"/>
      </w:pPr>
      <w:r>
        <w:t xml:space="preserve">Completion will take place on the Completion Date at the offices of the Seller’s conveyancer or where they may reasonably direct, or by an agreed remote completion procedure.</w:t>
      </w:r>
    </w:p>
    <w:p>
      <w:pPr>
        <w:pStyle w:val="ListParagraph"/>
        <w:numPr>
          <w:ilvl w:val="0"/>
          <w:numId w:val="2"/>
        </w:numPr>
        <w:spacing w:after="100"/>
      </w:pPr>
      <w:r>
        <w:t xml:space="preserve">On completion the Buyer will pay the balance of the Purchase Price (as adjusted by the apportionments) by electronic transfer of cleared funds and the Seller will deliver an executed transfer in the form annexed at Schedule 4, the documents of title and authorities to the tenants to pay future rents to the Buyer.</w:t>
      </w:r>
    </w:p>
    <w:p>
      <w:pPr>
        <w:pStyle w:val="ListParagraph"/>
        <w:numPr>
          <w:ilvl w:val="0"/>
          <w:numId w:val="2"/>
        </w:numPr>
        <w:spacing w:after="100"/>
      </w:pPr>
      <w:r>
        <w:t xml:space="preserve">If completion does not take place by </w:t>
      </w:r>
      <w:del w:id="903" w:author="Elena Marchetti (Whitfield Carter LLP)" w:date="2025-03-06T16:40:00Z">
        <w:r>
          <w:delText>2.00</w:delText>
        </w:r>
      </w:del>
      <w:ins w:id="904" w:author="Elena Marchetti (Whitfield Carter LLP)" w:date="2025-03-06T16:40:00Z">
        <w:r>
          <w:t>1.00</w:t>
        </w:r>
      </w:ins>
      <w:r>
        <w:t xml:space="preserve"> pm on the Completion Date it is treated for the purposes of the apportionments and of Standard Condition 9 as taking place on the next working day.</w:t>
      </w:r>
    </w:p>
    <w:p>
      <w:pPr>
        <w:pStyle w:val="Heading1"/>
      </w:pPr>
      <w:r>
        <w:t xml:space="preserve">9. Rent arrears</w:t>
      </w:r>
    </w:p>
    <w:p>
      <w:pPr>
        <w:pStyle w:val="ListParagraph"/>
        <w:numPr>
          <w:ilvl w:val="0"/>
          <w:numId w:val="2"/>
        </w:numPr>
        <w:spacing w:after="100"/>
      </w:pPr>
      <w:r>
        <w:t xml:space="preserve">Any rent or other sums due under the Occupational Leases which are in arrears at completion will be apportioned and dealt with in accordance with Schedule 5; the Buyer will use reasonable endeavours to recover arrears on the Seller’s behalf but is not required to commence legal proceedings</w:t>
      </w:r>
      <w:ins w:id="905" w:author="Elena Marchetti (Whitfield Carter LLP)" w:date="2025-03-06T16:40:00Z">
        <w:r>
          <w:t xml:space="preserve">, and will account to the Seller for any arrears recovered within 10 working days of receipt in cleared funds</w:t>
        </w:r>
      </w:ins>
      <w:r>
        <w:t xml:space="preserve">.</w:t>
      </w:r>
    </w:p>
    <w:p>
      <w:pPr>
        <w:pStyle w:val="Heading1"/>
      </w:pPr>
      <w:r>
        <w:t xml:space="preserve">10. Title guarantee and covenants</w:t>
      </w:r>
    </w:p>
    <w:p>
      <w:pPr>
        <w:pStyle w:val="ListParagraph"/>
        <w:numPr>
          <w:ilvl w:val="0"/>
          <w:numId w:val="2"/>
        </w:numPr>
        <w:spacing w:after="100"/>
      </w:pPr>
      <w:r>
        <w:t xml:space="preserve">The Seller sells with full title guarantee but the covenants set out in sections 2 to 5 of the Law of Property (Miscellaneous Provisions) Act 1994 are modified so that the Seller is not liable for any matter disclosed in this Contract or registered at HM Land Registry, Companies House or the Land Charges Department before the date of this Contract.</w:t>
      </w:r>
    </w:p>
    <w:p>
      <w:pPr>
        <w:pStyle w:val="Heading1"/>
      </w:pPr>
      <w:r>
        <w:t xml:space="preserve">11. Buyer’s acknowledgement</w:t>
      </w:r>
    </w:p>
    <w:p>
      <w:pPr>
        <w:pStyle w:val="ListParagraph"/>
        <w:numPr>
          <w:ilvl w:val="0"/>
          <w:numId w:val="2"/>
        </w:numPr>
        <w:spacing w:after="100"/>
      </w:pPr>
      <w:r>
        <w:t xml:space="preserve">The Buyer acknowledges that it has entered into this Contract in reliance on its own inspection and investigations and the Seller’s written replies to enquiries, and not in reliance on any other representation or warranty by or on behalf of the Seller.</w:t>
      </w:r>
    </w:p>
    <w:p>
      <w:pPr>
        <w:pStyle w:val="Heading1"/>
      </w:pPr>
      <w:r>
        <w:t xml:space="preserve">12. Notices, assignment and third parties</w:t>
      </w:r>
    </w:p>
    <w:p>
      <w:pPr>
        <w:pStyle w:val="ListParagraph"/>
        <w:numPr>
          <w:ilvl w:val="0"/>
          <w:numId w:val="2"/>
        </w:numPr>
        <w:spacing w:after="100"/>
      </w:pPr>
      <w:r>
        <w:t xml:space="preserve">Standard Condition 1.3 applies to the service of notices. The Buyer may not assign, charge or deal with the benefit of this Contract. A person who is not a party to this Contract has no rights under the Contracts (Rights of Third Parties) Act 1999 to enforce any of its terms.</w:t>
      </w:r>
    </w:p>
    <w:p>
      <w:pPr>
        <w:pStyle w:val="Heading1"/>
      </w:pPr>
      <w:r>
        <w:t xml:space="preserve">13. Entire agreement</w:t>
      </w:r>
    </w:p>
    <w:p>
      <w:pPr>
        <w:pStyle w:val="ListParagraph"/>
        <w:numPr>
          <w:ilvl w:val="0"/>
          <w:numId w:val="2"/>
        </w:numPr>
        <w:spacing w:after="100"/>
      </w:pPr>
      <w:r>
        <w:t xml:space="preserve">This Contract, together with the documents referred to in it, constitutes the entire agreement between the parties relating to the sale and purchase of the Property and supersedes all previous heads of terms, correspondence and arrangements.</w:t>
      </w:r>
    </w:p>
    <w:p>
      <w:pPr>
        <w:pStyle w:val="Heading1"/>
      </w:pPr>
      <w:r>
        <w:t xml:space="preserve">14. Governing law and jurisdiction</w:t>
      </w:r>
    </w:p>
    <w:p>
      <w:pPr>
        <w:pStyle w:val="ListParagraph"/>
        <w:numPr>
          <w:ilvl w:val="0"/>
          <w:numId w:val="2"/>
        </w:numPr>
        <w:spacing w:after="100"/>
      </w:pPr>
      <w:r>
        <w:t xml:space="preserve">This Contract and any dispute arising out of it are governed by the law of England and Wales and the parties submit to the exclusive jurisdiction of the courts of England and Wales.</w:t>
      </w:r>
    </w:p>
    <w:p>
      <w:pPr>
        <w:spacing w:after="120"/>
      </w:pPr>
      <w:r>
        <w:t xml:space="preserve"> </w:t>
      </w:r>
    </w:p>
    <w:p>
      <w:pPr>
        <w:spacing w:after="120"/>
      </w:pPr>
      <w:r>
        <w:rPr>
          <w:b/>
          <w:bCs/>
        </w:rPr>
        <w:t xml:space="preserve">SIGNED for and on behalf of HARTWELL CAWLEY ESTATES LIMITED</w:t>
      </w:r>
    </w:p>
    <w:p>
      <w:pPr>
        <w:spacing w:after="120"/>
      </w:pPr>
      <w:r>
        <w:t xml:space="preserve">Signature: ............................................   Name: David Renton   Director</w:t>
      </w:r>
    </w:p>
    <w:p>
      <w:pPr>
        <w:spacing w:after="120"/>
      </w:pPr>
      <w:r>
        <w:t xml:space="preserve"> </w:t>
      </w:r>
    </w:p>
    <w:p>
      <w:pPr>
        <w:spacing w:after="120"/>
      </w:pPr>
      <w:r>
        <w:rPr>
          <w:b/>
          <w:bCs/>
        </w:rPr>
        <w:t xml:space="preserve">SIGNED for and on behalf of MARCHWOOD PROPERTY GROUP LIMITED</w:t>
      </w:r>
    </w:p>
    <w:p>
      <w:pPr>
        <w:spacing w:after="120"/>
      </w:pPr>
      <w:r>
        <w:t xml:space="preserve">Signature: ............................................   Name: Daniel Hartley   Director</w:t>
      </w:r>
    </w:p>
    <w:p>
      <w:pPr>
        <w:pStyle w:val="Heading1"/>
        <w:pageBreakBefore/>
      </w:pPr>
      <w:r>
        <w:t xml:space="preserve">Schedule 1 — The Property</w:t>
      </w:r>
    </w:p>
    <w:p>
      <w:pPr>
        <w:spacing w:after="120"/>
      </w:pPr>
      <w:r>
        <w:t xml:space="preserve">ALL THAT freehold land and building known as Westcliff House, 14–18 Forbury Road, Reading RG1 3JH shown edged red on the plan annexed and registered at HM Land Registry with title absolute under title number BK418772, comprising a five-storey office building with two ground-floor retail units (Units A and B) and 26 car-parking spaces, together with all rights, easements and appurtenances belonging to it.</w:t>
      </w:r>
    </w:p>
    <w:p>
      <w:pPr>
        <w:pStyle w:val="Heading1"/>
        <w:pageBreakBefore/>
      </w:pPr>
      <w:r>
        <w:t xml:space="preserve">Schedule 2 — Occupational Leases</w:t>
      </w:r>
    </w:p>
    <w:p>
      <w:pPr>
        <w:spacing w:after="120"/>
      </w:pPr>
      <w:r>
        <w:t xml:space="preserve">The Property is sold subject to and with the benefit of the following Occupational Leases (full particulars are set out in the agreed tenancy schedule):</w:t>
      </w:r>
    </w:p>
    <w:p>
      <w:pPr>
        <w:pStyle w:val="ListParagraph"/>
        <w:numPr>
          <w:ilvl w:val="0"/>
          <w:numId w:val="3"/>
        </w:numPr>
        <w:spacing w:after="80"/>
      </w:pPr>
      <w:r>
        <w:t xml:space="preserve">Caldwell Brooke LLP — First and Second Floors — lease dated 12 June 2019 for a term of 10 years — passing rent £268,800 p.a.</w:t>
      </w:r>
    </w:p>
    <w:p>
      <w:pPr>
        <w:pStyle w:val="ListParagraph"/>
        <w:numPr>
          <w:ilvl w:val="0"/>
          <w:numId w:val="3"/>
        </w:numPr>
        <w:spacing w:after="80"/>
      </w:pPr>
      <w:r>
        <w:t xml:space="preserve">Forbury Marketing Limited — Fourth Floor — lease dated 1 October 2021 for a term of 7 years — passing rent £132,000 p.a.</w:t>
      </w:r>
    </w:p>
    <w:p>
      <w:pPr>
        <w:pStyle w:val="ListParagraph"/>
        <w:numPr>
          <w:ilvl w:val="0"/>
          <w:numId w:val="3"/>
        </w:numPr>
        <w:spacing w:after="80"/>
      </w:pPr>
      <w:r>
        <w:t xml:space="preserve">Greenline Coffee Co Limited — Retail Unit A — lease dated 3 March 2022 for a term of 10 years — passing rent £66,000 p.a.</w:t>
      </w:r>
    </w:p>
    <w:p>
      <w:pPr>
        <w:pStyle w:val="ListParagraph"/>
        <w:numPr>
          <w:ilvl w:val="0"/>
          <w:numId w:val="3"/>
        </w:numPr>
        <w:spacing w:after="80"/>
      </w:pPr>
      <w:r>
        <w:t xml:space="preserve">Meridian Opticians Limited — Retail Unit B — lease dated 14 September 2020 for a term of 10 years — passing rent £58,200 p.a.</w:t>
      </w:r>
    </w:p>
    <w:p>
      <w:pPr>
        <w:pStyle w:val="ListParagraph"/>
        <w:numPr>
          <w:ilvl w:val="0"/>
          <w:numId w:val="3"/>
        </w:numPr>
        <w:spacing w:after="80"/>
      </w:pPr>
      <w:r>
        <w:t xml:space="preserve">Penrose Wealth Management Limited — Fifth Floor — lease dated 25 November 2018 for a term of 10 years — passing rent £87,000 p.a.</w:t>
      </w:r>
    </w:p>
    <w:p>
      <w:pPr>
        <w:spacing w:after="120"/>
      </w:pPr>
      <w:r>
        <w:t xml:space="preserve">Third Floor — vacant (sold with vacant possession).</w:t>
      </w:r>
    </w:p>
    <w:p>
      <w:pPr>
        <w:pStyle w:val="Heading1"/>
        <w:pageBreakBefore/>
      </w:pPr>
      <w:r>
        <w:t xml:space="preserve">Schedule 3 — Matters affecting the Property</w:t>
      </w:r>
    </w:p>
    <w:p>
      <w:pPr>
        <w:spacing w:after="120"/>
      </w:pPr>
      <w:r>
        <w:t xml:space="preserve">The entries in the Property and Charges Registers of title number BK418772 (other than financial charges to be discharged on completion); the Occupational Leases; the rights of way and drainage referred to in a Transfer dated 4 May 1998; and all matters disclosed in the Seller’s written replies to enquiries and the searches obtained by the Buyer before the date of this Contract.</w:t>
      </w:r>
    </w:p>
    <w:p>
      <w:pPr>
        <w:pStyle w:val="Heading1"/>
        <w:pageBreakBefore/>
      </w:pPr>
      <w:r>
        <w:t xml:space="preserve">Schedule 4 — Form of Transfer</w:t>
      </w:r>
    </w:p>
    <w:p>
      <w:pPr>
        <w:spacing w:after="120"/>
      </w:pPr>
      <w:r>
        <w:t xml:space="preserve">A transfer of the whole of the Property in form TR1 transferring the Property with full title guarantee, subject to and with the benefit of the Occupational Leases, in the agreed form.</w:t>
      </w:r>
    </w:p>
    <w:p>
      <w:pPr>
        <w:pStyle w:val="Heading1"/>
        <w:pageBreakBefore/>
      </w:pPr>
      <w:r>
        <w:t xml:space="preserve">Schedule 5 — Apportionments and arrears</w:t>
      </w:r>
    </w:p>
    <w:p>
      <w:pPr>
        <w:spacing w:after="120"/>
      </w:pPr>
      <w:r>
        <w:t xml:space="preserve">Rents, service charge and insurance rent under the Occupational Leases will be apportioned on a daily basis as at the Completion Date. Sums paid in advance and referable to the period after completion will be credited to the Buyer; arrears will be retained by the Seller and accounted for in accordance with clause 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2026-06-27T16:15:11.279Z</dcterms:created>
  <dcterms:modified xsi:type="dcterms:W3CDTF">2026-06-27T16:15:11.279Z</dcterms:modified>
</cp:coreProperties>
</file>

<file path=docProps/custom.xml><?xml version="1.0" encoding="utf-8"?>
<Properties xmlns="http://schemas.openxmlformats.org/officeDocument/2006/custom-properties" xmlns:vt="http://schemas.openxmlformats.org/officeDocument/2006/docPropsVTypes"/>
</file>