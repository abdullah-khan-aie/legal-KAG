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DATED [    ] 2025</w:t>
      </w:r>
    </w:p>
    <w:p>
      <w:r>
        <w:t xml:space="preserve"/>
      </w:r>
    </w:p>
    <w:p>
      <w:r>
        <w:t xml:space="preserve"/>
      </w:r>
    </w:p>
    <w:p>
      <w:pPr>
        <w:jc w:val="center"/>
      </w:pPr>
      <w:r>
        <w:rPr>
          <w:b/>
          <w:bCs/>
        </w:rPr>
        <w:t xml:space="preserve">(1)  RAVENSCROFT ESTATES LIMITED</w:t>
      </w:r>
    </w:p>
    <w:p>
      <w:pPr>
        <w:jc w:val="center"/>
      </w:pPr>
      <w:r>
        <w:rPr>
          <w:b/>
          <w:bCs/>
        </w:rPr>
        <w:t xml:space="preserve">(2)  MARCHWOOD PROPERTY GROUP LIMITED</w:t>
      </w:r>
    </w:p>
    <w:p>
      <w:r>
        <w:t xml:space="preserve"/>
      </w:r>
    </w:p>
    <w:p>
      <w:r>
        <w:t xml:space="preserve"/>
      </w:r>
    </w:p>
    <w:p>
      <w:pPr>
        <w:spacing w:after="40"/>
        <w:jc w:val="center"/>
      </w:pPr>
      <w:r>
        <w:rPr>
          <w:b/>
          <w:bCs/>
          <w:sz w:val="28"/>
          <w:szCs w:val="28"/>
        </w:rPr>
        <w:t xml:space="preserve">CONTRACT FOR SALE</w:t>
      </w:r>
    </w:p>
    <w:p>
      <w:pPr>
        <w:spacing w:after="60"/>
        <w:jc w:val="center"/>
      </w:pPr>
      <w:r>
        <w:rPr>
          <w:sz w:val="18"/>
          <w:szCs w:val="18"/>
        </w:rPr>
        <w:t xml:space="preserve">of the freehold property known as</w:t>
      </w:r>
    </w:p>
    <w:p>
      <w:pPr>
        <w:spacing w:after="240"/>
        <w:jc w:val="center"/>
      </w:pPr>
      <w:r>
        <w:rPr>
          <w:b/>
          <w:bCs/>
          <w:sz w:val="20"/>
          <w:szCs w:val="20"/>
        </w:rPr>
        <w:t xml:space="preserve">Cygnet House, 8 Tabard Street, London SE1 4JU</w:t>
      </w:r>
    </w:p>
    <w:p>
      <w:pPr>
        <w:spacing w:after="240"/>
        <w:jc w:val="center"/>
      </w:pPr>
      <w:r>
        <w:rPr>
          <w:i/>
          <w:iCs/>
          <w:sz w:val="18"/>
          <w:szCs w:val="18"/>
        </w:rPr>
        <w:t xml:space="preserve">Incorporating the Standard Commercial Property Conditions (Third Edition — 2018 Revision)</w:t>
      </w:r>
    </w:p>
    <w:p>
      <w:r>
        <w:br w:type="page"/>
      </w:r>
    </w:p>
    <w:p>
      <w:pPr>
        <w:pStyle w:val="Heading1"/>
      </w:pPr>
      <w:r>
        <w:t xml:space="preserve">Particulars of sale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Seller</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Ravenscroft Estates Limited (company number 06214887) of Cygnet House, 8 Tabard Street, London SE1 4JU</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Buyer</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Marchwood Property Group Limited (company number 11820744) of Flint House, 12 Finsbury Circus, London EC2M 7EA</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Property</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The freehold property known as Cygnet House, 8 Tabard Street, London SE1 4JU registered at HM Land Registry under title number TGL445218</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Title guarantee</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Full title guarantee</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Incumbrances</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The matters contained or referred to in the property and charges registers of title number TGL445218 (other than financial charges) and the Leases</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Completion date</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The date 20 working days after the date of this contract or 10 October 2025, whichever is the earlier</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Contract rate</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
            </w:r>
            <w:del w:id="901" w:author="James Osei" w:date="2025-09-04T11:20:00Z">
              <w:r>
                <w:rPr>
                  <w:sz w:val="18"/>
                  <w:szCs w:val="18"/>
                </w:rPr>
                <w:delText xml:space="preserve">4%</w:delText>
              </w:r>
            </w:del>
            <w:ins w:id="902" w:author="James Osei" w:date="2025-09-04T11:20:00Z">
              <w:r>
                <w:rPr>
                  <w:sz w:val="18"/>
                  <w:szCs w:val="18"/>
                </w:rPr>
                <w:t xml:space="preserve">2%</w:t>
              </w:r>
            </w:ins>
            <w:r>
              <w:rPr>
                <w:sz w:val="18"/>
                <w:szCs w:val="18"/>
              </w:rPr>
              <w:t xml:space="preserve"> per annum above the base lending rate of Clydesford Bank plc</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Purchase price</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£21,750,000 (exclusive of VAT, if any)</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Deposit</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£2,175,000 (10% of the Purchase Price)</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VAT</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The sale is a transfer of a going concern (clause 9)</w:t>
            </w:r>
          </w:p>
        </w:tc>
      </w:tr>
    </w:tbl>
    <w:p>
      <w:r>
        <w:br w:type="page"/>
      </w:r>
    </w:p>
    <w:p>
      <w:pPr>
        <w:pStyle w:val="Heading1"/>
      </w:pPr>
      <w:r>
        <w:t xml:space="preserve">Agreed terms</w:t>
      </w:r>
    </w:p>
    <w:p>
      <w:pPr>
        <w:pStyle w:val="Heading2"/>
      </w:pPr>
      <w:r>
        <w:t xml:space="preserve">1.  Definitions and interpretation</w:t>
      </w:r>
    </w:p>
    <w:p>
      <w:pPr>
        <w:pStyle w:val="ListParagraph"/>
        <w:numPr>
          <w:ilvl w:val="0"/>
          <w:numId w:val="2"/>
        </w:numPr>
        <w:spacing w:after="100"/>
      </w:pPr>
      <w:r>
        <w:t xml:space="preserve">In this contract, unless the context otherwise requires:</w:t>
      </w:r>
    </w:p>
    <w:p>
      <w:pPr>
        <w:pStyle w:val="ListParagraph"/>
        <w:numPr>
          <w:ilvl w:val="1"/>
          <w:numId w:val="2"/>
        </w:numPr>
        <w:spacing w:after="100"/>
      </w:pPr>
      <w:r>
        <w:t xml:space="preserve">“Completion Date” means the date for completion specified in the Particulars; “Conditions” means the Standard Commercial Property Conditions (Third Edition — 2018 Revision); “Leases” means the eight occupational leases listed in Schedule 1; “Rent Deposit Deeds” means the rent deposit deeds relating to Units 2 and 5 listed in Schedule 2; “Transfer” means the transfer of the Property to the Buyer in the form annexed; and “VAT” means value added tax.</w:t>
      </w:r>
    </w:p>
    <w:p>
      <w:pPr>
        <w:pStyle w:val="ListParagraph"/>
        <w:numPr>
          <w:ilvl w:val="1"/>
          <w:numId w:val="2"/>
        </w:numPr>
        <w:spacing w:after="100"/>
      </w:pPr>
      <w:r>
        <w:t xml:space="preserve">The Conditions are incorporated into this contract so far as they are not varied by or inconsistent with the express terms of this contract. Where there is a conflict, the express terms prevail. References to a numbered condition are to the corresponding condition of the Conditions.</w:t>
      </w:r>
    </w:p>
    <w:p>
      <w:pPr>
        <w:pStyle w:val="ListParagraph"/>
        <w:numPr>
          <w:ilvl w:val="1"/>
          <w:numId w:val="2"/>
        </w:numPr>
        <w:spacing w:after="100"/>
      </w:pPr>
      <w:r>
        <w:t xml:space="preserve">Words importing the singular include the plural and vice versa, and a reference to a statute includes any subordinate legislation made under it as amended or re-enacted.</w:t>
      </w:r>
    </w:p>
    <w:p>
      <w:pPr>
        <w:pStyle w:val="Heading2"/>
      </w:pPr>
      <w:r>
        <w:t xml:space="preserve">2.  Agreement for sale</w:t>
      </w:r>
    </w:p>
    <w:p>
      <w:pPr>
        <w:pStyle w:val="ListParagraph"/>
        <w:numPr>
          <w:ilvl w:val="1"/>
          <w:numId w:val="2"/>
        </w:numPr>
        <w:spacing w:after="100"/>
      </w:pPr>
      <w:r>
        <w:t xml:space="preserve">The Seller will sell and the Buyer will buy the Property for the Purchase Price subject to and with the benefit of the Leases and the incumbrances set out in the Particulars.</w:t>
      </w:r>
    </w:p>
    <w:p>
      <w:pPr>
        <w:pStyle w:val="ListParagraph"/>
        <w:numPr>
          <w:ilvl w:val="1"/>
          <w:numId w:val="2"/>
        </w:numPr>
        <w:spacing w:after="100"/>
      </w:pPr>
      <w:r>
        <w:t xml:space="preserve">The Property is sold subject to and with the benefit of the matters contained or referred to in the property and charges registers of the registered title (other than financial charges and any entries to be removed on or before completion) and the rights and reservations affecting the Property.</w:t>
      </w:r>
    </w:p>
    <w:p>
      <w:pPr>
        <w:pStyle w:val="Heading2"/>
      </w:pPr>
      <w:r>
        <w:t xml:space="preserve">3.  Deposit</w:t>
      </w:r>
    </w:p>
    <w:p>
      <w:pPr>
        <w:pStyle w:val="ListParagraph"/>
        <w:numPr>
          <w:ilvl w:val="1"/>
          <w:numId w:val="2"/>
        </w:numPr>
        <w:spacing w:after="100"/>
      </w:pPr>
      <w:r>
        <w:t xml:space="preserve">On the date of this contract the Buyer will pay the Deposit to the Seller’s conveyancer by electronic means from an account held in the name of a conveyancer. The Deposit is to be held by the Seller’s conveyancer as stakeholder.</w:t>
      </w:r>
    </w:p>
    <w:p>
      <w:pPr>
        <w:pStyle w:val="ListParagraph"/>
        <w:numPr>
          <w:ilvl w:val="1"/>
          <w:numId w:val="2"/>
        </w:numPr>
        <w:spacing w:after="100"/>
      </w:pPr>
      <w:r>
        <w:t xml:space="preserve">The Deposit is paid in part payment of the Purchase Price. Condition 2.2 is varied accordingly so that the Deposit is held as stakeholder and not as agent for the Seller.</w:t>
      </w:r>
    </w:p>
    <w:p>
      <w:pPr>
        <w:pStyle w:val="Heading2"/>
      </w:pPr>
      <w:r>
        <w:t xml:space="preserve">4.  Title</w:t>
      </w:r>
    </w:p>
    <w:p>
      <w:pPr>
        <w:pStyle w:val="ListParagraph"/>
        <w:numPr>
          <w:ilvl w:val="1"/>
          <w:numId w:val="2"/>
        </w:numPr>
        <w:spacing w:after="100"/>
      </w:pPr>
      <w:r>
        <w:t xml:space="preserve">The Property has a registered title and title has been deduced to the Buyer before the date of this contract by official copies of the register and title plan. The Buyer is treated as having full knowledge of the matters disclosed and may raise no requisition or objection in respect of them after exchange, save in respect of any matter registered after the date of the official copies supplied.</w:t>
      </w:r>
    </w:p>
    <w:p>
      <w:pPr>
        <w:pStyle w:val="ListParagraph"/>
        <w:numPr>
          <w:ilvl w:val="1"/>
          <w:numId w:val="2"/>
        </w:numPr>
        <w:spacing w:after="100"/>
      </w:pPr>
      <w:r>
        <w:t xml:space="preserve">The Transfer will be in the form annexed to this contract and will be executed by the Seller with full title guarantee. The Buyer will not require the Seller to enter into any covenant for title other than those implied by the use of the words “with full title guarantee”.</w:t>
      </w:r>
    </w:p>
    <w:p>
      <w:pPr>
        <w:pStyle w:val="Heading2"/>
      </w:pPr>
      <w:r>
        <w:t xml:space="preserve">5.  Tenancies and management</w:t>
      </w:r>
    </w:p>
    <w:p>
      <w:pPr>
        <w:pStyle w:val="ListParagraph"/>
        <w:numPr>
          <w:ilvl w:val="1"/>
          <w:numId w:val="2"/>
        </w:numPr>
        <w:spacing w:after="100"/>
      </w:pPr>
      <w:r>
        <w:t xml:space="preserve">The Property is sold subject to and with the benefit of the Leases. The Seller has supplied to the Buyer copies of the Leases, the Rent Deposit Deeds and the licences for alterations referred to in Schedule 1, and the Buyer is treated as purchasing with full knowledge of their contents.</w:t>
      </w:r>
    </w:p>
    <w:p>
      <w:pPr>
        <w:pStyle w:val="ListParagraph"/>
        <w:numPr>
          <w:ilvl w:val="1"/>
          <w:numId w:val="2"/>
        </w:numPr>
        <w:spacing w:after="100"/>
      </w:pPr>
      <w:r>
        <w:t xml:space="preserve">The Seller will, until completion, manage the Property in accordance with the principles of good estate management and will not, without the Buyer’s written consent (not to be unreasonably withheld</w:t>
      </w:r>
      <w:ins w:id="907" w:author="James Osei" w:date="2025-09-04T11:20:00Z">
        <w:r>
          <w:t xml:space="preserve"> or delayed, and to be deemed given if not refused within five working days of request</w:t>
        </w:r>
      </w:ins>
      <w:r>
        <w:t xml:space="preserve">), grant, vary, surrender or accept the surrender of any of the Leases, agree any rent review, settle the Unit 4 rent review, or commence any forfeiture proceedings.</w:t>
      </w:r>
    </w:p>
    <w:p>
      <w:pPr>
        <w:pStyle w:val="ListParagraph"/>
        <w:numPr>
          <w:ilvl w:val="1"/>
          <w:numId w:val="2"/>
        </w:numPr>
        <w:spacing w:after="100"/>
      </w:pPr>
      <w:r>
        <w:t xml:space="preserve">The Unit 4 rent review with a review date of 25 March 2025 is outstanding. The conduct and benefit of that review will pass to the Buyer on completion, and the Seller will provide the Buyer with such information and assistance as the Buyer reasonably requires to conclude it. Any increase in rent agreed or determined for the period before completion will be apportioned and accounted for under Schedule 3.</w:t>
      </w:r>
    </w:p>
    <w:p>
      <w:pPr>
        <w:pStyle w:val="Heading2"/>
      </w:pPr>
      <w:r>
        <w:t xml:space="preserve">6.  Rent deposits</w:t>
      </w:r>
    </w:p>
    <w:p>
      <w:pPr>
        <w:pStyle w:val="ListParagraph"/>
        <w:numPr>
          <w:ilvl w:val="1"/>
          <w:numId w:val="2"/>
        </w:numPr>
        <w:spacing w:after="100"/>
      </w:pPr>
      <w:r>
        <w:t xml:space="preserve">On completion the Seller will assign to the Buyer the benefit of the Rent Deposit Deeds and will pay or transfer to the Buyer the sums held under them, totalling £221,500, and the parties will execute the deeds of assignment in the agreed form. The apportionment account in Schedule 3 will give credit to the Buyer for those sums.</w:t>
      </w:r>
    </w:p>
    <w:p>
      <w:pPr>
        <w:pStyle w:val="Heading2"/>
      </w:pPr>
      <w:r>
        <w:t xml:space="preserve">7.  Service charge</w:t>
      </w:r>
    </w:p>
    <w:p>
      <w:pPr>
        <w:pStyle w:val="ListParagraph"/>
        <w:numPr>
          <w:ilvl w:val="1"/>
          <w:numId w:val="2"/>
        </w:numPr>
        <w:spacing w:after="100"/>
      </w:pPr>
      <w:r>
        <w:t xml:space="preserve">The Seller will provide to the Buyer before completion a service charge reconciliation to the Completion Date. The sum of </w:t>
      </w:r>
      <w:del w:id="903" w:author="James Osei" w:date="2025-09-04T11:20:00Z">
        <w:r>
          <w:delText xml:space="preserve">£18,000</w:delText>
        </w:r>
      </w:del>
      <w:ins w:id="904" w:author="James Osei" w:date="2025-09-04T11:20:00Z">
        <w:r>
          <w:t xml:space="preserve">£25,000</w:t>
        </w:r>
      </w:ins>
      <w:r>
        <w:t xml:space="preserve"> (the “Retention”) will be retained by the Buyer’s conveyancer from the completion monies pending agreement of the service charge reconciliation for the year ending 31 December 2025. The Retention (or the balance after any sum due to the Seller) will be released within </w:t>
      </w:r>
      <w:del w:id="905" w:author="James Osei" w:date="2025-09-04T11:20:00Z">
        <w:r>
          <w:delText xml:space="preserve">20</w:delText>
        </w:r>
      </w:del>
      <w:ins w:id="906" w:author="James Osei" w:date="2025-09-04T11:20:00Z">
        <w:r>
          <w:t xml:space="preserve">10</w:t>
        </w:r>
      </w:ins>
      <w:r>
        <w:t xml:space="preserve"> working days of agreement of the reconciliation.</w:t>
      </w:r>
    </w:p>
    <w:p>
      <w:pPr>
        <w:pStyle w:val="Heading2"/>
      </w:pPr>
      <w:r>
        <w:t xml:space="preserve">8.  Completion and apportionments</w:t>
      </w:r>
    </w:p>
    <w:p>
      <w:pPr>
        <w:pStyle w:val="ListParagraph"/>
        <w:numPr>
          <w:ilvl w:val="1"/>
          <w:numId w:val="2"/>
        </w:numPr>
        <w:spacing w:after="100"/>
      </w:pPr>
      <w:r>
        <w:t xml:space="preserve">Completion will take place on the Completion Date at the offices of the Seller’s conveyancer or where the Seller’s conveyancer reasonably directs, by electronic transfer of funds and on a postal basis under the Law Society’s Code for Completion by Post.</w:t>
      </w:r>
    </w:p>
    <w:p>
      <w:pPr>
        <w:pStyle w:val="ListParagraph"/>
        <w:numPr>
          <w:ilvl w:val="1"/>
          <w:numId w:val="2"/>
        </w:numPr>
        <w:spacing w:after="100"/>
      </w:pPr>
      <w:r>
        <w:t xml:space="preserve">Income and outgoings of the Property will be apportioned on the basis set out in Schedule 3 as at the Completion Date by reference to the quarter day immediately preceding completion. Rents and other sums which are due but unpaid at completion will be dealt with under condition 8.3 (completion arrears), and the Seller authorises the Buyer to collect them and to account to the Seller for any sums recovered which relate to the period before completion, after deduction of the Buyer’s reasonable costs of recovery.</w:t>
      </w:r>
    </w:p>
    <w:p>
      <w:pPr>
        <w:pStyle w:val="ListParagraph"/>
        <w:numPr>
          <w:ilvl w:val="1"/>
          <w:numId w:val="2"/>
        </w:numPr>
        <w:spacing w:after="100"/>
      </w:pPr>
      <w:r>
        <w:t xml:space="preserve">If completion does not take place on the Completion Date, the party who is not then ready, able and willing to complete will pay compensation to the other in accordance with condition 9.</w:t>
      </w:r>
    </w:p>
    <w:p>
      <w:pPr>
        <w:pStyle w:val="Heading2"/>
      </w:pPr>
      <w:r>
        <w:t xml:space="preserve">9.  VAT and transfer of a going concern</w:t>
      </w:r>
    </w:p>
    <w:p>
      <w:pPr>
        <w:pStyle w:val="ListParagraph"/>
        <w:numPr>
          <w:ilvl w:val="1"/>
          <w:numId w:val="2"/>
        </w:numPr>
        <w:spacing w:after="100"/>
      </w:pPr>
      <w:r>
        <w:t xml:space="preserve">The parties intend, and will use reasonable endeavours to procure, that the sale of the Property is treated as neither a supply of goods nor a supply of services under article 5 of the Value Added Tax (Special Provisions) Order 1995 (a transfer of a going concern).</w:t>
      </w:r>
    </w:p>
    <w:p>
      <w:pPr>
        <w:pStyle w:val="ListParagraph"/>
        <w:numPr>
          <w:ilvl w:val="1"/>
          <w:numId w:val="2"/>
        </w:numPr>
        <w:spacing w:after="100"/>
      </w:pPr>
      <w:r>
        <w:t xml:space="preserve">The Seller warrants that it has exercised the option to tax the Property and has notified that option to HMRC. The Buyer warrants that, on or before completion, it will exercise the option to tax the Property, notify HMRC, and provide written confirmation to the Seller, and that it is or will be registered for VAT.</w:t>
      </w:r>
    </w:p>
    <w:p>
      <w:pPr>
        <w:pStyle w:val="ListParagraph"/>
        <w:numPr>
          <w:ilvl w:val="1"/>
          <w:numId w:val="2"/>
        </w:numPr>
        <w:spacing w:after="100"/>
      </w:pPr>
      <w:r>
        <w:t xml:space="preserve">If, despite the parties’ intention, HMRC determines that VAT is chargeable on the sale, the Buyer will pay that VAT to the Seller against a valid VAT invoice within </w:t>
      </w:r>
      <w:del w:id="908" w:author="James Osei" w:date="2025-09-04T11:20:00Z">
        <w:r>
          <w:delText xml:space="preserve">ten</w:delText>
        </w:r>
      </w:del>
      <w:ins w:id="909" w:author="James Osei" w:date="2025-09-04T11:20:00Z">
        <w:r>
          <w:t xml:space="preserve">twenty</w:t>
        </w:r>
      </w:ins>
      <w:r>
        <w:t xml:space="preserve"> working days of written demand, together with any interest or penalty attributable to the Buyer’s default.</w:t>
      </w:r>
    </w:p>
    <w:p>
      <w:pPr>
        <w:pStyle w:val="Heading2"/>
      </w:pPr>
      <w:r>
        <w:t xml:space="preserve">10.  Insurance</w:t>
      </w:r>
    </w:p>
    <w:p>
      <w:pPr>
        <w:pStyle w:val="ListParagraph"/>
        <w:numPr>
          <w:ilvl w:val="1"/>
          <w:numId w:val="2"/>
        </w:numPr>
        <w:spacing w:after="100"/>
      </w:pPr>
      <w:r>
        <w:t xml:space="preserve">The Seller is not obliged to insure the Property after exchange. Risk passes to the Buyer on exchange of contracts and the Buyer will insure the Property from exchange. Condition 7.1 is varied accordingly. The Seller will not cancel its insurance until completion.</w:t>
      </w:r>
    </w:p>
    <w:p>
      <w:pPr>
        <w:pStyle w:val="Heading2"/>
      </w:pPr>
      <w:r>
        <w:t xml:space="preserve">11.  Capital allowances</w:t>
      </w:r>
    </w:p>
    <w:p>
      <w:pPr>
        <w:pStyle w:val="ListParagraph"/>
        <w:numPr>
          <w:ilvl w:val="1"/>
          <w:numId w:val="2"/>
        </w:numPr>
        <w:spacing w:after="100"/>
      </w:pPr>
      <w:r>
        <w:t xml:space="preserve">The parties will, on completion, enter into an election under section 198 of the Capital Allowances Act 2001 in the sum of £1 in respect of the fixtures forming part of the Property, in the agreed form annexed.</w:t>
      </w:r>
    </w:p>
    <w:p>
      <w:pPr>
        <w:pStyle w:val="Heading2"/>
      </w:pPr>
      <w:r>
        <w:t xml:space="preserve">12.  Misrepresentation and entire agreement</w:t>
      </w:r>
    </w:p>
    <w:p>
      <w:pPr>
        <w:pStyle w:val="ListParagraph"/>
        <w:numPr>
          <w:ilvl w:val="1"/>
          <w:numId w:val="2"/>
        </w:numPr>
        <w:spacing w:after="100"/>
      </w:pPr>
      <w:r>
        <w:t xml:space="preserve">The Buyer enters into this contract in reliance on the replies given by the Seller’s conveyancer to the Buyer’s pre-contract enquiries. Save as set out in this contract and those replies, the Buyer has not relied on any representation made by or on behalf of the Seller. Nothing in this clause limits any liability for fraud.</w:t>
      </w:r>
    </w:p>
    <w:p>
      <w:pPr>
        <w:pStyle w:val="ListParagraph"/>
        <w:numPr>
          <w:ilvl w:val="1"/>
          <w:numId w:val="2"/>
        </w:numPr>
        <w:spacing w:after="100"/>
      </w:pPr>
      <w:r>
        <w:t xml:space="preserve">This contract, the documents annexed and the replies to enquiries constitute the entire agreement between the parties relating to the sale of the Property and supersede all prior negotiations and heads of terms.</w:t>
      </w:r>
    </w:p>
    <w:p>
      <w:pPr>
        <w:pStyle w:val="Heading2"/>
      </w:pPr>
      <w:r>
        <w:t xml:space="preserve">13.  Notices</w:t>
      </w:r>
    </w:p>
    <w:p>
      <w:pPr>
        <w:pStyle w:val="ListParagraph"/>
        <w:numPr>
          <w:ilvl w:val="1"/>
          <w:numId w:val="2"/>
        </w:numPr>
        <w:spacing w:after="100"/>
      </w:pPr>
      <w:r>
        <w:t xml:space="preserve">Condition 1.3 applies to the giving of notices under this contract. Notices to the Seller and Buyer will be given to their respective conveyancers.</w:t>
      </w:r>
    </w:p>
    <w:p>
      <w:pPr>
        <w:pStyle w:val="Heading2"/>
      </w:pPr>
      <w:r>
        <w:t xml:space="preserve">14.  Third party rights</w:t>
      </w:r>
    </w:p>
    <w:p>
      <w:pPr>
        <w:pStyle w:val="ListParagraph"/>
        <w:numPr>
          <w:ilvl w:val="1"/>
          <w:numId w:val="2"/>
        </w:numPr>
        <w:spacing w:after="100"/>
      </w:pPr>
      <w:r>
        <w:t xml:space="preserve">Save as expressly stated, a person who is not a party to this contract has no right under the Contracts (Rights of Third Parties) Act 1999 to enforce any of its terms.</w:t>
      </w:r>
    </w:p>
    <w:p>
      <w:pPr>
        <w:pStyle w:val="Heading2"/>
      </w:pPr>
      <w:r>
        <w:t xml:space="preserve">15.  Governing law and jurisdiction</w:t>
      </w:r>
    </w:p>
    <w:p>
      <w:pPr>
        <w:pStyle w:val="ListParagraph"/>
        <w:numPr>
          <w:ilvl w:val="1"/>
          <w:numId w:val="2"/>
        </w:numPr>
        <w:spacing w:after="100"/>
      </w:pPr>
      <w:r>
        <w:t xml:space="preserve">This contract and any dispute or claim arising out of or in connection with it or its subject matter is governed by, and construed in accordance with, the law of England and Wales. The parties irrevocably submit to the exclusive jurisdiction of the courts of England and Wales.</w:t>
      </w:r>
    </w:p>
    <w:p>
      <w:r>
        <w:br w:type="page"/>
      </w:r>
    </w:p>
    <w:p>
      <w:pPr>
        <w:pStyle w:val="Heading1"/>
      </w:pPr>
      <w:r>
        <w:t xml:space="preserve">Schedule 1 — The Leases (Tenancy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600"/>
        <w:gridCol w:w="1626"/>
      </w:tblGrid>
      <w:tr>
        <w:trPr>
          <w:tblHeader/>
        </w:trPr>
        <w:tc>
          <w:tcPr>
            <w:tcW w:type="dxa" w:w="3200"/>
            <w:tcBorders>
              <w:top w:val="single" w:color="BBBBBB" w:sz="1"/>
              <w:left w:val="single" w:color="BBBBBB" w:sz="1"/>
              <w:bottom w:val="single" w:color="BBBBBB" w:sz="1"/>
              <w:right w:val="single" w:color="BBBBBB" w:sz="1"/>
            </w:tcBorders>
            <w:shd w:fill="1F3864" w:val="clear"/>
            <w:tcMar>
              <w:top w:type="dxa" w:w="50"/>
              <w:left w:type="dxa" w:w="100"/>
              <w:bottom w:type="dxa" w:w="50"/>
              <w:right w:type="dxa" w:w="100"/>
            </w:tcMar>
          </w:tcPr>
          <w:p>
            <w:pPr>
              <w:jc w:val="left"/>
            </w:pPr>
            <w:r>
              <w:rPr>
                <w:b/>
                <w:bCs/>
                <w:color w:val="FFFFFF"/>
                <w:sz w:val="16"/>
                <w:szCs w:val="16"/>
              </w:rPr>
              <w:t xml:space="preserve">Unit / Tenant</w:t>
            </w:r>
          </w:p>
        </w:tc>
        <w:tc>
          <w:tcPr>
            <w:tcW w:type="dxa" w:w="2600"/>
            <w:tcBorders>
              <w:top w:val="single" w:color="BBBBBB" w:sz="1"/>
              <w:left w:val="single" w:color="BBBBBB" w:sz="1"/>
              <w:bottom w:val="single" w:color="BBBBBB" w:sz="1"/>
              <w:right w:val="single" w:color="BBBBBB" w:sz="1"/>
            </w:tcBorders>
            <w:shd w:fill="1F3864" w:val="clear"/>
            <w:tcMar>
              <w:top w:type="dxa" w:w="50"/>
              <w:left w:type="dxa" w:w="100"/>
              <w:bottom w:type="dxa" w:w="50"/>
              <w:right w:type="dxa" w:w="100"/>
            </w:tcMar>
          </w:tcPr>
          <w:p>
            <w:pPr>
              <w:jc w:val="right"/>
            </w:pPr>
            <w:r>
              <w:rPr>
                <w:b/>
                <w:bCs/>
                <w:color w:val="FFFFFF"/>
                <w:sz w:val="16"/>
                <w:szCs w:val="16"/>
              </w:rPr>
              <w:t xml:space="preserve">Term / Expiry</w:t>
            </w:r>
          </w:p>
        </w:tc>
        <w:tc>
          <w:tcPr>
            <w:tcW w:type="dxa" w:w="1600"/>
            <w:tcBorders>
              <w:top w:val="single" w:color="BBBBBB" w:sz="1"/>
              <w:left w:val="single" w:color="BBBBBB" w:sz="1"/>
              <w:bottom w:val="single" w:color="BBBBBB" w:sz="1"/>
              <w:right w:val="single" w:color="BBBBBB" w:sz="1"/>
            </w:tcBorders>
            <w:shd w:fill="1F3864" w:val="clear"/>
            <w:tcMar>
              <w:top w:type="dxa" w:w="50"/>
              <w:left w:type="dxa" w:w="100"/>
              <w:bottom w:type="dxa" w:w="50"/>
              <w:right w:type="dxa" w:w="100"/>
            </w:tcMar>
          </w:tcPr>
          <w:p>
            <w:pPr>
              <w:jc w:val="right"/>
            </w:pPr>
            <w:r>
              <w:rPr>
                <w:b/>
                <w:bCs/>
                <w:color w:val="FFFFFF"/>
                <w:sz w:val="16"/>
                <w:szCs w:val="16"/>
              </w:rPr>
              <w:t xml:space="preserve">Rent (£ p.a.)</w:t>
            </w:r>
          </w:p>
        </w:tc>
        <w:tc>
          <w:tcPr>
            <w:tcW w:type="dxa" w:w="1626"/>
            <w:tcBorders>
              <w:top w:val="single" w:color="BBBBBB" w:sz="1"/>
              <w:left w:val="single" w:color="BBBBBB" w:sz="1"/>
              <w:bottom w:val="single" w:color="BBBBBB" w:sz="1"/>
              <w:right w:val="single" w:color="BBBBBB" w:sz="1"/>
            </w:tcBorders>
            <w:shd w:fill="1F3864" w:val="clear"/>
            <w:tcMar>
              <w:top w:type="dxa" w:w="50"/>
              <w:left w:type="dxa" w:w="100"/>
              <w:bottom w:type="dxa" w:w="50"/>
              <w:right w:type="dxa" w:w="100"/>
            </w:tcMar>
          </w:tcPr>
          <w:p>
            <w:pPr>
              <w:jc w:val="right"/>
            </w:pPr>
            <w:r>
              <w:rPr>
                <w:b/>
                <w:bCs/>
                <w:color w:val="FFFFFF"/>
                <w:sz w:val="16"/>
                <w:szCs w:val="16"/>
              </w:rPr>
              <w:t xml:space="preserve">Review / Break</w:t>
            </w:r>
          </w:p>
        </w:tc>
      </w:tr>
      <w:tr>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color w:val="000000"/>
                <w:sz w:val="16"/>
                <w:szCs w:val="16"/>
              </w:rPr>
              <w:t xml:space="preserve">Unit 1 — Larkfield Media Limited</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10 yrs to 23/06/2032</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256,000</w:t>
            </w:r>
          </w:p>
        </w:tc>
        <w:tc>
          <w:tcPr>
            <w:tcW w:type="dxa" w:w="1626"/>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Rev 2027; break 24/06/2027</w:t>
            </w:r>
          </w:p>
        </w:tc>
      </w:tr>
      <w:tr>
        <w:tc>
          <w:tcPr>
            <w:tcW w:type="dxa" w:w="32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left"/>
            </w:pPr>
            <w:r>
              <w:rPr>
                <w:color w:val="000000"/>
                <w:sz w:val="16"/>
                <w:szCs w:val="16"/>
              </w:rPr>
              <w:t xml:space="preserve">Unit 2 — Hollis &amp; Crane LLP</w:t>
            </w:r>
          </w:p>
        </w:tc>
        <w:tc>
          <w:tcPr>
            <w:tcW w:type="dxa" w:w="26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10 yrs to 28/09/2031</w:t>
            </w:r>
          </w:p>
        </w:tc>
        <w:tc>
          <w:tcPr>
            <w:tcW w:type="dxa" w:w="16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238,500</w:t>
            </w:r>
          </w:p>
        </w:tc>
        <w:tc>
          <w:tcPr>
            <w:tcW w:type="dxa" w:w="1626"/>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Rev 2026 (deposit held)</w:t>
            </w:r>
          </w:p>
        </w:tc>
      </w:tr>
      <w:tr>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color w:val="000000"/>
                <w:sz w:val="16"/>
                <w:szCs w:val="16"/>
              </w:rPr>
              <w:t xml:space="preserve">Unit 3 — Aperture Software Ltd</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15 yrs to 24/03/2034</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198,000</w:t>
            </w:r>
          </w:p>
        </w:tc>
        <w:tc>
          <w:tcPr>
            <w:tcW w:type="dxa" w:w="1626"/>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Rev 2029</w:t>
            </w:r>
          </w:p>
        </w:tc>
      </w:tr>
      <w:tr>
        <w:tc>
          <w:tcPr>
            <w:tcW w:type="dxa" w:w="32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left"/>
            </w:pPr>
            <w:r>
              <w:rPr>
                <w:color w:val="000000"/>
                <w:sz w:val="16"/>
                <w:szCs w:val="16"/>
              </w:rPr>
              <w:t xml:space="preserve">Unit 4 — Verity Consulting Ltd</w:t>
            </w:r>
          </w:p>
        </w:tc>
        <w:tc>
          <w:tcPr>
            <w:tcW w:type="dxa" w:w="26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10 yrs to 24/03/2030</w:t>
            </w:r>
          </w:p>
        </w:tc>
        <w:tc>
          <w:tcPr>
            <w:tcW w:type="dxa" w:w="16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184,000</w:t>
            </w:r>
          </w:p>
        </w:tc>
        <w:tc>
          <w:tcPr>
            <w:tcW w:type="dxa" w:w="1626"/>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Rev 25/03/2025 (outstanding)</w:t>
            </w:r>
          </w:p>
        </w:tc>
      </w:tr>
      <w:tr>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color w:val="000000"/>
                <w:sz w:val="16"/>
                <w:szCs w:val="16"/>
              </w:rPr>
              <w:t xml:space="preserve">Unit 5 — Meridian Design Studio Ltd</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10 yrs to 10/11/2032</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197,000</w:t>
            </w:r>
          </w:p>
        </w:tc>
        <w:tc>
          <w:tcPr>
            <w:tcW w:type="dxa" w:w="1626"/>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Rev 2027 (deposit held)</w:t>
            </w:r>
          </w:p>
        </w:tc>
      </w:tr>
      <w:tr>
        <w:tc>
          <w:tcPr>
            <w:tcW w:type="dxa" w:w="32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left"/>
            </w:pPr>
            <w:r>
              <w:rPr>
                <w:color w:val="000000"/>
                <w:sz w:val="16"/>
                <w:szCs w:val="16"/>
              </w:rPr>
              <w:t xml:space="preserve">Unit 6 — Brcompton Wealth Ltd</w:t>
            </w:r>
          </w:p>
        </w:tc>
        <w:tc>
          <w:tcPr>
            <w:tcW w:type="dxa" w:w="26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5 yrs to 31/12/2028</w:t>
            </w:r>
          </w:p>
        </w:tc>
        <w:tc>
          <w:tcPr>
            <w:tcW w:type="dxa" w:w="16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142,000</w:t>
            </w:r>
          </w:p>
        </w:tc>
        <w:tc>
          <w:tcPr>
            <w:tcW w:type="dxa" w:w="1626"/>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No review</w:t>
            </w:r>
          </w:p>
        </w:tc>
      </w:tr>
      <w:tr>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color w:val="000000"/>
                <w:sz w:val="16"/>
                <w:szCs w:val="16"/>
              </w:rPr>
              <w:t xml:space="preserve">Unit 7 — Saffron Foods Ltd (ground retail)</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10 yrs to 30/06/2031</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126,000</w:t>
            </w:r>
          </w:p>
        </w:tc>
        <w:tc>
          <w:tcPr>
            <w:tcW w:type="dxa" w:w="1626"/>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Rev 2026</w:t>
            </w:r>
          </w:p>
        </w:tc>
      </w:tr>
      <w:tr>
        <w:tc>
          <w:tcPr>
            <w:tcW w:type="dxa" w:w="32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left"/>
            </w:pPr>
            <w:r>
              <w:rPr>
                <w:color w:val="000000"/>
                <w:sz w:val="16"/>
                <w:szCs w:val="16"/>
              </w:rPr>
              <w:t xml:space="preserve">Unit 8 — Northgate Clinic Ltd</w:t>
            </w:r>
          </w:p>
        </w:tc>
        <w:tc>
          <w:tcPr>
            <w:tcW w:type="dxa" w:w="26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10 yrs to 24/12/2031</w:t>
            </w:r>
          </w:p>
        </w:tc>
        <w:tc>
          <w:tcPr>
            <w:tcW w:type="dxa" w:w="16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112,000</w:t>
            </w:r>
          </w:p>
        </w:tc>
        <w:tc>
          <w:tcPr>
            <w:tcW w:type="dxa" w:w="1626"/>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Rev 2026</w:t>
            </w:r>
          </w:p>
        </w:tc>
      </w:tr>
      <w:tr>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color w:val="000000"/>
                <w:sz w:val="16"/>
                <w:szCs w:val="16"/>
              </w:rPr>
              <w:t xml:space="preserve">TOTAL passing rent</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1,453,500</w:t>
            </w:r>
          </w:p>
        </w:tc>
        <w:tc>
          <w:tcPr>
            <w:tcW w:type="dxa" w:w="1626"/>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
            </w:r>
          </w:p>
        </w:tc>
      </w:tr>
    </w:tbl>
    <w:p>
      <w:pPr>
        <w:pStyle w:val="Heading1"/>
      </w:pPr>
      <w:r>
        <w:t xml:space="preserve">Schedule 2 — Rent Deposit Deeds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026"/>
      </w:tblGrid>
      <w:tr>
        <w:trPr>
          <w:tblHeader/>
        </w:trPr>
        <w:tc>
          <w:tcPr>
            <w:tcW w:type="dxa" w:w="4400"/>
            <w:tcBorders>
              <w:top w:val="single" w:color="BBBBBB" w:sz="1"/>
              <w:left w:val="single" w:color="BBBBBB" w:sz="1"/>
              <w:bottom w:val="single" w:color="BBBBBB" w:sz="1"/>
              <w:right w:val="single" w:color="BBBBBB" w:sz="1"/>
            </w:tcBorders>
            <w:shd w:fill="1F3864" w:val="clear"/>
            <w:tcMar>
              <w:top w:type="dxa" w:w="50"/>
              <w:left w:type="dxa" w:w="100"/>
              <w:bottom w:type="dxa" w:w="50"/>
              <w:right w:type="dxa" w:w="100"/>
            </w:tcMar>
          </w:tcPr>
          <w:p>
            <w:pPr>
              <w:jc w:val="left"/>
            </w:pPr>
            <w:r>
              <w:rPr>
                <w:b/>
                <w:bCs/>
                <w:color w:val="FFFFFF"/>
                <w:sz w:val="16"/>
                <w:szCs w:val="16"/>
              </w:rPr>
              <w:t xml:space="preserve">Tenant / Unit</w:t>
            </w:r>
          </w:p>
        </w:tc>
        <w:tc>
          <w:tcPr>
            <w:tcW w:type="dxa" w:w="2600"/>
            <w:tcBorders>
              <w:top w:val="single" w:color="BBBBBB" w:sz="1"/>
              <w:left w:val="single" w:color="BBBBBB" w:sz="1"/>
              <w:bottom w:val="single" w:color="BBBBBB" w:sz="1"/>
              <w:right w:val="single" w:color="BBBBBB" w:sz="1"/>
            </w:tcBorders>
            <w:shd w:fill="1F3864" w:val="clear"/>
            <w:tcMar>
              <w:top w:type="dxa" w:w="50"/>
              <w:left w:type="dxa" w:w="100"/>
              <w:bottom w:type="dxa" w:w="50"/>
              <w:right w:type="dxa" w:w="100"/>
            </w:tcMar>
          </w:tcPr>
          <w:p>
            <w:pPr>
              <w:jc w:val="right"/>
            </w:pPr>
            <w:r>
              <w:rPr>
                <w:b/>
                <w:bCs/>
                <w:color w:val="FFFFFF"/>
                <w:sz w:val="16"/>
                <w:szCs w:val="16"/>
              </w:rPr>
              <w:t xml:space="preserve">Deed date</w:t>
            </w:r>
          </w:p>
        </w:tc>
        <w:tc>
          <w:tcPr>
            <w:tcW w:type="dxa" w:w="2026"/>
            <w:tcBorders>
              <w:top w:val="single" w:color="BBBBBB" w:sz="1"/>
              <w:left w:val="single" w:color="BBBBBB" w:sz="1"/>
              <w:bottom w:val="single" w:color="BBBBBB" w:sz="1"/>
              <w:right w:val="single" w:color="BBBBBB" w:sz="1"/>
            </w:tcBorders>
            <w:shd w:fill="1F3864" w:val="clear"/>
            <w:tcMar>
              <w:top w:type="dxa" w:w="50"/>
              <w:left w:type="dxa" w:w="100"/>
              <w:bottom w:type="dxa" w:w="50"/>
              <w:right w:type="dxa" w:w="100"/>
            </w:tcMar>
          </w:tcPr>
          <w:p>
            <w:pPr>
              <w:jc w:val="right"/>
            </w:pPr>
            <w:r>
              <w:rPr>
                <w:b/>
                <w:bCs/>
                <w:color w:val="FFFFFF"/>
                <w:sz w:val="16"/>
                <w:szCs w:val="16"/>
              </w:rPr>
              <w:t xml:space="preserve">Deposit (£)</w:t>
            </w:r>
          </w:p>
        </w:tc>
      </w:tr>
      <w:tr>
        <w:tc>
          <w:tcPr>
            <w:tcW w:type="dxa" w:w="4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color w:val="000000"/>
                <w:sz w:val="16"/>
                <w:szCs w:val="16"/>
              </w:rPr>
              <w:t xml:space="preserve">Hollis &amp; Crane LLP — Unit 2</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29/09/2021</w:t>
            </w:r>
          </w:p>
        </w:tc>
        <w:tc>
          <w:tcPr>
            <w:tcW w:type="dxa" w:w="2026"/>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123,000</w:t>
            </w:r>
          </w:p>
        </w:tc>
      </w:tr>
      <w:tr>
        <w:tc>
          <w:tcPr>
            <w:tcW w:type="dxa" w:w="44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left"/>
            </w:pPr>
            <w:r>
              <w:rPr>
                <w:color w:val="000000"/>
                <w:sz w:val="16"/>
                <w:szCs w:val="16"/>
              </w:rPr>
              <w:t xml:space="preserve">Meridian Design Studio Ltd — Unit 5</w:t>
            </w:r>
          </w:p>
        </w:tc>
        <w:tc>
          <w:tcPr>
            <w:tcW w:type="dxa" w:w="26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11/11/2022</w:t>
            </w:r>
          </w:p>
        </w:tc>
        <w:tc>
          <w:tcPr>
            <w:tcW w:type="dxa" w:w="2026"/>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98,500</w:t>
            </w:r>
          </w:p>
        </w:tc>
      </w:tr>
      <w:tr>
        <w:tc>
          <w:tcPr>
            <w:tcW w:type="dxa" w:w="4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color w:val="000000"/>
                <w:sz w:val="16"/>
                <w:szCs w:val="16"/>
              </w:rPr>
              <w:t xml:space="preserve">TOTAL</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
            </w:r>
          </w:p>
        </w:tc>
        <w:tc>
          <w:tcPr>
            <w:tcW w:type="dxa" w:w="2026"/>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221,500</w:t>
            </w:r>
          </w:p>
        </w:tc>
      </w:tr>
    </w:tbl>
    <w:p>
      <w:pPr>
        <w:pStyle w:val="Heading1"/>
      </w:pPr>
      <w:r>
        <w:t xml:space="preserve">Schedule 3 — Apportionments</w:t>
      </w:r>
    </w:p>
    <w:p>
      <w:pPr>
        <w:spacing w:after="120"/>
      </w:pPr>
      <w:r>
        <w:t xml:space="preserve">Apportionments to be made as at the Completion Date by reference to the quarter day immediately preceding completion (29 September 2025), comprising: (a) rents paid in advance under the Leases, credited to the Buyer for the unexpired part of the quarter; (b) service charge on-account contributions, subject to the Retention; (c) insurance rent; and (d) the rent deposits totalling £221,500 transferred to the Buyer. The completion statement annexed records the agreed figures.</w:t>
      </w:r>
    </w:p>
    <w:p>
      <w:r>
        <w:br w:type="page"/>
      </w:r>
    </w:p>
    <w:p>
      <w:pPr>
        <w:pStyle w:val="Heading1"/>
      </w:pPr>
      <w:r>
        <w:t xml:space="preserve">Execution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Signed by or on behalf of the Seller</w:t>
            </w:r>
          </w:p>
        </w:tc>
        <w:tc>
          <w:tcPr>
            <w:tcW w:type="dxa" w:w="46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w:t>
            </w:r>
          </w:p>
          <w:p>
            <w:r>
              <w:rPr>
                <w:sz w:val="18"/>
                <w:szCs w:val="18"/>
              </w:rPr>
              <w:t xml:space="preserve">For and on behalf of Ravenscroft Estates Limited</w:t>
            </w:r>
          </w:p>
        </w:tc>
      </w:tr>
      <w:tr>
        <w:tc>
          <w:tcPr>
            <w:tcW w:type="dxa" w:w="44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Signed by or on behalf of the Buyer</w:t>
            </w:r>
          </w:p>
        </w:tc>
        <w:tc>
          <w:tcPr>
            <w:tcW w:type="dxa" w:w="46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w:t>
            </w:r>
          </w:p>
          <w:p>
            <w:r>
              <w:rPr>
                <w:sz w:val="18"/>
                <w:szCs w:val="18"/>
              </w:rPr>
              <w:t xml:space="preserve">For and on behalf of Marchwood Property Group Limited</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lvl w:ilvl="3" w15:tentative="1">
      <w:start w:val="1"/>
      <w:numFmt w:val="lowerRoman"/>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2026-06-25T22:15:11.788Z</dcterms:created>
  <dcterms:modified xsi:type="dcterms:W3CDTF">2026-06-25T22:15:11.788Z</dcterms:modified>
</cp:coreProperties>
</file>

<file path=docProps/custom.xml><?xml version="1.0" encoding="utf-8"?>
<Properties xmlns="http://schemas.openxmlformats.org/officeDocument/2006/custom-properties" xmlns:vt="http://schemas.openxmlformats.org/officeDocument/2006/docPropsVTypes"/>
</file>