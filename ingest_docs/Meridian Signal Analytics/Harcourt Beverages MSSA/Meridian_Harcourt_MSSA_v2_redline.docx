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MASTER SUBSCRIPTION &amp; DATA SERVICES AGREEMENT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DRAFT v2 – marked against v1 to show Marlowe Greaves LLP (Customer) comments – 3 October 2025</w:t>
      </w:r>
    </w:p>
    <w:p>
      <w:pPr>
        <w:spacing w:after="120" w:line="276"/>
      </w:pPr>
      <w:r>
        <w:t xml:space="preserve">This version shows the Customer’s mark-up of the principal risk-allocation clauses. Tracked changes are attributed to </w:t>
      </w:r>
      <w:r>
        <w:rPr>
          <w:b/>
          <w:bCs/>
        </w:rPr>
        <w:t xml:space="preserve">Marlowe Greaves LLP</w:t>
      </w:r>
      <w:r>
        <w:t xml:space="preserve">. Unmarked clauses are unchanged from v1.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Fees and payment (clause 6)</w:t>
      </w:r>
    </w:p>
    <w:p>
      <w:pPr>
        <w:pStyle w:val="ListParagraph"/>
        <w:numPr>
          <w:ilvl w:val="1"/>
          <w:numId w:val="2"/>
        </w:numPr>
        <w:spacing w:after="120" w:line="276"/>
      </w:pPr>
      <w:r>
        <w:t xml:space="preserve">The Supplier shall invoice the Customer in accordance with the above, and the Customer shall pay each correctly rendered invoice within </w:t>
      </w:r>
      <w:del w:author="Marlowe Greaves LLP" w:date="2025-10-03T11:20:00Z">
        <w:r>
          <w:delText xml:space="preserve">30</w:delText>
        </w:r>
      </w:del>
      <w:ins w:author="Marlowe Greaves LLP" w:date="2025-10-03T11:20:00Z">
        <w:r>
          <w:t xml:space="preserve">60</w:t>
        </w:r>
      </w:ins>
      <w:r>
        <w:t xml:space="preserve"> days of the date of invoice. All amounts are exclusive of VAT, which shall be added where applicable.</w:t>
      </w:r>
    </w:p>
    <w:p>
      <w:pPr>
        <w:pStyle w:val="ListParagraph"/>
        <w:numPr>
          <w:ilvl w:val="1"/>
          <w:numId w:val="2"/>
        </w:numPr>
        <w:spacing w:after="120" w:line="276"/>
      </w:pPr>
      <w:r>
        <w:t xml:space="preserve">If any undisputed sum is not paid when due, the Supplier may charge interest at </w:t>
      </w:r>
      <w:del w:author="Marlowe Greaves LLP" w:date="2025-10-03T11:20:00Z">
        <w:r>
          <w:delText xml:space="preserve">3% per annum above the base rate of the Bank of England</w:delText>
        </w:r>
      </w:del>
      <w:ins w:author="Marlowe Greaves LLP" w:date="2025-10-03T11:20:00Z">
        <w:r>
          <w:t xml:space="preserve">2% per annum above the base rate of the Bank of England</w:t>
        </w:r>
      </w:ins>
      <w:r>
        <w:t xml:space="preserve">, and may suspend the Services on </w:t>
      </w:r>
      <w:del w:author="Marlowe Greaves LLP" w:date="2025-10-03T11:20:00Z">
        <w:r>
          <w:delText xml:space="preserve">14</w:delText>
        </w:r>
      </w:del>
      <w:ins w:author="Marlowe Greaves LLP" w:date="2025-10-03T11:20:00Z">
        <w:r>
          <w:t xml:space="preserve">30</w:t>
        </w:r>
      </w:ins>
      <w:r>
        <w:t xml:space="preserve"> days’ written notice if the overdue sum remains unpaid.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Limitation of liability (clause 9)</w:t>
      </w:r>
    </w:p>
    <w:p>
      <w:pPr>
        <w:pStyle w:val="ListParagraph"/>
        <w:numPr>
          <w:ilvl w:val="1"/>
          <w:numId w:val="2"/>
        </w:numPr>
        <w:spacing w:after="120" w:line="276"/>
      </w:pPr>
      <w:r>
        <w:t xml:space="preserve">Subject to clauses 9.1 and 9.4, each party’s total aggregate liability arising under or in connection with this agreement in any contract year shall not exceed an amount equal to </w:t>
      </w:r>
      <w:del w:author="Marlowe Greaves LLP" w:date="2025-10-03T11:20:00Z">
        <w:r>
          <w:delText xml:space="preserve">100% of the total Fees paid by the Customer under this agreement in the 12 months preceding the date on which the claim arose</w:delText>
        </w:r>
      </w:del>
      <w:ins w:author="Marlowe Greaves LLP" w:date="2025-10-03T11:20:00Z">
        <w:r>
          <w:t xml:space="preserve">the greater of (a) 200% of the total Fees paid by the Customer in the 12 months preceding the claim and (b) £1,500,000</w:t>
        </w:r>
      </w:ins>
      <w:r>
        <w:t xml:space="preserve">.</w:t>
      </w:r>
    </w:p>
    <w:p>
      <w:pPr>
        <w:pStyle w:val="ListParagraph"/>
        <w:numPr>
          <w:ilvl w:val="1"/>
          <w:numId w:val="2"/>
        </w:numPr>
        <w:spacing w:after="120" w:line="276"/>
      </w:pPr>
      <w:r>
        <w:t xml:space="preserve">Notwithstanding clause 9.3, the Supplier’s total aggregate liability for: (a) breach of its data-protection obligations under clause 8 and the DPA; and (b) breach of its confidentiality obligations under clause 10, shall </w:t>
      </w:r>
      <w:del w:author="Marlowe Greaves LLP" w:date="2025-10-03T11:20:00Z">
        <w:r>
          <w:delText xml:space="preserve">not exceed an amount equal to 100% of the total Fees paid in the 12 months preceding the claim</w:delText>
        </w:r>
      </w:del>
      <w:ins w:author="Marlowe Greaves LLP" w:date="2025-10-03T11:20:00Z">
        <w:r>
          <w:t xml:space="preserve">be unlimited, or alternatively shall not exceed an amount equal to 500% of the annual subscription fee</w:t>
        </w:r>
      </w:ins>
      <w:r>
        <w:t xml:space="preserve">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Term and termination (clause 12)</w:t>
      </w:r>
    </w:p>
    <w:p>
      <w:pPr>
        <w:pStyle w:val="ListParagraph"/>
        <w:numPr>
          <w:ilvl w:val="1"/>
          <w:numId w:val="2"/>
        </w:numPr>
        <w:spacing w:after="120" w:line="276"/>
      </w:pPr>
      <w:r>
        <w:t xml:space="preserve">This agreement begins on the Service Commencement Date and, unless terminated earlier, continues for an initial term of </w:t>
      </w:r>
      <w:r>
        <w:t xml:space="preserve">3 (three) years (the “Initial Term”) and thereafter renews automatically for successive periods of 12 months unless either party gives not less than </w:t>
      </w:r>
      <w:del w:author="Marlowe Greaves LLP" w:date="2025-10-03T11:20:00Z">
        <w:r>
          <w:delText xml:space="preserve">90</w:delText>
        </w:r>
      </w:del>
      <w:ins w:author="Marlowe Greaves LLP" w:date="2025-10-03T11:20:00Z">
        <w:r>
          <w:t xml:space="preserve">60</w:t>
        </w:r>
      </w:ins>
      <w:r>
        <w:t xml:space="preserve"> days’ written notice.</w:t>
      </w:r>
    </w:p>
    <w:p>
      <w:r>
        <w:t xml:space="preserve"/>
      </w:r>
    </w:p>
    <w:p>
      <w:pPr>
        <w:spacing w:after="120" w:line="276"/>
      </w:pPr>
      <w:r>
        <w:rPr>
          <w:b/>
          <w:bCs/>
        </w:rPr>
        <w:t xml:space="preserve">Customer note (Marlowe Greaves): </w:t>
      </w:r>
      <w:r>
        <w:t xml:space="preserve">Our client requires meaningful recourse on data security given the volume of supply-chain personal data. The processor super-cap at 100% of fees is not acceptable; we have marked it unlimited but will engage on a multiple of fees. Payment terms to align with our client’s standard 60-day cycle.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40"/>
    </w:pPr>
    <w:r>
      <w:rPr>
        <w:color w:val="888888"/>
        <w:sz w:val="14"/>
        <w:szCs w:val="14"/>
      </w:rPr>
      <w:t xml:space="preserve">Meridian / Harcourt MSSA – v2 redline (Marlowe Greaves mark-up)</w:t>
    </w:r>
    <w:r>
      <w:rPr>
        <w:color w:val="888888"/>
        <w:sz w:val="14"/>
        <w:szCs w:val="14"/>
      </w:rPr>
      <w:t xml:space="preserve">	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</w:lvl>
    <w:lvl w:ilvl="1" w15:tentative="1">
      <w:start w:val="1"/>
      <w:numFmt w:val="decimal"/>
      <w:lvlText w:val="%1.%2"/>
      <w:lvlJc w:val="left"/>
      <w:pPr>
        <w:ind w:left="720" w:hanging="720"/>
      </w:pPr>
    </w:lvl>
    <w:lvl w:ilvl="2" w15:tentative="1">
      <w:start w:val="1"/>
      <w:numFmt w:val="lowerLetter"/>
      <w:lvlText w:val="(%3)"/>
      <w:lvlJc w:val="left"/>
      <w:pPr>
        <w:ind w:left="1440" w:hanging="720"/>
      </w:pPr>
    </w:lvl>
    <w:lvl w:ilvl="3" w15:tentative="1">
      <w:start w:val="1"/>
      <w:numFmt w:val="lowerRoman"/>
      <w:lvlText w:val="(%4)"/>
      <w:lvlJc w:val="left"/>
      <w:pPr>
        <w:ind w:left="2160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2026-06-30T11:16:46.214Z</dcterms:created>
  <dcterms:modified xsi:type="dcterms:W3CDTF">2026-06-30T11:16:46.215Z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