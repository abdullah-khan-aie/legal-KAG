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MASTER SUBSCRIPTION &amp; DATA SERVICES AGREEMENT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DRAFT v3 – Whitfield Carter LLP (Supplier) response to Customer mark-up – 21 October 2025</w:t>
      </w:r>
    </w:p>
    <w:p>
      <w:pPr>
        <w:spacing w:after="120" w:line="276"/>
      </w:pPr>
      <w:r>
        <w:t xml:space="preserve">This version responds to the Customer’s v2 mark-up. Tracked changes are attributed to </w:t>
      </w:r>
      <w:r>
        <w:rPr>
          <w:b/>
          <w:bCs/>
        </w:rPr>
        <w:t xml:space="preserve">Whitfield Carter LLP</w:t>
      </w:r>
      <w:r>
        <w:t xml:space="preserve">, shown against the v2 positions. The compromise figures below are those carried into the execution version.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Fees and payment (clause 6)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The Customer shall pay each correctly rendered invoice within </w:t>
      </w:r>
      <w:del w:author="Whitfield Carter LLP" w:date="2025-10-21T16:05:00Z">
        <w:r>
          <w:delText xml:space="preserve">60</w:delText>
        </w:r>
      </w:del>
      <w:ins w:author="Whitfield Carter LLP" w:date="2025-10-21T16:05:00Z">
        <w:r>
          <w:t xml:space="preserve">45</w:t>
        </w:r>
      </w:ins>
      <w:r>
        <w:t xml:space="preserve"> days of the date of invoice.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Default interest is charged at </w:t>
      </w:r>
      <w:del w:author="Whitfield Carter LLP" w:date="2025-10-21T16:05:00Z">
        <w:r>
          <w:delText xml:space="preserve">2%</w:delText>
        </w:r>
      </w:del>
      <w:ins w:author="Whitfield Carter LLP" w:date="2025-10-21T16:05:00Z">
        <w:r>
          <w:t xml:space="preserve">3%</w:t>
        </w:r>
      </w:ins>
      <w:r>
        <w:t xml:space="preserve"> per annum above the base rate of the Bank of England, with suspension on </w:t>
      </w:r>
      <w:r>
        <w:t xml:space="preserve">30 days’ written notice.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Limitation of liability (clause 9) – compromise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Subject to clauses 9.1 and 9.4, each party’s total aggregate liability arising under or in connection with this agreement in any contract year shall not exceed an amount equal to </w:t>
      </w:r>
      <w:del w:author="Whitfield Carter LLP" w:date="2025-10-21T16:05:00Z">
        <w:r>
          <w:delText xml:space="preserve">the greater of (a) 200% of the total Fees paid by the Customer in the 12 months preceding the claim and (b) £1,500,000</w:delText>
        </w:r>
      </w:del>
      <w:ins w:author="Whitfield Carter LLP" w:date="2025-10-21T16:05:00Z">
        <w:r>
          <w:t xml:space="preserve">150% of the total Fees paid by the Customer in the 12 months preceding the claim (the general cap)</w:t>
        </w:r>
      </w:ins>
      <w:r>
        <w:t xml:space="preserve">.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Notwithstanding clause 9.3, the Supplier’s aggregate liability for breach of its data-protection obligations under clause 8 and the DPA and its confidentiality obligations under clause 10 shall </w:t>
      </w:r>
      <w:del w:author="Whitfield Carter LLP" w:date="2025-10-21T16:05:00Z">
        <w:r>
          <w:delText xml:space="preserve">be unlimited, or alternatively shall not exceed an amount equal to 500% of the annual subscription fee</w:delText>
        </w:r>
      </w:del>
      <w:ins w:author="Whitfield Carter LLP" w:date="2025-10-21T16:05:00Z">
        <w:r>
          <w:t xml:space="preserve">not exceed an amount equal to 300% of the annual subscription fee (the data-protection super-cap), being £2,520,000</w:t>
        </w:r>
      </w:ins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Term and termination (clause 12)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Renewal notice is </w:t>
      </w:r>
      <w:del w:author="Whitfield Carter LLP" w:date="2025-10-21T16:05:00Z">
        <w:r>
          <w:delText xml:space="preserve">60</w:delText>
        </w:r>
      </w:del>
      <w:ins w:author="Whitfield Carter LLP" w:date="2025-10-21T16:05:00Z">
        <w:r>
          <w:t xml:space="preserve">90</w:t>
        </w:r>
      </w:ins>
      <w:r>
        <w:t xml:space="preserve"> days, reverting to the original position.</w:t>
      </w:r>
    </w:p>
    <w:p>
      <w:r>
        <w:t xml:space="preserve"/>
      </w:r>
    </w:p>
    <w:p>
      <w:pPr>
        <w:spacing w:after="120" w:line="276"/>
      </w:pPr>
      <w:r>
        <w:rPr>
          <w:b/>
          <w:bCs/>
        </w:rPr>
        <w:t xml:space="preserve">Supplier note (Whitfield Carter): </w:t>
      </w:r>
      <w:r>
        <w:t xml:space="preserve">We can move the general cap to 150% of trailing 12-month fees and accept a dedicated data-protection super-cap at 300% of the annual subscription fee (£2,520,000) — this is our ceiling and reflects a genuine concession on the standard 100%. Payment at 45 days is our compromise between 30 and 60. Renewal notice stays at 90 days. On this basis we believe we are at agreed terms.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40"/>
    </w:pPr>
    <w:r>
      <w:rPr>
        <w:color w:val="888888"/>
        <w:sz w:val="14"/>
        <w:szCs w:val="14"/>
      </w:rPr>
      <w:t xml:space="preserve">Meridian / Harcourt MSSA – v3 redline (Whitfield Carter response)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2026-06-30T11:16:46.282Z</dcterms:created>
  <dcterms:modified xsi:type="dcterms:W3CDTF">2026-06-30T11:16:46.282Z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