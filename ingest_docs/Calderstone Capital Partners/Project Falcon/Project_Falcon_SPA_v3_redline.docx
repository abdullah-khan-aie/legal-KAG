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0"/>
          <w:szCs w:val="20"/>
        </w:rPr>
        <w:t xml:space="preserve">DATED [ ● ] 2026</w:t>
      </w:r>
    </w:p>
    <w:p>
      <w:pPr>
        <w:spacing w:after="240"/>
        <w:jc w:val="center"/>
      </w:pPr>
      <w:r>
        <w:rPr>
          <w:i/>
          <w:iCs/>
          <w:color w:val="888888"/>
          <w:sz w:val="18"/>
          <w:szCs w:val="18"/>
        </w:rPr>
        <w:t xml:space="preserve">(Counter-mark-up by Whitfield Carter LLP (Buyer’s solicitors) — 9 January 2026)</w:t>
      </w:r>
    </w:p>
    <w:p>
      <w:pPr>
        <w:jc w:val="center"/>
      </w:pPr>
      <w:r>
        <w:t xml:space="preserve">____________________________</w:t>
      </w:r>
    </w:p>
    <w:p>
      <w:pPr>
        <w:spacing w:before="120"/>
        <w:jc w:val="center"/>
      </w:pPr>
      <w:r>
        <w:rPr>
          <w:b/>
          <w:bCs/>
          <w:sz w:val="32"/>
          <w:szCs w:val="32"/>
        </w:rPr>
        <w:t xml:space="preserve">SHARE PURCHASE AGREEMENT</w:t>
      </w:r>
    </w:p>
    <w:p>
      <w:pPr>
        <w:spacing w:after="120"/>
        <w:jc w:val="center"/>
      </w:pPr>
      <w:r>
        <w:rPr>
          <w:sz w:val="20"/>
          <w:szCs w:val="20"/>
        </w:rPr>
        <w:t xml:space="preserve">relating to the entire issued share capital of</w:t>
      </w:r>
    </w:p>
    <w:p>
      <w:pPr>
        <w:jc w:val="center"/>
      </w:pPr>
      <w:r>
        <w:rPr>
          <w:b/>
          <w:bCs/>
          <w:sz w:val="26"/>
          <w:szCs w:val="26"/>
        </w:rPr>
        <w:t xml:space="preserve">WREN &amp; HARTLEY LIMITED</w:t>
      </w:r>
    </w:p>
    <w:p>
      <w:pPr>
        <w:spacing w:after="120"/>
        <w:jc w:val="center"/>
      </w:pPr>
      <w:r>
        <w:t xml:space="preserve">____________________________</w:t>
      </w:r>
    </w:p>
    <w:p>
      <w:pPr>
        <w:spacing w:after="80"/>
        <w:jc w:val="center"/>
      </w:pPr>
      <w:r>
        <w:rPr>
          <w:sz w:val="20"/>
          <w:szCs w:val="20"/>
        </w:rPr>
        <w:t xml:space="preserve">(1)  THE PERSONS LISTED IN SCHEDULE 1 (the Sellers)</w:t>
      </w:r>
    </w:p>
    <w:p>
      <w:pPr>
        <w:spacing w:after="240"/>
        <w:jc w:val="center"/>
      </w:pPr>
      <w:r>
        <w:rPr>
          <w:sz w:val="20"/>
          <w:szCs w:val="20"/>
        </w:rPr>
        <w:t xml:space="preserve">(2)  FALCON BIDCO LIMITED (the Buyer)</w:t>
      </w:r>
    </w:p>
    <w:p>
      <w:pPr>
        <w:spacing w:after="80"/>
        <w:jc w:val="center"/>
      </w:pPr>
      <w:r>
        <w:rPr>
          <w:b/>
          <w:bCs/>
          <w:sz w:val="18"/>
          <w:szCs w:val="18"/>
        </w:rPr>
        <w:t xml:space="preserve">Whitfield Carter LLP</w:t>
      </w:r>
    </w:p>
    <w:p>
      <w:pPr>
        <w:spacing w:after="80"/>
        <w:jc w:val="center"/>
      </w:pPr>
      <w:r>
        <w:rPr>
          <w:color w:val="555555"/>
          <w:sz w:val="16"/>
          <w:szCs w:val="16"/>
        </w:rPr>
        <w:t xml:space="preserve">22 Bishopsgate, London EC2N 4BQ</w:t>
      </w:r>
    </w:p>
    <w:p>
      <w:r>
        <w:br w:type="page"/>
      </w:r>
    </w:p>
    <w:p>
      <w:pPr>
        <w:pStyle w:val="Heading1"/>
      </w:pPr>
      <w:r>
        <w:t xml:space="preserve">THIS AGREEMENT is dated [ ● ] 2026 and made</w:t>
      </w:r>
    </w:p>
    <w:p>
      <w:pPr>
        <w:spacing w:after="120"/>
      </w:pPr>
      <w:r>
        <w:rPr>
          <w:b/>
          <w:bCs/>
        </w:rPr>
        <w:t xml:space="preserve">PARTIES</w:t>
      </w:r>
    </w:p>
    <w:p>
      <w:pPr>
        <w:pStyle w:val="ListParagraph"/>
        <w:numPr>
          <w:ilvl w:val="0"/>
          <w:numId w:val="2"/>
        </w:numPr>
        <w:spacing w:after="80"/>
      </w:pPr>
      <w:r>
        <w:t xml:space="preserve">THE PERSONS whose names and addresses are set out in column (1) of the table in Schedule 1 (together the “Sellers” and each a “Seller”); and</w:t>
      </w:r>
    </w:p>
    <w:p>
      <w:pPr>
        <w:pStyle w:val="ListParagraph"/>
        <w:numPr>
          <w:ilvl w:val="0"/>
          <w:numId w:val="2"/>
        </w:numPr>
        <w:spacing w:after="80"/>
      </w:pPr>
      <w:r>
        <w:t xml:space="preserve">FALCON BIDCO LIMITED, a company incorporated in England and Wales with registered number 16028841 whose registered office is at 18 St James’s Square, London SW1Y 4JR (the “Buyer”).</w:t>
      </w:r>
    </w:p>
    <w:p>
      <w:pPr>
        <w:spacing w:after="120"/>
      </w:pPr>
      <w:r>
        <w:rPr>
          <w:b/>
          <w:bCs/>
        </w:rPr>
        <w:t xml:space="preserve">BACKGROUND</w:t>
      </w:r>
    </w:p>
    <w:p>
      <w:pPr>
        <w:pStyle w:val="ListParagraph"/>
        <w:numPr>
          <w:ilvl w:val="0"/>
          <w:numId w:val="3"/>
        </w:numPr>
        <w:spacing w:after="80"/>
      </w:pPr>
      <w:r>
        <w:t xml:space="preserve">The Company is a private company limited by shares, particulars of which are set out in Schedule 2.</w:t>
      </w:r>
    </w:p>
    <w:p>
      <w:pPr>
        <w:pStyle w:val="ListParagraph"/>
        <w:numPr>
          <w:ilvl w:val="0"/>
          <w:numId w:val="3"/>
        </w:numPr>
        <w:spacing w:after="80"/>
      </w:pPr>
      <w:r>
        <w:t xml:space="preserve">The Sellers are the legal and beneficial owners of, or are otherwise able to procure the transfer of, the entire issued share capital of the Company.</w:t>
      </w:r>
    </w:p>
    <w:p>
      <w:pPr>
        <w:pStyle w:val="ListParagraph"/>
        <w:numPr>
          <w:ilvl w:val="0"/>
          <w:numId w:val="3"/>
        </w:numPr>
        <w:spacing w:after="80"/>
      </w:pPr>
      <w:r>
        <w:t xml:space="preserve">The Sellers have agreed to sell and the Buyer has agreed to purchase the Shares on the terms and subject to the conditions of this Agreement.</w:t>
      </w:r>
    </w:p>
    <w:p>
      <w:pPr>
        <w:pStyle w:val="Heading2"/>
      </w:pPr>
      <w:r>
        <w:t xml:space="preserve">AGREED TERMS</w:t>
      </w:r>
    </w:p>
    <w:p>
      <w:pPr>
        <w:pStyle w:val="ListParagraph"/>
        <w:numPr>
          <w:ilvl w:val="0"/>
          <w:numId w:val="4"/>
        </w:numPr>
        <w:spacing w:after="80" w:before="160"/>
      </w:pPr>
      <w:r>
        <w:rPr>
          <w:b/>
          <w:bCs/>
        </w:rPr>
        <w:t xml:space="preserve">Definitions and interpretation</w:t>
      </w:r>
    </w:p>
    <w:p>
      <w:pPr>
        <w:spacing w:after="120"/>
      </w:pPr>
      <w:r>
        <w:t xml:space="preserve">In this Agreement, the following definitions apply: “Accounts” means the audited financial statements of the Company for the financial year ended on the Accounts Date; “Accounts Date” means 31 March 2025; “Business Day” means a day other than a Saturday, Sunday or public holiday in England when banks in London are open for business; “Claim” means a claim by the Buyer for any breach of the Warranties; “Completion” means completion of the sale and purchase of the Shares under this Agreement; “Completion Accounts” means the accounts prepared in accordance with Schedule 7; “Consideration” has the meaning given in clause 3; “Disclosure Letter” means the letter of the same date as this Agreement from the Sellers to the Buyer; “Encumbrance” means any mortgage, charge, pledge, lien, option, restriction, right of pre-emption, third-party right or interest, or other encumbrance or security interest of any kind; “Escrow Account” means the account opened under the Escrow Agreement; “Escrow Amount” means £2,000,000; “Management Accounts” means the unaudited management accounts of the Company for the period from the Accounts Date to 31 January 2026; “Shares” means the 1,000,000 ordinary shares of £1.00 each in the capital of the Company, comprising the entire issued share capital; “Tax Covenant” means the covenant set out in Schedule 6; “Warranties” means the warranties given by the Sellers under clause 6 and set out in Schedule 4.</w:t>
      </w:r>
    </w:p>
    <w:p>
      <w:pPr>
        <w:spacing w:after="120"/>
      </w:pPr>
      <w:r>
        <w:t xml:space="preserve">Clause, Schedule and paragraph headings do not affect interpretation. References to clauses and Schedules are to the clauses of and Schedules to this Agreement.</w:t>
      </w:r>
    </w:p>
    <w:p>
      <w:pPr>
        <w:spacing w:after="120"/>
      </w:pPr>
      <w:r>
        <w:t xml:space="preserve">Words in the singular include the plural and vice versa, and a reference to one gender includes a reference to the other genders.</w:t>
      </w:r>
    </w:p>
    <w:p>
      <w:pPr>
        <w:spacing w:after="120"/>
      </w:pPr>
      <w:r>
        <w:t xml:space="preserve">A reference to a statute or statutory provision is a reference to it as amended, extended or re-enacted from time to time, and includes all subordinate legislation made under it.</w:t>
      </w:r>
    </w:p>
    <w:p>
      <w:pPr>
        <w:spacing w:after="120"/>
      </w:pPr>
      <w:r>
        <w:t xml:space="preserve">Any obligation on a party not to do something includes an obligation not to allow that thing to be done; and any words following “including”, “include”, “in particular” or any similar expression are illustrative and do not limit the words preceding them.</w:t>
      </w:r>
    </w:p>
    <w:p>
      <w:pPr>
        <w:pStyle w:val="ListParagraph"/>
        <w:numPr>
          <w:ilvl w:val="0"/>
          <w:numId w:val="4"/>
        </w:numPr>
        <w:spacing w:after="80" w:before="160"/>
      </w:pPr>
      <w:r>
        <w:rPr>
          <w:b/>
          <w:bCs/>
        </w:rPr>
        <w:t xml:space="preserve">Sale and purchase</w:t>
      </w:r>
    </w:p>
    <w:p>
      <w:pPr>
        <w:spacing w:after="120"/>
      </w:pPr>
      <w:r>
        <w:t xml:space="preserve">On the terms of this Agreement, the Sellers shall sell with full title guarantee, and the Buyer shall purchase, the Shares with effect from Completion free from all Encumbrances and together with all rights attaching to them at Completion (including the right to receive all dividends and distributions declared on or after the date of this Agreement).</w:t>
      </w:r>
    </w:p>
    <w:p>
      <w:pPr>
        <w:spacing w:after="120"/>
      </w:pPr>
      <w:r>
        <w:t xml:space="preserve">Each Seller severally waives any right of pre-emption or other restriction on transfer in respect of the Shares conferred on that Seller under the articles of association of the Company or otherwise.</w:t>
      </w:r>
    </w:p>
    <w:p>
      <w:pPr>
        <w:spacing w:after="120"/>
      </w:pPr>
      <w:r>
        <w:t xml:space="preserve">The Buyer is not obliged to complete the purchase of any of the Shares unless the purchase of all of the Shares is completed simultaneously.</w:t>
      </w:r>
    </w:p>
    <w:p>
      <w:pPr>
        <w:pStyle w:val="ListParagraph"/>
        <w:numPr>
          <w:ilvl w:val="0"/>
          <w:numId w:val="4"/>
        </w:numPr>
        <w:spacing w:after="80" w:before="160"/>
      </w:pPr>
      <w:r>
        <w:rPr>
          <w:b/>
          <w:bCs/>
        </w:rPr>
        <w:t xml:space="preserve">Consideration</w:t>
      </w:r>
    </w:p>
    <w:p>
      <w:pPr>
        <w:spacing w:after="120"/>
      </w:pPr>
      <w:r>
        <w:t xml:space="preserve">The total consideration for the Shares (the “Consideration”) is an amount equal to the Equity Value, being the Enterprise Value of £52,000,000 (on a cash-free, debt-free basis), less the Net Debt of the Company at Completion, and adjusted for the amount (if any) by which Working Capital at Completion differs from the Target Working Capital, all as determined in accordance with the Completion Accounts in Schedule 7. The estimated Equity Value at the date of this Agreement is £44,600,000.</w:t>
      </w:r>
    </w:p>
    <w:p>
      <w:pPr>
        <w:spacing w:after="120"/>
      </w:pPr>
      <w:r>
        <w:t xml:space="preserve">At Completion the Buyer shall pay the Estimated Equity Value less the Escrow Amount to the Sellers in the proportions set out in Schedule 1, and shall pay the Escrow Amount into the Escrow Account.</w:t>
      </w:r>
    </w:p>
    <w:p>
      <w:pPr>
        <w:spacing w:after="120"/>
      </w:pPr>
      <w:r>
        <w:t xml:space="preserve">The Escrow Amount shall be held and released in accordance with the Escrow Agreement, and shall be available to satisfy any Claim or claim under the Tax Covenant. Any balance remaining </w:t>
      </w:r>
      <w:del w:id="1005" w:author="Amelia Hart" w:date="2025-12-18T11:20:00Z">
        <w:r>
          <w:delText xml:space="preserve">24 months</w:delText>
        </w:r>
      </w:del>
      <w:r>
        <w:t xml:space="preserve"/>
      </w:r>
      <w:ins w:id="1006" w:author="Amelia Hart" w:date="2025-12-18T11:20:00Z">
        <w:r>
          <w:t xml:space="preserve">18 months</w:t>
        </w:r>
      </w:ins>
      <w:r>
        <w:t xml:space="preserve"> after Completion (less the amount of any then-outstanding claims) shall be released to the Sellers.</w:t>
      </w:r>
    </w:p>
    <w:p>
      <w:pPr>
        <w:spacing w:after="120"/>
      </w:pPr>
      <w:r>
        <w:t xml:space="preserve">Any payment made by a Seller in respect of a Claim or under the Tax Covenant shall, so far as possible, be treated as a reduction in the Consideration.</w:t>
      </w:r>
    </w:p>
    <w:p>
      <w:pPr>
        <w:pStyle w:val="ListParagraph"/>
        <w:numPr>
          <w:ilvl w:val="0"/>
          <w:numId w:val="4"/>
        </w:numPr>
        <w:spacing w:after="80" w:before="160"/>
      </w:pPr>
      <w:r>
        <w:rPr>
          <w:b/>
          <w:bCs/>
        </w:rPr>
        <w:t xml:space="preserve">Conditions</w:t>
      </w:r>
    </w:p>
    <w:p>
      <w:pPr>
        <w:spacing w:after="120"/>
      </w:pPr>
      <w:r>
        <w:t xml:space="preserve">Completion is conditional on the following conditions being satisfied (or waived by the Buyer) on or before the Long Stop Date: (a) the grant of the landlord’s licence to assign or to the change of control in respect of the Company’s leasehold premises at Brookfield Mill, Whalley; (b) receipt of the written consent of Pawsome Retail Group to the change of control under its supply agreement; and (c) no material adverse change having occurred in the business of the Company between the date of this Agreement and Completion.</w:t>
      </w:r>
    </w:p>
    <w:p>
      <w:pPr>
        <w:spacing w:after="120"/>
      </w:pPr>
      <w:r>
        <w:t xml:space="preserve">The Sellers shall use all reasonable endeavours to procure the satisfaction of the conditions in clause 4.1(a) and (b) as soon as possible and in any event by the Long Stop Date.</w:t>
      </w:r>
    </w:p>
    <w:p>
      <w:pPr>
        <w:spacing w:after="120"/>
      </w:pPr>
      <w:r>
        <w:t xml:space="preserve">If the conditions are not satisfied or waived by the Long Stop Date (being 31 March 2026), this Agreement shall automatically terminate (other than the surviving provisions) and no party shall have any claim against any other, save in respect of any prior breach.</w:t>
      </w:r>
    </w:p>
    <w:p>
      <w:pPr>
        <w:pStyle w:val="ListParagraph"/>
        <w:numPr>
          <w:ilvl w:val="0"/>
          <w:numId w:val="4"/>
        </w:numPr>
        <w:spacing w:after="80" w:before="160"/>
      </w:pPr>
      <w:r>
        <w:rPr>
          <w:b/>
          <w:bCs/>
        </w:rPr>
        <w:t xml:space="preserve">Completion</w:t>
      </w:r>
    </w:p>
    <w:p>
      <w:pPr>
        <w:spacing w:after="120"/>
      </w:pPr>
      <w:r>
        <w:t xml:space="preserve">Completion shall take place at the offices of the Buyer’s solicitors on the date of this Agreement (or such other date as the parties agree), immediately following satisfaction of the conditions.</w:t>
      </w:r>
    </w:p>
    <w:p>
      <w:pPr>
        <w:spacing w:after="120"/>
      </w:pPr>
      <w:r>
        <w:t xml:space="preserve">At Completion the Sellers shall deliver or procure delivery to the Buyer of the documents and shall do the things listed in Part 1 of Schedule 3 (including duly executed stock transfer forms, share certificates, statutory books, resignation letters and board minutes of the Company).</w:t>
      </w:r>
    </w:p>
    <w:p>
      <w:pPr>
        <w:spacing w:after="120"/>
      </w:pPr>
      <w:r>
        <w:t xml:space="preserve">At Completion the Buyer shall: (a) pay the amounts due under clause 3.2; and (b) deliver a certified copy of the board minutes of the Buyer authorising the execution and performance of this Agreement.</w:t>
      </w:r>
    </w:p>
    <w:p>
      <w:pPr>
        <w:spacing w:after="120"/>
      </w:pPr>
      <w:r>
        <w:t xml:space="preserve">The Buyer shall not be obliged to complete unless the Sellers comply with all their obligations in clause 5.2 and Schedule 3.</w:t>
      </w:r>
    </w:p>
    <w:p>
      <w:pPr>
        <w:pStyle w:val="ListParagraph"/>
        <w:numPr>
          <w:ilvl w:val="0"/>
          <w:numId w:val="4"/>
        </w:numPr>
        <w:spacing w:after="80" w:before="160"/>
      </w:pPr>
      <w:r>
        <w:rPr>
          <w:b/>
          <w:bCs/>
        </w:rPr>
        <w:t xml:space="preserve">Warranties</w:t>
      </w:r>
    </w:p>
    <w:p>
      <w:pPr>
        <w:spacing w:after="120"/>
      </w:pPr>
      <w:r>
        <w:t xml:space="preserve">The Sellers severally warrant to the Buyer that each Warranty is true, accurate and not misleading at the date of this Agreement, subject only to the matters fairly disclosed in the Disclosure Letter.</w:t>
      </w:r>
    </w:p>
    <w:p>
      <w:pPr>
        <w:spacing w:after="120"/>
      </w:pPr>
      <w:r>
        <w:t xml:space="preserve">The Warranties set out in Schedule 4 are given in respect of (among other things): capacity and authority; the Shares and share capital; the Accounts and Management Accounts; events since the Accounts Date; assets; intellectual property and information technology; material contracts; litigation; compliance with laws (including food safety and product compliance); employees and pensions; property; environmental matters; and tax.</w:t>
      </w:r>
    </w:p>
    <w:p>
      <w:pPr>
        <w:spacing w:after="120"/>
      </w:pPr>
      <w:r>
        <w:t xml:space="preserve">Each Warranty is to be construed independently and is not limited by reference to any other Warranty.</w:t>
      </w:r>
    </w:p>
    <w:p>
      <w:pPr>
        <w:spacing w:after="120"/>
      </w:pPr>
      <w:r>
        <w:t xml:space="preserve">The Sellers’ liability under the Warranties is limited as set out in clause 7 and Schedule 5.</w:t>
      </w:r>
    </w:p>
    <w:p>
      <w:pPr>
        <w:spacing w:after="120"/>
      </w:pPr>
      <w:r>
        <w:t xml:space="preserve">The Sellers undertake not to make any claim against the Company or any of its directors, officers or employees in connection with the giving of the Warranties or the preparation of the Disclosure Letter, save in the case of fraud.</w:t>
      </w:r>
    </w:p>
    <w:p>
      <w:pPr>
        <w:pStyle w:val="ListParagraph"/>
        <w:numPr>
          <w:ilvl w:val="0"/>
          <w:numId w:val="4"/>
        </w:numPr>
        <w:spacing w:after="80" w:before="160"/>
      </w:pPr>
      <w:r>
        <w:rPr>
          <w:b/>
          <w:bCs/>
        </w:rPr>
        <w:t xml:space="preserve">Limitations on liability</w:t>
      </w:r>
    </w:p>
    <w:p>
      <w:pPr>
        <w:spacing w:after="120"/>
      </w:pPr>
      <w:r>
        <w:t xml:space="preserve">The Sellers are not liable for a Claim unless the amount of the Claim, when aggregated with all other Claims, exceeds </w:t>
      </w:r>
      <w:del w:id="2005" w:author="James Osei" w:date="2026-01-09T16:40:00Z">
        <w:r>
          <w:delText xml:space="preserve">£250,000</w:delText>
        </w:r>
      </w:del>
      <w:ins w:id="2006" w:author="James Osei" w:date="2026-01-09T16:40:00Z">
        <w:r>
          <w:t xml:space="preserve">£350,000</w:t>
        </w:r>
      </w:ins>
      <w:r>
        <w:t xml:space="preserve"> (in which case the Sellers are liable for the whole amount and not merely the excess).</w:t>
      </w:r>
    </w:p>
    <w:p>
      <w:pPr>
        <w:spacing w:after="120"/>
      </w:pPr>
      <w:r>
        <w:t xml:space="preserve">The Sellers are not liable for any individual Claim unless the amount of that Claim exceeds </w:t>
      </w:r>
      <w:del w:id="1007" w:author="Amelia Hart" w:date="2025-12-18T11:20:00Z">
        <w:r>
          <w:delText xml:space="preserve">£25,000</w:delText>
        </w:r>
      </w:del>
      <w:r>
        <w:t xml:space="preserve"/>
      </w:r>
      <w:ins w:id="1008" w:author="Amelia Hart" w:date="2025-12-18T11:20:00Z">
        <w:r>
          <w:t xml:space="preserve">£40,000</w:t>
        </w:r>
      </w:ins>
      <w:r>
        <w:t xml:space="preserve">.</w:t>
      </w:r>
    </w:p>
    <w:p>
      <w:pPr>
        <w:spacing w:after="120"/>
      </w:pPr>
      <w:r>
        <w:t xml:space="preserve">The aggregate liability of the Sellers in respect of all Claims (other than under the Fundamental Warranties and the Tax Covenant) shall not exceed </w:t>
      </w:r>
      <w:del w:id="1001" w:author="Amelia Hart" w:date="2025-12-18T11:20:00Z">
        <w:r>
          <w:delText xml:space="preserve">25%</w:delText>
        </w:r>
      </w:del>
      <w:r>
        <w:t xml:space="preserve"/>
      </w:r>
      <w:ins w:id="1002" w:author="Amelia Hart" w:date="2025-12-18T11:20:00Z">
        <w:del w:id="2001" w:author="James Osei" w:date="2026-01-09T16:40:00Z">
          <w:r>
            <w:delText xml:space="preserve">20%</w:delText>
          </w:r>
        </w:del>
      </w:ins>
      <w:ins w:id="2002" w:author="James Osei" w:date="2026-01-09T16:40:00Z">
        <w:r>
          <w:t xml:space="preserve">17.5%</w:t>
        </w:r>
      </w:ins>
      <w:r>
        <w:t xml:space="preserve"> of the Consideration. The aggregate liability of the Sellers for all claims under this Agreement, including under the Tax Covenant and the Fundamental Warranties, shall not in any event exceed the Consideration actually received by them.</w:t>
      </w:r>
    </w:p>
    <w:p>
      <w:pPr>
        <w:spacing w:after="120"/>
      </w:pPr>
      <w:r>
        <w:t xml:space="preserve">The Sellers are not liable for a Claim unless the Buyer has given written notice of the Claim to the Sellers, stating in reasonable detail the nature of the Claim and the Buyer’s good-faith estimate of the amount claimed, on or before </w:t>
      </w:r>
      <w:del w:id="1003" w:author="Amelia Hart" w:date="2025-12-18T11:20:00Z">
        <w:r>
          <w:delText xml:space="preserve">24 months</w:delText>
        </w:r>
      </w:del>
      <w:r>
        <w:t xml:space="preserve"/>
      </w:r>
      <w:ins w:id="1004" w:author="Amelia Hart" w:date="2025-12-18T11:20:00Z">
        <w:r>
          <w:t xml:space="preserve">18 months</w:t>
        </w:r>
      </w:ins>
      <w:r>
        <w:t xml:space="preserve"> after Completion in the case of the general Warranties, and on or before the seventh anniversary of Completion in the case of the Tax Covenant.</w:t>
      </w:r>
    </w:p>
    <w:p>
      <w:pPr>
        <w:spacing w:after="120"/>
      </w:pPr>
      <w:r>
        <w:t xml:space="preserve">The Sellers are not liable for a Claim to the extent that the matter giving rise to it was fairly disclosed in the Disclosure Letter, was provided for in the Accounts or Completion Accounts, or arises from a change in law or accounting policy after Completion.</w:t>
      </w:r>
    </w:p>
    <w:p>
      <w:pPr>
        <w:spacing w:after="120"/>
      </w:pPr>
      <w:r>
        <w:t xml:space="preserve">Nothing in this clause 7 or Schedule 5 limits the liability of any Seller in the case of fraud or fraudulent misrepresentation by that Seller.</w:t>
      </w:r>
    </w:p>
    <w:p>
      <w:pPr>
        <w:pStyle w:val="ListParagraph"/>
        <w:numPr>
          <w:ilvl w:val="0"/>
          <w:numId w:val="4"/>
        </w:numPr>
        <w:spacing w:after="80" w:before="160"/>
      </w:pPr>
      <w:r>
        <w:rPr>
          <w:b/>
          <w:bCs/>
        </w:rPr>
        <w:t xml:space="preserve">Tax covenant</w:t>
      </w:r>
    </w:p>
    <w:p>
      <w:pPr>
        <w:spacing w:after="120"/>
      </w:pPr>
      <w:r>
        <w:t xml:space="preserve">The Sellers severally covenant with the Buyer in the terms of the Tax Covenant set out in Schedule 6.</w:t>
      </w:r>
    </w:p>
    <w:p>
      <w:pPr>
        <w:spacing w:after="120"/>
      </w:pPr>
      <w:r>
        <w:t xml:space="preserve">The provisions of Schedule 6 take effect from Completion.</w:t>
      </w:r>
    </w:p>
    <w:p>
      <w:pPr>
        <w:pStyle w:val="ListParagraph"/>
        <w:numPr>
          <w:ilvl w:val="0"/>
          <w:numId w:val="4"/>
        </w:numPr>
        <w:spacing w:after="80" w:before="160"/>
      </w:pPr>
      <w:r>
        <w:rPr>
          <w:b/>
          <w:bCs/>
        </w:rPr>
        <w:t xml:space="preserve">Restrictive covenants</w:t>
      </w:r>
    </w:p>
    <w:p>
      <w:pPr>
        <w:spacing w:after="120"/>
      </w:pPr>
      <w:r>
        <w:t xml:space="preserve">Each of Eleanor Wren and James Hartley severally undertakes to the Buyer that, for the period of </w:t>
      </w:r>
      <w:del w:id="1009" w:author="Amelia Hart" w:date="2025-12-18T11:20:00Z">
        <w:r>
          <w:delText xml:space="preserve">three years</w:delText>
        </w:r>
      </w:del>
      <w:r>
        <w:t xml:space="preserve"/>
      </w:r>
      <w:ins w:id="1010" w:author="Amelia Hart" w:date="2025-12-18T11:20:00Z">
        <w:r>
          <w:t xml:space="preserve">two years</w:t>
        </w:r>
      </w:ins>
      <w:r>
        <w:t xml:space="preserve"> from Completion, that Seller shall not, directly or indirectly, within the United Kingdom: (a) carry on or be engaged in any business which competes with the business of the Company as carried on at Completion (being the manufacture and supply of premium pet-nutrition products); (b) solicit or entice away any customer or supplier of the Company with whom that Seller has had dealings in the 12 months before Completion; or (c) solicit or employ any senior employee of the Company.</w:t>
      </w:r>
    </w:p>
    <w:p>
      <w:pPr>
        <w:spacing w:after="120"/>
      </w:pPr>
      <w:r>
        <w:t xml:space="preserve">Each undertaking in clause 9.1 is a separate undertaking and is considered by the parties to be reasonable and necessary to protect the legitimate interests of the Buyer. If any restriction is found void but would be valid if some part were deleted, it applies with such modification as necessary to make it valid.</w:t>
      </w:r>
    </w:p>
    <w:p>
      <w:pPr>
        <w:pStyle w:val="ListParagraph"/>
        <w:numPr>
          <w:ilvl w:val="0"/>
          <w:numId w:val="4"/>
        </w:numPr>
        <w:spacing w:after="80" w:before="160"/>
      </w:pPr>
      <w:r>
        <w:rPr>
          <w:b/>
          <w:bCs/>
        </w:rPr>
        <w:t xml:space="preserve">Confidentiality and announcements</w:t>
      </w:r>
    </w:p>
    <w:p>
      <w:pPr>
        <w:spacing w:after="120"/>
      </w:pPr>
      <w:r>
        <w:t xml:space="preserve">Each party shall keep confidential the terms of this Agreement and any information relating to the other parties, save as required by law or any regulatory authority, or with the prior written consent of the other parties.</w:t>
      </w:r>
    </w:p>
    <w:p>
      <w:pPr>
        <w:spacing w:after="120"/>
      </w:pPr>
      <w:r>
        <w:t xml:space="preserve">No party shall make any announcement relating to this Agreement without the prior written consent of the others, except as required by law.</w:t>
      </w:r>
    </w:p>
    <w:p>
      <w:pPr>
        <w:pStyle w:val="ListParagraph"/>
        <w:numPr>
          <w:ilvl w:val="0"/>
          <w:numId w:val="4"/>
        </w:numPr>
        <w:spacing w:after="80" w:before="160"/>
      </w:pPr>
      <w:r>
        <w:rPr>
          <w:b/>
          <w:bCs/>
        </w:rPr>
        <w:t xml:space="preserve">Further assurance</w:t>
      </w:r>
    </w:p>
    <w:p>
      <w:pPr>
        <w:spacing w:after="120"/>
      </w:pPr>
      <w:r>
        <w:t xml:space="preserve">Each Seller shall (at the Buyer’s cost) execute such documents and do such acts as the Buyer may reasonably require to give full effect to this Agreement and to vest the Shares in the Buyer.</w:t>
      </w:r>
    </w:p>
    <w:p>
      <w:pPr>
        <w:pStyle w:val="ListParagraph"/>
        <w:numPr>
          <w:ilvl w:val="0"/>
          <w:numId w:val="4"/>
        </w:numPr>
        <w:spacing w:after="80" w:before="160"/>
      </w:pPr>
      <w:r>
        <w:rPr>
          <w:b/>
          <w:bCs/>
        </w:rPr>
        <w:t xml:space="preserve">Entire agreement</w:t>
      </w:r>
    </w:p>
    <w:p>
      <w:pPr>
        <w:spacing w:after="120"/>
      </w:pPr>
      <w:r>
        <w:t xml:space="preserve">This Agreement, together with the documents referred to in it, constitutes the entire agreement between the parties and supersedes all previous agreements, understandings and arrangements between them, whether written or oral, relating to its subject matter.</w:t>
      </w:r>
    </w:p>
    <w:p>
      <w:pPr>
        <w:spacing w:after="120"/>
      </w:pPr>
      <w:r>
        <w:t xml:space="preserve">Each party acknowledges that in entering into this Agreement it does not rely on any statement, representation or warranty not set out in this Agreement. Nothing in this clause limits liability for fraud.</w:t>
      </w:r>
    </w:p>
    <w:p>
      <w:pPr>
        <w:pStyle w:val="ListParagraph"/>
        <w:numPr>
          <w:ilvl w:val="0"/>
          <w:numId w:val="4"/>
        </w:numPr>
        <w:spacing w:after="80" w:before="160"/>
      </w:pPr>
      <w:r>
        <w:rPr>
          <w:b/>
          <w:bCs/>
        </w:rPr>
        <w:t xml:space="preserve">Notices</w:t>
      </w:r>
    </w:p>
    <w:p>
      <w:pPr>
        <w:spacing w:after="120"/>
      </w:pPr>
      <w:r>
        <w:t xml:space="preserve">A notice given under this Agreement must be in writing and delivered by hand, by pre-paid first-class post or by email to the address or email address of the relevant party set out in this Agreement (or as otherwise notified). A notice is deemed received, if delivered by hand, at the time of delivery; if posted, at 9.00 am on the second Business Day after posting; and if sent by email, at the time of transmission (subject to no bounce-back).</w:t>
      </w:r>
    </w:p>
    <w:p>
      <w:pPr>
        <w:pStyle w:val="ListParagraph"/>
        <w:numPr>
          <w:ilvl w:val="0"/>
          <w:numId w:val="4"/>
        </w:numPr>
        <w:spacing w:after="80" w:before="160"/>
      </w:pPr>
      <w:r>
        <w:rPr>
          <w:b/>
          <w:bCs/>
        </w:rPr>
        <w:t xml:space="preserve">Assignment and third-party rights</w:t>
      </w:r>
    </w:p>
    <w:p>
      <w:pPr>
        <w:spacing w:after="120"/>
      </w:pPr>
      <w:r>
        <w:t xml:space="preserve">No party may assign, transfer or otherwise deal with any of its rights under this Agreement without the prior written consent of the others, save that the Buyer may assign its rights to a member of its group or to any person providing acquisition finance by way of security.</w:t>
      </w:r>
    </w:p>
    <w:p>
      <w:pPr>
        <w:spacing w:after="120"/>
      </w:pPr>
      <w:r>
        <w:t xml:space="preserve">Except as expressly provided, a person who is not a party to this Agreement has no right under the Contracts (Rights of Third Parties) Act 1999 to enforce any term of this Agreement.</w:t>
      </w:r>
    </w:p>
    <w:p>
      <w:pPr>
        <w:pStyle w:val="ListParagraph"/>
        <w:numPr>
          <w:ilvl w:val="0"/>
          <w:numId w:val="4"/>
        </w:numPr>
        <w:spacing w:after="80" w:before="160"/>
      </w:pPr>
      <w:r>
        <w:rPr>
          <w:b/>
          <w:bCs/>
        </w:rPr>
        <w:t xml:space="preserve">Variation, waiver and counterparts</w:t>
      </w:r>
    </w:p>
    <w:p>
      <w:pPr>
        <w:spacing w:after="120"/>
      </w:pPr>
      <w:r>
        <w:t xml:space="preserve">No variation of this Agreement is effective unless it is in writing and signed by or on behalf of each party.</w:t>
      </w:r>
    </w:p>
    <w:p>
      <w:pPr>
        <w:spacing w:after="120"/>
      </w:pPr>
      <w:r>
        <w:t xml:space="preserve">A waiver of any right or remedy is only effective if given in writing and does not constitute a waiver of any subsequent breach or default.</w:t>
      </w:r>
    </w:p>
    <w:p>
      <w:pPr>
        <w:spacing w:after="120"/>
      </w:pPr>
      <w:r>
        <w:t xml:space="preserve">This Agreement may be executed in any number of counterparts, each of which when executed constitutes an original, and all the counterparts together constitute one agreement.</w:t>
      </w:r>
    </w:p>
    <w:p>
      <w:pPr>
        <w:pStyle w:val="ListParagraph"/>
        <w:numPr>
          <w:ilvl w:val="0"/>
          <w:numId w:val="4"/>
        </w:numPr>
        <w:spacing w:after="80" w:before="160"/>
      </w:pPr>
      <w:r>
        <w:rPr>
          <w:b/>
          <w:bCs/>
        </w:rPr>
        <w:t xml:space="preserve">Governing law and jurisdiction</w:t>
      </w:r>
    </w:p>
    <w:p>
      <w:pPr>
        <w:spacing w:after="120"/>
      </w:pPr>
      <w:r>
        <w:t xml:space="preserve">This Agreement and any dispute or claim arising out of or in connection with it or its subject matter or formation (including non-contractual disputes or claims) are governed by and construed in accordance with the law of England and Wales.</w:t>
      </w:r>
    </w:p>
    <w:p>
      <w:pPr>
        <w:spacing w:after="120"/>
      </w:pPr>
      <w:r>
        <w:t xml:space="preserve">Each party irrevocably agrees that the courts of England and Wales have exclusive jurisdiction to settle any such dispute or claim.</w:t>
      </w:r>
    </w:p>
    <w:p>
      <w:r>
        <w:br w:type="page"/>
      </w:r>
    </w:p>
    <w:p>
      <w:pPr>
        <w:pStyle w:val="Heading1"/>
      </w:pPr>
      <w:r>
        <w:t xml:space="preserve">SCHEDULE 1 – The Sellers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Seller</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Shares held</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 holding</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Proportion of Consideration</w:t>
            </w:r>
          </w:p>
        </w:tc>
      </w:tr>
      <w:tr>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Eleanor Wren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420,000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42.0%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42.0%</w:t>
            </w:r>
          </w:p>
        </w:tc>
      </w:tr>
      <w:tr>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James Hartley</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380,000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38.0%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38.0%</w:t>
            </w:r>
          </w:p>
        </w:tc>
      </w:tr>
      <w:tr>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The trustees of the Wren Family Trust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200,000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20.0%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20.0%</w:t>
            </w:r>
          </w:p>
        </w:tc>
      </w:tr>
      <w:tr>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Total</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1,000,000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100.0%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100.0%</w:t>
            </w:r>
          </w:p>
        </w:tc>
      </w:tr>
    </w:tbl>
    <w:p>
      <w:pPr>
        <w:pStyle w:val="Heading1"/>
      </w:pPr>
      <w:r>
        <w:t xml:space="preserve">SCHEDULE 2 – Particulars of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Item</w:t>
            </w:r>
          </w:p>
        </w:tc>
        <w:tc>
          <w:tcPr>
            <w:tcW w:type="dxa" w:w="6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Detail</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Name</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Wren &amp; Hartley Limited</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Registered number</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06642318</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Date of incorporation</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27 June 2008</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Registered office</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Brookfield Mill, Clitheroe Road, Whalley, Lancashire BB7 9SE</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Issued share capital</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1,000,000 ordinary shares of £1.00 each</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Directors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Eleanor Wren, James Hartley, Margaret Stillwell</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Secretary</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James Hartley</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Accounting reference date</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31 March</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Auditors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Lockhart Reade LLP</w:t>
            </w:r>
          </w:p>
        </w:tc>
      </w:tr>
    </w:tbl>
    <w:p>
      <w:pPr>
        <w:pStyle w:val="Heading1"/>
      </w:pPr>
      <w:r>
        <w:t xml:space="preserve">SCHEDULE 3 – Completion obligations</w:t>
      </w:r>
    </w:p>
    <w:p>
      <w:pPr>
        <w:pStyle w:val="Heading2"/>
      </w:pPr>
      <w:r>
        <w:t xml:space="preserve">Part 1 – Sellers’ obligations</w:t>
      </w:r>
    </w:p>
    <w:p>
      <w:pPr>
        <w:pStyle w:val="ListParagraph"/>
        <w:numPr>
          <w:ilvl w:val="0"/>
          <w:numId w:val="3"/>
        </w:numPr>
        <w:spacing w:after="80"/>
      </w:pPr>
      <w:r>
        <w:t xml:space="preserve">duly executed stock transfer forms in favour of the Buyer in respect of all the Shares, together with the relevant share certificates;</w:t>
      </w:r>
    </w:p>
    <w:p>
      <w:pPr>
        <w:pStyle w:val="ListParagraph"/>
        <w:numPr>
          <w:ilvl w:val="0"/>
          <w:numId w:val="3"/>
        </w:numPr>
        <w:spacing w:after="80"/>
      </w:pPr>
      <w:r>
        <w:t xml:space="preserve">the statutory books and registers of the Company, written up to (but not including) Completion, together with the certificate of incorporation;</w:t>
      </w:r>
    </w:p>
    <w:p>
      <w:pPr>
        <w:pStyle w:val="ListParagraph"/>
        <w:numPr>
          <w:ilvl w:val="0"/>
          <w:numId w:val="3"/>
        </w:numPr>
        <w:spacing w:after="80"/>
      </w:pPr>
      <w:r>
        <w:t xml:space="preserve">letters of resignation of each resigning director and the secretary, in the agreed form;</w:t>
      </w:r>
    </w:p>
    <w:p>
      <w:pPr>
        <w:pStyle w:val="ListParagraph"/>
        <w:numPr>
          <w:ilvl w:val="0"/>
          <w:numId w:val="3"/>
        </w:numPr>
        <w:spacing w:after="80"/>
      </w:pPr>
      <w:r>
        <w:t xml:space="preserve">a certified copy of the board minutes of the Company approving the registration of the share transfers and the resignations and appointments;</w:t>
      </w:r>
    </w:p>
    <w:p>
      <w:pPr>
        <w:pStyle w:val="ListParagraph"/>
        <w:numPr>
          <w:ilvl w:val="0"/>
          <w:numId w:val="3"/>
        </w:numPr>
        <w:spacing w:after="80"/>
      </w:pPr>
      <w:r>
        <w:t xml:space="preserve">the executed Disclosure Letter; and</w:t>
      </w:r>
    </w:p>
    <w:p>
      <w:pPr>
        <w:pStyle w:val="ListParagraph"/>
        <w:numPr>
          <w:ilvl w:val="0"/>
          <w:numId w:val="3"/>
        </w:numPr>
        <w:spacing w:after="80"/>
      </w:pPr>
      <w:r>
        <w:t xml:space="preserve">the executed service agreement and consultancy agreements referred to in the Completion Checklist.</w:t>
      </w:r>
    </w:p>
    <w:p>
      <w:pPr>
        <w:pStyle w:val="Heading2"/>
      </w:pPr>
      <w:r>
        <w:t xml:space="preserve">Part 2 – Buyer’s obligations</w:t>
      </w:r>
    </w:p>
    <w:p>
      <w:pPr>
        <w:pStyle w:val="ListParagraph"/>
        <w:numPr>
          <w:ilvl w:val="0"/>
          <w:numId w:val="3"/>
        </w:numPr>
        <w:spacing w:after="80"/>
      </w:pPr>
      <w:r>
        <w:t xml:space="preserve">pay the Estimated Equity Value less the Escrow Amount to the Sellers’ solicitors’ client account;</w:t>
      </w:r>
    </w:p>
    <w:p>
      <w:pPr>
        <w:pStyle w:val="ListParagraph"/>
        <w:numPr>
          <w:ilvl w:val="0"/>
          <w:numId w:val="3"/>
        </w:numPr>
        <w:spacing w:after="80"/>
      </w:pPr>
      <w:r>
        <w:t xml:space="preserve">pay the Escrow Amount into the Escrow Account; and</w:t>
      </w:r>
    </w:p>
    <w:p>
      <w:pPr>
        <w:pStyle w:val="ListParagraph"/>
        <w:numPr>
          <w:ilvl w:val="0"/>
          <w:numId w:val="3"/>
        </w:numPr>
        <w:spacing w:after="80"/>
      </w:pPr>
      <w:r>
        <w:t xml:space="preserve">deliver a certified copy of the board minutes of the Buyer authorising the transaction.</w:t>
      </w:r>
    </w:p>
    <w:p>
      <w:pPr>
        <w:pStyle w:val="Heading1"/>
      </w:pPr>
      <w:r>
        <w:t xml:space="preserve">SCHEDULE 4 – Warranties</w:t>
      </w:r>
    </w:p>
    <w:p>
      <w:pPr>
        <w:spacing w:after="120"/>
      </w:pPr>
      <w:r>
        <w:t xml:space="preserve">The Sellers warrant to the Buyer in the terms set out in this Schedule. (Set out below in summary; the full text of each Warranty forms part of this Agreement.)</w:t>
      </w:r>
    </w:p>
    <w:p>
      <w:pPr>
        <w:spacing w:after="120"/>
      </w:pPr>
      <w:r>
        <w:rPr>
          <w:b/>
          <w:bCs/>
        </w:rPr>
        <w:t xml:space="preserve">1. Capacity. </w:t>
      </w:r>
    </w:p>
    <w:p>
      <w:pPr>
        <w:spacing w:after="120"/>
      </w:pPr>
      <w:r>
        <w:t xml:space="preserve">Each Seller has full power and authority to enter into and perform this Agreement, which constitutes binding obligations on that Seller.</w:t>
      </w:r>
    </w:p>
    <w:p>
      <w:pPr>
        <w:spacing w:after="120"/>
      </w:pPr>
      <w:r>
        <w:rPr>
          <w:b/>
          <w:bCs/>
        </w:rPr>
        <w:t xml:space="preserve">2. The Shares. </w:t>
      </w:r>
    </w:p>
    <w:p>
      <w:pPr>
        <w:spacing w:after="120"/>
      </w:pPr>
      <w:r>
        <w:t xml:space="preserve">The Shares constitute the entire issued share capital, are fully paid, and are owned by the Sellers free from Encumbrances. There are no options or rights to require the issue or transfer of any shares.</w:t>
      </w:r>
    </w:p>
    <w:p>
      <w:pPr>
        <w:spacing w:after="120"/>
      </w:pPr>
      <w:r>
        <w:rPr>
          <w:b/>
          <w:bCs/>
        </w:rPr>
        <w:t xml:space="preserve">3. Accounts. </w:t>
      </w:r>
    </w:p>
    <w:p>
      <w:pPr>
        <w:spacing w:after="120"/>
      </w:pPr>
      <w:r>
        <w:t xml:space="preserve">The Accounts have been prepared in accordance with applicable law and UK GAAP, give a true and fair view of the state of affairs of the Company as at the Accounts Date, and are not affected by any extraordinary or non-recurring item save as disclosed.</w:t>
      </w:r>
    </w:p>
    <w:p>
      <w:pPr>
        <w:spacing w:after="120"/>
      </w:pPr>
      <w:r>
        <w:rPr>
          <w:b/>
          <w:bCs/>
        </w:rPr>
        <w:t xml:space="preserve">4. Management Accounts. </w:t>
      </w:r>
    </w:p>
    <w:p>
      <w:pPr>
        <w:spacing w:after="120"/>
      </w:pPr>
      <w:r>
        <w:t xml:space="preserve">The Management Accounts have been prepared with due care on a basis consistent with the Accounts and fairly reflect the trading position of the Company, although they are not audited and are not prepared on a statutory basis.</w:t>
      </w:r>
    </w:p>
    <w:p>
      <w:pPr>
        <w:spacing w:after="120"/>
      </w:pPr>
      <w:r>
        <w:rPr>
          <w:b/>
          <w:bCs/>
        </w:rPr>
        <w:t xml:space="preserve">5. Events since the Accounts Date. </w:t>
      </w:r>
    </w:p>
    <w:p>
      <w:pPr>
        <w:spacing w:after="120"/>
      </w:pPr>
      <w:r>
        <w:t xml:space="preserve">Since the Accounts Date the business has been carried on in the ordinary course, there has been no material adverse change in its financial or trading position, and no dividend or distribution has been declared or paid save as disclosed.</w:t>
      </w:r>
    </w:p>
    <w:p>
      <w:pPr>
        <w:spacing w:after="120"/>
      </w:pPr>
      <w:r>
        <w:rPr>
          <w:b/>
          <w:bCs/>
        </w:rPr>
        <w:t xml:space="preserve">6. Assets. </w:t>
      </w:r>
    </w:p>
    <w:p>
      <w:pPr>
        <w:spacing w:after="120"/>
      </w:pPr>
      <w:r>
        <w:t xml:space="preserve">The Company owns or is entitled to use all the assets necessary for the carrying on of its business as currently conducted, free from Encumbrances save as disclosed.</w:t>
      </w:r>
    </w:p>
    <w:p>
      <w:pPr>
        <w:spacing w:after="120"/>
      </w:pPr>
      <w:r>
        <w:rPr>
          <w:b/>
          <w:bCs/>
        </w:rPr>
        <w:t xml:space="preserve">7. Intellectual property. </w:t>
      </w:r>
    </w:p>
    <w:p>
      <w:pPr>
        <w:spacing w:after="120"/>
      </w:pPr>
      <w:r>
        <w:t xml:space="preserve">The Company owns or has the right to use all intellectual property used in its business; the registered rights listed in the Disclosure Letter are valid and subsisting; and the Company has not infringed the intellectual property rights of any third party.</w:t>
      </w:r>
    </w:p>
    <w:p>
      <w:pPr>
        <w:spacing w:after="120"/>
      </w:pPr>
      <w:r>
        <w:rPr>
          <w:b/>
          <w:bCs/>
        </w:rPr>
        <w:t xml:space="preserve">8. Material contracts. </w:t>
      </w:r>
    </w:p>
    <w:p>
      <w:pPr>
        <w:spacing w:after="120"/>
      </w:pPr>
      <w:r>
        <w:t xml:space="preserve">The Disclosure Letter lists each material contract. No party is in material default, and (save as disclosed) no material contract will terminate or be capable of termination as a result of the change of control.</w:t>
      </w:r>
    </w:p>
    <w:p>
      <w:pPr>
        <w:spacing w:after="120"/>
      </w:pPr>
      <w:r>
        <w:rPr>
          <w:b/>
          <w:bCs/>
        </w:rPr>
        <w:t xml:space="preserve">9. Litigation. </w:t>
      </w:r>
    </w:p>
    <w:p>
      <w:pPr>
        <w:spacing w:after="120"/>
      </w:pPr>
      <w:r>
        <w:t xml:space="preserve">Save as disclosed, the Company is not engaged in any litigation, arbitration or regulatory proceedings, and none is pending or threatened.</w:t>
      </w:r>
    </w:p>
    <w:p>
      <w:pPr>
        <w:spacing w:after="120"/>
      </w:pPr>
      <w:r>
        <w:rPr>
          <w:b/>
          <w:bCs/>
        </w:rPr>
        <w:t xml:space="preserve">10. Compliance and product safety. </w:t>
      </w:r>
    </w:p>
    <w:p>
      <w:pPr>
        <w:spacing w:after="120"/>
      </w:pPr>
      <w:r>
        <w:t xml:space="preserve">The Company has conducted its business in all material respects in accordance with applicable laws, including food and feed safety legislation; it holds all material licences and permits required for its business; and no product has been recalled.</w:t>
      </w:r>
    </w:p>
    <w:p>
      <w:pPr>
        <w:spacing w:after="120"/>
      </w:pPr>
      <w:r>
        <w:rPr>
          <w:b/>
          <w:bCs/>
        </w:rPr>
        <w:t xml:space="preserve">11. Intellectual property and IT systems. </w:t>
      </w:r>
    </w:p>
    <w:p>
      <w:pPr>
        <w:spacing w:after="120"/>
      </w:pPr>
      <w:r>
        <w:t xml:space="preserve">The IT systems are adequate for the current needs of the business and are subject to appropriate maintenance and security arrangements.</w:t>
      </w:r>
    </w:p>
    <w:p>
      <w:pPr>
        <w:spacing w:after="120"/>
      </w:pPr>
      <w:r>
        <w:rPr>
          <w:b/>
          <w:bCs/>
        </w:rPr>
        <w:t xml:space="preserve">12. Environmental. </w:t>
      </w:r>
    </w:p>
    <w:p>
      <w:pPr>
        <w:spacing w:after="120"/>
      </w:pPr>
      <w:r>
        <w:t xml:space="preserve">The Company holds all material environmental permits and has complied with them in all material respects; no environmental enforcement action is outstanding save as disclosed.</w:t>
      </w:r>
    </w:p>
    <w:p>
      <w:pPr>
        <w:spacing w:after="120"/>
      </w:pPr>
      <w:r>
        <w:rPr>
          <w:b/>
          <w:bCs/>
        </w:rPr>
        <w:t xml:space="preserve">13. Tax. </w:t>
      </w:r>
    </w:p>
    <w:p>
      <w:pPr>
        <w:spacing w:after="120"/>
      </w:pPr>
      <w:r>
        <w:t xml:space="preserve">Save as disclosed, the Company has duly and within applicable time limits made all returns and payments required for tax purposes, is not involved in any dispute with any tax authority, and has complied in all material respects with applicable tax legislation.</w:t>
      </w:r>
    </w:p>
    <w:p>
      <w:pPr>
        <w:spacing w:after="120"/>
      </w:pPr>
      <w:r>
        <w:rPr>
          <w:b/>
          <w:bCs/>
        </w:rPr>
        <w:t xml:space="preserve">14. Employees. </w:t>
      </w:r>
    </w:p>
    <w:p>
      <w:pPr>
        <w:spacing w:after="120"/>
      </w:pPr>
      <w:r>
        <w:t xml:space="preserve">The Disclosure Letter contains accurate particulars of the senior employees and their terms; there are no material outstanding claims by employees; and the Company is not party to any collective agreement.</w:t>
      </w:r>
    </w:p>
    <w:p>
      <w:pPr>
        <w:spacing w:after="120"/>
      </w:pPr>
      <w:r>
        <w:rPr>
          <w:b/>
          <w:bCs/>
        </w:rPr>
        <w:t xml:space="preserve">15. Property. </w:t>
      </w:r>
    </w:p>
    <w:p>
      <w:pPr>
        <w:spacing w:after="120"/>
      </w:pPr>
      <w:r>
        <w:t xml:space="preserve">The Company’s only property interest is the leasehold of Brookfield Mill; the Company has paid all rent and complied in all material respects with its covenants; and the lease is not liable to forfeiture.</w:t>
      </w:r>
    </w:p>
    <w:p>
      <w:pPr>
        <w:pStyle w:val="Heading1"/>
      </w:pPr>
      <w:r>
        <w:t xml:space="preserve">SCHEDULE 5 – Limitations on the Sellers’ liability</w:t>
      </w:r>
    </w:p>
    <w:p>
      <w:pPr>
        <w:spacing w:after="120"/>
      </w:pPr>
      <w:r>
        <w:t xml:space="preserve">The limitations in clause 7 are supplemented by this Schedule, which includes provisions on conduct of third-party claims, the requirement to mitigate, recovery from third parties and insurers, no double recovery, and the exclusion of liability for contingent or unquantified liabilities until they become actual liabilities. The financial limits are: de minimis per Claim </w:t>
      </w:r>
      <w:del w:id="1011" w:author="Amelia Hart" w:date="2025-12-18T11:20:00Z">
        <w:r>
          <w:delText xml:space="preserve">£25,000</w:delText>
        </w:r>
      </w:del>
      <w:r>
        <w:t xml:space="preserve"/>
      </w:r>
      <w:ins w:id="1012" w:author="Amelia Hart" w:date="2025-12-18T11:20:00Z">
        <w:r>
          <w:t xml:space="preserve">£40,000</w:t>
        </w:r>
      </w:ins>
      <w:r>
        <w:t xml:space="preserve">; aggregate threshold (basket) </w:t>
      </w:r>
      <w:del w:id="2007" w:author="James Osei" w:date="2026-01-09T16:40:00Z">
        <w:r>
          <w:delText xml:space="preserve">£250,000</w:delText>
        </w:r>
      </w:del>
      <w:ins w:id="2008" w:author="James Osei" w:date="2026-01-09T16:40:00Z">
        <w:r>
          <w:t xml:space="preserve">£350,000</w:t>
        </w:r>
      </w:ins>
      <w:r>
        <w:t xml:space="preserve">; and the general warranty cap </w:t>
      </w:r>
      <w:del w:id="1013" w:author="Amelia Hart" w:date="2025-12-18T11:20:00Z">
        <w:r>
          <w:delText xml:space="preserve">25% of the Consideration</w:delText>
        </w:r>
      </w:del>
      <w:r>
        <w:t xml:space="preserve"/>
      </w:r>
      <w:ins w:id="1014" w:author="Amelia Hart" w:date="2025-12-18T11:20:00Z">
        <w:del w:id="2003" w:author="James Osei" w:date="2026-01-09T16:40:00Z">
          <w:r>
            <w:delText xml:space="preserve">20% of the Consideration</w:delText>
          </w:r>
        </w:del>
      </w:ins>
      <w:ins w:id="2004" w:author="James Osei" w:date="2026-01-09T16:40:00Z">
        <w:r>
          <w:t xml:space="preserve">17.5% of the Consideration</w:t>
        </w:r>
      </w:ins>
      <w:r>
        <w:t xml:space="preserve">.</w:t>
      </w:r>
    </w:p>
    <w:p>
      <w:pPr>
        <w:pStyle w:val="Heading1"/>
      </w:pPr>
      <w:r>
        <w:t xml:space="preserve">SCHEDULE 6 – Tax Covenant</w:t>
      </w:r>
    </w:p>
    <w:p>
      <w:pPr>
        <w:spacing w:after="120"/>
      </w:pPr>
      <w:r>
        <w:t xml:space="preserve">The Sellers covenant to pay to the Buyer an amount equal to any liability to tax of the Company arising in respect of, or by reference to, income, profits or gains earned, accrued or received on or before Completion, or any event occurring on or before Completion, save to the extent provided for in the Completion Accounts or attributable to a voluntary act of the Buyer after Completion. The covenant is subject to the limitations in clause 7 and this Schedule and to a time limit of seven years from Completion.</w:t>
      </w:r>
    </w:p>
    <w:p>
      <w:pPr>
        <w:pStyle w:val="Heading1"/>
      </w:pPr>
      <w:r>
        <w:t xml:space="preserve">SCHEDULE 7 – Completion Accounts</w:t>
      </w:r>
    </w:p>
    <w:p>
      <w:pPr>
        <w:spacing w:after="120"/>
      </w:pPr>
      <w:r>
        <w:t xml:space="preserve">The Completion Accounts shall be prepared by the Buyer within 45 Business Days after Completion on the basis of the specific accounting policies set out in this Schedule and, subject to those policies, in accordance with UK GAAP applied consistently with the Accounts. They shall determine the Net Debt and Working Capital of the Company as at Completion. The Sellers shall have 20 Business Days to review and, if they dispute any item, the dispute shall be referred to an independent firm of chartered accountants acting as expert. The Target Working Capital is £1,300,000.</w:t>
      </w:r>
    </w:p>
    <w:p>
      <w:r>
        <w:br w:type="page"/>
      </w:r>
    </w:p>
    <w:p>
      <w:pPr>
        <w:pStyle w:val="Heading1"/>
      </w:pPr>
      <w:r>
        <w:t xml:space="preserve">EXECUTION</w:t>
      </w:r>
    </w:p>
    <w:p>
      <w:pPr>
        <w:spacing w:after="120"/>
      </w:pPr>
      <w:r>
        <w:t xml:space="preserve">This Agreement has been entered into on the date stated at the beginning of it.</w:t>
      </w:r>
    </w:p>
    <w:p>
      <w:pPr>
        <w:spacing w:after="120"/>
      </w:pPr>
      <w:r>
        <w:t xml:space="preserve"> </w:t>
      </w:r>
    </w:p>
    <w:p>
      <w:pPr>
        <w:spacing w:after="120"/>
      </w:pPr>
      <w:r>
        <w:rPr>
          <w:b/>
          <w:bCs/>
        </w:rPr>
        <w:t xml:space="preserve">SIGNED by ELEANOR WREN</w:t>
      </w:r>
    </w:p>
    <w:p>
      <w:pPr>
        <w:spacing w:after="120"/>
      </w:pPr>
      <w:r>
        <w:t xml:space="preserve">……………………………………………</w:t>
      </w:r>
    </w:p>
    <w:p>
      <w:pPr>
        <w:spacing w:after="120"/>
      </w:pPr>
      <w:r>
        <w:t xml:space="preserve"> </w:t>
      </w:r>
    </w:p>
    <w:p>
      <w:pPr>
        <w:spacing w:after="120"/>
      </w:pPr>
      <w:r>
        <w:rPr>
          <w:b/>
          <w:bCs/>
        </w:rPr>
        <w:t xml:space="preserve">SIGNED by JAMES HARTLEY</w:t>
      </w:r>
    </w:p>
    <w:p>
      <w:pPr>
        <w:spacing w:after="120"/>
      </w:pPr>
      <w:r>
        <w:t xml:space="preserve">……………………………………………</w:t>
      </w:r>
    </w:p>
    <w:p>
      <w:pPr>
        <w:spacing w:after="120"/>
      </w:pPr>
      <w:r>
        <w:t xml:space="preserve"> </w:t>
      </w:r>
    </w:p>
    <w:p>
      <w:pPr>
        <w:spacing w:after="120"/>
      </w:pPr>
      <w:r>
        <w:rPr>
          <w:b/>
          <w:bCs/>
        </w:rPr>
        <w:t xml:space="preserve">SIGNED for and on behalf of THE TRUSTEES OF THE WREN FAMILY TRUST</w:t>
      </w:r>
    </w:p>
    <w:p>
      <w:pPr>
        <w:spacing w:after="120"/>
      </w:pPr>
      <w:r>
        <w:t xml:space="preserve">……………………………………………</w:t>
      </w:r>
    </w:p>
    <w:p>
      <w:pPr>
        <w:spacing w:after="120"/>
      </w:pPr>
      <w:r>
        <w:t xml:space="preserve"> </w:t>
      </w:r>
    </w:p>
    <w:p>
      <w:pPr>
        <w:spacing w:after="120"/>
      </w:pPr>
      <w:r>
        <w:rPr>
          <w:b/>
          <w:bCs/>
        </w:rPr>
        <w:t xml:space="preserve">SIGNED for and on behalf of FALCON BIDCO LIMITED by a director</w:t>
      </w:r>
    </w:p>
    <w:p>
      <w:pPr>
        <w:spacing w:after="120"/>
      </w:pPr>
      <w:r>
        <w:t xml:space="preserve">……………………………………………</w:t>
      </w:r>
    </w:p>
    <w:p>
      <w:pPr>
        <w:spacing w:after="120"/>
      </w:pPr>
      <w:r>
        <w:t xml:space="preserve">Director: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Whitfield Carter LLP  |  Strictly private and confidential</w:t>
    </w:r>
    <w:r>
      <w:rPr>
        <w:color w:val="888888"/>
        <w:sz w:val="14"/>
        <w:szCs w:val="14"/>
      </w:rPr>
      <w:t xml:space="preserve">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sz w:val="22"/>
        <w:szCs w:val="22"/>
      </w:rPr>
      <w:t xml:space="preserve">Whitfield Carter LLP</w:t>
    </w:r>
  </w:p>
  <w:p>
    <w:pPr>
      <w:spacing w:after="60"/>
      <w:jc w:val="right"/>
    </w:pPr>
    <w:r>
      <w:rPr>
        <w:color w:val="555555"/>
        <w:sz w:val="16"/>
        <w:szCs w:val="16"/>
      </w:rPr>
      <w:t xml:space="preserve">22 Bishopsgate, London EC2N 4BQ</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480"/>
      </w:pPr>
    </w:lvl>
  </w:abstractNum>
  <w:abstractNum w:abstractNumId="5" w15:restartNumberingAfterBreak="0">
    <w:multiLevelType w:val="hybridMultilevel"/>
    <w:lvl w:ilvl="0" w15:tentative="1">
      <w:start w:val="1"/>
      <w:numFmt w:val="lowerRoman"/>
      <w:lvlText w:val="(%1)"/>
      <w:lvlJc w:val="left"/>
      <w:pPr>
        <w:ind w:left="1440" w:hanging="480"/>
      </w:pPr>
    </w:lvl>
  </w:abstractNum>
  <w:num w:numId="1">
    <w:abstractNumId w:val="1"/>
    <w:lvlOverride w:ilvl="0">
      <w:startOverride w:val="1"/>
    </w:lvlOverride>
  </w:num>
  <w:num w:numId="2">
    <w:abstractNumId w:val="5"/>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8"/>
      <w:szCs w:val="28"/>
    </w:rPr>
  </w:style>
  <w:style w:type="paragraph" w:styleId="Heading2">
    <w:name w:val="Heading 2"/>
    <w:basedOn w:val="Normal"/>
    <w:next w:val="Normal"/>
    <w:qFormat/>
    <w:pPr>
      <w:spacing w:after="100" w:before="1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2026-06-29T15:40:26.068Z</dcterms:created>
  <dcterms:modified xsi:type="dcterms:W3CDTF">2026-06-29T15:40:26.068Z</dcterms:modified>
</cp:coreProperties>
</file>

<file path=docProps/custom.xml><?xml version="1.0" encoding="utf-8"?>
<Properties xmlns="http://schemas.openxmlformats.org/officeDocument/2006/custom-properties" xmlns:vt="http://schemas.openxmlformats.org/officeDocument/2006/docPropsVTypes"/>
</file>