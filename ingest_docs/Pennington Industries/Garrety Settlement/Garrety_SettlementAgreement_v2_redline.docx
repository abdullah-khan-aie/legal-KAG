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 2025</w:t>
      </w:r>
    </w:p>
    <w:p>
      <w:pPr>
        <w:spacing w:after="240"/>
        <w:jc w:val="center"/>
      </w:pPr>
      <w:r>
        <w:t xml:space="preserve"/>
      </w:r>
    </w:p>
    <w:p>
      <w:pPr>
        <w:spacing w:after="40"/>
        <w:jc w:val="center"/>
      </w:pPr>
      <w:r>
        <w:rPr>
          <w:b/>
          <w:bCs/>
        </w:rPr>
        <w:t xml:space="preserve">PENNINGTON INDUSTRIES LIMITED  (1)</w:t>
      </w:r>
    </w:p>
    <w:p>
      <w:pPr>
        <w:spacing w:after="240"/>
        <w:jc w:val="center"/>
      </w:pPr>
      <w:r>
        <w:rPr>
          <w:b/>
          <w:bCs/>
        </w:rPr>
        <w:t xml:space="preserve">DAVID JOHN GARRETY  (2)</w:t>
      </w:r>
    </w:p>
    <w:p>
      <w:pPr>
        <w:spacing w:after="60"/>
        <w:jc w:val="center"/>
      </w:pPr>
      <w:r>
        <w:rPr>
          <w:b/>
          <w:bCs/>
          <w:sz w:val="30"/>
          <w:szCs w:val="30"/>
        </w:rPr>
        <w:t xml:space="preserve">SETTLEMENT AGREEMENT</w:t>
      </w:r>
    </w:p>
    <w:p>
      <w:pPr>
        <w:spacing w:after="240"/>
        <w:jc w:val="center"/>
      </w:pPr>
      <w:r>
        <w:rPr>
          <w:i/>
          <w:iCs/>
          <w:sz w:val="18"/>
          <w:szCs w:val="18"/>
        </w:rPr>
        <w:t xml:space="preserve">(an agreement within the meaning of section 203(3) of the Employment Rights Act 1996)</w:t>
      </w:r>
    </w:p>
    <w:p>
      <w:pPr>
        <w:spacing w:after="120"/>
      </w:pPr>
      <w:r>
        <w:rPr>
          <w:b/>
          <w:bCs/>
        </w:rPr>
        <w:t xml:space="preserve">THIS AGREEMENT</w:t>
      </w:r>
      <w:r>
        <w:t xml:space="preserve"> is made on [•] 2025 between:</w:t>
      </w:r>
    </w:p>
    <w:p>
      <w:pPr>
        <w:pStyle w:val="ListParagraph"/>
        <w:numPr>
          <w:ilvl w:val="0"/>
          <w:numId w:val="2"/>
        </w:numPr>
        <w:spacing w:after="100"/>
      </w:pPr>
      <w:r>
        <w:rPr>
          <w:b/>
          <w:bCs/>
        </w:rPr>
        <w:t xml:space="preserve">PENNINGTON INDUSTRIES LIMITED </w:t>
      </w:r>
      <w:r>
        <w:t xml:space="preserve">(registered number 02844917) whose registered office is at Pennington House, Hagley Road, Birmingham B16 8QG (the </w:t>
      </w:r>
      <w:r>
        <w:rPr>
          <w:b/>
          <w:bCs/>
        </w:rPr>
        <w:t xml:space="preserve">Company</w:t>
      </w:r>
      <w:r>
        <w:t xml:space="preserve">); and</w:t>
      </w:r>
    </w:p>
    <w:p>
      <w:pPr>
        <w:pStyle w:val="ListParagraph"/>
        <w:numPr>
          <w:ilvl w:val="0"/>
          <w:numId w:val="2"/>
        </w:numPr>
        <w:spacing w:after="100"/>
      </w:pPr>
      <w:r>
        <w:rPr>
          <w:b/>
          <w:bCs/>
        </w:rPr>
        <w:t xml:space="preserve">DAVID JOHN GARRETY </w:t>
      </w:r>
      <w:r>
        <w:t xml:space="preserve">of 14 Selwyn Crescent, Edgbaston, Birmingham B15 3TR (the </w:t>
      </w:r>
      <w:r>
        <w:rPr>
          <w:b/>
          <w:bCs/>
        </w:rPr>
        <w:t xml:space="preserve">Employee</w:t>
      </w:r>
      <w:r>
        <w:t xml:space="preserve">).</w:t>
      </w:r>
    </w:p>
    <w:p>
      <w:pPr>
        <w:pStyle w:val="Heading2"/>
      </w:pPr>
      <w:r>
        <w:t xml:space="preserve">1. Definitions and interpretation</w:t>
      </w:r>
    </w:p>
    <w:p>
      <w:pPr>
        <w:pStyle w:val="ListParagraph"/>
        <w:numPr>
          <w:ilvl w:val="0"/>
          <w:numId w:val="3"/>
        </w:numPr>
        <w:spacing w:after="100"/>
      </w:pPr>
      <w:r>
        <w:rPr>
          <w:b/>
          <w:bCs/>
        </w:rPr>
        <w:t xml:space="preserve">Termination Date</w:t>
      </w:r>
      <w:r>
        <w:t xml:space="preserve"> means 9 May 2025, being the date on which the Employee’s employment terminates.</w:t>
      </w:r>
    </w:p>
    <w:p>
      <w:pPr>
        <w:pStyle w:val="ListParagraph"/>
        <w:numPr>
          <w:ilvl w:val="0"/>
          <w:numId w:val="3"/>
        </w:numPr>
        <w:spacing w:after="100"/>
      </w:pPr>
      <w:r>
        <w:rPr>
          <w:b/>
          <w:bCs/>
        </w:rPr>
        <w:t xml:space="preserve">Adviser</w:t>
      </w:r>
      <w:r>
        <w:t xml:space="preserve"> means Oliver Jennings of Birchall Stone LLP, the relevant independent adviser for the purposes of section 203 of the Employment Rights Act 1996.</w:t>
      </w:r>
    </w:p>
    <w:p>
      <w:pPr>
        <w:pStyle w:val="Heading2"/>
      </w:pPr>
      <w:r>
        <w:t xml:space="preserve">2. Termination of employment</w:t>
      </w:r>
    </w:p>
    <w:p>
      <w:pPr>
        <w:pStyle w:val="ListParagraph"/>
        <w:numPr>
          <w:ilvl w:val="0"/>
          <w:numId w:val="3"/>
        </w:numPr>
        <w:spacing w:after="100"/>
      </w:pPr>
      <w:r>
        <w:t xml:space="preserve">The Employee’s employment with the Company terminates on the Termination Date by reason of redundancy. The Company will pay the Employee’s salary and contractual benefits in the usual way up to the Termination Date.</w:t>
      </w:r>
    </w:p>
    <w:p>
      <w:pPr>
        <w:pStyle w:val="Heading2"/>
      </w:pPr>
      <w:r>
        <w:t xml:space="preserve">3. Settlement payments</w:t>
      </w:r>
    </w:p>
    <w:p>
      <w:pPr>
        <w:pStyle w:val="ListParagraph"/>
        <w:numPr>
          <w:ilvl w:val="0"/>
          <w:numId w:val="3"/>
        </w:numPr>
        <w:spacing w:after="100"/>
      </w:pPr>
      <w:r>
        <w:t xml:space="preserve">The Company will pay the Employee a payment in lieu of notice equal to twelve (12) months’ basic salary of </w:t>
      </w:r>
      <w:r>
        <w:rPr>
          <w:b/>
          <w:bCs/>
        </w:rPr>
        <w:t xml:space="preserve">£148,000</w:t>
      </w:r>
      <w:r>
        <w:t xml:space="preserve"> gross, subject to deductions for income tax and national insurance, within 28 days of the later of the Termination Date and receipt of a signed copy of this Agreement and the Adviser’s certificate.</w:t>
      </w:r>
    </w:p>
    <w:p>
      <w:pPr>
        <w:pStyle w:val="ListParagraph"/>
        <w:numPr>
          <w:ilvl w:val="0"/>
          <w:numId w:val="3"/>
        </w:numPr>
        <w:spacing w:after="100"/>
      </w:pPr>
      <w:r>
        <w:t xml:space="preserve">The Company will pay the Employee a statutory redundancy payment of </w:t>
      </w:r>
      <w:r>
        <w:rPr>
          <w:b/>
          <w:bCs/>
        </w:rPr>
        <w:t xml:space="preserve">£9,330</w:t>
      </w:r>
      <w:r>
        <w:t xml:space="preserve"> which the parties agree may be paid free of tax.</w:t>
      </w:r>
    </w:p>
    <w:p>
      <w:pPr>
        <w:pStyle w:val="ListParagraph"/>
        <w:numPr>
          <w:ilvl w:val="0"/>
          <w:numId w:val="3"/>
        </w:numPr>
        <w:spacing w:after="100"/>
      </w:pPr>
      <w:r>
        <w:t xml:space="preserve">The Company will pay the Employee an ex-gratia compensation payment of </w:t>
      </w:r>
      <w:del w:id="9001" w:author="Oliver Jennings" w:date="2025-03-12T10:20:00Z">
        <w:r>
          <w:rPr>
            <w:b/>
            <w:bCs/>
          </w:rPr>
          <w:delText xml:space="preserve">£85,000</w:delText>
        </w:r>
      </w:del>
      <w:ins w:id="9002" w:author="Oliver Jennings" w:date="2025-03-12T10:20:00Z">
        <w:r>
          <w:rPr>
            <w:b/>
            <w:bCs/>
          </w:rPr>
          <w:t xml:space="preserve">£95,000</w:t>
        </w:r>
      </w:ins>
      <w:r>
        <w:t xml:space="preserve"> (the </w:t>
      </w:r>
      <w:r>
        <w:rPr>
          <w:b/>
          <w:bCs/>
        </w:rPr>
        <w:t xml:space="preserve">Termination Payment</w:t>
      </w:r>
      <w:r>
        <w:t xml:space="preserve">). The parties believe that the first £30,000 of the Termination Payment may be paid without deduction of tax under sections 401 to 403 of ITEPA 2003, and that the balance is subject to deduction of income tax.</w:t>
      </w:r>
    </w:p>
    <w:p>
      <w:pPr>
        <w:pStyle w:val="ListParagraph"/>
        <w:numPr>
          <w:ilvl w:val="0"/>
          <w:numId w:val="3"/>
        </w:numPr>
        <w:spacing w:after="100"/>
      </w:pPr>
      <w:r>
        <w:t xml:space="preserve">The Company will pay the Employee for accrued but untaken holiday up to the Termination Date, subject to deductions for tax and national insurance.</w:t>
      </w:r>
    </w:p>
    <w:p>
      <w:pPr>
        <w:pStyle w:val="Heading2"/>
      </w:pPr>
      <w:r>
        <w:t xml:space="preserve">4. Legal fees</w:t>
      </w:r>
    </w:p>
    <w:p>
      <w:pPr>
        <w:pStyle w:val="ListParagraph"/>
        <w:numPr>
          <w:ilvl w:val="0"/>
          <w:numId w:val="3"/>
        </w:numPr>
        <w:spacing w:after="100"/>
      </w:pPr>
      <w:r>
        <w:t xml:space="preserve">The Company will pay a contribution of </w:t>
      </w:r>
      <w:del w:id="9003" w:author="Oliver Jennings" w:date="2025-03-12T10:22:00Z">
        <w:r>
          <w:rPr>
            <w:b/>
            <w:bCs/>
          </w:rPr>
          <w:delText xml:space="preserve">£1,500</w:delText>
        </w:r>
      </w:del>
      <w:ins w:id="9004" w:author="Oliver Jennings" w:date="2025-03-12T10:22:00Z">
        <w:r>
          <w:rPr>
            <w:b/>
            <w:bCs/>
          </w:rPr>
          <w:t xml:space="preserve">£2,500</w:t>
        </w:r>
      </w:ins>
      <w:r>
        <w:t xml:space="preserve"> plus VAT towards the Employee’s legal fees in connection with this Agreement, on receipt of an invoice from the Adviser addressed to the Employee and marked as payable by the Company.</w:t>
      </w:r>
    </w:p>
    <w:p>
      <w:pPr>
        <w:pStyle w:val="ListParagraph"/>
        <w:numPr>
          <w:ilvl w:val="0"/>
          <w:numId w:val="3"/>
        </w:numPr>
        <w:spacing w:after="100"/>
        <w:rPr>
          <w:ins w:id="9007" w:author="Oliver Jennings" w:date="2025-03-12T10:30:00Z"/>
        </w:rPr>
      </w:pPr>
      <w:ins w:id="9008" w:author="Oliver Jennings" w:date="2025-03-12T10:30:00Z">
        <w:r>
          <w:t xml:space="preserve">The Company will, in addition, fund outplacement support for the Employee to a maximum of £5,000 plus VAT through a provider of the Employee’s choice, on production of an invoice within six months of the Termination Date.</w:t>
        </w:r>
      </w:ins>
    </w:p>
    <w:p>
      <w:pPr>
        <w:pStyle w:val="Heading2"/>
      </w:pPr>
      <w:r>
        <w:t xml:space="preserve">5. Settlement of claims</w:t>
      </w:r>
    </w:p>
    <w:p>
      <w:pPr>
        <w:pStyle w:val="ListParagraph"/>
        <w:numPr>
          <w:ilvl w:val="0"/>
          <w:numId w:val="3"/>
        </w:numPr>
        <w:spacing w:after="100"/>
      </w:pPr>
      <w:r>
        <w:t xml:space="preserve">The Employee accepts the terms of this Agreement in full and final settlement of all claims which he has or may have against the Company arising out of or in connection with his employment or its termination, including (without limitation) claims for unfair dismissal, automatic unfair dismissal under section 103A of the Employment Rights Act 1996, detriment under section 47B of that Act, a redundancy payment, breach of contract, and claims under the Equality Act 2010 including age discrimination.</w:t>
      </w:r>
    </w:p>
    <w:p>
      <w:pPr>
        <w:pStyle w:val="ListParagraph"/>
        <w:numPr>
          <w:ilvl w:val="0"/>
          <w:numId w:val="3"/>
        </w:numPr>
        <w:spacing w:after="100"/>
      </w:pPr>
      <w:r>
        <w:t xml:space="preserve">The waiver in clause 5.1 does not apply to the Employee’s accrued pension rights or to any claim for personal injury of which the Employee is not aware at the date of this Agreement.</w:t>
      </w:r>
    </w:p>
    <w:p>
      <w:pPr>
        <w:pStyle w:val="Heading2"/>
      </w:pPr>
      <w:r>
        <w:t xml:space="preserve">6. Independent legal advice</w:t>
      </w:r>
    </w:p>
    <w:p>
      <w:pPr>
        <w:pStyle w:val="ListParagraph"/>
        <w:numPr>
          <w:ilvl w:val="0"/>
          <w:numId w:val="3"/>
        </w:numPr>
        <w:spacing w:after="100"/>
      </w:pPr>
      <w:r>
        <w:t xml:space="preserve">The Employee confirms that he has received independent legal advice from the Adviser as to the terms and effect of this Agreement and, in particular, its effect on his ability to pursue the claims listed in clause 5. The Adviser will sign the certificate at Schedule 1.</w:t>
      </w:r>
    </w:p>
    <w:p>
      <w:pPr>
        <w:pStyle w:val="Heading2"/>
      </w:pPr>
      <w:r>
        <w:t xml:space="preserve">7. Confidentiality and announcements</w:t>
      </w:r>
    </w:p>
    <w:p>
      <w:pPr>
        <w:pStyle w:val="ListParagraph"/>
        <w:numPr>
          <w:ilvl w:val="0"/>
          <w:numId w:val="3"/>
        </w:numPr>
        <w:spacing w:after="100"/>
      </w:pPr>
      <w:r>
        <w:t xml:space="preserve">The parties agree to keep the existence and terms of this Agreement confidential, save as required by law or to the Employee’s immediate family and professional advisers. The Company and the Employee will agree the wording of any internal and external announcement, which will state that the Employee has left to pursue other opportunities.</w:t>
      </w:r>
    </w:p>
    <w:p>
      <w:pPr>
        <w:pStyle w:val="Heading2"/>
      </w:pPr>
      <w:r>
        <w:t xml:space="preserve">8. Reference</w:t>
      </w:r>
    </w:p>
    <w:p>
      <w:pPr>
        <w:pStyle w:val="ListParagraph"/>
        <w:numPr>
          <w:ilvl w:val="0"/>
          <w:numId w:val="3"/>
        </w:numPr>
        <w:spacing w:after="100"/>
      </w:pPr>
      <w:r>
        <w:t xml:space="preserve">The Company will, on request, provide a reference in the agreed form set out in Schedule 2 and will respond to oral enquiries in a manner consistent with it.</w:t>
      </w:r>
    </w:p>
    <w:p>
      <w:pPr>
        <w:pStyle w:val="Heading2"/>
      </w:pPr>
      <w:r>
        <w:t xml:space="preserve">9. Restrictive covenants and non-derogatory comments</w:t>
      </w:r>
    </w:p>
    <w:p>
      <w:pPr>
        <w:pStyle w:val="ListParagraph"/>
        <w:numPr>
          <w:ilvl w:val="0"/>
          <w:numId w:val="3"/>
        </w:numPr>
        <w:spacing w:after="100"/>
      </w:pPr>
      <w:r>
        <w:t xml:space="preserve">The Employee reaffirms the post-termination restrictions in his service agreement dated 3 September 2018, which the parties agree will apply for a period of </w:t>
      </w:r>
      <w:del w:id="9005" w:author="Oliver Jennings" w:date="2025-03-12T10:25:00Z">
        <w:r>
          <w:rPr>
            <w:b/>
            <w:bCs/>
          </w:rPr>
          <w:delText xml:space="preserve">12 months</w:delText>
        </w:r>
      </w:del>
      <w:ins w:id="9006" w:author="Oliver Jennings" w:date="2025-03-12T10:25:00Z">
        <w:r>
          <w:rPr>
            <w:b/>
            <w:bCs/>
          </w:rPr>
          <w:t xml:space="preserve">9 months</w:t>
        </w:r>
      </w:ins>
      <w:r>
        <w:t xml:space="preserve"> from the Termination Date. The parties will not make or publish any derogatory or disparaging statement about the other.</w:t>
      </w:r>
    </w:p>
    <w:p>
      <w:pPr>
        <w:pStyle w:val="Heading2"/>
      </w:pPr>
      <w:r>
        <w:t xml:space="preserve">10. Warranties</w:t>
      </w:r>
    </w:p>
    <w:p>
      <w:pPr>
        <w:pStyle w:val="ListParagraph"/>
        <w:numPr>
          <w:ilvl w:val="0"/>
          <w:numId w:val="3"/>
        </w:numPr>
        <w:spacing w:after="100"/>
      </w:pPr>
      <w:r>
        <w:t xml:space="preserve">The Employee warrants that he has no claims against the Company other than those settled by this Agreement and that he is not aware of any matter that would constitute a protected disclosure that he has not already disclosed to the Company.</w:t>
      </w:r>
    </w:p>
    <w:p>
      <w:pPr>
        <w:pStyle w:val="Heading2"/>
      </w:pPr>
      <w:r>
        <w:t xml:space="preserve">11. Governing law and jurisdiction</w:t>
      </w:r>
    </w:p>
    <w:p>
      <w:pPr>
        <w:pStyle w:val="ListParagraph"/>
        <w:numPr>
          <w:ilvl w:val="0"/>
          <w:numId w:val="3"/>
        </w:numPr>
        <w:spacing w:after="100"/>
      </w:pPr>
      <w:r>
        <w:t xml:space="preserve">This Agreement is governed by the law of England and Wales and the parties submit to the exclusive jurisdiction of the Employment Tribunals and the courts of England and Wales.</w:t>
      </w:r>
    </w:p>
    <w:p>
      <w:pPr>
        <w:pStyle w:val="Heading2"/>
      </w:pPr>
      <w:r>
        <w:t xml:space="preserve">12. Section 203 ERA 1996</w:t>
      </w:r>
    </w:p>
    <w:p>
      <w:pPr>
        <w:pStyle w:val="ListParagraph"/>
        <w:numPr>
          <w:ilvl w:val="0"/>
          <w:numId w:val="3"/>
        </w:numPr>
        <w:spacing w:after="100"/>
      </w:pPr>
      <w:r>
        <w:t xml:space="preserve">The conditions regulating settlement agreements under section 203(3) of the Employment Rights Act 1996, section 147 of the Equality Act 2010 and the other relevant statutory provisions are satisfied in relation to this Agreement.</w:t>
      </w:r>
    </w:p>
    <w:p>
      <w:pPr>
        <w:spacing w:after="120"/>
      </w:pPr>
      <w:r>
        <w:t xml:space="preserve"> </w:t>
      </w:r>
    </w:p>
    <w:p>
      <w:pPr>
        <w:spacing w:after="120"/>
      </w:pPr>
      <w:r>
        <w:rPr>
          <w:b/>
          <w:bCs/>
        </w:rPr>
        <w:t xml:space="preserve">SIGNED by DAVID JOHN GARRETY</w:t>
      </w:r>
    </w:p>
    <w:p>
      <w:pPr>
        <w:spacing w:after="120"/>
      </w:pPr>
      <w:r>
        <w:t xml:space="preserve">Signature: ............................................   Date: ......................</w:t>
      </w:r>
    </w:p>
    <w:p>
      <w:pPr>
        <w:spacing w:after="120"/>
      </w:pPr>
      <w:r>
        <w:t xml:space="preserve"> </w:t>
      </w:r>
    </w:p>
    <w:p>
      <w:pPr>
        <w:spacing w:after="120"/>
      </w:pPr>
      <w:r>
        <w:rPr>
          <w:b/>
          <w:bCs/>
        </w:rPr>
        <w:t xml:space="preserve">SIGNED for and on behalf of PENNINGTON INDUSTRIES LIMITED</w:t>
      </w:r>
    </w:p>
    <w:p>
      <w:pPr>
        <w:spacing w:after="120"/>
      </w:pPr>
      <w:r>
        <w:t xml:space="preserve">Signature: ............................................   Name: Richard Pennington   Title: Chief Executive</w:t>
      </w:r>
    </w:p>
    <w:p>
      <w:pPr>
        <w:pStyle w:val="Heading1"/>
        <w:pageBreakBefore/>
      </w:pPr>
      <w:r>
        <w:t xml:space="preserve">Schedule 1 — Adviser’s certificate</w:t>
      </w:r>
    </w:p>
    <w:p>
      <w:pPr>
        <w:spacing w:after="120"/>
      </w:pPr>
      <w:r>
        <w:t xml:space="preserve">I, Oliver Jennings of Birchall Stone LLP, confirm that I have advised David John Garrety as to the terms and effect of this Agreement and its effect on his ability to pursue his rights before an Employment Tribunal. I confirm that I am a relevant independent adviser within the meaning of section 203 of the Employment Rights Act 1996 and that there is in force a contract of insurance covering the risk of a claim against me in respect of that advice.</w:t>
      </w:r>
    </w:p>
    <w:p>
      <w:pPr>
        <w:spacing w:after="120"/>
      </w:pPr>
      <w:r>
        <w:t xml:space="preserve">Signed: ............................................   Date: ......................</w:t>
      </w:r>
    </w:p>
    <w:p>
      <w:pPr>
        <w:pStyle w:val="Heading1"/>
        <w:pageBreakBefore/>
      </w:pPr>
      <w:r>
        <w:t xml:space="preserve">Schedule 2 — Agreed reference</w:t>
      </w:r>
    </w:p>
    <w:p>
      <w:pPr>
        <w:spacing w:after="120"/>
      </w:pPr>
      <w:r>
        <w:t xml:space="preserve">David Garrety was employed by Pennington Industries Limited from 5 January 2012 until 9 May 2025, latterly as Group HR &amp; Operations Director. In that role he was responsible for the Company’s human-resources, operations and SHEQ functions. He carried out his duties conscientiously and professionally. He left the Company by reason of redundancy following a restructuring of the relevant functions. This reference is given in good faith but without legal liability.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2026-06-27T14:42:02.442Z</dcterms:created>
  <dcterms:modified xsi:type="dcterms:W3CDTF">2026-06-27T14:42:02.442Z</dcterms:modified>
</cp:coreProperties>
</file>

<file path=docProps/custom.xml><?xml version="1.0" encoding="utf-8"?>
<Properties xmlns="http://schemas.openxmlformats.org/officeDocument/2006/custom-properties" xmlns:vt="http://schemas.openxmlformats.org/officeDocument/2006/docPropsVTypes"/>
</file>