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DATED 27 FEBRUARY 2026</w:t>
      </w:r>
    </w:p>
    <w:p>
      <w:r>
        <w:t xml:space="preserve"/>
      </w:r>
    </w:p>
    <w:p>
      <w:r>
        <w:t xml:space="preserve"/>
      </w:r>
    </w:p>
    <w:p>
      <w:pPr>
        <w:jc w:val="center"/>
      </w:pPr>
      <w:r>
        <w:rPr>
          <w:b/>
          <w:bCs/>
        </w:rPr>
        <w:t xml:space="preserve">(1)  PENNINGTON INDUSTRIES LIMITED</w:t>
      </w:r>
    </w:p>
    <w:p>
      <w:pPr>
        <w:jc w:val="center"/>
      </w:pPr>
      <w:r>
        <w:rPr>
          <w:i/>
          <w:iCs/>
        </w:rPr>
        <w:t xml:space="preserve">(as Company and Borrower)</w:t>
      </w:r>
    </w:p>
    <w:p>
      <w:pPr>
        <w:jc w:val="center"/>
      </w:pPr>
      <w:r>
        <w:rPr>
          <w:b/>
          <w:bCs/>
        </w:rPr>
        <w:t xml:space="preserve">(2)  THE GUARANTORS listed in Schedule 1</w:t>
      </w:r>
    </w:p>
    <w:p>
      <w:pPr>
        <w:jc w:val="center"/>
      </w:pPr>
      <w:r>
        <w:rPr>
          <w:b/>
          <w:bCs/>
        </w:rPr>
        <w:t xml:space="preserve">(3)  STERLING COMMERCIAL BANK PLC</w:t>
      </w:r>
    </w:p>
    <w:p>
      <w:pPr>
        <w:jc w:val="center"/>
      </w:pPr>
      <w:r>
        <w:rPr>
          <w:i/>
          <w:iCs/>
        </w:rPr>
        <w:t xml:space="preserve">(as Original Lender, Agent and Security Agent)</w:t>
      </w:r>
    </w:p>
    <w:p>
      <w:r>
        <w:t xml:space="preserve"/>
      </w:r>
    </w:p>
    <w:p>
      <w:r>
        <w:t xml:space="preserve"/>
      </w:r>
    </w:p>
    <w:p>
      <w:pPr>
        <w:jc w:val="center"/>
      </w:pPr>
      <w:r>
        <w:rPr>
          <w:color w:val="888888"/>
        </w:rPr>
        <w:t xml:space="preserve">──────────────────────────────────────</w:t>
      </w:r>
    </w:p>
    <w:p>
      <w:pPr>
        <w:jc w:val="center"/>
      </w:pPr>
      <w:r>
        <w:rPr>
          <w:b/>
          <w:bCs/>
          <w:sz w:val="30"/>
          <w:szCs w:val="30"/>
        </w:rPr>
        <w:t xml:space="preserve">AMENDMENT AND RESTATEMENT AGREEMENT</w:t>
      </w:r>
    </w:p>
    <w:p>
      <w:pPr>
        <w:jc w:val="center"/>
      </w:pPr>
      <w:r>
        <w:rPr>
          <w:i/>
          <w:iCs/>
          <w:sz w:val="22"/>
          <w:szCs w:val="22"/>
        </w:rPr>
        <w:t xml:space="preserve">relating to a £42,000,000 facilities agreement dated 14 March 2022</w:t>
      </w:r>
    </w:p>
    <w:p>
      <w:pPr>
        <w:jc w:val="center"/>
      </w:pPr>
      <w:r>
        <w:rPr>
          <w:i/>
          <w:iCs/>
          <w:sz w:val="20"/>
          <w:szCs w:val="20"/>
        </w:rPr>
        <w:t xml:space="preserve">(as amended, and providing for a new £6,000,000 super-senior facility)</w:t>
      </w:r>
    </w:p>
    <w:p>
      <w:pPr>
        <w:jc w:val="center"/>
      </w:pPr>
      <w:r>
        <w:rPr>
          <w:color w:val="888888"/>
        </w:rPr>
        <w:t xml:space="preserve">──────────────────────────────────────</w:t>
      </w:r>
    </w:p>
    <w:p>
      <w:r>
        <w:t xml:space="preserve"/>
      </w:r>
    </w:p>
    <w:p>
      <w:r>
        <w:t xml:space="preserve"/>
      </w:r>
    </w:p>
    <w:p>
      <w:r>
        <w:t xml:space="preserve"/>
      </w:r>
    </w:p>
    <w:p>
      <w:pPr>
        <w:jc w:val="center"/>
      </w:pPr>
      <w:r>
        <w:rPr>
          <w:b/>
          <w:bCs/>
          <w:sz w:val="20"/>
          <w:szCs w:val="20"/>
        </w:rPr>
        <w:t xml:space="preserve">Whitfield Carter LLP</w:t>
      </w:r>
    </w:p>
    <w:p>
      <w:pPr>
        <w:jc w:val="center"/>
      </w:pPr>
      <w:r>
        <w:rPr>
          <w:color w:val="555555"/>
          <w:sz w:val="16"/>
          <w:szCs w:val="16"/>
        </w:rPr>
        <w:t xml:space="preserve">22 Bishopsgate, London EC2N 4BQ</w:t>
      </w:r>
    </w:p>
    <w:p>
      <w:pPr>
        <w:pageBreakBefore/>
      </w:pPr>
      <w:r>
        <w:t xml:space="preserve"/>
      </w:r>
    </w:p>
    <w:p>
      <w:pPr>
        <w:pStyle w:val="Heading1"/>
      </w:pPr>
      <w:r>
        <w:t xml:space="preserve">THIS AGREEMENT is dated 27 February 2026 and made between:</w:t>
      </w:r>
    </w:p>
    <w:p>
      <w:pPr>
        <w:spacing w:after="120" w:line="276"/>
      </w:pPr>
      <w:r>
        <w:t xml:space="preserve">(1)  PENNINGTON INDUSTRIES LIMITED, registered in England and Wales with number 03921144, whose registered office is at Pennington House, Foundry Road, Sheffield S9 1XH (the “Company” and the “Borrower”);</w:t>
      </w:r>
    </w:p>
    <w:p>
      <w:pPr>
        <w:spacing w:after="120" w:line="276"/>
      </w:pPr>
      <w:r>
        <w:t xml:space="preserve">(2)  THE COMPANIES listed in Schedule 1 (the “Guarantors”); and</w:t>
      </w:r>
    </w:p>
    <w:p>
      <w:pPr>
        <w:spacing w:after="120" w:line="276"/>
      </w:pPr>
      <w:r>
        <w:t xml:space="preserve">(3)  STERLING COMMERCIAL BANK PLC, registered in England and Wales with number 02114455, whose registered office is at 1 King William Street, London EC4N 7AF (the “Original Lender”, the “Agent” and the “Security Agent”).</w:t>
      </w:r>
    </w:p>
    <w:p>
      <w:pPr>
        <w:spacing w:after="120" w:line="276"/>
      </w:pPr>
      <w:r>
        <w:rPr>
          <w:i/>
          <w:iCs/>
        </w:rPr>
        <w:t xml:space="preserve">The Company and the Guarantors are together the “Obligors”. The parties are together the “Parties”.</w:t>
      </w:r>
    </w:p>
    <w:p>
      <w:r>
        <w:t xml:space="preserve"/>
      </w:r>
    </w:p>
    <w:p>
      <w:pPr>
        <w:spacing w:after="120" w:line="276"/>
      </w:pPr>
      <w:r>
        <w:rPr>
          <w:b/>
          <w:bCs/>
        </w:rPr>
        <w:t xml:space="preserve">BACKGROUND</w:t>
      </w:r>
    </w:p>
    <w:p>
      <w:pPr>
        <w:spacing w:after="120" w:line="276"/>
      </w:pPr>
      <w:r>
        <w:t xml:space="preserve">(A)  The Original Lender made available to the Obligors a £30,000,000 term loan facility (“Facility A”) and a £12,000,000 revolving credit facility (“Facility B” or the “RCF”) under a facilities agreement dated 14 March 2022 (the “Original Facilities Agreement”).</w:t>
      </w:r>
    </w:p>
    <w:p>
      <w:pPr>
        <w:spacing w:after="120" w:line="276"/>
      </w:pPr>
      <w:r>
        <w:t xml:space="preserve">(B)  Events of Default occurred and are continuing under the Original Facilities Agreement arising from breaches of the financial covenants tested at 30 September 2025 (the “Specified Defaults”), in respect of which the Parties entered into a standstill and reservation of rights agreement dated 5 December 2025 (the “Standstill Agreement”).</w:t>
      </w:r>
    </w:p>
    <w:p>
      <w:pPr>
        <w:spacing w:after="120" w:line="276"/>
      </w:pPr>
      <w:r>
        <w:t xml:space="preserve">(C)  The Parties have agreed to amend and restate the Original Facilities Agreement to reset the financial covenants, to make available a new £6,000,000 super-senior term facility (“Facility C”), and to amend the pricing and certain other terms, in each case on and subject to the terms of this Agreement.</w:t>
      </w:r>
    </w:p>
    <w:p>
      <w:r>
        <w:t xml:space="preserve"/>
      </w:r>
    </w:p>
    <w:p>
      <w:pPr>
        <w:spacing w:after="120" w:line="276"/>
      </w:pPr>
      <w:r>
        <w:rPr>
          <w:b/>
          <w:bCs/>
        </w:rPr>
        <w:t xml:space="preserve">IT IS AGREED as follows:</w:t>
      </w:r>
    </w:p>
    <w:p>
      <w:pPr>
        <w:spacing w:after="80" w:before="160"/>
      </w:pPr>
      <w:r>
        <w:rPr>
          <w:b/>
          <w:bCs/>
        </w:rPr>
        <w:t xml:space="preserve">1.  DEFINITIONS AND INTERPRETATION</w:t>
      </w:r>
    </w:p>
    <w:p>
      <w:pPr>
        <w:spacing w:after="100" w:line="276"/>
        <w:ind w:left="360"/>
      </w:pPr>
      <w:r>
        <w:rPr>
          <w:b w:val="false"/>
          <w:bCs w:val="false"/>
        </w:rPr>
        <w:t xml:space="preserve">1.1   </w:t>
      </w:r>
      <w:r>
        <w:t xml:space="preserve">In this Agreement, unless otherwise defined, terms defined in the Original Facilities Agreement have the same meaning. “Amended Facilities Agreement” means the Original Facilities Agreement as amended and restated in the form set out in Schedule 2.</w:t>
      </w:r>
    </w:p>
    <w:p>
      <w:pPr>
        <w:spacing w:after="100" w:line="276"/>
        <w:ind w:left="360"/>
      </w:pPr>
      <w:r>
        <w:rPr>
          <w:b w:val="false"/>
          <w:bCs w:val="false"/>
        </w:rPr>
        <w:t xml:space="preserve">1.2   </w:t>
      </w:r>
      <w:r>
        <w:t xml:space="preserve">“Effective Date” means the date on which the Agent confirms in writing to the Company that it has received all of the conditions precedent listed in Schedule 3 in form and substance satisfactory to it.</w:t>
      </w:r>
    </w:p>
    <w:p>
      <w:pPr>
        <w:spacing w:after="100" w:line="276"/>
        <w:ind w:left="360"/>
      </w:pPr>
      <w:r>
        <w:rPr>
          <w:b w:val="false"/>
          <w:bCs w:val="false"/>
        </w:rPr>
        <w:t xml:space="preserve">1.3   </w:t>
      </w:r>
      <w:r>
        <w:t xml:space="preserve">“Reference Rate” means term SONIA for the relevant interest period, subject to a floor of zero.</w:t>
      </w:r>
    </w:p>
    <w:p>
      <w:pPr>
        <w:spacing w:after="100" w:line="276"/>
        <w:ind w:left="360"/>
      </w:pPr>
      <w:r>
        <w:rPr>
          <w:b w:val="false"/>
          <w:bCs w:val="false"/>
        </w:rPr>
        <w:t xml:space="preserve">1.4   </w:t>
      </w:r>
      <w:r>
        <w:t xml:space="preserve">The principles of construction set out in clause 1.2 of the Original Facilities Agreement apply to this Agreement as if set out in full.</w:t>
      </w:r>
    </w:p>
    <w:p>
      <w:pPr>
        <w:spacing w:after="80" w:before="160"/>
      </w:pPr>
      <w:r>
        <w:rPr>
          <w:b/>
          <w:bCs/>
        </w:rPr>
        <w:t xml:space="preserve">2.  CONDITIONS PRECEDENT</w:t>
      </w:r>
    </w:p>
    <w:p>
      <w:pPr>
        <w:spacing w:after="100" w:line="276"/>
        <w:ind w:left="360"/>
      </w:pPr>
      <w:r>
        <w:rPr>
          <w:b w:val="false"/>
          <w:bCs w:val="false"/>
        </w:rPr>
        <w:t xml:space="preserve">2.1   </w:t>
      </w:r>
      <w:r>
        <w:t xml:space="preserve">The amendments in clause 3 and the availability of Facility C take effect on the Effective Date.</w:t>
      </w:r>
    </w:p>
    <w:p>
      <w:pPr>
        <w:spacing w:after="100" w:line="276"/>
        <w:ind w:left="360"/>
      </w:pPr>
      <w:r>
        <w:rPr>
          <w:b w:val="false"/>
          <w:bCs w:val="false"/>
        </w:rPr>
        <w:t xml:space="preserve">2.2   </w:t>
      </w:r>
      <w:r>
        <w:t xml:space="preserve">The Agent must notify the Company promptly upon being so satisfied. If the Effective Date has not occurred by 13 March 2026, this Agreement (other than the surviving provisions) lapses unless the Parties agree otherwise in writing.</w:t>
      </w:r>
    </w:p>
    <w:p>
      <w:pPr>
        <w:spacing w:after="80" w:before="160"/>
      </w:pPr>
      <w:r>
        <w:rPr>
          <w:b/>
          <w:bCs/>
        </w:rPr>
        <w:t xml:space="preserve">3.  AMENDMENT AND RESTATEMENT</w:t>
      </w:r>
    </w:p>
    <w:p>
      <w:pPr>
        <w:spacing w:after="100" w:line="276"/>
        <w:ind w:left="360"/>
      </w:pPr>
      <w:r>
        <w:rPr>
          <w:b w:val="false"/>
          <w:bCs w:val="false"/>
        </w:rPr>
        <w:t xml:space="preserve">3.1   </w:t>
      </w:r>
      <w:r>
        <w:t xml:space="preserve">With effect from the Effective Date, the Original Facilities Agreement is amended and restated in the form set out in Schedule 2.</w:t>
      </w:r>
    </w:p>
    <w:p>
      <w:pPr>
        <w:spacing w:after="100" w:line="276"/>
        <w:ind w:left="360"/>
      </w:pPr>
      <w:r>
        <w:rPr>
          <w:b w:val="false"/>
          <w:bCs w:val="false"/>
        </w:rPr>
        <w:t xml:space="preserve">3.2   </w:t>
      </w:r>
      <w:r>
        <w:t xml:space="preserve">Any rights or obligations that accrued under the Original Facilities Agreement before the Effective Date are unaffected, save as expressly provided in this Agreement.</w:t>
      </w:r>
    </w:p>
    <w:p>
      <w:pPr>
        <w:spacing w:after="100" w:line="276"/>
        <w:ind w:left="360"/>
      </w:pPr>
      <w:r>
        <w:rPr>
          <w:b w:val="false"/>
          <w:bCs w:val="false"/>
        </w:rPr>
        <w:t xml:space="preserve">3.3   </w:t>
      </w:r>
      <w:r>
        <w:t xml:space="preserve">Each reference in any Finance Document to the Original Facilities Agreement is, from the Effective Date, a reference to the Amended Facilities Agreement.</w:t>
      </w:r>
    </w:p>
    <w:p>
      <w:pPr>
        <w:spacing w:after="80" w:before="160"/>
      </w:pPr>
      <w:r>
        <w:rPr>
          <w:b/>
          <w:bCs/>
        </w:rPr>
        <w:t xml:space="preserve">4.  WAIVER OF SPECIFIED DEFAULTS</w:t>
      </w:r>
    </w:p>
    <w:p>
      <w:pPr>
        <w:spacing w:after="100" w:line="276"/>
        <w:ind w:left="360"/>
      </w:pPr>
      <w:r>
        <w:rPr>
          <w:b w:val="false"/>
          <w:bCs w:val="false"/>
        </w:rPr>
        <w:t xml:space="preserve">4.1   </w:t>
      </w:r>
      <w:r>
        <w:t xml:space="preserve">With effect from the Effective Date, the Lender waives the Specified Defaults. The waiver is limited to the Specified Defaults and does not extend to any other Default, present or future.</w:t>
      </w:r>
    </w:p>
    <w:p>
      <w:pPr>
        <w:spacing w:after="100" w:line="276"/>
        <w:ind w:left="360"/>
      </w:pPr>
      <w:r>
        <w:rPr>
          <w:b w:val="false"/>
          <w:bCs w:val="false"/>
        </w:rPr>
        <w:t xml:space="preserve">4.2   </w:t>
      </w:r>
      <w:r>
        <w:t xml:space="preserve">The Standstill Agreement terminates on the Effective Date, save for any accrued rights and the fee and indemnity provisions, which survive.</w:t>
      </w:r>
    </w:p>
    <w:p>
      <w:pPr>
        <w:spacing w:after="80" w:before="160"/>
      </w:pPr>
      <w:r>
        <w:rPr>
          <w:b/>
          <w:bCs/>
        </w:rPr>
        <w:t xml:space="preserve">5.  NEW FACILITY C (SUPER-SENIOR TERM FACILITY)</w:t>
      </w:r>
    </w:p>
    <w:p>
      <w:pPr>
        <w:spacing w:after="100" w:line="276"/>
        <w:ind w:left="360"/>
      </w:pPr>
      <w:r>
        <w:rPr>
          <w:b w:val="false"/>
          <w:bCs w:val="false"/>
        </w:rPr>
        <w:t xml:space="preserve">5.1   </w:t>
      </w:r>
      <w:r>
        <w:t xml:space="preserve">Subject to the terms of the Amended Facilities Agreement, the Original Lender makes available a committed term loan facility in an aggregate amount of £6,000,000 (“Facility C”), to be applied towards working capital and the costs of the restructuring.</w:t>
      </w:r>
    </w:p>
    <w:p>
      <w:pPr>
        <w:spacing w:after="100" w:line="276"/>
        <w:ind w:left="360"/>
      </w:pPr>
      <w:r>
        <w:rPr>
          <w:b w:val="false"/>
          <w:bCs w:val="false"/>
        </w:rPr>
        <w:t xml:space="preserve">5.2   </w:t>
      </w:r>
      <w:r>
        <w:t xml:space="preserve">Facility C ranks super-senior to Facility A and the RCF in right of payment and on enforcement of the Transaction Security, as set out in the amended and restated intercreditor arrangements.</w:t>
      </w:r>
    </w:p>
    <w:p>
      <w:pPr>
        <w:spacing w:after="100" w:line="276"/>
        <w:ind w:left="360"/>
      </w:pPr>
      <w:r>
        <w:rPr>
          <w:b w:val="false"/>
          <w:bCs w:val="false"/>
        </w:rPr>
        <w:t xml:space="preserve">5.3   </w:t>
      </w:r>
      <w:r>
        <w:t xml:space="preserve">Facility C is repayable in full on the Termination Date (being 31 March 2028) and may be voluntarily prepaid in accordance with the Amended Facilities Agreement.</w:t>
      </w:r>
    </w:p>
    <w:p>
      <w:pPr>
        <w:spacing w:after="80" w:before="160"/>
      </w:pPr>
      <w:r>
        <w:rPr>
          <w:b/>
          <w:bCs/>
        </w:rPr>
        <w:t xml:space="preserve">6.  AMENDED PRICING</w:t>
      </w:r>
    </w:p>
    <w:p>
      <w:pPr>
        <w:spacing w:after="100" w:line="276"/>
        <w:ind w:left="360"/>
      </w:pPr>
      <w:r>
        <w:rPr>
          <w:b w:val="false"/>
          <w:bCs w:val="false"/>
        </w:rPr>
        <w:t xml:space="preserve">6.1   </w:t>
      </w:r>
      <w:r>
        <w:t xml:space="preserve">From the Effective Date, the cash margin on Facility A and the RCF is increased by </w:t>
      </w:r>
      <w:del w:id="9101" w:author="James Osei (Whitfield Carter LLP)" w:date="2026-02-20T16:05:00Z">
        <w:r>
          <w:delText xml:space="preserve">175</w:delText>
        </w:r>
      </w:del>
      <w:ins w:id="9102" w:author="James Osei (Whitfield Carter LLP)" w:date="2026-02-20T16:05:00Z">
        <w:r>
          <w:t xml:space="preserve">185</w:t>
        </w:r>
      </w:ins>
      <w:r>
        <w:t xml:space="preserve"> basis points to </w:t>
      </w:r>
      <w:del w:id="9103" w:author="James Osei (Whitfield Carter LLP)" w:date="2026-02-20T16:05:00Z">
        <w:r>
          <w:delText xml:space="preserve">4.25</w:delText>
        </w:r>
      </w:del>
      <w:ins w:id="9104" w:author="James Osei (Whitfield Carter LLP)" w:date="2026-02-20T16:05:00Z">
        <w:r>
          <w:t xml:space="preserve">4.35</w:t>
        </w:r>
      </w:ins>
      <w:r>
        <w:t xml:space="preserve"> per cent. per annum over the Reference Rate.</w:t>
      </w:r>
    </w:p>
    <w:p>
      <w:pPr>
        <w:spacing w:after="100" w:line="276"/>
        <w:ind w:left="360"/>
      </w:pPr>
      <w:r>
        <w:rPr>
          <w:b w:val="false"/>
          <w:bCs w:val="false"/>
        </w:rPr>
        <w:t xml:space="preserve">6.2   </w:t>
      </w:r>
      <w:r>
        <w:t xml:space="preserve">In addition, a payment-in-kind margin of 1.50 per cent. per annum accrues on Facility A and is capitalised quarterly.</w:t>
      </w:r>
    </w:p>
    <w:p>
      <w:pPr>
        <w:spacing w:after="100" w:line="276"/>
        <w:ind w:left="360"/>
      </w:pPr>
      <w:r>
        <w:rPr>
          <w:b w:val="false"/>
          <w:bCs w:val="false"/>
        </w:rPr>
        <w:t xml:space="preserve">6.3   </w:t>
      </w:r>
      <w:r>
        <w:t xml:space="preserve">The margin on Facility C is 6.50 per cent. per annum over the Reference Rate, payable in cash.</w:t>
      </w:r>
    </w:p>
    <w:p>
      <w:pPr>
        <w:spacing w:after="80" w:before="160"/>
      </w:pPr>
      <w:r>
        <w:rPr>
          <w:b/>
          <w:bCs/>
        </w:rPr>
        <w:t xml:space="preserve">7.  RESET FINANCIAL COVENANTS</w:t>
      </w:r>
    </w:p>
    <w:p>
      <w:pPr>
        <w:spacing w:after="100"/>
        <w:ind w:left="360"/>
      </w:pPr>
      <w:r>
        <w:rPr>
          <w:b w:val="false"/>
          <w:bCs w:val="false"/>
        </w:rPr>
        <w:t xml:space="preserve">7.1   </w:t>
      </w:r>
      <w:r>
        <w:t xml:space="preserve">With effect from the Effective Date, the financial covenants in clause 23 of the Amended Facilities Agreement are reset as follows and tested quarterly on a rolling 12-month basis: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42"/>
        <w:gridCol w:w="2042"/>
        <w:gridCol w:w="2042"/>
      </w:tblGrid>
      <w:tr>
        <w:trPr>
          <w:tblHeader/>
        </w:trPr>
        <w:tc>
          <w:tcPr>
            <w:tcW w:type="dxa" w:w="29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Test date</w:t>
            </w:r>
          </w:p>
        </w:tc>
        <w:tc>
          <w:tcPr>
            <w:tcW w:type="dxa" w:w="2042"/>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Net leverage ≤</w:t>
            </w:r>
          </w:p>
        </w:tc>
        <w:tc>
          <w:tcPr>
            <w:tcW w:type="dxa" w:w="2042"/>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Interest cover ≥</w:t>
            </w:r>
          </w:p>
        </w:tc>
        <w:tc>
          <w:tcPr>
            <w:tcW w:type="dxa" w:w="2042"/>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Min. liquidity ≥</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31 March 2026</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del w:id="9121" w:author="James Osei (Whitfield Carter LLP)" w:date="2026-02-20T16:05:00Z">
              <w:r>
                <w:rPr>
                  <w:sz w:val="19"/>
                  <w:szCs w:val="19"/>
                </w:rPr>
                <w:delText xml:space="preserve">5.25x</w:delText>
              </w:r>
            </w:del>
            <w:ins w:id="9122" w:author="James Osei (Whitfield Carter LLP)" w:date="2026-02-20T16:05:00Z">
              <w:r>
                <w:rPr>
                  <w:sz w:val="19"/>
                  <w:szCs w:val="19"/>
                </w:rPr>
                <w:t xml:space="preserve">5.00x</w:t>
              </w:r>
            </w:ins>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1.75x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£3.0m</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30 June 2026</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5.00x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2.00x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£3.5m</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30 September 2026</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4.50x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2.25x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£4.0m</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31 December 2026</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4.00x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2.50x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£4.0m</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31 March 2027 and thereafter</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3.50x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3.00x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£4.5m</w:t>
            </w:r>
          </w:p>
        </w:tc>
      </w:tr>
    </w:tbl>
    <w:p>
      <w:pPr>
        <w:spacing w:after="100" w:before="120"/>
        <w:ind w:left="360"/>
      </w:pPr>
      <w:r>
        <w:rPr>
          <w:b w:val="false"/>
          <w:bCs w:val="false"/>
        </w:rPr>
        <w:t xml:space="preserve">7.2   </w:t>
      </w:r>
      <w:r>
        <w:t xml:space="preserve">Capital expenditure is capped at £3,500,000 in each financial year until net leverage is at or below 3.50x for two consecutive test dates.</w:t>
      </w:r>
    </w:p>
    <w:p>
      <w:pPr>
        <w:spacing w:after="100"/>
        <w:ind w:left="360"/>
      </w:pPr>
      <w:r>
        <w:rPr>
          <w:b w:val="false"/>
          <w:bCs w:val="false"/>
        </w:rPr>
        <w:t xml:space="preserve">7.3   </w:t>
      </w:r>
      <w:r>
        <w:t xml:space="preserve">An equity cure right is available in respect of up to two test dates in any period of four consecutive test dates, subject to the limitations in clause 23.6 of the Amended Facilities Agreement.</w:t>
      </w:r>
    </w:p>
    <w:p>
      <w:pPr>
        <w:spacing w:after="80" w:before="160"/>
      </w:pPr>
      <w:r>
        <w:rPr>
          <w:b/>
          <w:bCs/>
        </w:rPr>
        <w:t xml:space="preserve">8.  FEES</w:t>
      </w:r>
    </w:p>
    <w:p>
      <w:pPr>
        <w:spacing w:after="100" w:line="276"/>
        <w:ind w:left="360"/>
      </w:pPr>
      <w:r>
        <w:rPr>
          <w:b w:val="false"/>
          <w:bCs w:val="false"/>
        </w:rPr>
        <w:t xml:space="preserve">8.1   </w:t>
      </w:r>
      <w:r>
        <w:t xml:space="preserve">The Company shall pay to the Agent on the Effective Date an amendment fee equal to </w:t>
      </w:r>
      <w:del w:id="9111" w:author="James Osei (Whitfield Carter LLP)" w:date="2026-02-20T16:05:00Z">
        <w:r>
          <w:delText xml:space="preserve">0.75</w:delText>
        </w:r>
      </w:del>
      <w:ins w:id="9112" w:author="James Osei (Whitfield Carter LLP)" w:date="2026-02-20T16:05:00Z">
        <w:r>
          <w:t xml:space="preserve">0.85</w:t>
        </w:r>
      </w:ins>
      <w:r>
        <w:t xml:space="preserve"> per cent. of the aggregate commitments under Facility A and the RCF (being </w:t>
      </w:r>
      <w:del w:id="9113" w:author="James Osei (Whitfield Carter LLP)" w:date="2026-02-20T16:05:00Z">
        <w:r>
          <w:delText xml:space="preserve">£315,000</w:delText>
        </w:r>
      </w:del>
      <w:ins w:id="9114" w:author="James Osei (Whitfield Carter LLP)" w:date="2026-02-20T16:05:00Z">
        <w:r>
          <w:t xml:space="preserve">£357,000</w:t>
        </w:r>
      </w:ins>
      <w:r>
        <w:t xml:space="preserve">), and an arrangement fee in respect of Facility C equal to 2.0 per cent. of its commitments (being £120,000).</w:t>
      </w:r>
    </w:p>
    <w:p>
      <w:pPr>
        <w:spacing w:after="100" w:line="276"/>
        <w:ind w:left="360"/>
      </w:pPr>
      <w:r>
        <w:rPr>
          <w:b w:val="false"/>
          <w:bCs w:val="false"/>
        </w:rPr>
        <w:t xml:space="preserve">8.2   </w:t>
      </w:r>
      <w:r>
        <w:t xml:space="preserve">All fees are non-refundable and exclusive of VAT, and are payable in addition to the Lender's costs and expenses payable under clause 12.</w:t>
      </w:r>
    </w:p>
    <w:p>
      <w:pPr>
        <w:spacing w:after="80" w:before="160"/>
      </w:pPr>
      <w:r>
        <w:rPr>
          <w:b/>
          <w:bCs/>
        </w:rPr>
        <w:t xml:space="preserve">9.  REPRESENTATIONS</w:t>
      </w:r>
    </w:p>
    <w:p>
      <w:pPr>
        <w:spacing w:after="100" w:line="276"/>
        <w:ind w:left="360"/>
      </w:pPr>
      <w:r>
        <w:rPr>
          <w:b w:val="false"/>
          <w:bCs w:val="false"/>
        </w:rPr>
        <w:t xml:space="preserve">9.1   </w:t>
      </w:r>
      <w:r>
        <w:t xml:space="preserve">Each Obligor makes the Repeating Representations in clause 19 of the Amended Facilities Agreement on the date of this Agreement and on the Effective Date, by reference to the facts existing on each such date.</w:t>
      </w:r>
    </w:p>
    <w:p>
      <w:pPr>
        <w:spacing w:after="100" w:line="276"/>
        <w:ind w:left="360"/>
      </w:pPr>
      <w:r>
        <w:rPr>
          <w:b w:val="false"/>
          <w:bCs w:val="false"/>
        </w:rPr>
        <w:t xml:space="preserve">9.2   </w:t>
      </w:r>
      <w:r>
        <w:t xml:space="preserve">Each Obligor further represents that this Agreement has been duly authorised and constitutes its legal, valid, binding and enforceable obligations, subject to applicable insolvency and equitable principles.</w:t>
      </w:r>
    </w:p>
    <w:p>
      <w:pPr>
        <w:spacing w:after="80" w:before="160"/>
      </w:pPr>
      <w:r>
        <w:rPr>
          <w:b/>
          <w:bCs/>
        </w:rPr>
        <w:t xml:space="preserve">10.  CONFIRMATION OF GUARANTEE AND SECURITY</w:t>
      </w:r>
    </w:p>
    <w:p>
      <w:pPr>
        <w:spacing w:after="100" w:line="276"/>
        <w:ind w:left="360"/>
      </w:pPr>
      <w:r>
        <w:rPr>
          <w:b w:val="false"/>
          <w:bCs w:val="false"/>
        </w:rPr>
        <w:t xml:space="preserve">10.1   </w:t>
      </w:r>
      <w:r>
        <w:t xml:space="preserve">Each Guarantor confirms that its guarantee under clause 18 of the Amended Facilities Agreement continues in full force and extends to the obligations of the Obligors as amended by this Agreement, including in respect of Facility C.</w:t>
      </w:r>
    </w:p>
    <w:p>
      <w:pPr>
        <w:spacing w:after="100" w:line="276"/>
        <w:ind w:left="360"/>
      </w:pPr>
      <w:r>
        <w:rPr>
          <w:b w:val="false"/>
          <w:bCs w:val="false"/>
        </w:rPr>
        <w:t xml:space="preserve">10.2   </w:t>
      </w:r>
      <w:r>
        <w:t xml:space="preserve">Each Obligor confirms that the Transaction Security created by it continues in full force and secures its obligations under the Finance Documents as amended, and that this Agreement does not release or discharge any such security.</w:t>
      </w:r>
    </w:p>
    <w:p>
      <w:pPr>
        <w:spacing w:after="80" w:before="160"/>
      </w:pPr>
      <w:r>
        <w:rPr>
          <w:b/>
          <w:bCs/>
        </w:rPr>
        <w:t xml:space="preserve">11.  UNDERTAKINGS</w:t>
      </w:r>
    </w:p>
    <w:p>
      <w:pPr>
        <w:spacing w:after="100" w:line="276"/>
        <w:ind w:left="360"/>
      </w:pPr>
      <w:r>
        <w:rPr>
          <w:b w:val="false"/>
          <w:bCs w:val="false"/>
        </w:rPr>
        <w:t xml:space="preserve">11.1   </w:t>
      </w:r>
      <w:r>
        <w:t xml:space="preserve">The Company shall procure that the £2,000,000 equity subscription described in the Background is received in cash by the Company on or before the Effective Date and applied as set out in the agreed funds flow statement.</w:t>
      </w:r>
    </w:p>
    <w:p>
      <w:pPr>
        <w:spacing w:after="100" w:line="276"/>
        <w:ind w:left="360"/>
      </w:pPr>
      <w:r>
        <w:rPr>
          <w:b w:val="false"/>
          <w:bCs w:val="false"/>
        </w:rPr>
        <w:t xml:space="preserve">11.2   </w:t>
      </w:r>
      <w:r>
        <w:t xml:space="preserve">The Company shall deliver to the Agent monthly management accounts within 20 Business Days of each month end and an updated rolling 13-week cashflow forecast each month until net leverage is at or below 3.50x.</w:t>
      </w:r>
    </w:p>
    <w:p>
      <w:pPr>
        <w:spacing w:after="80" w:before="160"/>
      </w:pPr>
      <w:r>
        <w:rPr>
          <w:b/>
          <w:bCs/>
        </w:rPr>
        <w:t xml:space="preserve">12.  COSTS AND EXPENSES</w:t>
      </w:r>
    </w:p>
    <w:p>
      <w:pPr>
        <w:spacing w:after="100" w:line="276"/>
        <w:ind w:left="360"/>
      </w:pPr>
      <w:r>
        <w:rPr>
          <w:b w:val="false"/>
          <w:bCs w:val="false"/>
        </w:rPr>
        <w:t xml:space="preserve">12.1   </w:t>
      </w:r>
      <w:r>
        <w:t xml:space="preserve">The Company shall reimburse the Agent, the Security Agent and the Lender for all reasonable costs and expenses (including legal fees) incurred in connection with the negotiation, preparation and execution of this Agreement and the Finance Documents.</w:t>
      </w:r>
    </w:p>
    <w:p>
      <w:pPr>
        <w:spacing w:after="80" w:before="160"/>
      </w:pPr>
      <w:r>
        <w:rPr>
          <w:b/>
          <w:bCs/>
        </w:rPr>
        <w:t xml:space="preserve">13.  CONTINUITY AND FURTHER ASSURANCE</w:t>
      </w:r>
    </w:p>
    <w:p>
      <w:pPr>
        <w:spacing w:after="100" w:line="276"/>
        <w:ind w:left="360"/>
      </w:pPr>
      <w:r>
        <w:rPr>
          <w:b w:val="false"/>
          <w:bCs w:val="false"/>
        </w:rPr>
        <w:t xml:space="preserve">13.1   </w:t>
      </w:r>
      <w:r>
        <w:t xml:space="preserve">Except as amended by this Agreement, the Original Facilities Agreement and the other Finance Documents remain in full force and effect. This Agreement is a Finance Document.</w:t>
      </w:r>
    </w:p>
    <w:p>
      <w:pPr>
        <w:spacing w:after="100" w:line="276"/>
        <w:ind w:left="360"/>
      </w:pPr>
      <w:r>
        <w:rPr>
          <w:b w:val="false"/>
          <w:bCs w:val="false"/>
        </w:rPr>
        <w:t xml:space="preserve">13.2   </w:t>
      </w:r>
      <w:r>
        <w:t xml:space="preserve">Each Obligor shall, at the request of the Agent, execute any document and do any act reasonably required to give effect to this Agreement and to preserve or perfect the Transaction Security.</w:t>
      </w:r>
    </w:p>
    <w:p>
      <w:pPr>
        <w:spacing w:after="80" w:before="160"/>
      </w:pPr>
      <w:r>
        <w:rPr>
          <w:b/>
          <w:bCs/>
        </w:rPr>
        <w:t xml:space="preserve">14.  MISCELLANEOUS</w:t>
      </w:r>
    </w:p>
    <w:p>
      <w:pPr>
        <w:spacing w:after="100" w:line="276"/>
        <w:ind w:left="360"/>
      </w:pPr>
      <w:r>
        <w:rPr>
          <w:b w:val="false"/>
          <w:bCs w:val="false"/>
        </w:rPr>
        <w:t xml:space="preserve">14.1   </w:t>
      </w:r>
      <w:r>
        <w:t xml:space="preserve">The provisions of clauses 30 (Notices), 33 (Partial invalidity), 34 (Remedies and waivers) and 36 (Counterparts) of the Amended Facilities Agreement apply to this Agreement as if set out in full.</w:t>
      </w:r>
    </w:p>
    <w:p>
      <w:pPr>
        <w:spacing w:after="100" w:line="276"/>
        <w:ind w:left="360"/>
      </w:pPr>
      <w:r>
        <w:rPr>
          <w:b w:val="false"/>
          <w:bCs w:val="false"/>
        </w:rPr>
        <w:t xml:space="preserve">14.2   </w:t>
      </w:r>
      <w:r>
        <w:t xml:space="preserve">A person who is not a Party has no right under the Contracts (Rights of Third Parties) Act 1999 to enforce any term of this Agreement.</w:t>
      </w:r>
    </w:p>
    <w:p>
      <w:pPr>
        <w:spacing w:after="100" w:line="276"/>
        <w:ind w:left="360"/>
      </w:pPr>
      <w:r>
        <w:rPr>
          <w:b w:val="false"/>
          <w:bCs w:val="false"/>
        </w:rPr>
        <w:t xml:space="preserve">14.3   </w:t>
      </w:r>
      <w:r>
        <w:t xml:space="preserve">This Agreement may be executed in any number of counterparts, each of which is an original and all of which together constitute one instrument.</w:t>
      </w:r>
    </w:p>
    <w:p>
      <w:pPr>
        <w:spacing w:after="80" w:before="160"/>
      </w:pPr>
      <w:r>
        <w:rPr>
          <w:b/>
          <w:bCs/>
        </w:rPr>
        <w:t xml:space="preserve">15.  GOVERNING LAW AND JURISDICTION</w:t>
      </w:r>
    </w:p>
    <w:p>
      <w:pPr>
        <w:spacing w:after="100" w:line="276"/>
        <w:ind w:left="360"/>
      </w:pPr>
      <w:r>
        <w:rPr>
          <w:b w:val="false"/>
          <w:bCs w:val="false"/>
        </w:rPr>
        <w:t xml:space="preserve">15.1   </w:t>
      </w:r>
      <w:r>
        <w:t xml:space="preserve">This Agreement and any non-contractual obligations arising out of or in connection with it are governed by English law.</w:t>
      </w:r>
    </w:p>
    <w:p>
      <w:pPr>
        <w:spacing w:after="100" w:line="276"/>
        <w:ind w:left="360"/>
      </w:pPr>
      <w:r>
        <w:rPr>
          <w:b w:val="false"/>
          <w:bCs w:val="false"/>
        </w:rPr>
        <w:t xml:space="preserve">15.2   </w:t>
      </w:r>
      <w:r>
        <w:t xml:space="preserve">The courts of England have exclusive jurisdiction to settle any dispute arising out of or in connection with this Agreement (including a dispute relating to its existence, validity or termination).</w:t>
      </w:r>
    </w:p>
    <w:p>
      <w:pPr>
        <w:pageBreakBefore/>
      </w:pPr>
      <w:r>
        <w:t xml:space="preserve"/>
      </w:r>
    </w:p>
    <w:p>
      <w:pPr>
        <w:spacing w:after="120" w:line="276"/>
      </w:pPr>
      <w:r>
        <w:rPr>
          <w:b/>
          <w:bCs/>
        </w:rPr>
        <w:t xml:space="preserve">SCHEDULE 1 — THE GUARANTORS</w:t>
      </w:r>
    </w:p>
    <w:p>
      <w:pPr>
        <w:spacing w:after="120" w:line="276"/>
      </w:pPr>
      <w:r>
        <w:t xml:space="preserve">Pennington Pumps Limited (registered number 04188233)</w:t>
      </w:r>
    </w:p>
    <w:p>
      <w:pPr>
        <w:spacing w:after="120" w:line="276"/>
      </w:pPr>
      <w:r>
        <w:t xml:space="preserve">Pennington Fluid Handling Limited (registered number 05522981)</w:t>
      </w:r>
    </w:p>
    <w:p>
      <w:pPr>
        <w:spacing w:after="120" w:line="276"/>
      </w:pPr>
      <w:r>
        <w:t xml:space="preserve">Pennington Industries (Holdings) Limited (registered number 03921133)</w:t>
      </w:r>
    </w:p>
    <w:p>
      <w:r>
        <w:t xml:space="preserve"/>
      </w:r>
    </w:p>
    <w:p>
      <w:pPr>
        <w:spacing w:after="120" w:line="276"/>
      </w:pPr>
      <w:r>
        <w:rPr>
          <w:b/>
          <w:bCs/>
        </w:rPr>
        <w:t xml:space="preserve">SCHEDULE 2 — AMENDED AND RESTATED FACILITIES AGREEMENT</w:t>
      </w:r>
    </w:p>
    <w:p>
      <w:pPr>
        <w:spacing w:after="120" w:line="276"/>
      </w:pPr>
      <w:r>
        <w:rPr>
          <w:i/>
          <w:iCs/>
        </w:rPr>
        <w:t xml:space="preserve">[The amended and restated facilities agreement is appended in full. It incorporates the amendments to pricing (clause 8), the reset financial covenants (clause 23), the new Facility C (clause 2 and Schedule 1 (The Facilities)), and the amended intercreditor and priority provisions, marked against the Original Facilities Agreement.]</w:t>
      </w:r>
    </w:p>
    <w:p>
      <w:r>
        <w:t xml:space="preserve"/>
      </w:r>
    </w:p>
    <w:p>
      <w:pPr>
        <w:spacing w:after="120" w:line="276"/>
      </w:pPr>
      <w:r>
        <w:rPr>
          <w:b/>
          <w:bCs/>
        </w:rPr>
        <w:t xml:space="preserve">SCHEDULE 3 — CONDITIONS PRECEDENT</w:t>
      </w:r>
    </w:p>
    <w:p>
      <w:pPr>
        <w:spacing w:after="120" w:line="276"/>
      </w:pPr>
      <w:r>
        <w:t xml:space="preserve">Part 1: Corporate — constitutional documents; board and shareholder resolutions of each Obligor; specimen signatures; directors' certificate of solvency.</w:t>
      </w:r>
    </w:p>
    <w:p>
      <w:pPr>
        <w:spacing w:after="120" w:line="276"/>
      </w:pPr>
      <w:r>
        <w:t xml:space="preserve">Part 2: Finance and security — this Agreement duly executed; the Facility C documentation; confirmation of existing debenture and guarantees; the amended and restated intercreditor deed.</w:t>
      </w:r>
    </w:p>
    <w:p>
      <w:pPr>
        <w:spacing w:after="120" w:line="276"/>
      </w:pPr>
      <w:r>
        <w:t xml:space="preserve">Part 3: Other — the final Independent Business Review addressed to the Lender; the agreed turnaround plan and 13-week cashflow forecast; evidence of receipt of the £2,000,000 equity; the legal opinion of Whitfield Carter LLP; and the agreed funds flow statement.</w:t>
      </w:r>
    </w:p>
    <w:p>
      <w:r>
        <w:t xml:space="preserve"/>
      </w:r>
    </w:p>
    <w:p>
      <w:pPr>
        <w:pageBreakBefore/>
      </w:pPr>
      <w:r>
        <w:t xml:space="preserve"/>
      </w:r>
    </w:p>
    <w:p>
      <w:pPr>
        <w:spacing w:after="120" w:line="276"/>
      </w:pPr>
      <w:r>
        <w:rPr>
          <w:b/>
          <w:bCs/>
        </w:rPr>
        <w:t xml:space="preserve">EXECUTION</w:t>
      </w:r>
    </w:p>
    <w:p>
      <w:pPr>
        <w:spacing w:after="120" w:line="276"/>
      </w:pPr>
      <w:r>
        <w:t xml:space="preserve">EXECUTED as a deed by PENNINGTON INDUSTRIES LIMITED acting by a director in the presence of a witness:</w:t>
      </w:r>
    </w:p>
    <w:p>
      <w:r>
        <w:t xml:space="preserve"/>
      </w:r>
    </w:p>
    <w:p>
      <w:pPr>
        <w:spacing w:after="120" w:line="276"/>
      </w:pPr>
      <w:r>
        <w:t xml:space="preserve">Director: ………………………………  (Richard Pennington)</w:t>
      </w:r>
    </w:p>
    <w:p>
      <w:pPr>
        <w:spacing w:after="120" w:line="276"/>
      </w:pPr>
      <w:r>
        <w:t xml:space="preserve">Witness signature / name / address: ………………………………</w:t>
      </w:r>
    </w:p>
    <w:p>
      <w:r>
        <w:t xml:space="preserve"/>
      </w:r>
    </w:p>
    <w:p>
      <w:pPr>
        <w:spacing w:after="120" w:line="276"/>
      </w:pPr>
      <w:r>
        <w:t xml:space="preserve">EXECUTED as a deed by each of the GUARANTORS acting by a director in the presence of a witness:</w:t>
      </w:r>
    </w:p>
    <w:p>
      <w:r>
        <w:t xml:space="preserve"/>
      </w:r>
    </w:p>
    <w:p>
      <w:pPr>
        <w:spacing w:after="120" w:line="276"/>
      </w:pPr>
      <w:r>
        <w:t xml:space="preserve">Director (for each Guarantor): ………………………………  (Naomi Patel, Company Secretary attesting)</w:t>
      </w:r>
    </w:p>
    <w:p>
      <w:r>
        <w:t xml:space="preserve"/>
      </w:r>
    </w:p>
    <w:p>
      <w:pPr>
        <w:spacing w:after="120" w:line="276"/>
      </w:pPr>
      <w:r>
        <w:t xml:space="preserve">SIGNED for and on behalf of STERLING COMMERCIAL BANK PLC as Original Lender, Agent and Security Agent:</w:t>
      </w:r>
    </w:p>
    <w:p>
      <w:r>
        <w:t xml:space="preserve"/>
      </w:r>
    </w:p>
    <w:p>
      <w:pPr>
        <w:spacing w:after="120" w:line="276"/>
      </w:pPr>
      <w:r>
        <w:t xml:space="preserve">Authorised signatory: ………………………………  (Gavin Ross, Director, Restructuring &amp; Recoveries)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60"/>
    </w:pPr>
    <w:r>
      <w:rPr>
        <w:color w:val="777777"/>
        <w:sz w:val="14"/>
        <w:szCs w:val="14"/>
      </w:rPr>
      <w:t xml:space="preserve">STRICTLY PRIVATE &amp; CONFIDENTIAL</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4"/>
        <w:szCs w:val="24"/>
      </w:rPr>
      <w:t xml:space="preserve">Whitfield Carter LLP</w:t>
    </w:r>
  </w:p>
  <w:p>
    <w:pPr>
      <w:spacing w:after="0"/>
      <w:jc w:val="right"/>
    </w:pPr>
    <w:r>
      <w:rPr>
        <w:color w:val="555555"/>
        <w:sz w:val="16"/>
        <w:szCs w:val="16"/>
      </w:rPr>
      <w:t xml:space="preserve">22 Bishopsgate, London EC2N 4BQ</w:t>
    </w:r>
  </w:p>
  <w:p>
    <w:pPr>
      <w:pBdr>
        <w:bottom w:val="single" w:color="1F3864" w:sz="6" w:space="1"/>
      </w:pBdr>
      <w:spacing w:after="120"/>
      <w:jc w:val="right"/>
    </w:pPr>
    <w:r>
      <w:rPr>
        <w:color w:val="555555"/>
        <w:sz w:val="14"/>
        <w:szCs w:val="14"/>
      </w:rPr>
      <w:t xml:space="preserve">T +44 (0)20 7946 0000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2026-06-28T07:19:38.888Z</dcterms:created>
  <dcterms:modified xsi:type="dcterms:W3CDTF">2026-06-28T07:19:38.888Z</dcterms:modified>
</cp:coreProperties>
</file>

<file path=docProps/custom.xml><?xml version="1.0" encoding="utf-8"?>
<Properties xmlns="http://schemas.openxmlformats.org/officeDocument/2006/custom-properties" xmlns:vt="http://schemas.openxmlformats.org/officeDocument/2006/docPropsVTypes"/>
</file>