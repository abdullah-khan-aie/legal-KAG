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del w:id="901" w:author="Tom Gallagher" w:date="2026-02-24T10:00:00Z">
        <w:r>
          <w:rPr>
            <w:color w:val="777777"/>
            <w:sz w:val="18"/>
            <w:szCs w:val="18"/>
          </w:rPr>
          <w:delText xml:space="preserve">DRAFT v1 – 11 February 2026 – WC-00149</w:delText>
        </w:r>
      </w:del>
      <w:ins w:id="902" w:author="Tom Gallagher" w:date="2026-02-24T10:00:00Z">
        <w:r>
          <w:rPr>
            <w:color w:val="777777"/>
            <w:sz w:val="18"/>
            <w:szCs w:val="18"/>
          </w:rPr>
          <w:t xml:space="preserve">DRAFT v2 (mark-up reflecting HSE comments of 19 February 2026) – 24 February 2026 – WC-00149</w:t>
        </w:r>
      </w:ins>
    </w:p>
    <w:p>
      <w:pPr>
        <w:spacing w:after="60"/>
        <w:jc w:val="center"/>
      </w:pPr>
      <w:r>
        <w:rPr>
          <w:b/>
          <w:bCs/>
        </w:rPr>
        <w:t xml:space="preserve">REMEDIATION ACTION PLAN AND UNDERTAKINGS</w:t>
      </w:r>
    </w:p>
    <w:p>
      <w:pPr>
        <w:spacing w:after="160"/>
        <w:jc w:val="center"/>
      </w:pPr>
      <w:r>
        <w:rPr>
          <w:sz w:val="18"/>
          <w:szCs w:val="18"/>
        </w:rPr>
        <w:t xml:space="preserve">Pennington Industries Limited – Shepherd Street, Dudley</w:t>
      </w:r>
    </w:p>
    <w:p>
      <w:pPr>
        <w:spacing w:after="120"/>
      </w:pPr>
      <w:r>
        <w:t xml:space="preserve">This Remediation Action Plan records the actions the Company has taken and undertakes to take following the incident of 14 January 2026, prepared to inform the HSE of the Company’s response. It is provided on an open basis.</w:t>
      </w:r>
    </w:p>
    <w:p>
      <w:pPr>
        <w:tabs>
          <w:tab w:val="left" w:pos="720"/>
        </w:tabs>
        <w:spacing w:after="80" w:before="160"/>
      </w:pPr>
      <w:r>
        <w:rPr>
          <w:b/>
          <w:bCs/>
        </w:rPr>
        <w:t>1	Definitions</w:t>
      </w:r>
    </w:p>
    <w:p>
      <w:pPr>
        <w:tabs>
          <w:tab w:val="left" w:pos="1080"/>
        </w:tabs>
        <w:spacing w:after="80"/>
        <w:ind w:left="1080" w:hanging="360"/>
      </w:pPr>
      <w:r>
        <w:t>1.1	“the Company” means Pennington Industries Limited.</w:t>
      </w:r>
    </w:p>
    <w:p>
      <w:pPr>
        <w:tabs>
          <w:tab w:val="left" w:pos="1080"/>
        </w:tabs>
        <w:spacing w:after="80"/>
        <w:ind w:left="1080" w:hanging="360"/>
      </w:pPr>
      <w:r>
        <w:t>1.2	“the Incident” means the injury sustained by an operator on 14 January 2026 at the Shepherd Street plant.</w:t>
      </w:r>
    </w:p>
    <w:p>
      <w:pPr>
        <w:tabs>
          <w:tab w:val="left" w:pos="1080"/>
        </w:tabs>
        <w:spacing w:after="80"/>
        <w:ind w:left="1080" w:hanging="360"/>
      </w:pPr>
      <w:r>
        <w:t>1.3	“Safety-Critical Guard” means any fixed or interlocked guard whose failure could permit access to a dangerous part of machinery while it is capable of movement.</w:t>
      </w:r>
    </w:p>
    <w:p>
      <w:pPr>
        <w:tabs>
          <w:tab w:val="left" w:pos="1080"/>
        </w:tabs>
        <w:spacing w:after="80"/>
        <w:ind w:left="1080" w:hanging="360"/>
      </w:pPr>
      <w:r>
        <w:t>1.4	“Competent Person” means a person with the training, knowledge and experience to carry out the relevant task safely, as required by regulation.</w:t>
      </w:r>
    </w:p>
    <w:p>
      <w:pPr>
        <w:tabs>
          <w:tab w:val="left" w:pos="720"/>
        </w:tabs>
        <w:spacing w:after="80" w:before="160"/>
      </w:pPr>
      <w:r>
        <w:rPr>
          <w:b/>
          <w:bCs/>
        </w:rPr>
        <w:t>2	Immediate measures (completed)</w:t>
      </w:r>
    </w:p>
    <w:p>
      <w:pPr>
        <w:tabs>
          <w:tab w:val="left" w:pos="1080"/>
        </w:tabs>
        <w:spacing w:after="80"/>
        <w:ind w:left="1080" w:hanging="360"/>
      </w:pPr>
      <w:r>
        <w:t>2.1	PT-DB-07 was isolated, locked off and removed from service on 14 January 2026 and will not return to service until sub-clause 4.1 is satisfied.</w:t>
      </w:r>
    </w:p>
    <w:p>
      <w:pPr>
        <w:tabs>
          <w:tab w:val="left" w:pos="1080"/>
        </w:tabs>
        <w:spacing w:after="80"/>
        <w:ind w:left="1080" w:hanging="360"/>
      </w:pPr>
      <w:r>
        <w:t>2.2	All horizontal deburring cells were subjected to an interlock function test; PT-DB-05 was taken out of service pending switch replacement.</w:t>
      </w:r>
    </w:p>
    <w:p>
      <w:pPr>
        <w:tabs>
          <w:tab w:val="left" w:pos="1080"/>
        </w:tabs>
        <w:spacing w:after="80"/>
        <w:ind w:left="1080" w:hanging="360"/>
      </w:pPr>
      <w:r>
        <w:t>2.3	An interim instruction was issued that no machine guard is to be opened without panel isolation and lock-off.</w:t>
      </w:r>
    </w:p>
    <w:p>
      <w:pPr>
        <w:tabs>
          <w:tab w:val="left" w:pos="720"/>
        </w:tabs>
        <w:spacing w:after="80" w:before="160"/>
      </w:pPr>
      <w:r>
        <w:rPr>
          <w:b/>
          <w:bCs/>
        </w:rPr>
        <w:t>3	Engineering remediation</w:t>
      </w:r>
    </w:p>
    <w:p>
      <w:pPr>
        <w:tabs>
          <w:tab w:val="left" w:pos="1080"/>
        </w:tabs>
        <w:spacing w:after="80"/>
        <w:ind w:left="1080" w:hanging="360"/>
      </w:pPr>
      <w:r>
        <w:t xml:space="preserve">3.1	The Company will replace tongue-actuated interlock switches on all Safety-Critical Guards at the Dudley site with coded non-contact safety switches to a recognised standard, on a prioritised basis, the highest-risk machines first</w:t>
      </w:r>
      <w:ins w:id="911" w:author="Tom Gallagher" w:date="2026-02-24T10:00:00Z">
        <w:r>
          <w:t xml:space="preserve">, and in any event will complete the replacement programme across the site no later than 30 September 2026</w:t>
        </w:r>
      </w:ins>
      <w:r>
        <w:t>.</w:t>
      </w:r>
    </w:p>
    <w:p>
      <w:pPr>
        <w:tabs>
          <w:tab w:val="left" w:pos="1080"/>
        </w:tabs>
        <w:spacing w:after="80"/>
        <w:ind w:left="1080" w:hanging="360"/>
      </w:pPr>
      <w:r>
        <w:t>3.2	The re-engineered guarding on PT-DB-07 will be validated by a Competent Person before that machine returns to service, and the validation recorded.</w:t>
      </w:r>
    </w:p>
    <w:p>
      <w:pPr>
        <w:tabs>
          <w:tab w:val="left" w:pos="1080"/>
        </w:tabs>
        <w:spacing w:after="80"/>
        <w:ind w:left="1080" w:hanging="360"/>
      </w:pPr>
      <w:r>
        <w:t>3.3	A site-wide guarding and interlock audit will be carried out by an independent Competent Person and its recommendations implemented to a documented timetable.</w:t>
      </w:r>
    </w:p>
    <w:p>
      <w:pPr>
        <w:tabs>
          <w:tab w:val="left" w:pos="720"/>
        </w:tabs>
        <w:spacing w:after="80" w:before="160"/>
      </w:pPr>
      <w:r>
        <w:rPr>
          <w:b/>
          <w:bCs/>
        </w:rPr>
        <w:t>4	Maintenance and management systems</w:t>
      </w:r>
    </w:p>
    <w:p>
      <w:pPr>
        <w:tabs>
          <w:tab w:val="left" w:pos="1080"/>
        </w:tabs>
        <w:spacing w:after="80"/>
        <w:ind w:left="1080" w:hanging="360"/>
      </w:pPr>
      <w:r>
        <w:t xml:space="preserve">4.1	Function testing of Safety-Critical Guards will be scheduled on the Company’s maintenance management system at intervals not exceeding </w:t>
      </w:r>
      <w:del w:id="921" w:author="Tom Gallagher" w:date="2026-02-24T10:00:00Z">
        <w:r>
          <w:delText>six</w:delText>
        </w:r>
      </w:del>
      <w:ins w:id="922" w:author="Tom Gallagher" w:date="2026-02-24T10:00:00Z">
        <w:r>
          <w:t>four</w:t>
        </w:r>
      </w:ins>
      <w:r>
        <w:t xml:space="preserve"> months, with automatic escalation of any overdue task to the Operations Director</w:t>
      </w:r>
      <w:ins w:id="923" w:author="Tom Gallagher" w:date="2026-02-24T10:00:00Z">
        <w:r>
          <w:t xml:space="preserve"> and, if not closed out within 14 days of becoming overdue, to the Chief Executive</w:t>
        </w:r>
      </w:ins>
      <w:r>
        <w:t>.</w:t>
      </w:r>
    </w:p>
    <w:p>
      <w:pPr>
        <w:tabs>
          <w:tab w:val="left" w:pos="1080"/>
        </w:tabs>
        <w:spacing w:after="80"/>
        <w:ind w:left="1080" w:hanging="360"/>
      </w:pPr>
      <w:r>
        <w:t xml:space="preserve">4.2	A Safety-Critical Maintenance Register will be maintained and reviewed by the Board not less than </w:t>
      </w:r>
      <w:del w:id="931" w:author="Tom Gallagher" w:date="2026-02-24T10:00:00Z">
        <w:r>
          <w:delText>quarterly</w:delText>
        </w:r>
      </w:del>
      <w:ins w:id="932" w:author="Tom Gallagher" w:date="2026-02-24T10:00:00Z">
        <w:r>
          <w:t>once every two months until the engineering remediation in clause 3 is complete, and quarterly thereafter</w:t>
        </w:r>
      </w:ins>
      <w:r>
        <w:t>.</w:t>
      </w:r>
    </w:p>
    <w:p>
      <w:pPr>
        <w:tabs>
          <w:tab w:val="left" w:pos="1080"/>
        </w:tabs>
        <w:spacing w:after="80"/>
        <w:ind w:left="1080" w:hanging="360"/>
      </w:pPr>
      <w:r>
        <w:t>4.3	Refresher training on guard isolation and swarf clearance will be delivered to all relevant operators, with attendance recorded.</w:t>
      </w:r>
    </w:p>
    <w:p>
      <w:pPr>
        <w:tabs>
          <w:tab w:val="left" w:pos="720"/>
        </w:tabs>
        <w:spacing w:after="80" w:before="160"/>
      </w:pPr>
      <w:r>
        <w:rPr>
          <w:b/>
          <w:bCs/>
        </w:rPr>
        <w:t>5	Reporting</w:t>
      </w:r>
    </w:p>
    <w:p>
      <w:pPr>
        <w:tabs>
          <w:tab w:val="left" w:pos="1080"/>
        </w:tabs>
        <w:spacing w:after="80"/>
        <w:ind w:left="1080" w:hanging="360"/>
      </w:pPr>
      <w:r>
        <w:t xml:space="preserve">5.1	The Company will provide the HSE with a written progress report against this Plan </w:t>
      </w:r>
      <w:del w:id="941" w:author="Tom Gallagher" w:date="2026-02-24T10:00:00Z">
        <w:r>
          <w:delText>at intervals to be agreed</w:delText>
        </w:r>
      </w:del>
      <w:ins w:id="942" w:author="Tom Gallagher" w:date="2026-02-24T10:00:00Z">
        <w:r>
          <w:t>at monthly intervals, on or before the last working day of each month</w:t>
        </w:r>
      </w:ins>
      <w:r>
        <w:t>, and will notify the HSE on completion of the engineering remediation in clause 3.</w:t>
      </w:r>
    </w:p>
    <w:p>
      <w:pPr>
        <w:tabs>
          <w:tab w:val="left" w:pos="720"/>
        </w:tabs>
        <w:spacing w:after="80" w:before="160"/>
      </w:pPr>
      <w:r>
        <w:rPr>
          <w:b/>
          <w:bCs/>
        </w:rPr>
        <w:t>6	Status of this document</w:t>
      </w:r>
    </w:p>
    <w:p>
      <w:pPr>
        <w:tabs>
          <w:tab w:val="left" w:pos="1080"/>
        </w:tabs>
        <w:spacing w:after="80"/>
        <w:ind w:left="1080" w:hanging="360"/>
      </w:pPr>
      <w:r>
        <w:t>6.1	This Plan records the Company’s genuine intentions and the actions to which it commits. It is provided to assist the HSE and does not constitute an admission of liability in any civil proceedings.</w:t>
      </w:r>
    </w:p>
    <w:p>
      <w:pPr>
        <w:spacing w:after="80"/>
      </w:pPr>
      <w:r>
        <w:t xml:space="preserve"/>
      </w:r>
    </w:p>
    <w:p>
      <w:pPr>
        <w:spacing w:after="120"/>
      </w:pPr>
      <w:r>
        <w:t xml:space="preserve">Signed for and on behalf of Pennington Industries Limited</w:t>
      </w:r>
    </w:p>
    <w:p>
      <w:pPr>
        <w:spacing w:after="80"/>
      </w:pPr>
      <w:r>
        <w:t xml:space="preserve"/>
      </w:r>
    </w:p>
    <w:p>
      <w:pPr>
        <w:spacing w:after="120"/>
      </w:pPr>
      <w:r>
        <w:t xml:space="preserve">........................................................</w:t>
      </w:r>
    </w:p>
    <w:p>
      <w:pPr>
        <w:spacing w:after="120"/>
      </w:pPr>
      <w:r>
        <w:t xml:space="preserve">Richard Pennington, Chair and Chief Executive</w:t>
      </w:r>
    </w:p>
    <w:p>
      <w:pPr>
        <w:spacing w:after="120"/>
      </w:pPr>
      <w:r>
        <w:t xml:space="preserve">Date: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after="0"/>
    </w:pPr>
    <w:r>
      <w:rPr>
        <w:color w:val="777777"/>
        <w:sz w:val="14"/>
        <w:szCs w:val="14"/>
      </w:rPr>
      <w:t xml:space="preserve">Whitfield Carter LLP is a limited liability partnership registered in England &amp; Wales (OC391022). Authorised and regulated by the Solicitors Regulation Authority.</w:t>
    </w:r>
  </w:p>
  <w:p>
    <w:r>
      <w:rPr>
        <w:color w:val="777777"/>
        <w:sz w:val="14"/>
        <w:szCs w:val="14"/>
      </w:rPr>
      <w:t xml:space="preserve">Confidential and may be legally privileged.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2026-06-26T18:11:15.101Z</dcterms:created>
  <dcterms:modified xsi:type="dcterms:W3CDTF">2026-06-26T18:11:15.101Z</dcterms:modified>
</cp:coreProperties>
</file>

<file path=docProps/custom.xml><?xml version="1.0" encoding="utf-8"?>
<Properties xmlns="http://schemas.openxmlformats.org/officeDocument/2006/custom-properties" xmlns:vt="http://schemas.openxmlformats.org/officeDocument/2006/docPropsVTypes"/>
</file>