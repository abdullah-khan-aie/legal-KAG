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rPr>
        <w:t xml:space="preserve">DATED [•] November 2025</w:t>
      </w:r>
    </w:p>
    <w:p>
      <w:pPr>
        <w:spacing w:after="0"/>
        <w:jc w:val="center"/>
      </w:pPr>
      <w:r>
        <w:rPr>
          <w:b/>
          <w:bCs/>
        </w:rPr>
        <w:t xml:space="preserve">(1) ASHFIELD DYNAMICS LIMITED</w:t>
      </w:r>
    </w:p>
    <w:p>
      <w:pPr>
        <w:spacing w:after="200"/>
        <w:jc w:val="center"/>
      </w:pPr>
      <w:r>
        <w:rPr>
          <w:b/>
          <w:bCs/>
        </w:rPr>
        <w:t xml:space="preserve">(2) MARWICK DRIVES LIMITED</w:t>
      </w:r>
    </w:p>
    <w:p>
      <w:pPr>
        <w:spacing w:after="0"/>
        <w:jc w:val="center"/>
      </w:pPr>
      <w:r>
        <w:rPr>
          <w:b/>
          <w:bCs/>
        </w:rPr>
        <w:t xml:space="preserve">SETTLEMENT AGREEMENT</w:t>
      </w:r>
    </w:p>
    <w:p>
      <w:pPr>
        <w:spacing w:after="240"/>
        <w:jc w:val="center"/>
      </w:pPr>
      <w:r>
        <w:t xml:space="preserve">relating to Claim No. BL-2025-000412</w:t>
      </w:r>
    </w:p>
    <w:p>
      <w:r>
        <w:br w:type="page"/>
      </w:r>
    </w:p>
    <w:p>
      <w:pPr>
        <w:spacing w:after="120"/>
      </w:pPr>
      <w:r>
        <w:t xml:space="preserve">THIS AGREEMENT is made on </w:t>
      </w:r>
      <w:del w:id="113" w:author="Tom Gallagher" w:date="2025-11-14T10:00:00Z">
        <w:r>
          <w:delText xml:space="preserve">[•] November 2025</w:delText>
        </w:r>
      </w:del>
      <w:ins w:id="114" w:author="Tom Gallagher" w:date="2025-11-14T10:00:00Z">
        <w:r>
          <w:t xml:space="preserve">21 November 2025</w:t>
        </w:r>
      </w:ins>
    </w:p>
    <w:p>
      <w:pPr>
        <w:spacing w:after="120"/>
      </w:pPr>
      <w:r>
        <w:rPr>
          <w:b/>
          <w:bCs/>
        </w:rPr>
        <w:t xml:space="preserve">PARTIES</w:t>
      </w:r>
    </w:p>
    <w:p>
      <w:pPr>
        <w:pStyle w:val="ListParagraph"/>
        <w:numPr>
          <w:ilvl w:val="0"/>
          <w:numId w:val="2"/>
        </w:numPr>
        <w:spacing w:after="120"/>
      </w:pPr>
      <w:r>
        <w:t xml:space="preserve">ASHFIELD DYNAMICS LIMITED, a company incorporated in England and Wales (company number 04122887) whose registered office is at Wheler Road, Coventry CV3 4LB (the “Claimant”); and</w:t>
      </w:r>
    </w:p>
    <w:p>
      <w:pPr>
        <w:pStyle w:val="ListParagraph"/>
        <w:numPr>
          <w:ilvl w:val="0"/>
          <w:numId w:val="2"/>
        </w:numPr>
        <w:spacing w:after="120"/>
      </w:pPr>
      <w:r>
        <w:t xml:space="preserve">MARWICK DRIVES LIMITED, a company incorporated in England and Wales (company number 03761540) whose registered office is at Unit 12, Tyseley Industrial Estate, Birmingham B11 2BX (the “Defendant”),</w:t>
      </w:r>
    </w:p>
    <w:p>
      <w:pPr>
        <w:spacing w:after="120"/>
      </w:pPr>
      <w:r>
        <w:t xml:space="preserve">each a “Party” and together the “Parties”.</w:t>
      </w:r>
    </w:p>
    <w:p>
      <w:pPr>
        <w:spacing w:after="120"/>
      </w:pPr>
      <w:r>
        <w:rPr>
          <w:b/>
          <w:bCs/>
        </w:rPr>
        <w:t xml:space="preserve">BACKGROUND</w:t>
      </w:r>
    </w:p>
    <w:p>
      <w:pPr>
        <w:pStyle w:val="ListParagraph"/>
        <w:numPr>
          <w:ilvl w:val="0"/>
          <w:numId w:val="2"/>
        </w:numPr>
        <w:spacing w:after="120"/>
      </w:pPr>
      <w:r>
        <w:t xml:space="preserve">The Claimant has brought a claim against the Defendant in the High Court of Justice, Business and Property Courts (Technology and Construction Court) under Claim No. BL-2025-000412 (the “Proceedings”) arising out of the supply by the Defendant of 60 MD-450 gearmotor units under purchase order PO-AD-4471.</w:t>
      </w:r>
    </w:p>
    <w:p>
      <w:pPr>
        <w:pStyle w:val="ListParagraph"/>
        <w:numPr>
          <w:ilvl w:val="0"/>
          <w:numId w:val="2"/>
        </w:numPr>
        <w:spacing w:after="120"/>
      </w:pPr>
      <w:r>
        <w:t xml:space="preserve">The Parties have agreed to settle the Proceedings and all related disputes on the terms set out in this Agreement, without any admission of liability by either Party.</w:t>
      </w:r>
    </w:p>
    <w:p>
      <w:pPr>
        <w:spacing w:after="120"/>
      </w:pPr>
      <w:r>
        <w:rPr>
          <w:b/>
          <w:bCs/>
        </w:rPr>
        <w:t xml:space="preserve">AGREED TERMS</w:t>
      </w:r>
    </w:p>
    <w:p>
      <w:pPr>
        <w:pStyle w:val="Heading2"/>
      </w:pPr>
      <w:r>
        <w:t xml:space="preserve">1.  Definitions and interpretation</w:t>
      </w:r>
    </w:p>
    <w:p>
      <w:pPr>
        <w:pStyle w:val="ListParagraph"/>
        <w:numPr>
          <w:ilvl w:val="1"/>
          <w:numId w:val="2"/>
        </w:numPr>
        <w:spacing w:after="120"/>
      </w:pPr>
      <w:r>
        <w:t xml:space="preserve">In this Agreement, “Settlement Sum” means the sum of </w:t>
      </w:r>
      <w:del w:id="101" w:author="Tom Gallagher" w:date="2025-11-14T10:00:00Z">
        <w:r>
          <w:delText xml:space="preserve">£320,000 (three hundred and twenty thousand pounds)</w:delText>
        </w:r>
      </w:del>
      <w:ins w:id="102" w:author="Tom Gallagher" w:date="2025-11-14T10:00:00Z">
        <w:r>
          <w:t xml:space="preserve">£295,000 (two hundred and ninety-five thousand pounds)</w:t>
        </w:r>
      </w:ins>
      <w:r>
        <w:t xml:space="preserve">; “Schedule” means the confidential schedule to the Tomlin order in the agreed form; and “Claims” means all claims, whether known or unknown, arising out of or in connection with the subject matter of the Proceedings.</w:t>
      </w:r>
    </w:p>
    <w:p>
      <w:pPr>
        <w:pStyle w:val="Heading2"/>
      </w:pPr>
      <w:r>
        <w:t xml:space="preserve">2.  Settlement payment</w:t>
      </w:r>
    </w:p>
    <w:p>
      <w:pPr>
        <w:pStyle w:val="ListParagraph"/>
        <w:numPr>
          <w:ilvl w:val="1"/>
          <w:numId w:val="2"/>
        </w:numPr>
        <w:spacing w:after="120"/>
      </w:pPr>
      <w:r>
        <w:t xml:space="preserve">In full and final settlement of the Claims, the Defendant shall pay to the Claimant the Settlement Sum, free of any deduction or set-off, as follows:</w:t>
      </w:r>
    </w:p>
    <w:p>
      <w:pPr>
        <w:pStyle w:val="ListParagraph"/>
        <w:numPr>
          <w:ilvl w:val="2"/>
          <w:numId w:val="2"/>
        </w:numPr>
        <w:spacing w:after="120"/>
      </w:pPr>
      <w:r>
        <w:t xml:space="preserve">the sum of </w:t>
      </w:r>
      <w:del w:id="103" w:author="Tom Gallagher" w:date="2025-11-14T10:00:00Z">
        <w:r>
          <w:delText xml:space="preserve">£160,000</w:delText>
        </w:r>
      </w:del>
      <w:ins w:id="104" w:author="Tom Gallagher" w:date="2025-11-14T10:00:00Z">
        <w:r>
          <w:t xml:space="preserve">£175,000</w:t>
        </w:r>
      </w:ins>
      <w:r>
        <w:t xml:space="preserve"> on or before </w:t>
      </w:r>
      <w:del w:id="105" w:author="Tom Gallagher" w:date="2025-11-14T10:00:00Z">
        <w:r>
          <w:delText xml:space="preserve">30 November 2025</w:delText>
        </w:r>
      </w:del>
      <w:ins w:id="106" w:author="Tom Gallagher" w:date="2025-11-14T10:00:00Z">
        <w:r>
          <w:t xml:space="preserve">5 December 2025</w:t>
        </w:r>
      </w:ins>
      <w:r>
        <w:t xml:space="preserve">; and</w:t>
      </w:r>
    </w:p>
    <w:p>
      <w:pPr>
        <w:pStyle w:val="ListParagraph"/>
        <w:numPr>
          <w:ilvl w:val="2"/>
          <w:numId w:val="2"/>
        </w:numPr>
        <w:spacing w:after="120"/>
      </w:pPr>
      <w:r>
        <w:t xml:space="preserve">the balance of </w:t>
      </w:r>
      <w:del w:id="107" w:author="Tom Gallagher" w:date="2025-11-14T10:00:00Z">
        <w:r>
          <w:delText xml:space="preserve">£160,000</w:delText>
        </w:r>
      </w:del>
      <w:ins w:id="108" w:author="Tom Gallagher" w:date="2025-11-14T10:00:00Z">
        <w:r>
          <w:t xml:space="preserve">£120,000</w:t>
        </w:r>
      </w:ins>
      <w:r>
        <w:t xml:space="preserve"> on or before </w:t>
      </w:r>
      <w:del w:id="109" w:author="Tom Gallagher" w:date="2025-11-14T10:00:00Z">
        <w:r>
          <w:delText xml:space="preserve">31 January 2026</w:delText>
        </w:r>
      </w:del>
      <w:ins w:id="110" w:author="Tom Gallagher" w:date="2025-11-14T10:00:00Z">
        <w:r>
          <w:t xml:space="preserve">16 January 2026</w:t>
        </w:r>
      </w:ins>
      <w:r>
        <w:t xml:space="preserve">.</w:t>
      </w:r>
    </w:p>
    <w:p>
      <w:pPr>
        <w:pStyle w:val="ListParagraph"/>
        <w:numPr>
          <w:ilvl w:val="1"/>
          <w:numId w:val="2"/>
        </w:numPr>
        <w:spacing w:after="120"/>
      </w:pPr>
      <w:r>
        <w:t xml:space="preserve">Payment shall be made by electronic transfer to the client account of Whitfield Carter LLP, the details of which have been notified to the Defendant’s solicitors.</w:t>
      </w:r>
    </w:p>
    <w:p>
      <w:pPr>
        <w:pStyle w:val="ListParagraph"/>
        <w:numPr>
          <w:ilvl w:val="1"/>
          <w:numId w:val="2"/>
        </w:numPr>
        <w:spacing w:after="120"/>
      </w:pPr>
      <w:r>
        <w:t xml:space="preserve">If the Defendant fails to pay any instalment of the Settlement Sum by its due date, the whole of the then outstanding balance shall become immediately due and payable, together with interest at 4% per annum above the base rate of the Bank of England from the due date until payment, and the Claimant shall be entitled to enter judgment for that balance under the Tomlin order.</w:t>
      </w:r>
    </w:p>
    <w:p>
      <w:pPr>
        <w:pStyle w:val="Heading2"/>
      </w:pPr>
      <w:r>
        <w:t xml:space="preserve">3.  Stay of proceedings and Tomlin order</w:t>
      </w:r>
    </w:p>
    <w:p>
      <w:pPr>
        <w:pStyle w:val="ListParagraph"/>
        <w:numPr>
          <w:ilvl w:val="1"/>
          <w:numId w:val="2"/>
        </w:numPr>
        <w:spacing w:after="120"/>
      </w:pPr>
      <w:r>
        <w:t xml:space="preserve">Upon execution of this Agreement the Parties shall file at Court a consent order in the form of a Tomlin order staying the Proceedings, save for the purpose of enforcing the terms set out in the Schedule, with no order as to costs save as provided in clause 4.</w:t>
      </w:r>
    </w:p>
    <w:p>
      <w:pPr>
        <w:pStyle w:val="Heading2"/>
      </w:pPr>
      <w:r>
        <w:t xml:space="preserve">4.  Costs</w:t>
      </w:r>
    </w:p>
    <w:p>
      <w:pPr>
        <w:pStyle w:val="ListParagraph"/>
        <w:numPr>
          <w:ilvl w:val="1"/>
          <w:numId w:val="2"/>
        </w:numPr>
        <w:spacing w:after="120"/>
      </w:pPr>
      <w:del w:id="111" w:author="Tom Gallagher" w:date="2025-11-14T10:00:00Z">
        <w:r>
          <w:delText xml:space="preserve">Each Party shall bear its own costs of the Proceedings.</w:delText>
        </w:r>
      </w:del>
      <w:ins w:id="112" w:author="Tom Gallagher" w:date="2025-11-14T10:00:00Z">
        <w:r>
          <w:t xml:space="preserve">The Defendant shall in addition pay the Claimant’s costs of the Proceedings, summarily assessed and agreed in the sum of £28,500, on or before 5 December 2025.</w:t>
        </w:r>
      </w:ins>
    </w:p>
    <w:p>
      <w:pPr>
        <w:pStyle w:val="Heading2"/>
      </w:pPr>
      <w:r>
        <w:t xml:space="preserve">5.  Release</w:t>
      </w:r>
    </w:p>
    <w:p>
      <w:pPr>
        <w:pStyle w:val="ListParagraph"/>
        <w:numPr>
          <w:ilvl w:val="1"/>
          <w:numId w:val="2"/>
        </w:numPr>
        <w:spacing w:after="120"/>
      </w:pPr>
      <w:r>
        <w:t xml:space="preserve">With effect from receipt by the Claimant of the first instalment of the Settlement Sum, each Party releases and forever discharges the other from the Claims. This release does not affect either Party’s rights to enforce this Agreement or the Tomlin order.</w:t>
      </w:r>
    </w:p>
    <w:p>
      <w:pPr>
        <w:pStyle w:val="Heading2"/>
      </w:pPr>
      <w:r>
        <w:t xml:space="preserve">6.  Confidentiality</w:t>
      </w:r>
    </w:p>
    <w:p>
      <w:pPr>
        <w:pStyle w:val="ListParagraph"/>
        <w:numPr>
          <w:ilvl w:val="1"/>
          <w:numId w:val="2"/>
        </w:numPr>
        <w:spacing w:after="120"/>
      </w:pPr>
      <w:r>
        <w:t xml:space="preserve">The Parties shall keep the terms of this Agreement and the Schedule confidential and shall not disclose them to any third party, save as required by law, to professional advisers, insurers or auditors, or to enforce this Agreement.</w:t>
      </w:r>
    </w:p>
    <w:p>
      <w:pPr>
        <w:pStyle w:val="Heading2"/>
      </w:pPr>
      <w:r>
        <w:t xml:space="preserve">7.  No admission of liability</w:t>
      </w:r>
    </w:p>
    <w:p>
      <w:pPr>
        <w:pStyle w:val="ListParagraph"/>
        <w:numPr>
          <w:ilvl w:val="1"/>
          <w:numId w:val="2"/>
        </w:numPr>
        <w:spacing w:after="120"/>
      </w:pPr>
      <w:r>
        <w:t xml:space="preserve">This Agreement is entered into in compromise of disputed claims and nothing in it constitutes an admission of liability by either Party.</w:t>
      </w:r>
    </w:p>
    <w:p>
      <w:pPr>
        <w:pStyle w:val="Heading2"/>
      </w:pPr>
      <w:r>
        <w:t xml:space="preserve">8.  Entire agreement</w:t>
      </w:r>
    </w:p>
    <w:p>
      <w:pPr>
        <w:pStyle w:val="ListParagraph"/>
        <w:numPr>
          <w:ilvl w:val="1"/>
          <w:numId w:val="2"/>
        </w:numPr>
        <w:spacing w:after="120"/>
      </w:pPr>
      <w:r>
        <w:t xml:space="preserve">This Agreement constitutes the entire agreement between the Parties relating to its subject matter and supersedes all prior discussions and correspondence.</w:t>
      </w:r>
    </w:p>
    <w:p>
      <w:pPr>
        <w:pStyle w:val="Heading2"/>
      </w:pPr>
      <w:r>
        <w:t xml:space="preserve">9.  Governing law and jurisdiction</w:t>
      </w:r>
    </w:p>
    <w:p>
      <w:pPr>
        <w:pStyle w:val="ListParagraph"/>
        <w:numPr>
          <w:ilvl w:val="1"/>
          <w:numId w:val="2"/>
        </w:numPr>
        <w:spacing w:after="120"/>
      </w:pPr>
      <w:r>
        <w:t xml:space="preserve">This Agreement and any dispute arising out of it are governed by the law of England and Wales, and the Parties submit to the exclusive jurisdiction of the courts of England and Wales.</w:t>
      </w:r>
    </w:p>
    <w:p>
      <w:pPr>
        <w:spacing w:after="120" w:before="240"/>
      </w:pPr>
      <w:r>
        <w:rPr>
          <w:b/>
          <w:bCs/>
        </w:rPr>
        <w:t xml:space="preserve">EXECUTED as an agreement</w:t>
      </w:r>
    </w:p>
    <w:p>
      <w:pPr>
        <w:spacing w:after="60"/>
      </w:pPr>
      <w:r>
        <w:t xml:space="preserve">Signed for and on behalf of ASHFIELD DYNAMICS LIMITED</w:t>
      </w:r>
    </w:p>
    <w:p>
      <w:pPr>
        <w:spacing w:after="0"/>
      </w:pPr>
      <w:r>
        <w:t xml:space="preserve">Signature: ......................................</w:t>
      </w:r>
    </w:p>
    <w:p>
      <w:pPr>
        <w:spacing w:after="200"/>
      </w:pPr>
      <w:r>
        <w:t xml:space="preserve">Name: David Ashby   Title: Managing Director</w:t>
      </w:r>
    </w:p>
    <w:p>
      <w:pPr>
        <w:spacing w:after="60"/>
      </w:pPr>
      <w:r>
        <w:t xml:space="preserve">Signed for and on behalf of MARWICK DRIVES LIMITED</w:t>
      </w:r>
    </w:p>
    <w:p>
      <w:pPr>
        <w:spacing w:after="0"/>
      </w:pPr>
      <w:r>
        <w:t xml:space="preserve">Signature: ......................................</w:t>
      </w:r>
    </w:p>
    <w:p>
      <w:pPr>
        <w:spacing w:after="120"/>
      </w:pPr>
      <w:r>
        <w:t xml:space="preserve">Name: Gordon Marwick   Title: Managing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80" w:hanging="480"/>
      </w:pPr>
    </w:lvl>
    <w:lvl w:ilvl="1" w15:tentative="1">
      <w:start w:val="1"/>
      <w:numFmt w:val="lowerLetter"/>
      <w:lvlText w:val="(%2)"/>
      <w:lvlJc w:val="left"/>
      <w:pPr>
        <w:ind w:left="1200" w:hanging="4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Settlement Agreement v1</dc:title>
  <dc:creator>Whitfield Carter LLP</dc:creator>
  <cp:lastModifiedBy>Un-named</cp:lastModifiedBy>
  <cp:revision>1</cp:revision>
  <dcterms:created xsi:type="dcterms:W3CDTF">2026-06-30T09:02:37.098Z</dcterms:created>
  <dcterms:modified xsi:type="dcterms:W3CDTF">2026-06-30T09:02:37.098Z</dcterms:modified>
</cp:coreProperties>
</file>

<file path=docProps/custom.xml><?xml version="1.0" encoding="utf-8"?>
<Properties xmlns="http://schemas.openxmlformats.org/officeDocument/2006/custom-properties" xmlns:vt="http://schemas.openxmlformats.org/officeDocument/2006/docPropsVTypes"/>
</file>