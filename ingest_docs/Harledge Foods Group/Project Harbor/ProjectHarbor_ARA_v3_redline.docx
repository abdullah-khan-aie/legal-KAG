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2"/>
          <w:szCs w:val="22"/>
        </w:rPr>
        <w:t xml:space="preserve">DATED ____________ 2026</w:t>
      </w:r>
    </w:p>
    <w:p>
      <w:pPr>
        <w:spacing w:after="40"/>
        <w:jc w:val="center"/>
      </w:pPr>
      <w:r>
        <w:rPr>
          <w:b/>
          <w:bCs/>
          <w:sz w:val="24"/>
          <w:szCs w:val="24"/>
        </w:rPr>
        <w:t xml:space="preserve">HARLEDGE FOODS GROUP LIMITED</w:t>
      </w:r>
    </w:p>
    <w:p>
      <w:pPr>
        <w:spacing w:after="120"/>
        <w:jc w:val="center"/>
      </w:pPr>
      <w:r>
        <w:rPr>
          <w:sz w:val="18"/>
          <w:szCs w:val="18"/>
        </w:rPr>
        <w:t xml:space="preserve">(as Company)</w:t>
      </w:r>
    </w:p>
    <w:p>
      <w:pPr>
        <w:spacing w:after="40"/>
        <w:jc w:val="center"/>
      </w:pPr>
      <w:r>
        <w:rPr>
          <w:b/>
          <w:bCs/>
          <w:sz w:val="22"/>
          <w:szCs w:val="22"/>
        </w:rPr>
        <w:t xml:space="preserve">THE COMPANIES listed in Schedule 1</w:t>
      </w:r>
    </w:p>
    <w:p>
      <w:pPr>
        <w:spacing w:after="120"/>
        <w:jc w:val="center"/>
      </w:pPr>
      <w:r>
        <w:rPr>
          <w:sz w:val="18"/>
          <w:szCs w:val="18"/>
        </w:rPr>
        <w:t xml:space="preserve">(as Original Obligors)</w:t>
      </w:r>
    </w:p>
    <w:p>
      <w:pPr>
        <w:spacing w:after="40"/>
        <w:jc w:val="center"/>
      </w:pPr>
      <w:r>
        <w:rPr>
          <w:b/>
          <w:bCs/>
          <w:sz w:val="24"/>
          <w:szCs w:val="24"/>
        </w:rPr>
        <w:t xml:space="preserve">PENNINE BUSINESS BANK PLC</w:t>
      </w:r>
    </w:p>
    <w:p>
      <w:pPr>
        <w:spacing w:after="240"/>
        <w:jc w:val="center"/>
      </w:pPr>
      <w:r>
        <w:rPr>
          <w:sz w:val="18"/>
          <w:szCs w:val="18"/>
        </w:rPr>
        <w:t xml:space="preserve">(as Senior Lender, Super-Senior Lender, Agent and Security Agent)</w:t>
      </w:r>
    </w:p>
    <w:p>
      <w:pPr>
        <w:spacing w:after="40"/>
        <w:jc w:val="center"/>
      </w:pPr>
      <w:r>
        <w:rPr>
          <w:b/>
          <w:bCs/>
          <w:sz w:val="28"/>
          <w:szCs w:val="28"/>
        </w:rPr>
        <w:t xml:space="preserve">AMENDMENT AND RESTATEMENT AGREEMENT</w:t>
      </w:r>
    </w:p>
    <w:p>
      <w:pPr>
        <w:spacing w:after="60"/>
        <w:jc w:val="center"/>
      </w:pPr>
      <w:r>
        <w:rPr>
          <w:i/>
          <w:iCs/>
          <w:sz w:val="20"/>
          <w:szCs w:val="20"/>
        </w:rPr>
        <w:t xml:space="preserve">relating to a facilities agreement originally dated 14 March 2022</w:t>
      </w:r>
    </w:p>
    <w:p>
      <w:pPr>
        <w:spacing w:after="200"/>
        <w:jc w:val="center"/>
      </w:pPr>
      <w:r>
        <w:rPr>
          <w:i/>
          <w:iCs/>
          <w:sz w:val="18"/>
          <w:szCs w:val="18"/>
        </w:rPr>
        <w:t xml:space="preserve">(Project Harbor)</w:t>
      </w:r>
    </w:p>
    <w:p>
      <w:pPr>
        <w:spacing w:after="240"/>
        <w:jc w:val="center"/>
      </w:pPr>
      <w:r>
        <w:rPr>
          <w:color w:val="595959"/>
          <w:sz w:val="16"/>
          <w:szCs w:val="16"/>
        </w:rPr>
        <w:t xml:space="preserve">WHITFIELD CARTER LLP  ·  22 Bishopsgate, London EC2N 4BQ</w:t>
      </w:r>
    </w:p>
    <w:p>
      <w:pPr>
        <w:pageBreakBefore/>
      </w:pPr>
      <w:r>
        <w:rPr>
          <w:b/>
          <w:bCs/>
          <w:sz w:val="24"/>
          <w:szCs w:val="24"/>
        </w:rPr>
        <w:t xml:space="preserve">CONTENTS</w:t>
      </w:r>
    </w:p>
    <w:p>
      <w:pPr>
        <w:spacing w:after="40"/>
      </w:pPr>
      <w:r>
        <w:rPr>
          <w:sz w:val="20"/>
          <w:szCs w:val="20"/>
        </w:rPr>
        <w:t xml:space="preserve">1.  Definitions and interpretation</w:t>
      </w:r>
    </w:p>
    <w:p>
      <w:pPr>
        <w:spacing w:after="40"/>
      </w:pPr>
      <w:r>
        <w:rPr>
          <w:sz w:val="20"/>
          <w:szCs w:val="20"/>
        </w:rPr>
        <w:t xml:space="preserve">2.  Effective date and conditions precedent</w:t>
      </w:r>
    </w:p>
    <w:p>
      <w:pPr>
        <w:spacing w:after="40"/>
      </w:pPr>
      <w:r>
        <w:rPr>
          <w:sz w:val="20"/>
          <w:szCs w:val="20"/>
        </w:rPr>
        <w:t xml:space="preserve">3.  Amendment and restatement</w:t>
      </w:r>
    </w:p>
    <w:p>
      <w:pPr>
        <w:spacing w:after="40"/>
      </w:pPr>
      <w:r>
        <w:rPr>
          <w:sz w:val="20"/>
          <w:szCs w:val="20"/>
        </w:rPr>
        <w:t xml:space="preserve">4.  The new super-senior facility</w:t>
      </w:r>
    </w:p>
    <w:p>
      <w:pPr>
        <w:spacing w:after="40"/>
      </w:pPr>
      <w:r>
        <w:rPr>
          <w:sz w:val="20"/>
          <w:szCs w:val="20"/>
        </w:rPr>
        <w:t xml:space="preserve">5.  Repayment, prepayment and amortisation</w:t>
      </w:r>
    </w:p>
    <w:p>
      <w:pPr>
        <w:spacing w:after="40"/>
      </w:pPr>
      <w:r>
        <w:rPr>
          <w:sz w:val="20"/>
          <w:szCs w:val="20"/>
        </w:rPr>
        <w:t xml:space="preserve">6.  Interest and fees</w:t>
      </w:r>
    </w:p>
    <w:p>
      <w:pPr>
        <w:spacing w:after="40"/>
      </w:pPr>
      <w:r>
        <w:rPr>
          <w:sz w:val="20"/>
          <w:szCs w:val="20"/>
        </w:rPr>
        <w:t xml:space="preserve">7.  Financial covenants (reset)</w:t>
      </w:r>
    </w:p>
    <w:p>
      <w:pPr>
        <w:spacing w:after="40"/>
      </w:pPr>
      <w:r>
        <w:rPr>
          <w:sz w:val="20"/>
          <w:szCs w:val="20"/>
        </w:rPr>
        <w:t xml:space="preserve">8.  Equity cure</w:t>
      </w:r>
    </w:p>
    <w:p>
      <w:pPr>
        <w:spacing w:after="40"/>
      </w:pPr>
      <w:r>
        <w:rPr>
          <w:sz w:val="20"/>
          <w:szCs w:val="20"/>
        </w:rPr>
        <w:t xml:space="preserve">9.  Information undertakings</w:t>
      </w:r>
    </w:p>
    <w:p>
      <w:pPr>
        <w:spacing w:after="40"/>
      </w:pPr>
      <w:r>
        <w:rPr>
          <w:sz w:val="20"/>
          <w:szCs w:val="20"/>
        </w:rPr>
        <w:t xml:space="preserve">10.  General undertakings</w:t>
      </w:r>
    </w:p>
    <w:p>
      <w:pPr>
        <w:spacing w:after="40"/>
      </w:pPr>
      <w:r>
        <w:rPr>
          <w:sz w:val="20"/>
          <w:szCs w:val="20"/>
        </w:rPr>
        <w:t xml:space="preserve">11.  Representations and warranties</w:t>
      </w:r>
    </w:p>
    <w:p>
      <w:pPr>
        <w:spacing w:after="40"/>
      </w:pPr>
      <w:r>
        <w:rPr>
          <w:sz w:val="20"/>
          <w:szCs w:val="20"/>
        </w:rPr>
        <w:t xml:space="preserve">12.  Security and ranking</w:t>
      </w:r>
    </w:p>
    <w:p>
      <w:pPr>
        <w:spacing w:after="40"/>
      </w:pPr>
      <w:r>
        <w:rPr>
          <w:sz w:val="20"/>
          <w:szCs w:val="20"/>
        </w:rPr>
        <w:t xml:space="preserve">13.  Events of default</w:t>
      </w:r>
    </w:p>
    <w:p>
      <w:pPr>
        <w:spacing w:after="40"/>
      </w:pPr>
      <w:r>
        <w:rPr>
          <w:sz w:val="20"/>
          <w:szCs w:val="20"/>
        </w:rPr>
        <w:t xml:space="preserve">14.  Costs and expenses</w:t>
      </w:r>
    </w:p>
    <w:p>
      <w:pPr>
        <w:spacing w:after="40"/>
      </w:pPr>
      <w:r>
        <w:rPr>
          <w:sz w:val="20"/>
          <w:szCs w:val="20"/>
        </w:rPr>
        <w:t xml:space="preserve">15.  Confirmations and reservation of rights</w:t>
      </w:r>
    </w:p>
    <w:p>
      <w:pPr>
        <w:spacing w:after="40"/>
      </w:pPr>
      <w:r>
        <w:rPr>
          <w:sz w:val="20"/>
          <w:szCs w:val="20"/>
        </w:rPr>
        <w:t xml:space="preserve">16.  Notices</w:t>
      </w:r>
    </w:p>
    <w:p>
      <w:pPr>
        <w:spacing w:after="40"/>
      </w:pPr>
      <w:r>
        <w:rPr>
          <w:sz w:val="20"/>
          <w:szCs w:val="20"/>
        </w:rPr>
        <w:t xml:space="preserve">17.  Counterparts</w:t>
      </w:r>
    </w:p>
    <w:p>
      <w:pPr>
        <w:spacing w:after="40"/>
      </w:pPr>
      <w:r>
        <w:rPr>
          <w:sz w:val="20"/>
          <w:szCs w:val="20"/>
        </w:rPr>
        <w:t xml:space="preserve">18.  Governing law and jurisdiction</w:t>
      </w:r>
    </w:p>
    <w:p>
      <w:pPr>
        <w:spacing w:after="40"/>
      </w:pPr>
      <w:r>
        <w:rPr>
          <w:sz w:val="20"/>
          <w:szCs w:val="20"/>
        </w:rPr>
        <w:t xml:space="preserve">Schedule 1 – The Original Obligors</w:t>
      </w:r>
    </w:p>
    <w:p>
      <w:pPr>
        <w:spacing w:after="40"/>
      </w:pPr>
      <w:r>
        <w:rPr>
          <w:sz w:val="20"/>
          <w:szCs w:val="20"/>
        </w:rPr>
        <w:t xml:space="preserve">Schedule 2 – Conditions Precedent</w:t>
      </w:r>
    </w:p>
    <w:p>
      <w:pPr>
        <w:spacing w:after="40"/>
      </w:pPr>
      <w:r>
        <w:rPr>
          <w:sz w:val="20"/>
          <w:szCs w:val="20"/>
        </w:rPr>
        <w:t xml:space="preserve">Schedule 3 – Form of Amended and Restated Facilities Agreement</w:t>
      </w:r>
    </w:p>
    <w:p>
      <w:pPr>
        <w:spacing w:after="40"/>
      </w:pPr>
      <w:r>
        <w:rPr>
          <w:sz w:val="20"/>
          <w:szCs w:val="20"/>
        </w:rPr>
        <w:t xml:space="preserve">Schedule 4 – Revised Repayment Schedule</w:t>
      </w:r>
    </w:p>
    <w:p>
      <w:pPr>
        <w:pageBreakBefore/>
      </w:pPr>
      <w:r>
        <w:rPr>
          <w:b/>
          <w:bCs/>
        </w:rPr>
        <w:t xml:space="preserve">THIS AGREEMENT is dated ____________ 2026 and made</w:t>
      </w:r>
    </w:p>
    <w:p>
      <w:pPr>
        <w:spacing w:after="60" w:before="120"/>
      </w:pPr>
      <w:r>
        <w:rPr>
          <w:b/>
          <w:bCs/>
        </w:rPr>
        <w:t xml:space="preserve">PARTIES</w:t>
      </w:r>
    </w:p>
    <w:p>
      <w:pPr>
        <w:pStyle w:val="ListParagraph"/>
        <w:numPr>
          <w:ilvl w:val="0"/>
          <w:numId w:val="2"/>
        </w:numPr>
        <w:spacing w:after="80"/>
      </w:pPr>
      <w:r>
        <w:t xml:space="preserve">HARLEDGE FOODS GROUP LIMITED (registered number 09214477) (the “Company”);</w:t>
      </w:r>
    </w:p>
    <w:p>
      <w:pPr>
        <w:pStyle w:val="ListParagraph"/>
        <w:numPr>
          <w:ilvl w:val="0"/>
          <w:numId w:val="2"/>
        </w:numPr>
        <w:spacing w:after="80"/>
      </w:pPr>
      <w:r>
        <w:t xml:space="preserve">THE COMPANIES listed in Schedule 1 (the “Original Obligors” and, together with the Company, the “Obligors”); and</w:t>
      </w:r>
    </w:p>
    <w:p>
      <w:pPr>
        <w:pStyle w:val="ListParagraph"/>
        <w:numPr>
          <w:ilvl w:val="0"/>
          <w:numId w:val="2"/>
        </w:numPr>
        <w:spacing w:after="80"/>
      </w:pPr>
      <w:r>
        <w:t xml:space="preserve">PENNINE BUSINESS BANK PLC, acting in its capacities as Senior Lender, Super-Senior Lender, Agent and Security Agent (the “Lender”).</w:t>
      </w:r>
    </w:p>
    <w:p>
      <w:pPr>
        <w:spacing w:after="60" w:before="120"/>
      </w:pPr>
      <w:r>
        <w:rPr>
          <w:b/>
          <w:bCs/>
        </w:rPr>
        <w:t xml:space="preserve">BACKGROUND</w:t>
      </w:r>
    </w:p>
    <w:p>
      <w:pPr>
        <w:pStyle w:val="ListParagraph"/>
        <w:numPr>
          <w:ilvl w:val="0"/>
          <w:numId w:val="2"/>
        </w:numPr>
        <w:spacing w:after="80"/>
      </w:pPr>
      <w:r>
        <w:t xml:space="preserve">The Company and the Lender are party to a facilities agreement originally dated 14 March 2022 (the “Original Facilities Agreement”) comprising a £30,000,000 term loan facility (the “Term Facility”) and a £12,000,000 revolving credit facility (the “RCF”).</w:t>
      </w:r>
    </w:p>
    <w:p>
      <w:pPr>
        <w:pStyle w:val="ListParagraph"/>
        <w:numPr>
          <w:ilvl w:val="0"/>
          <w:numId w:val="2"/>
        </w:numPr>
        <w:spacing w:after="80"/>
      </w:pPr>
      <w:r>
        <w:t xml:space="preserve">Following the occurrence of the Specified Defaults the parties entered into a standstill and forbearance agreement dated 24 October 2025.</w:t>
      </w:r>
    </w:p>
    <w:p>
      <w:pPr>
        <w:pStyle w:val="ListParagraph"/>
        <w:numPr>
          <w:ilvl w:val="0"/>
          <w:numId w:val="2"/>
        </w:numPr>
        <w:spacing w:after="80"/>
      </w:pPr>
      <w:r>
        <w:t xml:space="preserve">The parties have agreed to amend and restate the Original Facilities Agreement, to make available a new super-senior term facility of £8,000,000 and to reset the financial covenants, on the terms of this Agreement.</w:t>
      </w:r>
    </w:p>
    <w:p>
      <w:pPr>
        <w:tabs>
          <w:tab w:val="left" w:pos="560"/>
        </w:tabs>
        <w:spacing w:after="80" w:before="160"/>
      </w:pPr>
      <w:r>
        <w:rPr>
          <w:b/>
          <w:bCs/>
        </w:rPr>
        <w:t>1.	DEFINITIONS AND INTERPRETATION</w:t>
      </w:r>
    </w:p>
    <w:p>
      <w:pPr>
        <w:spacing w:after="100"/>
        <w:ind w:left="560"/>
      </w:pPr>
      <w:r>
        <w:t xml:space="preserve">In this Agreement, unless the context otherwise requires: “Amended and Restated Facilities Agreement” means the Original Facilities Agreement as amended and restated in the form set out in Schedule 3; “Effective Date” means the date on which the Agent confirms in writing that the conditions precedent in clause 2 have been satisfied or waived; “Super-Senior Facility” means the £8,000,000 term loan facility made available under clause 4; “Subordinated Loan” means the £5,000,000 loan to be made by Harledge Family Holdings Limited; “Specified Defaults” has the meaning given in the Standstill Agreement.</w:t>
      </w:r>
    </w:p>
    <w:p>
      <w:pPr>
        <w:spacing w:after="100"/>
        <w:ind w:left="560"/>
      </w:pPr>
      <w:r>
        <w:t xml:space="preserve">Terms defined in the Amended and Restated Facilities Agreement have the same meaning when used in this Agreement. Clause and Schedule headings are for convenience only. References to a “clause” are to a clause of this Agreement.</w:t>
      </w:r>
    </w:p>
    <w:p>
      <w:pPr>
        <w:tabs>
          <w:tab w:val="left" w:pos="560"/>
        </w:tabs>
        <w:spacing w:after="80" w:before="160"/>
      </w:pPr>
      <w:r>
        <w:rPr>
          <w:b/>
          <w:bCs/>
        </w:rPr>
        <w:t>2.	EFFECTIVE DATE AND CONDITIONS PRECEDENT</w:t>
      </w:r>
    </w:p>
    <w:p>
      <w:pPr>
        <w:spacing w:after="100"/>
        <w:ind w:left="560"/>
      </w:pPr>
      <w:r>
        <w:t xml:space="preserve">The amendments in clause 3 and the availability of the Super-Senior Facility take effect on the Effective Date.</w:t>
      </w:r>
    </w:p>
    <w:p>
      <w:pPr>
        <w:spacing w:after="100"/>
        <w:ind w:left="560"/>
      </w:pPr>
      <w:r>
        <w:t xml:space="preserve">The Effective Date will occur when the Agent has received each of the documents and evidence listed in Schedule 2 in form and substance satisfactory to it (acting reasonably), including evidence that the £5,000,000 Subordinated Loan has been credited to the Blocked Account.</w:t>
      </w:r>
    </w:p>
    <w:p>
      <w:pPr>
        <w:spacing w:after="100"/>
        <w:ind w:left="560"/>
      </w:pPr>
      <w:r>
        <w:t xml:space="preserve">If the Effective Date has not occurred by 5.00 p.m. on 6 February 2026, this Agreement (other than clauses 14 to 18) lapses.</w:t>
      </w:r>
    </w:p>
    <w:p>
      <w:pPr>
        <w:tabs>
          <w:tab w:val="left" w:pos="560"/>
        </w:tabs>
        <w:spacing w:after="80" w:before="160"/>
      </w:pPr>
      <w:r>
        <w:rPr>
          <w:b/>
          <w:bCs/>
        </w:rPr>
        <w:t>3.	AMENDMENT AND RESTATEMENT</w:t>
      </w:r>
    </w:p>
    <w:p>
      <w:pPr>
        <w:spacing w:after="100"/>
        <w:ind w:left="560"/>
      </w:pPr>
      <w:r>
        <w:t xml:space="preserve">With effect from the Effective Date the Original Facilities Agreement is amended and restated so that it reads in the form set out in Schedule 3.</w:t>
      </w:r>
    </w:p>
    <w:p>
      <w:pPr>
        <w:spacing w:after="100"/>
        <w:ind w:left="560"/>
      </w:pPr>
      <w:r>
        <w:t xml:space="preserve">The amendments include: (a) extension of the Termination Date from 14 March 2026 to 30 June 2027; (b) suspension of Term Facility amortisation until 31 March 2026 and thereafter £750,000 per Financial Quarter as set out in Schedule 4; (c) an increase in the Margin on the Term Facility and RCF by </w:t>
      </w:r>
      <w:del w:id="201" w:author="Whitfield Carter LLP" w:date="2025-12-18T16:05:00Z">
        <w:r>
          <w:delText xml:space="preserve">1.25</w:delText>
        </w:r>
      </w:del>
      <w:ins w:id="202" w:author="Whitfield Carter LLP" w:date="2025-12-18T16:05:00Z">
        <w:r>
          <w:t xml:space="preserve">1.375</w:t>
        </w:r>
      </w:ins>
      <w:r>
        <w:t xml:space="preserve"> per cent. per annum to </w:t>
      </w:r>
      <w:del w:id="203" w:author="Whitfield Carter LLP" w:date="2025-12-18T16:05:00Z">
        <w:r>
          <w:delText xml:space="preserve">4.75</w:delText>
        </w:r>
      </w:del>
      <w:ins w:id="204" w:author="Whitfield Carter LLP" w:date="2025-12-18T16:05:00Z">
        <w:r>
          <w:t xml:space="preserve">4.875</w:t>
        </w:r>
      </w:ins>
      <w:r>
        <w:t xml:space="preserve"> per cent.; and (d) the reset of the financial covenants in clause 7.</w:t>
      </w:r>
    </w:p>
    <w:p>
      <w:pPr>
        <w:spacing w:after="100"/>
        <w:ind w:left="560"/>
      </w:pPr>
      <w:r>
        <w:t xml:space="preserve">Save as amended by this Agreement, the Finance Documents remain in full force and effect.</w:t>
      </w:r>
    </w:p>
    <w:p>
      <w:pPr>
        <w:tabs>
          <w:tab w:val="left" w:pos="560"/>
        </w:tabs>
        <w:spacing w:after="80" w:before="160"/>
      </w:pPr>
      <w:r>
        <w:rPr>
          <w:b/>
          <w:bCs/>
        </w:rPr>
        <w:t>4.	THE NEW SUPER-SENIOR FACILITY</w:t>
      </w:r>
    </w:p>
    <w:p>
      <w:pPr>
        <w:spacing w:after="100"/>
        <w:ind w:left="560"/>
      </w:pPr>
      <w:r>
        <w:t xml:space="preserve">Subject to the terms of the Amended and Restated Facilities Agreement, the Lender makes available a committed term loan facility in an aggregate amount of £8,000,000 which ranks super-senior to the Term Facility and the RCF in accordance with the Intercreditor Agreement.</w:t>
      </w:r>
    </w:p>
    <w:p>
      <w:pPr>
        <w:spacing w:after="100"/>
        <w:ind w:left="560"/>
      </w:pPr>
      <w:r>
        <w:t xml:space="preserve">The Super-Senior Facility is available in two tranches: Tranche A of £5,000,000 on the Effective Date; and Tranche B of £3,000,000 on delivery of the management accounts for the Financial Quarter ending 31 December 2025 evidencing EBITDA of not less than £2,100,000 for that quarter.</w:t>
      </w:r>
    </w:p>
    <w:p>
      <w:pPr>
        <w:spacing w:after="100"/>
        <w:ind w:left="560"/>
      </w:pPr>
      <w:r>
        <w:t xml:space="preserve">The Margin on the Super-Senior Facility is </w:t>
      </w:r>
      <w:del w:id="205" w:author="Whitfield Carter LLP" w:date="2025-12-18T16:08:00Z">
        <w:r>
          <w:delText xml:space="preserve">9.50</w:delText>
        </w:r>
      </w:del>
      <w:ins w:id="206" w:author="Whitfield Carter LLP" w:date="2025-12-18T16:08:00Z">
        <w:r>
          <w:t xml:space="preserve">9.75</w:t>
        </w:r>
      </w:ins>
      <w:r>
        <w:t xml:space="preserve"> per cent. per annum over SONIA, of which up to 2.00 per cent. may at the Company’s election be capitalised (PIK). The Super-Senior Facility must be repaid in full on the Extended Maturity Date.</w:t>
      </w:r>
    </w:p>
    <w:p>
      <w:pPr>
        <w:tabs>
          <w:tab w:val="left" w:pos="560"/>
        </w:tabs>
        <w:spacing w:after="80" w:before="160"/>
      </w:pPr>
      <w:r>
        <w:rPr>
          <w:b/>
          <w:bCs/>
        </w:rPr>
        <w:t>5.	REPAYMENT, PREPAYMENT AND AMORTISATION</w:t>
      </w:r>
    </w:p>
    <w:p>
      <w:pPr>
        <w:spacing w:after="100"/>
        <w:ind w:left="560"/>
      </w:pPr>
      <w:r>
        <w:t xml:space="preserve">The Term Facility shall be repaid in instalments in accordance with the revised repayment schedule set out in Schedule 4, with the balance repayable on the Extended Maturity Date.</w:t>
      </w:r>
    </w:p>
    <w:p>
      <w:pPr>
        <w:spacing w:after="100"/>
        <w:ind w:left="560"/>
      </w:pPr>
      <w:r>
        <w:t xml:space="preserve">Mandatory prepayment events include disposals (subject to a £250,000 de minimis and reinvestment rights), insurance proceeds and a 50 per cent. excess cashflow sweep applied first to the Super-Senior Facility.</w:t>
      </w:r>
    </w:p>
    <w:p>
      <w:pPr>
        <w:spacing w:after="100"/>
        <w:ind w:left="560"/>
      </w:pPr>
      <w:r>
        <w:t xml:space="preserve">Voluntary prepayments may be made in minimum amounts of £500,000 on five Business Days’ notice and are applied pro rata across the Facilities unless otherwise required by the Intercreditor Agreement.</w:t>
      </w:r>
    </w:p>
    <w:p>
      <w:pPr>
        <w:tabs>
          <w:tab w:val="left" w:pos="560"/>
        </w:tabs>
        <w:spacing w:after="80" w:before="160"/>
      </w:pPr>
      <w:r>
        <w:rPr>
          <w:b/>
          <w:bCs/>
        </w:rPr>
        <w:t>6.	INTEREST AND FEES</w:t>
      </w:r>
    </w:p>
    <w:p>
      <w:pPr>
        <w:spacing w:after="100"/>
        <w:ind w:left="560"/>
      </w:pPr>
      <w:r>
        <w:t xml:space="preserve">Interest on each Loan is payable at the end of each Interest Period at SONIA plus the applicable Margin. Default interest of 2.00 per cent. per annum applies to overdue amounts.</w:t>
      </w:r>
    </w:p>
    <w:p>
      <w:pPr>
        <w:spacing w:after="100"/>
        <w:ind w:left="560"/>
      </w:pPr>
      <w:r>
        <w:t xml:space="preserve">The Company shall pay: (a) an amendment fee of 1.50 per cent. of £41,400,000 (£621,000); and (b) an arrangement fee on the Super-Senior Facility of 2.50 per cent. of £8,000,000 (£200,000). Both fees are payable on the Effective Date and may be capitalised.</w:t>
      </w:r>
    </w:p>
    <w:p>
      <w:pPr>
        <w:tabs>
          <w:tab w:val="left" w:pos="560"/>
        </w:tabs>
        <w:spacing w:after="80" w:before="160"/>
      </w:pPr>
      <w:r>
        <w:rPr>
          <w:b/>
          <w:bCs/>
        </w:rPr>
        <w:t>7.	FINANCIAL COVENANTS (RESET)</w:t>
      </w:r>
    </w:p>
    <w:p>
      <w:pPr>
        <w:spacing w:after="100"/>
        <w:ind w:left="560"/>
      </w:pPr>
      <w:r>
        <w:t xml:space="preserve">The financial covenants in clause 23 of the Amended and Restated Facilities Agreement are reset as follows and tested quarterly on a rolling 12-month basis by reference to the Group’s consolidated accounts.</w:t>
      </w:r>
    </w:p>
    <w:p>
      <w:pPr>
        <w:spacing w:after="120"/>
        <w:ind w:left="560"/>
      </w:pPr>
      <w:r>
        <w:t xml:space="preserve">Leverage (Total Net Debt : EBITDA) maximum and minimum liquidity: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rPr>
          <w:tblHeader/>
        </w:trPr>
        <w:tc>
          <w:tcPr>
            <w:tcW w:type="dxa" w:w="26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Test date</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Leverage (max)</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Min. liquidity</w:t>
            </w:r>
          </w:p>
        </w:tc>
        <w:tc>
          <w:tcPr>
            <w:tcW w:type="dxa" w:w="224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DSCR (min)</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Dec 2025</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6.25x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£2.5m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n/a</w:t>
            </w:r>
          </w:p>
        </w:tc>
      </w:tr>
      <w:tr>
        <w:trPr>
          <w:tblHeader w:val="false"/>
        </w:trPr>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31 Mar 2026</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5.75x</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£2.5m</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n/a</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Jun 2026</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5.25x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1.05x</w:t>
            </w:r>
          </w:p>
        </w:tc>
      </w:tr>
      <w:tr>
        <w:trPr>
          <w:tblHeader w:val="false"/>
        </w:trPr>
        <w:tc>
          <w:tcPr>
            <w:tcW w:type="dxa" w:w="26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Sep 2026</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4.85x</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£3.0m</w:t>
            </w:r>
          </w:p>
        </w:tc>
        <w:tc>
          <w:tcPr>
            <w:tcW w:type="dxa" w:w="224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1.05x</w:t>
            </w:r>
          </w:p>
        </w:tc>
      </w:tr>
      <w:tr>
        <w:trPr>
          <w:tblHeader w:val="false"/>
        </w:trPr>
        <w:tc>
          <w:tcPr>
            <w:tcW w:type="dxa" w:w="26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Dec 2026</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4.50x</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£3.5m</w:t>
            </w:r>
          </w:p>
        </w:tc>
        <w:tc>
          <w:tcPr>
            <w:tcW w:type="dxa" w:w="224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1.10x</w:t>
            </w:r>
          </w:p>
        </w:tc>
      </w:tr>
    </w:tbl>
    <w:p>
      <w:pPr>
        <w:tabs>
          <w:tab w:val="left" w:pos="560"/>
        </w:tabs>
        <w:spacing w:after="80" w:before="160"/>
      </w:pPr>
      <w:r>
        <w:rPr>
          <w:b/>
          <w:bCs/>
        </w:rPr>
        <w:t>8.	EQUITY CURE</w:t>
      </w:r>
    </w:p>
    <w:p>
      <w:pPr>
        <w:spacing w:after="100"/>
        <w:ind w:left="560"/>
      </w:pPr>
      <w:r>
        <w:t xml:space="preserve">Harledge Family Holdings Limited may cure a breach of clause 7 by injecting new equity or Subordinated Loan amounts (a “Cure Amount”) within 15 Business Days of the relevant Compliance Certificate. A Cure Amount is treated as increasing EBITDA (or reducing Total Net Debt at the Company’s election) for the Relevant Period.</w:t>
      </w:r>
    </w:p>
    <w:p>
      <w:pPr>
        <w:spacing w:after="100"/>
        <w:ind w:left="560"/>
      </w:pPr>
      <w:r>
        <w:t xml:space="preserve">The cure right may be exercised no more than twice in any period of 12 months and no more than four times over the life of the Facilities; no two consecutive quarters may both be cured.</w:t>
      </w:r>
    </w:p>
    <w:p>
      <w:pPr>
        <w:tabs>
          <w:tab w:val="left" w:pos="560"/>
        </w:tabs>
        <w:spacing w:after="80" w:before="160"/>
      </w:pPr>
      <w:r>
        <w:rPr>
          <w:b/>
          <w:bCs/>
        </w:rPr>
        <w:t>9.	INFORMATION UNDERTAKINGS</w:t>
      </w:r>
    </w:p>
    <w:p>
      <w:pPr>
        <w:spacing w:after="100"/>
        <w:ind w:left="560"/>
      </w:pPr>
      <w:r>
        <w:t xml:space="preserve">The Company shall supply: audited consolidated accounts within 120 days of each financial year end; management accounts within 21 days of each month end; a rolling 13-week cashflow forecast each week until 30 June 2026; and a Compliance Certificate with each set of quarterly accounts.</w:t>
      </w:r>
    </w:p>
    <w:p>
      <w:pPr>
        <w:spacing w:after="100"/>
        <w:ind w:left="560"/>
      </w:pPr>
      <w:r>
        <w:t xml:space="preserve">The Company shall procure that the directors of Marlow Tax &amp; Advisory Ltd are given reasonable access to monitor the business plan and report to the Lender quarterly.</w:t>
      </w:r>
    </w:p>
    <w:p>
      <w:pPr>
        <w:tabs>
          <w:tab w:val="left" w:pos="560"/>
        </w:tabs>
        <w:spacing w:after="80" w:before="160"/>
      </w:pPr>
      <w:r>
        <w:rPr>
          <w:b/>
          <w:bCs/>
        </w:rPr>
        <w:t>10.	GENERAL UNDERTAKINGS</w:t>
      </w:r>
    </w:p>
    <w:p>
      <w:pPr>
        <w:spacing w:after="100"/>
        <w:ind w:left="560"/>
      </w:pPr>
      <w:r>
        <w:t xml:space="preserve">The Obligors give the general undertakings in clause 24 of the Amended and Restated Facilities Agreement, including negative pledge, restrictions on disposals, financial indebtedness, acquisitions, dividends and payments to Affiliates (including under the Subordinated Loan), and restrictions on amendments to the Subordinated Loan documents.</w:t>
      </w:r>
    </w:p>
    <w:p>
      <w:pPr>
        <w:tabs>
          <w:tab w:val="left" w:pos="560"/>
        </w:tabs>
        <w:spacing w:after="80" w:before="160"/>
      </w:pPr>
      <w:r>
        <w:rPr>
          <w:b/>
          <w:bCs/>
        </w:rPr>
        <w:t>11.	REPRESENTATIONS AND WARRANTIES</w:t>
      </w:r>
    </w:p>
    <w:p>
      <w:pPr>
        <w:spacing w:after="100"/>
        <w:ind w:left="560"/>
      </w:pPr>
      <w:r>
        <w:t xml:space="preserve">Each Obligor makes the representations in clause 22 of the Amended and Restated Facilities Agreement on the date of this Agreement and on the Effective Date, including as to status, binding obligations, non-conflict, power and authority, validity of Transaction Security, and the accuracy of the IBR base case in all material respects.</w:t>
      </w:r>
    </w:p>
    <w:p>
      <w:pPr>
        <w:tabs>
          <w:tab w:val="left" w:pos="560"/>
        </w:tabs>
        <w:spacing w:after="80" w:before="160"/>
      </w:pPr>
      <w:r>
        <w:rPr>
          <w:b/>
          <w:bCs/>
        </w:rPr>
        <w:t>12.	SECURITY AND RANKING</w:t>
      </w:r>
    </w:p>
    <w:p>
      <w:pPr>
        <w:spacing w:after="100"/>
        <w:ind w:left="560"/>
      </w:pPr>
      <w:r>
        <w:t xml:space="preserve">Each Obligor confirms that the Transaction Security secures the Secured Liabilities (including the Super-Senior Facility) and provides the additional security listed in Schedule 2, including a debenture from each Obligor and a legal charge over the freehold property at Tenterden Way, Ashford.</w:t>
      </w:r>
    </w:p>
    <w:p>
      <w:pPr>
        <w:spacing w:after="100"/>
        <w:ind w:left="560"/>
      </w:pPr>
      <w:r>
        <w:t xml:space="preserve">The ranking and priority of the Facilities, the Super-Senior Facility and the Subordinated Loan, and the application of enforcement proceeds, are governed by the Intercreditor Agreement.</w:t>
      </w:r>
    </w:p>
    <w:p>
      <w:pPr>
        <w:tabs>
          <w:tab w:val="left" w:pos="560"/>
        </w:tabs>
        <w:spacing w:after="80" w:before="160"/>
      </w:pPr>
      <w:r>
        <w:rPr>
          <w:b/>
          <w:bCs/>
        </w:rPr>
        <w:t>13.	EVENTS OF DEFAULT</w:t>
      </w:r>
    </w:p>
    <w:p>
      <w:pPr>
        <w:spacing w:after="100"/>
        <w:ind w:left="560"/>
      </w:pPr>
      <w:r>
        <w:t xml:space="preserve">The Events of Default in clause 25 of the Amended and Restated Facilities Agreement apply. The Specified Defaults are waived with effect from the Effective Date. A breach of clause 7 (as reset) is an Event of Default only if not cured under clause 8.</w:t>
      </w:r>
    </w:p>
    <w:p>
      <w:pPr>
        <w:tabs>
          <w:tab w:val="left" w:pos="560"/>
        </w:tabs>
        <w:spacing w:after="80" w:before="160"/>
      </w:pPr>
      <w:r>
        <w:rPr>
          <w:b/>
          <w:bCs/>
        </w:rPr>
        <w:t>14.	COSTS AND EXPENSES</w:t>
      </w:r>
    </w:p>
    <w:p>
      <w:pPr>
        <w:spacing w:after="100"/>
        <w:ind w:left="560"/>
      </w:pPr>
      <w:r>
        <w:t xml:space="preserve">The Company shall pay, on demand, all reasonable costs and expenses (including legal and financial adviser fees) incurred by the Lender in connection with the negotiation, preparation and implementation of this Agreement and the other Finance Documents whether or not the Effective Date occurs.</w:t>
      </w:r>
    </w:p>
    <w:p>
      <w:pPr>
        <w:tabs>
          <w:tab w:val="left" w:pos="560"/>
        </w:tabs>
        <w:spacing w:after="80" w:before="160"/>
      </w:pPr>
      <w:r>
        <w:rPr>
          <w:b/>
          <w:bCs/>
        </w:rPr>
        <w:t>15.	CONFIRMATIONS AND RESERVATION OF RIGHTS</w:t>
      </w:r>
    </w:p>
    <w:p>
      <w:pPr>
        <w:spacing w:after="100"/>
        <w:ind w:left="560"/>
      </w:pPr>
      <w:r>
        <w:t xml:space="preserve">Each Guarantor confirms that its guarantee and indemnity under the Finance Documents extends to the obligations of the Obligors under the Amended and Restated Facilities Agreement and the Super-Senior Facility.</w:t>
      </w:r>
    </w:p>
    <w:p>
      <w:pPr>
        <w:spacing w:after="100"/>
        <w:ind w:left="560"/>
      </w:pPr>
      <w:r>
        <w:t xml:space="preserve">Except as expressly set out, this Agreement does not waive any present or future right of the Lender, all of which are reserved.</w:t>
      </w:r>
    </w:p>
    <w:p>
      <w:pPr>
        <w:tabs>
          <w:tab w:val="left" w:pos="560"/>
        </w:tabs>
        <w:spacing w:after="80" w:before="160"/>
      </w:pPr>
      <w:r>
        <w:rPr>
          <w:b/>
          <w:bCs/>
        </w:rPr>
        <w:t>16.	NOTICES</w:t>
      </w:r>
    </w:p>
    <w:p>
      <w:pPr>
        <w:spacing w:after="100"/>
        <w:ind w:left="560"/>
      </w:pPr>
      <w:r>
        <w:t xml:space="preserve">Clause 33 (Notices) of the Amended and Restated Facilities Agreement applies to this Agreement.</w:t>
      </w:r>
    </w:p>
    <w:p>
      <w:pPr>
        <w:tabs>
          <w:tab w:val="left" w:pos="560"/>
        </w:tabs>
        <w:spacing w:after="80" w:before="160"/>
      </w:pPr>
      <w:r>
        <w:rPr>
          <w:b/>
          <w:bCs/>
        </w:rPr>
        <w:t>17.	COUNTERPARTS</w:t>
      </w:r>
    </w:p>
    <w:p>
      <w:pPr>
        <w:spacing w:after="100"/>
        <w:ind w:left="560"/>
      </w:pPr>
      <w:r>
        <w:t xml:space="preserve">This Agreement may be executed in any number of counterparts, each of which is an original and all of which together constitute one instrument.</w:t>
      </w:r>
    </w:p>
    <w:p>
      <w:pPr>
        <w:tabs>
          <w:tab w:val="left" w:pos="560"/>
        </w:tabs>
        <w:spacing w:after="80" w:before="160"/>
      </w:pPr>
      <w:r>
        <w:rPr>
          <w:b/>
          <w:bCs/>
        </w:rPr>
        <w:t>18.	GOVERNING LAW AND JURISDICTION</w:t>
      </w:r>
    </w:p>
    <w:p>
      <w:pPr>
        <w:spacing w:after="100"/>
        <w:ind w:left="560"/>
      </w:pPr>
      <w:r>
        <w:t xml:space="preserve">This Agreement and any non-contractual obligations arising out of or in connection with it are governed by English law.</w:t>
      </w:r>
    </w:p>
    <w:p>
      <w:pPr>
        <w:spacing w:after="100"/>
        <w:ind w:left="560"/>
      </w:pPr>
      <w:r>
        <w:t xml:space="preserve">The courts of England and Wales have exclusive jurisdiction to settle any dispute arising out of or in connection with this Agreement.</w:t>
      </w:r>
    </w:p>
    <w:p>
      <w:pPr>
        <w:pageBreakBefore/>
      </w:pPr>
      <w:r>
        <w:rPr>
          <w:b/>
          <w:bCs/>
        </w:rPr>
        <w:t xml:space="preserve">SCHEDULE 1 – THE ORIGINAL OBLIGORS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Obligor</w:t>
            </w:r>
          </w:p>
        </w:tc>
        <w:tc>
          <w:tcPr>
            <w:tcW w:type="dxa" w:w="2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Registered number</w:t>
            </w:r>
          </w:p>
        </w:tc>
        <w:tc>
          <w:tcPr>
            <w:tcW w:type="dxa" w:w="2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Jurisdiction</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Chilled Foods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06622019</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England &amp; Wales</w:t>
            </w:r>
          </w:p>
        </w:tc>
      </w:tr>
      <w:tr>
        <w:trPr>
          <w:tblHeader w:val="false"/>
        </w:trPr>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Tenterden Ready Meals Limited</w:t>
            </w:r>
          </w:p>
        </w:tc>
        <w:tc>
          <w:tcPr>
            <w:tcW w:type="dxa" w:w="2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07788451</w:t>
            </w:r>
          </w:p>
        </w:tc>
        <w:tc>
          <w:tcPr>
            <w:tcW w:type="dxa" w:w="2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England &amp; Wales</w:t>
            </w:r>
          </w:p>
        </w:tc>
      </w:tr>
      <w:tr>
        <w:trPr>
          <w:tblHeader w:val="false"/>
        </w:trPr>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Harledge Logistics Limited</w:t>
            </w:r>
          </w:p>
        </w:tc>
        <w:tc>
          <w:tcPr>
            <w:tcW w:type="dxa" w:w="260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08001263</w:t>
            </w:r>
          </w:p>
        </w:tc>
        <w:tc>
          <w:tcPr>
            <w:tcW w:type="dxa" w:w="256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England &amp; Wales</w:t>
            </w:r>
          </w:p>
        </w:tc>
      </w:tr>
    </w:tbl>
    <w:p>
      <w:pPr>
        <w:spacing w:before="200"/>
      </w:pPr>
      <w:r>
        <w:rPr>
          <w:b/>
          <w:bCs/>
        </w:rPr>
        <w:t xml:space="preserve">SCHEDULE 2 – CONDITIONS PRECEDENT (summary)</w:t>
      </w:r>
    </w:p>
    <w:p>
      <w:pPr>
        <w:pStyle w:val="ListParagraph"/>
        <w:numPr>
          <w:ilvl w:val="0"/>
          <w:numId w:val="3"/>
        </w:numPr>
        <w:spacing w:after="80"/>
      </w:pPr>
      <w:r>
        <w:t xml:space="preserve">Certified constitutional documents and board/shareholder resolutions of each Obligor.</w:t>
      </w:r>
    </w:p>
    <w:p>
      <w:pPr>
        <w:pStyle w:val="ListParagraph"/>
        <w:numPr>
          <w:ilvl w:val="0"/>
          <w:numId w:val="3"/>
        </w:numPr>
        <w:spacing w:after="80"/>
      </w:pPr>
      <w:r>
        <w:t xml:space="preserve">A solvency certificate signed by two directors of the Company.</w:t>
      </w:r>
    </w:p>
    <w:p>
      <w:pPr>
        <w:pStyle w:val="ListParagraph"/>
        <w:numPr>
          <w:ilvl w:val="0"/>
          <w:numId w:val="3"/>
        </w:numPr>
        <w:spacing w:after="80"/>
      </w:pPr>
      <w:r>
        <w:t xml:space="preserve">Executed Intercreditor Agreement and Subordinated Loan Agreement.</w:t>
      </w:r>
    </w:p>
    <w:p>
      <w:pPr>
        <w:pStyle w:val="ListParagraph"/>
        <w:numPr>
          <w:ilvl w:val="0"/>
          <w:numId w:val="3"/>
        </w:numPr>
        <w:spacing w:after="80"/>
      </w:pPr>
      <w:r>
        <w:t xml:space="preserve">Evidence of the £5,000,000 Subordinated Loan in the Blocked Account.</w:t>
      </w:r>
    </w:p>
    <w:p>
      <w:pPr>
        <w:pStyle w:val="ListParagraph"/>
        <w:numPr>
          <w:ilvl w:val="0"/>
          <w:numId w:val="3"/>
        </w:numPr>
        <w:spacing w:after="80"/>
      </w:pPr>
      <w:r>
        <w:t xml:space="preserve">Executed debentures and the legal charge over the Tenterden freehold, with priority searches.</w:t>
      </w:r>
    </w:p>
    <w:p>
      <w:pPr>
        <w:pStyle w:val="ListParagraph"/>
        <w:numPr>
          <w:ilvl w:val="0"/>
          <w:numId w:val="3"/>
        </w:numPr>
        <w:spacing w:after="80"/>
      </w:pPr>
      <w:r>
        <w:t xml:space="preserve">The final IBR and agreed business plan / base case.</w:t>
      </w:r>
    </w:p>
    <w:p>
      <w:pPr>
        <w:pStyle w:val="ListParagraph"/>
        <w:numPr>
          <w:ilvl w:val="0"/>
          <w:numId w:val="3"/>
        </w:numPr>
        <w:spacing w:after="80"/>
      </w:pPr>
      <w:r>
        <w:t xml:space="preserve">Legal opinion of Whitfield Carter LLP.</w:t>
      </w:r>
    </w:p>
    <w:p>
      <w:pPr>
        <w:pStyle w:val="ListParagraph"/>
        <w:numPr>
          <w:ilvl w:val="0"/>
          <w:numId w:val="3"/>
        </w:numPr>
        <w:spacing w:after="80"/>
      </w:pPr>
      <w:r>
        <w:t xml:space="preserve">Payment of the amendment fee and arrangement fee (or confirmation of capitalisation).</w:t>
      </w:r>
    </w:p>
    <w:p>
      <w:pPr>
        <w:spacing w:before="200"/>
      </w:pPr>
      <w:r>
        <w:rPr>
          <w:b/>
          <w:bCs/>
        </w:rPr>
        <w:t xml:space="preserve">SCHEDULE 4 – REVISED REPAYMENT SCHEDULE (Term Facility,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Repayment date</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Instalment</w:t>
            </w:r>
          </w:p>
        </w:tc>
        <w:tc>
          <w:tcPr>
            <w:tcW w:type="dxa" w:w="312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r>
              <w:rPr>
                <w:b/>
                <w:bCs/>
                <w:color w:val="FFFFFF"/>
                <w:sz w:val="20"/>
                <w:szCs w:val="20"/>
              </w:rPr>
              <w:t xml:space="preserve">Balance after</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Mar 2026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29,250,000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Jun 2026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28,500,000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30 Sep 2026</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27,750,000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31 Dec 2026</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27,000,000</w:t>
            </w:r>
          </w:p>
        </w:tc>
      </w:tr>
      <w:tr>
        <w:trPr>
          <w:tblHeader w:val="false"/>
        </w:trPr>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31 Mar 2027</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750,000</w:t>
            </w:r>
          </w:p>
        </w:tc>
        <w:tc>
          <w:tcPr>
            <w:tcW w:type="dxa" w:w="3120"/>
            <w:tcBorders>
              <w:top w:val="single" w:color="BFBFBF" w:sz="1"/>
              <w:left w:val="single" w:color="BFBFBF" w:sz="1"/>
              <w:bottom w:val="single" w:color="BFBFBF" w:sz="1"/>
              <w:right w:val="single" w:color="BFBFBF" w:sz="1"/>
            </w:tcBorders>
            <w:tcMar>
              <w:top w:type="dxa" w:w="60"/>
              <w:left w:type="dxa" w:w="110"/>
              <w:bottom w:type="dxa" w:w="60"/>
              <w:right w:type="dxa" w:w="110"/>
            </w:tcMar>
          </w:tcPr>
          <w:p>
            <w:r>
              <w:rPr>
                <w:b w:val="false"/>
                <w:bCs w:val="false"/>
                <w:color w:val="000000"/>
                <w:sz w:val="20"/>
                <w:szCs w:val="20"/>
              </w:rPr>
              <w:t xml:space="preserve">26,250,000</w:t>
            </w:r>
          </w:p>
        </w:tc>
      </w:tr>
      <w:tr>
        <w:trPr>
          <w:tblHeader w:val="false"/>
        </w:trPr>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30 Jun 2027</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26,250,000</w:t>
            </w:r>
          </w:p>
        </w:tc>
        <w:tc>
          <w:tcPr>
            <w:tcW w:type="dxa" w:w="312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r>
              <w:rPr>
                <w:b w:val="false"/>
                <w:bCs w:val="false"/>
                <w:color w:val="000000"/>
                <w:sz w:val="20"/>
                <w:szCs w:val="20"/>
              </w:rPr>
              <w:t xml:space="preserve">0 (Extended Maturity Date)</w:t>
            </w:r>
          </w:p>
        </w:tc>
      </w:tr>
    </w:tbl>
    <w:p>
      <w:pPr>
        <w:spacing w:after="120" w:before="240"/>
      </w:pPr>
      <w:r>
        <w:rPr>
          <w:b/>
          <w:bCs/>
        </w:rPr>
        <w:t xml:space="preserve">EXECUTION</w:t>
      </w:r>
    </w:p>
    <w:p>
      <w:pPr>
        <w:spacing w:after="60" w:before="200"/>
      </w:pPr>
      <w:r>
        <w:rPr>
          <w:b/>
          <w:bCs/>
        </w:rPr>
        <w:t xml:space="preserve">SIGNED for and on behalf of HARLEDGE FOODS GROUP LIMITED</w:t>
      </w:r>
    </w:p>
    <w:p>
      <w:pPr>
        <w:spacing w:after="40"/>
      </w:pPr>
      <w:r>
        <w:t xml:space="preserve">Signature: ____________________________</w:t>
      </w:r>
    </w:p>
    <w:p>
      <w:pPr>
        <w:spacing w:after="40"/>
      </w:pPr>
      <w:r>
        <w:t xml:space="preserve">Name: ____________________________</w:t>
      </w:r>
    </w:p>
    <w:p>
      <w:pPr>
        <w:spacing w:after="120"/>
      </w:pPr>
      <w:r>
        <w:t xml:space="preserve">Title: Director</w:t>
      </w:r>
    </w:p>
    <w:p>
      <w:pPr>
        <w:spacing w:after="60" w:before="200"/>
      </w:pPr>
      <w:r>
        <w:rPr>
          <w:b/>
          <w:bCs/>
        </w:rPr>
        <w:t xml:space="preserve">SIGNED for and on behalf of PENNINE BUSINESS BANK PLC</w:t>
      </w:r>
    </w:p>
    <w:p>
      <w:pPr>
        <w:spacing w:after="40"/>
      </w:pPr>
      <w:r>
        <w:t xml:space="preserve">Signature: ____________________________</w:t>
      </w:r>
    </w:p>
    <w:p>
      <w:pPr>
        <w:spacing w:after="40"/>
      </w:pPr>
      <w:r>
        <w:t xml:space="preserve">Name: ____________________________</w:t>
      </w:r>
    </w:p>
    <w:p>
      <w:pPr>
        <w:spacing w:after="120"/>
      </w:pPr>
      <w:r>
        <w:t xml:space="preserve">Title: Authorised Signatory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Whitfield Carter LLP is a limited liability partnership registered in England &amp; Wales.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2026-06-29T14:40:15.634Z</dcterms:created>
  <dcterms:modified xsi:type="dcterms:W3CDTF">2026-06-29T14:40:15.634Z</dcterms:modified>
</cp:coreProperties>
</file>

<file path=docProps/custom.xml><?xml version="1.0" encoding="utf-8"?>
<Properties xmlns="http://schemas.openxmlformats.org/officeDocument/2006/custom-properties" xmlns:vt="http://schemas.openxmlformats.org/officeDocument/2006/docPropsVTypes"/>
</file>