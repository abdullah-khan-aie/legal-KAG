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2024</w:t>
      </w:r>
    </w:p>
    <w:p>
      <w:pPr>
        <w:spacing w:after="40" w:before="240"/>
        <w:jc w:val="center"/>
      </w:pPr>
      <w:r>
        <w:rPr>
          <w:b/>
          <w:bCs/>
          <w:sz w:val="22"/>
          <w:szCs w:val="22"/>
        </w:rPr>
        <w:t xml:space="preserve">HALGARTH ESTATES LIMITED</w:t>
      </w:r>
    </w:p>
    <w:p>
      <w:pPr>
        <w:spacing w:after="20"/>
        <w:jc w:val="center"/>
      </w:pPr>
      <w:r>
        <w:rPr>
          <w:i/>
          <w:iCs/>
          <w:sz w:val="20"/>
          <w:szCs w:val="20"/>
        </w:rPr>
        <w:t xml:space="preserve">and</w:t>
      </w:r>
    </w:p>
    <w:p>
      <w:pPr>
        <w:spacing w:after="40"/>
        <w:jc w:val="center"/>
      </w:pPr>
      <w:r>
        <w:rPr>
          <w:b/>
          <w:bCs/>
          <w:sz w:val="22"/>
          <w:szCs w:val="22"/>
        </w:rPr>
        <w:t xml:space="preserve">BROOKMERE SOFTWARE LIMITED</w:t>
      </w:r>
    </w:p>
    <w:p>
      <w:pPr>
        <w:spacing w:after="20"/>
        <w:jc w:val="center"/>
      </w:pPr>
      <w:r>
        <w:rPr>
          <w:i/>
          <w:iCs/>
          <w:sz w:val="20"/>
          <w:szCs w:val="20"/>
        </w:rPr>
        <w:t xml:space="preserve">and</w:t>
      </w:r>
    </w:p>
    <w:p>
      <w:pPr>
        <w:spacing w:after="200"/>
        <w:jc w:val="center"/>
      </w:pPr>
      <w:r>
        <w:rPr>
          <w:b/>
          <w:bCs/>
          <w:sz w:val="22"/>
          <w:szCs w:val="22"/>
        </w:rPr>
        <w:t xml:space="preserve">BROOKMERE HOLDINGS LIMITED</w:t>
      </w:r>
    </w:p>
    <w:p>
      <w:pPr>
        <w:spacing w:after="40"/>
        <w:jc w:val="center"/>
      </w:pPr>
      <w:r>
        <w:rPr>
          <w:b/>
          <w:bCs/>
          <w:sz w:val="36"/>
          <w:szCs w:val="36"/>
        </w:rPr>
        <w:t xml:space="preserve">LEASE</w:t>
      </w:r>
    </w:p>
    <w:p>
      <w:pPr>
        <w:spacing w:after="200"/>
        <w:jc w:val="center"/>
      </w:pPr>
      <w:r>
        <w:rPr>
          <w:sz w:val="20"/>
          <w:szCs w:val="20"/>
        </w:rPr>
        <w:t xml:space="preserve">of Fourth and Fifth Floors, Pinnacle House, 12 Wellington Place, Leeds LS1 4AP</w:t>
      </w:r>
    </w:p>
    <w:p>
      <w:pPr>
        <w:spacing w:after="40"/>
        <w:jc w:val="center"/>
      </w:pPr>
      <w:r>
        <w:rPr>
          <w:sz w:val="20"/>
          <w:szCs w:val="20"/>
        </w:rPr>
        <w:t xml:space="preserve">Term: 15 years from and including 29 September 2024</w:t>
      </w:r>
    </w:p>
    <w:p>
      <w:pPr>
        <w:spacing w:after="240"/>
        <w:jc w:val="center"/>
      </w:pPr>
      <w:r>
        <w:rPr>
          <w:i/>
          <w:iCs/>
          <w:color w:val="AA0000"/>
          <w:sz w:val="18"/>
          <w:szCs w:val="18"/>
        </w:rPr>
        <w:t xml:space="preserve">This lease is excluded from sections 24 to 28 of the Landlord and Tenant Act 1954</w:t>
      </w:r>
    </w:p>
    <w:p>
      <w:r>
        <w:br w:type="page"/>
      </w:r>
    </w:p>
    <w:p>
      <w:pPr>
        <w:pStyle w:val="Heading1"/>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Date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2024</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Landlord</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Halgarth Estates Limited (registered no. 08842217), Halgarth House, 4 St Paul's Street, Leeds LS1 2JG</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Tenant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Software Limited (registered no. 09765431), 1 Sovereign Square, Leeds LS1 4DA</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Guarantor</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Holdings Limited (registered no. 07654329)</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Property</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Fourth and Fifth Floors, Pinnacle House, 12 Wellington Place, Leeds LS1 4AP (18,846 sq ft net internal area) and 12 car parking spaces</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Contractual Term</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15 years from and including 29 September 2024</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Initial Principal Rent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£612,500 per annum (exclusive of VAT)</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 Commencement Date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29 June 2025 (following a rent-free period of nine months)</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 Review Dates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29 September 2029 and 29 September 2034</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Permitted Use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offices within Use Class E(g)(i)</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Break Date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29 September 2031 (Tenant’s option)</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Contracted out of LTA 1954 ss.24–28</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Yes</w:t>
            </w:r>
          </w:p>
        </w:tc>
      </w:tr>
    </w:tbl>
    <w:p>
      <w:r>
        <w:br w:type="page"/>
      </w:r>
    </w:p>
    <w:p>
      <w:pPr>
        <w:pStyle w:val="Heading1"/>
      </w:pPr>
      <w:r>
        <w:t xml:space="preserve">1. Definitions and interpretation</w:t>
      </w:r>
    </w:p>
    <w:p>
      <w:pPr>
        <w:spacing w:after="120"/>
      </w:pPr>
      <w:r>
        <w:t xml:space="preserve">In this lease, unless the context otherwise requires:</w:t>
      </w:r>
    </w:p>
    <w:p>
      <w:pPr>
        <w:spacing w:after="120"/>
      </w:pPr>
      <w:r>
        <w:t xml:space="preserve">“Act of Insolvency” means the occurrence of any of the events set out in clause 6.2 (forfeiture);</w:t>
      </w:r>
    </w:p>
    <w:p>
      <w:pPr>
        <w:spacing w:after="120"/>
      </w:pPr>
      <w:r>
        <w:t xml:space="preserve">“Common Parts” means the entrance halls, landings, staircases, lifts, lavatories and other parts of the Building provided for common use;</w:t>
      </w:r>
    </w:p>
    <w:p>
      <w:pPr>
        <w:spacing w:after="120"/>
      </w:pPr>
      <w:r>
        <w:t xml:space="preserve">“Building” means Pinnacle House, 12 Wellington Place, Leeds LS1 4AP, of which the Property forms part;</w:t>
      </w:r>
    </w:p>
    <w:p>
      <w:pPr>
        <w:spacing w:after="120"/>
      </w:pPr>
      <w:r>
        <w:t xml:space="preserve">“Insured Risks” means fire, lightning, explosion, storm, flood, escape of water, riot, civil commotion, malicious damage and such other risks as the Landlord reasonably insures against;</w:t>
      </w:r>
    </w:p>
    <w:p>
      <w:pPr>
        <w:spacing w:after="120"/>
      </w:pPr>
      <w:r>
        <w:t xml:space="preserve">“Principal Rent” means £612,500 per annum, subject to review under Schedule 3;</w:t>
      </w:r>
    </w:p>
    <w:p>
      <w:pPr>
        <w:spacing w:after="120"/>
      </w:pPr>
      <w:r>
        <w:t xml:space="preserve">“Service Charge” means the Tenant’s fair proportion of the Service Costs determined under Schedule 4;</w:t>
      </w:r>
    </w:p>
    <w:p>
      <w:pPr>
        <w:spacing w:after="120"/>
      </w:pPr>
      <w:r>
        <w:t xml:space="preserve">“VAT” means value added tax or any equivalent tax.</w:t>
      </w:r>
    </w:p>
    <w:p>
      <w:pPr>
        <w:spacing w:after="120"/>
      </w:pPr>
      <w:r>
        <w:t xml:space="preserve">References to clauses and schedules are to clauses of and schedules to this lease. The Particulars form part of this lease.</w:t>
      </w:r>
    </w:p>
    <w:p>
      <w:pPr>
        <w:pStyle w:val="Heading1"/>
      </w:pPr>
      <w:r>
        <w:t xml:space="preserve">2. Grant</w:t>
      </w:r>
    </w:p>
    <w:p>
      <w:pPr>
        <w:pStyle w:val="ListParagraph"/>
        <w:numPr>
          <w:ilvl w:val="0"/>
          <w:numId w:val="2"/>
        </w:numPr>
        <w:spacing w:after="100"/>
      </w:pPr>
      <w:r>
        <w:t xml:space="preserve">The Landlord lets the Property to the Tenant for the Contractual Term, together with the rights set out in Schedule 1, except and reserving to the Landlord the rights set out in Schedule 2.</w:t>
      </w:r>
    </w:p>
    <w:p>
      <w:pPr>
        <w:pStyle w:val="ListParagraph"/>
        <w:numPr>
          <w:ilvl w:val="0"/>
          <w:numId w:val="2"/>
        </w:numPr>
        <w:spacing w:after="100"/>
      </w:pPr>
      <w:r>
        <w:t xml:space="preserve">The grant is made with the Tenant paying the rents reserved and performing the covenants in this lease, and subject to the matters contained or referred to in the Land Registry entries for title number WYK482216.</w:t>
      </w:r>
    </w:p>
    <w:p>
      <w:pPr>
        <w:pStyle w:val="ListParagraph"/>
        <w:numPr>
          <w:ilvl w:val="0"/>
          <w:numId w:val="2"/>
        </w:numPr>
        <w:spacing w:after="100"/>
      </w:pPr>
      <w:r>
        <w:t xml:space="preserve">The parties confirm that, before the Tenant became contractually bound to enter into this lease, the Landlord served a notice under section 38A(3)(a) of the Landlord and Tenant Act 1954 and the Tenant made the appropriate declaration, so that sections 24 to 28 of that Act are excluded in relation to the tenancy created by this lease.</w:t>
      </w:r>
    </w:p>
    <w:p>
      <w:pPr>
        <w:pStyle w:val="Heading1"/>
      </w:pPr>
      <w:r>
        <w:t xml:space="preserve">3. Rents</w:t>
      </w:r>
    </w:p>
    <w:p>
      <w:pPr>
        <w:pStyle w:val="ListParagraph"/>
        <w:numPr>
          <w:ilvl w:val="0"/>
          <w:numId w:val="2"/>
        </w:numPr>
        <w:spacing w:after="100"/>
      </w:pPr>
      <w:r>
        <w:t xml:space="preserve">The Tenant shall pay the following rents:</w:t>
      </w:r>
    </w:p>
    <w:p>
      <w:pPr>
        <w:pStyle w:val="ListParagraph"/>
        <w:numPr>
          <w:ilvl w:val="1"/>
          <w:numId w:val="2"/>
        </w:numPr>
        <w:spacing w:after="100"/>
      </w:pPr>
      <w:r>
        <w:t xml:space="preserve">the Principal Rent, payable by equal quarterly instalments in advance on the usual quarter days, the first payment (for the period from the Rent Commencement Date to the next quarter day) to be made on the Rent Commencement Date;</w:t>
      </w:r>
    </w:p>
    <w:p>
      <w:pPr>
        <w:pStyle w:val="ListParagraph"/>
        <w:numPr>
          <w:ilvl w:val="1"/>
          <w:numId w:val="2"/>
        </w:numPr>
        <w:spacing w:after="100"/>
      </w:pPr>
      <w:r>
        <w:t xml:space="preserve">the Service Charge, payable in accordance with Schedule 4;</w:t>
      </w:r>
    </w:p>
    <w:p>
      <w:pPr>
        <w:pStyle w:val="ListParagraph"/>
        <w:numPr>
          <w:ilvl w:val="1"/>
          <w:numId w:val="2"/>
        </w:numPr>
        <w:spacing w:after="100"/>
      </w:pPr>
      <w:r>
        <w:t xml:space="preserve">the Insurance Rent, being a fair proportion of the cost of insuring the Building, payable within 14 days of written demand; and</w:t>
      </w:r>
    </w:p>
    <w:p>
      <w:pPr>
        <w:pStyle w:val="ListParagraph"/>
        <w:numPr>
          <w:ilvl w:val="1"/>
          <w:numId w:val="2"/>
        </w:numPr>
        <w:spacing w:after="100"/>
      </w:pPr>
      <w:r>
        <w:t xml:space="preserve">all VAT properly chargeable on those sums.</w:t>
      </w:r>
    </w:p>
    <w:p>
      <w:pPr>
        <w:pStyle w:val="ListParagraph"/>
        <w:numPr>
          <w:ilvl w:val="0"/>
          <w:numId w:val="2"/>
        </w:numPr>
        <w:spacing w:after="100"/>
      </w:pPr>
      <w:r>
        <w:t xml:space="preserve">The Principal Rent will be reviewed on each Rent Review Date in accordance with Schedule 3 (upward only, open market).</w:t>
      </w:r>
    </w:p>
    <w:p>
      <w:pPr>
        <w:pStyle w:val="ListParagraph"/>
        <w:numPr>
          <w:ilvl w:val="0"/>
          <w:numId w:val="2"/>
        </w:numPr>
        <w:spacing w:after="100"/>
      </w:pPr>
      <w:r>
        <w:t xml:space="preserve">If any rent is unpaid for more than 14 days after the due date, the Tenant shall pay interest on it at </w:t>
      </w:r>
      <w:del w:id="205" w:author="Nadia Iqbal" w:date="2024-08-22T11:00:00Z">
        <w:r>
          <w:delText xml:space="preserve">4%</w:delText>
        </w:r>
      </w:del>
      <w:ins w:id="206" w:author="Nadia Iqbal" w:date="2024-08-22T11:00:00Z">
        <w:r>
          <w:t xml:space="preserve">3%</w:t>
        </w:r>
      </w:ins>
      <w:r>
        <w:t xml:space="preserve"> above the base rate of the Landlord’s bank from the due date until payment.</w:t>
      </w:r>
    </w:p>
    <w:p>
      <w:pPr>
        <w:pStyle w:val="Heading1"/>
      </w:pPr>
      <w:r>
        <w:t xml:space="preserve">4. Tenant covenants</w:t>
      </w:r>
    </w:p>
    <w:p>
      <w:pPr>
        <w:spacing w:after="120"/>
      </w:pPr>
      <w:r>
        <w:t xml:space="preserve">The Tenant covenants with the Landlord throughout the term (or until released under the Landlord and Tenant (Covenants) Act 1995):</w:t>
      </w:r>
    </w:p>
    <w:p>
      <w:pPr>
        <w:pStyle w:val="ListParagraph"/>
        <w:numPr>
          <w:ilvl w:val="0"/>
          <w:numId w:val="2"/>
        </w:numPr>
        <w:spacing w:after="100"/>
      </w:pPr>
      <w:r>
        <w:t xml:space="preserve">Rent. To pay the rents reserved without deduction, set-off or counterclaim.</w:t>
      </w:r>
    </w:p>
    <w:p>
      <w:pPr>
        <w:pStyle w:val="ListParagraph"/>
        <w:numPr>
          <w:ilvl w:val="0"/>
          <w:numId w:val="2"/>
        </w:numPr>
        <w:spacing w:after="100"/>
      </w:pPr>
      <w:r>
        <w:t xml:space="preserve">Repair. To keep the Property in good and substantial repair and condition (damage by the Insured Risks excepted, save where insurance is vitiated by the Tenant’s act or default), subject to the Tenant not being liable to put or keep the Property in any better condition than that recorded in the schedule of condition annexed at Schedule 6.</w:t>
      </w:r>
    </w:p>
    <w:p>
      <w:pPr>
        <w:pStyle w:val="ListParagraph"/>
        <w:numPr>
          <w:ilvl w:val="0"/>
          <w:numId w:val="2"/>
        </w:numPr>
        <w:spacing w:after="100"/>
      </w:pPr>
      <w:r>
        <w:t xml:space="preserve">Decoration. To redecorate the interior of the Property in every fifth year of the term and in the last three months before the end of the term.</w:t>
      </w:r>
    </w:p>
    <w:p>
      <w:pPr>
        <w:pStyle w:val="ListParagraph"/>
        <w:numPr>
          <w:ilvl w:val="0"/>
          <w:numId w:val="2"/>
        </w:numPr>
        <w:spacing w:after="100"/>
      </w:pPr>
      <w:r>
        <w:t xml:space="preserve">Alterations. Not to make any structural alterations; not to make non-structural or internal alterations without the Landlord’s prior written consent, such consent not to be unreasonably withheld in the case of internal non-structural works.</w:t>
      </w:r>
    </w:p>
    <w:p>
      <w:pPr>
        <w:pStyle w:val="ListParagraph"/>
        <w:numPr>
          <w:ilvl w:val="0"/>
          <w:numId w:val="2"/>
        </w:numPr>
        <w:spacing w:after="100"/>
      </w:pPr>
      <w:r>
        <w:t xml:space="preserve">Use. Not to use the Property otherwise than for the Permitted Use, and not to use it for any illegal or immoral purpose or in a manner that causes nuisance to the Landlord or other occupiers of the Building.</w:t>
      </w:r>
    </w:p>
    <w:p>
      <w:pPr>
        <w:pStyle w:val="ListParagraph"/>
        <w:numPr>
          <w:ilvl w:val="0"/>
          <w:numId w:val="2"/>
        </w:numPr>
        <w:spacing w:after="100"/>
      </w:pPr>
      <w:r>
        <w:t xml:space="preserve">Alienation. Not to assign, underlet, charge or part with possession of part only of the Property. The Tenant may assign the whole of the Property with the Landlord’s prior written consent (not to be unreasonably withheld), and the Landlord may require the outgoing tenant to enter into an authorised guarantee agreement under section 16 of the Landlord and Tenant (Covenants) Act 1995. The Tenant may underlet the whole or a permitted part on arm’s-length terms at a market rent without a fine, with the Landlord’s prior written consent (not to be unreasonably withheld).</w:t>
      </w:r>
    </w:p>
    <w:p>
      <w:pPr>
        <w:pStyle w:val="ListParagraph"/>
        <w:numPr>
          <w:ilvl w:val="0"/>
          <w:numId w:val="2"/>
        </w:numPr>
        <w:spacing w:after="100"/>
      </w:pPr>
      <w:r>
        <w:t xml:space="preserve">Conditions for assignment. For the purposes of section 19(1A) of the Landlord and Tenant Act 1927, the Landlord and the Tenant agree that the Landlord may withhold consent to an assignment unless the assignee provides a rent deposit or guarantor reasonably acceptable to the Landlord where the assignee’s covenant strength is, in the Landlord’s reasonable opinion, materially weaker than that of the Tenant.</w:t>
      </w:r>
    </w:p>
    <w:p>
      <w:pPr>
        <w:pStyle w:val="ListParagraph"/>
        <w:numPr>
          <w:ilvl w:val="0"/>
          <w:numId w:val="2"/>
        </w:numPr>
        <w:spacing w:after="100"/>
      </w:pPr>
      <w:r>
        <w:t xml:space="preserve">Statutory requirements. To comply with all statutes affecting the Property and the Tenant’s use of it, including health and safety and environmental legislation.</w:t>
      </w:r>
    </w:p>
    <w:p>
      <w:pPr>
        <w:pStyle w:val="ListParagraph"/>
        <w:numPr>
          <w:ilvl w:val="0"/>
          <w:numId w:val="2"/>
        </w:numPr>
        <w:spacing w:after="100"/>
      </w:pPr>
      <w:r>
        <w:t xml:space="preserve">Yield up. At the end of the term, to yield up the Property in the repair and condition required by this lease, having removed the Tenant’s fixtures and the Tenant’s alterations (if the Landlord so requires) and made good.</w:t>
      </w:r>
    </w:p>
    <w:p>
      <w:pPr>
        <w:pStyle w:val="ListParagraph"/>
        <w:numPr>
          <w:ilvl w:val="0"/>
          <w:numId w:val="2"/>
        </w:numPr>
        <w:spacing w:after="100"/>
      </w:pPr>
      <w:r>
        <w:t xml:space="preserve">Costs. To pay the Landlord’s reasonable and proper costs in connection with any application for consent, any breach of covenant and the preparation and service of any notice under section 146 of the Law of Property Act 1925.</w:t>
      </w:r>
    </w:p>
    <w:p>
      <w:pPr>
        <w:pStyle w:val="Heading1"/>
      </w:pPr>
      <w:r>
        <w:t xml:space="preserve">5. Landlord covenants</w:t>
      </w:r>
    </w:p>
    <w:p>
      <w:pPr>
        <w:pStyle w:val="ListParagraph"/>
        <w:numPr>
          <w:ilvl w:val="0"/>
          <w:numId w:val="2"/>
        </w:numPr>
        <w:spacing w:after="100"/>
      </w:pPr>
      <w:r>
        <w:t xml:space="preserve">Quiet enjoyment. The Landlord covenants that the Tenant may peaceably enjoy the Property during the term without lawful interruption by the Landlord or any person claiming under it.</w:t>
      </w:r>
    </w:p>
    <w:p>
      <w:pPr>
        <w:pStyle w:val="ListParagraph"/>
        <w:numPr>
          <w:ilvl w:val="0"/>
          <w:numId w:val="2"/>
        </w:numPr>
        <w:spacing w:after="100"/>
      </w:pPr>
      <w:r>
        <w:t xml:space="preserve">Insurance. The Landlord shall insure the Building against the Insured Risks for its full reinstatement cost and shall use the insurance proceeds towards reinstating the Building (subject to obtaining any necessary consents).</w:t>
      </w:r>
    </w:p>
    <w:p>
      <w:pPr>
        <w:pStyle w:val="ListParagraph"/>
        <w:numPr>
          <w:ilvl w:val="0"/>
          <w:numId w:val="2"/>
        </w:numPr>
        <w:spacing w:after="100"/>
      </w:pPr>
      <w:r>
        <w:t xml:space="preserve">Services. The Landlord shall use reasonable endeavours to provide the services described in Schedule 4, subject to recovery of the Service Charge.</w:t>
      </w:r>
    </w:p>
    <w:p>
      <w:pPr>
        <w:pStyle w:val="Heading1"/>
      </w:pPr>
      <w:r>
        <w:t xml:space="preserve">6. Provisos and forfeiture</w:t>
      </w:r>
    </w:p>
    <w:p>
      <w:pPr>
        <w:pStyle w:val="ListParagraph"/>
        <w:numPr>
          <w:ilvl w:val="0"/>
          <w:numId w:val="2"/>
        </w:numPr>
        <w:spacing w:after="100"/>
      </w:pPr>
      <w:r>
        <w:t xml:space="preserve">Suspension of rent. If the Property is damaged by an Insured Risk so as to be unfit for occupation, the Principal Rent (or a fair proportion) is suspended until the Property is again fit for occupation or three years from the date of damage, whichever is the earlier.</w:t>
      </w:r>
    </w:p>
    <w:p>
      <w:pPr>
        <w:pStyle w:val="ListParagraph"/>
        <w:numPr>
          <w:ilvl w:val="0"/>
          <w:numId w:val="2"/>
        </w:numPr>
        <w:spacing w:after="100"/>
      </w:pPr>
      <w:r>
        <w:t xml:space="preserve">Forfeiture. The Landlord may re-enter the Property (and the term will end) if the rents are unpaid for </w:t>
      </w:r>
      <w:del w:id="203" w:author="Nadia Iqbal" w:date="2024-08-22T11:00:00Z">
        <w:r>
          <w:delText xml:space="preserve">21</w:delText>
        </w:r>
      </w:del>
      <w:ins w:id="204" w:author="Nadia Iqbal" w:date="2024-08-22T11:00:00Z">
        <w:r>
          <w:t xml:space="preserve">28</w:t>
        </w:r>
      </w:ins>
      <w:r>
        <w:t xml:space="preserve"> days after becoming due (whether formally demanded or not), if the Tenant breaches any covenant, or if the Tenant or Guarantor suffers an Act of Insolvency, including the presentation of a winding-up petition, the appointment of an administrator or the making of a proposal for a voluntary arrangement.</w:t>
      </w:r>
    </w:p>
    <w:p>
      <w:pPr>
        <w:pStyle w:val="Heading1"/>
      </w:pPr>
      <w:r>
        <w:t xml:space="preserve">7. Guarantee</w:t>
      </w:r>
    </w:p>
    <w:p>
      <w:pPr>
        <w:pStyle w:val="ListParagraph"/>
        <w:numPr>
          <w:ilvl w:val="0"/>
          <w:numId w:val="2"/>
        </w:numPr>
        <w:spacing w:after="100"/>
      </w:pPr>
      <w:r>
        <w:t xml:space="preserve">The Guarantor guarantees that the Tenant will pay the rents and perform its covenants, and that, if the Tenant defaults, the Guarantor will pay and make good the default on demand. The Guarantor’s liability is that of a primary obligor and is not discharged by any time or indulgence given to the Tenant.</w:t>
      </w:r>
    </w:p>
    <w:p>
      <w:pPr>
        <w:pStyle w:val="ListParagraph"/>
        <w:numPr>
          <w:ilvl w:val="0"/>
          <w:numId w:val="2"/>
        </w:numPr>
        <w:spacing w:after="100"/>
      </w:pPr>
      <w:r>
        <w:t xml:space="preserve">If the Tenant’s liability is disclaimed on insolvency, the Guarantor shall, if the Landlord so requires within six months, take a new lease of the Property for the residue of the term on the terms of this lease.</w:t>
      </w:r>
    </w:p>
    <w:p>
      <w:pPr>
        <w:pStyle w:val="Heading1"/>
      </w:pPr>
      <w:r>
        <w:t xml:space="preserve">8. Break option</w:t>
      </w:r>
    </w:p>
    <w:p>
      <w:pPr>
        <w:pStyle w:val="ListParagraph"/>
        <w:numPr>
          <w:ilvl w:val="0"/>
          <w:numId w:val="2"/>
        </w:numPr>
        <w:spacing w:after="100"/>
      </w:pPr>
      <w:r>
        <w:t xml:space="preserve">The Tenant may determine this lease on the Break Date (29 September 2031) by giving the Landlord not less than </w:t>
      </w:r>
      <w:del w:id="201" w:author="Nadia Iqbal" w:date="2024-08-22T11:00:00Z">
        <w:r>
          <w:delText xml:space="preserve">nine</w:delText>
        </w:r>
      </w:del>
      <w:ins w:id="202" w:author="Nadia Iqbal" w:date="2024-08-22T11:00:00Z">
        <w:r>
          <w:t xml:space="preserve">six</w:t>
        </w:r>
      </w:ins>
      <w:r>
        <w:t xml:space="preserve"> months’ prior written notice.</w:t>
      </w:r>
    </w:p>
    <w:p>
      <w:pPr>
        <w:pStyle w:val="ListParagraph"/>
        <w:numPr>
          <w:ilvl w:val="0"/>
          <w:numId w:val="2"/>
        </w:numPr>
        <w:spacing w:after="100"/>
      </w:pPr>
      <w:r>
        <w:t xml:space="preserve">The break is conditional only on (a) the Tenant having paid the Principal Rent due up to the Break Date and (b) the Tenant giving up vacant possession of the Property on the Break Date. No other pre-conditions apply.</w:t>
      </w:r>
    </w:p>
    <w:p>
      <w:pPr>
        <w:pStyle w:val="ListParagraph"/>
        <w:numPr>
          <w:ilvl w:val="0"/>
          <w:numId w:val="2"/>
        </w:numPr>
        <w:spacing w:after="100"/>
      </w:pPr>
      <w:r>
        <w:t xml:space="preserve">If the break takes effect, the Landlord shall refund to the Tenant any Principal Rent and Service Charge paid in respect of any period after the Break Date within 20 Working Days.</w:t>
      </w:r>
    </w:p>
    <w:p>
      <w:pPr>
        <w:pStyle w:val="Heading1"/>
      </w:pPr>
      <w:r>
        <w:t xml:space="preserve">9. Miscellaneous</w:t>
      </w:r>
    </w:p>
    <w:p>
      <w:pPr>
        <w:pStyle w:val="ListParagraph"/>
        <w:numPr>
          <w:ilvl w:val="0"/>
          <w:numId w:val="2"/>
        </w:numPr>
        <w:spacing w:after="100"/>
      </w:pPr>
      <w:r>
        <w:t xml:space="preserve">Notices. Section 196 of the Law of Property Act 1925 applies to notices under this lease.</w:t>
      </w:r>
    </w:p>
    <w:p>
      <w:pPr>
        <w:pStyle w:val="ListParagraph"/>
        <w:numPr>
          <w:ilvl w:val="0"/>
          <w:numId w:val="2"/>
        </w:numPr>
        <w:spacing w:after="100"/>
      </w:pPr>
      <w:r>
        <w:t xml:space="preserve">Third party rights. A person who is not a party to this lease has no rights under the Contracts (Rights of Third Parties) Act 1999.</w:t>
      </w:r>
    </w:p>
    <w:p>
      <w:pPr>
        <w:pStyle w:val="ListParagraph"/>
        <w:numPr>
          <w:ilvl w:val="0"/>
          <w:numId w:val="2"/>
        </w:numPr>
        <w:spacing w:after="100"/>
      </w:pPr>
      <w:r>
        <w:t xml:space="preserve">Governing law. This lease is governed by the law of England and Wales and the parties submit to the exclusive jurisdiction of the courts of England and Wales.</w:t>
      </w:r>
    </w:p>
    <w:p>
      <w:pPr>
        <w:pStyle w:val="Heading1"/>
      </w:pPr>
      <w:r>
        <w:t xml:space="preserve">Schedule 1 — Rights granted</w:t>
      </w:r>
    </w:p>
    <w:p>
      <w:pPr>
        <w:pStyle w:val="ListParagraph"/>
        <w:numPr>
          <w:ilvl w:val="0"/>
          <w:numId w:val="3"/>
        </w:numPr>
        <w:spacing w:after="80"/>
      </w:pPr>
      <w:r>
        <w:t xml:space="preserve">the right to use the Common Parts for access to and egress from the Property;</w:t>
      </w:r>
    </w:p>
    <w:p>
      <w:pPr>
        <w:pStyle w:val="ListParagraph"/>
        <w:numPr>
          <w:ilvl w:val="0"/>
          <w:numId w:val="3"/>
        </w:numPr>
        <w:spacing w:after="80"/>
      </w:pPr>
      <w:r>
        <w:t xml:space="preserve">the right to use the 12 allocated car parking spaces in the basement car park;</w:t>
      </w:r>
    </w:p>
    <w:p>
      <w:pPr>
        <w:pStyle w:val="ListParagraph"/>
        <w:numPr>
          <w:ilvl w:val="0"/>
          <w:numId w:val="3"/>
        </w:numPr>
        <w:spacing w:after="80"/>
      </w:pPr>
      <w:r>
        <w:t xml:space="preserve">the right to use the lifts, lavatories and shared facilities serving the Property;</w:t>
      </w:r>
    </w:p>
    <w:p>
      <w:pPr>
        <w:pStyle w:val="ListParagraph"/>
        <w:numPr>
          <w:ilvl w:val="0"/>
          <w:numId w:val="3"/>
        </w:numPr>
        <w:spacing w:after="80"/>
      </w:pPr>
      <w:r>
        <w:t xml:space="preserve">the right to connect to and use the service media serving the Property.</w:t>
      </w:r>
    </w:p>
    <w:p>
      <w:pPr>
        <w:pStyle w:val="Heading1"/>
      </w:pPr>
      <w:r>
        <w:t xml:space="preserve">Schedule 2 — Rights reserved</w:t>
      </w:r>
    </w:p>
    <w:p>
      <w:pPr>
        <w:pStyle w:val="ListParagraph"/>
        <w:numPr>
          <w:ilvl w:val="0"/>
          <w:numId w:val="3"/>
        </w:numPr>
        <w:spacing w:after="80"/>
      </w:pPr>
      <w:r>
        <w:t xml:space="preserve">the right to enter the Property to inspect, repair and maintain the Building on reasonable notice (except in emergency);</w:t>
      </w:r>
    </w:p>
    <w:p>
      <w:pPr>
        <w:pStyle w:val="ListParagraph"/>
        <w:numPr>
          <w:ilvl w:val="0"/>
          <w:numId w:val="3"/>
        </w:numPr>
        <w:spacing w:after="80"/>
      </w:pPr>
      <w:r>
        <w:t xml:space="preserve">the right to build on or alter neighbouring property notwithstanding any interference with light or air;</w:t>
      </w:r>
    </w:p>
    <w:p>
      <w:pPr>
        <w:pStyle w:val="ListParagraph"/>
        <w:numPr>
          <w:ilvl w:val="0"/>
          <w:numId w:val="3"/>
        </w:numPr>
        <w:spacing w:after="80"/>
      </w:pPr>
      <w:r>
        <w:t xml:space="preserve">the right of support and protection for the remainder of the Building.</w:t>
      </w:r>
    </w:p>
    <w:p>
      <w:pPr>
        <w:pStyle w:val="Heading1"/>
      </w:pPr>
      <w:r>
        <w:t xml:space="preserve">Schedule 3 — Rent review</w:t>
      </w:r>
    </w:p>
    <w:p>
      <w:pPr>
        <w:spacing w:after="120"/>
      </w:pPr>
      <w:r>
        <w:t xml:space="preserve">On each Rent Review Date the Principal Rent is reviewed to the open market rent of the Property, assuming a willing landlord and willing tenant, a term equal to the unexpired residue (or 10 years if longer), vacant possession, and the Property fit for immediate occupation, but disregarding any goodwill and tenant’s improvements. The reviewed rent will not be less than the Principal Rent payable immediately before the review (upward only). If the parties do not agree, the rent is determined by an independent surveyor acting as an expert appointed by the President of the RICS.</w:t>
      </w:r>
    </w:p>
    <w:p>
      <w:pPr>
        <w:pStyle w:val="Heading1"/>
      </w:pPr>
      <w:r>
        <w:t xml:space="preserve">Schedule 4 — Service charge</w:t>
      </w:r>
    </w:p>
    <w:p>
      <w:pPr>
        <w:spacing w:after="120"/>
      </w:pPr>
      <w:r>
        <w:t xml:space="preserve">The Tenant shall pay a fair and proper proportion (calculated by reference to net internal floor areas) of the Service Costs of operating, maintaining, repairing and insuring the Common Parts and providing building services. The Tenant shall pay on account by equal quarterly instalments, with a balancing payment or credit following the service charge certificate for each year. The Tenant’s liability for the Service Charge in the first service charge year is capped at £8.75 per sq ft per sq ft (indexed annually to RPI). The Service Costs exclude the cost of remedying inherent defects and improvements beyond repair.</w:t>
      </w:r>
    </w:p>
    <w:p>
      <w:pPr>
        <w:pStyle w:val="Heading1"/>
      </w:pPr>
      <w:r>
        <w:t xml:space="preserve">Schedule 5 — Guarantor provisions</w:t>
      </w:r>
    </w:p>
    <w:p>
      <w:pPr>
        <w:spacing w:after="120"/>
      </w:pPr>
      <w:r>
        <w:t xml:space="preserve">The Guarantor provisions in clause 7 are supplemented by the following: the Guarantor’s obligations continue until the Tenant is lawfully released under the Landlord and Tenant (Covenants) Act 1995; the Guarantor shall not claim in competition with the Landlord in any insolvency of the Tenant; and the Guarantor waives any right to require the Landlord to proceed first against the Tenant.</w:t>
      </w:r>
    </w:p>
    <w:p>
      <w:pPr>
        <w:pStyle w:val="Heading1"/>
      </w:pPr>
      <w:r>
        <w:t xml:space="preserve">Schedule 6 — Schedule of condition</w:t>
      </w:r>
    </w:p>
    <w:p>
      <w:pPr>
        <w:spacing w:after="120"/>
        <w:rPr>
          <w:i/>
          <w:iCs/>
        </w:rPr>
      </w:pPr>
      <w:r>
        <w:rPr>
          <w:i/>
          <w:iCs/>
        </w:rPr>
        <w:t xml:space="preserve">[A photographic schedule of condition of the Property prepared by Calderbank Vine dated August 2024 is annexed. The Tenant’s repairing obligation is limited by reference to this schedule.]</w:t>
      </w:r>
    </w:p>
    <w:p>
      <w:pPr>
        <w:pStyle w:val="Heading1"/>
      </w:pPr>
      <w:r>
        <w:t xml:space="preserve">Execution</w:t>
      </w:r>
    </w:p>
    <w:p>
      <w:pPr>
        <w:spacing w:after="120"/>
      </w:pPr>
      <w:r>
        <w:t xml:space="preserve">EXECUTED as a deed and delivered on the date set out in the Particulars.</w:t>
      </w:r>
    </w:p>
    <w:p>
      <w:pPr>
        <w:spacing w:before="160"/>
      </w:pPr>
      <w:r>
        <w:t xml:space="preserve">Executed as a deed by HALGARTH ESTATES LIMITED acting by a director in the presence of a witness: ................................</w:t>
      </w:r>
    </w:p>
    <w:p>
      <w:pPr>
        <w:spacing w:before="160"/>
      </w:pPr>
      <w:r>
        <w:t xml:space="preserve">Executed as a deed by BROOKMERE SOFTWARE LIMITED acting by a director in the presence of a witness: ................................</w:t>
      </w:r>
    </w:p>
    <w:p>
      <w:pPr>
        <w:spacing w:before="160"/>
      </w:pPr>
      <w:r>
        <w:t xml:space="preserve">Executed as a deed by BROOKMERE HOLDINGS LIMITED acting by a director in the presence of a witness: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2026-06-30T11:16:23.203Z</dcterms:created>
  <dcterms:modified xsi:type="dcterms:W3CDTF">2026-06-30T11:16:23.203Z</dcterms:modified>
</cp:coreProperties>
</file>

<file path=docProps/custom.xml><?xml version="1.0" encoding="utf-8"?>
<Properties xmlns="http://schemas.openxmlformats.org/officeDocument/2006/custom-properties" xmlns:vt="http://schemas.openxmlformats.org/officeDocument/2006/docPropsVTypes"/>
</file>