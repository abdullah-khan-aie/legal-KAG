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DATED 2025</w:t>
      </w:r>
    </w:p>
    <w:p>
      <w:pPr>
        <w:spacing w:after="240"/>
        <w:jc w:val="center"/>
      </w:pPr>
    </w:p>
    <w:p>
      <w:pPr>
        <w:spacing w:after="40"/>
        <w:jc w:val="center"/>
      </w:pPr>
      <w:r>
        <w:rPr>
          <w:b/>
          <w:bCs/>
        </w:rPr>
        <w:t xml:space="preserve">(1)  ARDENT PROPERTY HOLDINGS LIMITED</w:t>
      </w:r>
    </w:p>
    <w:p>
      <w:pPr>
        <w:spacing w:after="240"/>
        <w:jc w:val="center"/>
      </w:pPr>
      <w:r>
        <w:rPr>
          <w:b/>
          <w:bCs/>
        </w:rPr>
        <w:t xml:space="preserve">(2)  THORNBURY PROPERTIES LIMITED</w:t>
      </w:r>
    </w:p>
    <w:p>
      <w:pPr>
        <w:spacing w:after="40"/>
        <w:jc w:val="center"/>
      </w:pPr>
      <w:r>
        <w:rPr>
          <w:b/>
          <w:bCs/>
          <w:sz w:val="32"/>
          <w:szCs w:val="32"/>
        </w:rPr>
        <w:t xml:space="preserve">CONTRACT</w:t>
      </w:r>
    </w:p>
    <w:p>
      <w:pPr>
        <w:spacing w:after="40"/>
        <w:jc w:val="center"/>
      </w:pPr>
      <w:r>
        <w:rPr>
          <w:sz w:val="20"/>
          <w:szCs w:val="20"/>
        </w:rPr>
        <w:t xml:space="preserve">for the sale and purchase of the freehold property</w:t>
      </w:r>
    </w:p>
    <w:p>
      <w:pPr>
        <w:spacing w:after="240"/>
        <w:jc w:val="center"/>
      </w:pPr>
      <w:r>
        <w:rPr>
          <w:i/>
          <w:iCs/>
        </w:rPr>
        <w:t xml:space="preserve">Sable House, 40 Deansgate, Manchester M3 2AY</w:t>
      </w:r>
    </w:p>
    <w:p>
      <w:pPr>
        <w:spacing w:after="60"/>
        <w:jc w:val="center"/>
      </w:pPr>
      <w:r>
        <w:rPr>
          <w:sz w:val="18"/>
          <w:szCs w:val="18"/>
        </w:rPr>
        <w:t xml:space="preserve">Incorporating the Standard Commercial Property Conditions (Third Edition — 2018 Revision)</w:t>
      </w:r>
    </w:p>
    <w:p>
      <w:r>
        <w:br w:type="page"/>
      </w:r>
    </w:p>
    <w:p>
      <w:pPr>
        <w:pStyle w:val="Heading1"/>
      </w:pPr>
      <w:r>
        <w:t xml:space="preserve">Particulars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Term</w:t>
            </w:r>
          </w:p>
        </w:tc>
        <w:tc>
          <w:tcPr>
            <w:tcW w:type="dxa" w:w="6318"/>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Particulars</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Date</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 2025</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Seller</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Ardent Property Holdings Limited (company no. 07412668) whose registered office is at 1 St Peter’s Square, Manchester M2 3DE</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Buyer</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Thornbury Properties Limited (company no. 05182334) whose registered office is at 8 Devonshire Square, London EC2M 4PL</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Property</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The freehold property known as Sable House, 40 Deansgate, Manchester M3 2AY registered at HM Land Registry under title number GM921044</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Title Number</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GM921044</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Purchase Price</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£24,750,000 (exclusive of VAT)</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Deposit</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£2,475,000 (10% of the Purchase Price)</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Completion Date</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the date </w:t>
            </w:r>
            <w:del w:id="901" w:author="Calder Whitmore LLP" w:date="2025-10-10T11:20:00Z">
              <w:r>
                <w:rPr>
                  <w:b w:val="false"/>
                  <w:bCs w:val="false"/>
                </w:rPr>
                <w:delText xml:space="preserve">20</w:delText>
              </w:r>
            </w:del>
            <w:ins w:id="902" w:author="Calder Whitmore LLP" w:date="2025-10-10T11:20:00Z">
              <w:r>
                <w:rPr>
                  <w:b w:val="false"/>
                  <w:bCs w:val="false"/>
                </w:rPr>
                <w:t xml:space="preserve">15</w:t>
              </w:r>
            </w:ins>
            <w:r>
              <w:rPr>
                <w:b w:val="false"/>
                <w:bCs w:val="false"/>
              </w:rPr>
              <w:t xml:space="preserve"> working days after the date of this contract</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Contract Rate</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the Law Society’s interest rate from time to time in force</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Title Guarantee</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Full title guarantee</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Capital allowances</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Not applicable (no election under section 198 CAA 2001 required)</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VAT / TOGC</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The sale is treated as a transfer of a going concern (clause 6)</w:t>
            </w:r>
          </w:p>
        </w:tc>
      </w:tr>
    </w:tbl>
    <w:p>
      <w:r>
        <w:br w:type="page"/>
      </w:r>
    </w:p>
    <w:p>
      <w:pPr>
        <w:pStyle w:val="Heading1"/>
      </w:pPr>
      <w:r>
        <w:t xml:space="preserve">Agreed terms</w:t>
      </w:r>
    </w:p>
    <w:p>
      <w:pPr>
        <w:pStyle w:val="ListParagraph"/>
        <w:numPr>
          <w:ilvl w:val="0"/>
          <w:numId w:val="2"/>
        </w:numPr>
        <w:spacing w:after="80" w:before="160"/>
      </w:pPr>
      <w:r>
        <w:rPr>
          <w:b/>
          <w:bCs/>
        </w:rPr>
        <w:t xml:space="preserve">Interpretation</w:t>
      </w:r>
    </w:p>
    <w:p>
      <w:pPr>
        <w:pStyle w:val="ListParagraph"/>
        <w:numPr>
          <w:ilvl w:val="1"/>
          <w:numId w:val="2"/>
        </w:numPr>
        <w:spacing w:after="80"/>
      </w:pPr>
      <w:r>
        <w:rPr>
          <w:b w:val="false"/>
          <w:bCs w:val="false"/>
        </w:rPr>
        <w:t xml:space="preserve">In this contract the following definitions apply:</w:t>
      </w:r>
    </w:p>
    <w:p>
      <w:pPr>
        <w:pStyle w:val="ListParagraph"/>
        <w:numPr>
          <w:ilvl w:val="2"/>
          <w:numId w:val="2"/>
        </w:numPr>
        <w:spacing w:after="60"/>
      </w:pPr>
      <w:r>
        <w:rPr>
          <w:b/>
          <w:bCs/>
        </w:rPr>
        <w:t xml:space="preserve">“Actual Completion Date” </w:t>
      </w:r>
      <w:r>
        <w:t xml:space="preserve">the date on which Completion actually takes place;</w:t>
      </w:r>
    </w:p>
    <w:p>
      <w:pPr>
        <w:pStyle w:val="ListParagraph"/>
        <w:numPr>
          <w:ilvl w:val="2"/>
          <w:numId w:val="2"/>
        </w:numPr>
        <w:spacing w:after="60"/>
      </w:pPr>
      <w:r>
        <w:rPr>
          <w:b/>
          <w:bCs/>
        </w:rPr>
        <w:t xml:space="preserve">“Completion” </w:t>
      </w:r>
      <w:r>
        <w:t xml:space="preserve">completion of the sale and purchase of the Property in accordance with clause 8;</w:t>
      </w:r>
    </w:p>
    <w:p>
      <w:pPr>
        <w:pStyle w:val="ListParagraph"/>
        <w:numPr>
          <w:ilvl w:val="2"/>
          <w:numId w:val="2"/>
        </w:numPr>
        <w:spacing w:after="60"/>
      </w:pPr>
      <w:r>
        <w:rPr>
          <w:b/>
          <w:bCs/>
        </w:rPr>
        <w:t xml:space="preserve">“Conditions” </w:t>
      </w:r>
      <w:r>
        <w:t xml:space="preserve">the Standard Commercial Property Conditions (Third Edition — 2018 Revision), the terms of which are incorporated into this contract so far as they are not varied by or inconsistent with this contract;</w:t>
      </w:r>
    </w:p>
    <w:p>
      <w:pPr>
        <w:pStyle w:val="ListParagraph"/>
        <w:numPr>
          <w:ilvl w:val="2"/>
          <w:numId w:val="2"/>
        </w:numPr>
        <w:spacing w:after="60"/>
      </w:pPr>
      <w:r>
        <w:rPr>
          <w:b/>
          <w:bCs/>
        </w:rPr>
        <w:t xml:space="preserve">“Leases” </w:t>
      </w:r>
      <w:r>
        <w:t xml:space="preserve">the occupational leases of the Property listed in Schedule 1 (Tenancy Schedule) and any other lease, licence or tenancy to which the Property is subject at Completion;</w:t>
      </w:r>
    </w:p>
    <w:p>
      <w:pPr>
        <w:pStyle w:val="ListParagraph"/>
        <w:numPr>
          <w:ilvl w:val="2"/>
          <w:numId w:val="2"/>
        </w:numPr>
        <w:spacing w:after="60"/>
      </w:pPr>
      <w:r>
        <w:rPr>
          <w:b/>
          <w:bCs/>
        </w:rPr>
        <w:t xml:space="preserve">“Purchase Price” </w:t>
      </w:r>
      <w:r>
        <w:t xml:space="preserve">the sum stated in the Particulars;</w:t>
      </w:r>
    </w:p>
    <w:p>
      <w:pPr>
        <w:pStyle w:val="ListParagraph"/>
        <w:numPr>
          <w:ilvl w:val="2"/>
          <w:numId w:val="2"/>
        </w:numPr>
        <w:spacing w:after="60"/>
      </w:pPr>
      <w:r>
        <w:rPr>
          <w:b/>
          <w:bCs/>
        </w:rPr>
        <w:t xml:space="preserve">“Rents” </w:t>
      </w:r>
      <w:r>
        <w:t xml:space="preserve">the rents and other sums reserved by and payable under the Leases;</w:t>
      </w:r>
    </w:p>
    <w:p>
      <w:pPr>
        <w:pStyle w:val="ListParagraph"/>
        <w:numPr>
          <w:ilvl w:val="2"/>
          <w:numId w:val="2"/>
        </w:numPr>
        <w:spacing w:after="60"/>
      </w:pPr>
      <w:r>
        <w:rPr>
          <w:b/>
          <w:bCs/>
        </w:rPr>
        <w:t xml:space="preserve">“TOGC” </w:t>
      </w:r>
      <w:r>
        <w:t xml:space="preserve">a transfer of a business as a going concern for the purposes of section 49 of the Value Added Tax Act 1994 and article 5 of the Value Added Tax (Special Provisions) Order 1995;</w:t>
      </w:r>
    </w:p>
    <w:p>
      <w:pPr>
        <w:pStyle w:val="ListParagraph"/>
        <w:numPr>
          <w:ilvl w:val="2"/>
          <w:numId w:val="2"/>
        </w:numPr>
        <w:spacing w:after="60"/>
      </w:pPr>
      <w:r>
        <w:rPr>
          <w:b/>
          <w:bCs/>
        </w:rPr>
        <w:t xml:space="preserve">“VAT” </w:t>
      </w:r>
      <w:r>
        <w:t xml:space="preserve">value added tax chargeable under the Value Added Tax Act 1994 or any similar replacement tax.</w:t>
      </w:r>
    </w:p>
    <w:p>
      <w:pPr>
        <w:pStyle w:val="ListParagraph"/>
        <w:numPr>
          <w:ilvl w:val="1"/>
          <w:numId w:val="2"/>
        </w:numPr>
        <w:spacing w:after="80"/>
      </w:pPr>
      <w:r>
        <w:rPr>
          <w:b w:val="false"/>
          <w:bCs w:val="false"/>
        </w:rPr>
        <w:t xml:space="preserve">The Conditions are incorporated into this contract. Where there is a conflict between the Conditions and the express terms of this contract, the express terms prevail.</w:t>
      </w:r>
    </w:p>
    <w:p>
      <w:pPr>
        <w:pStyle w:val="ListParagraph"/>
        <w:numPr>
          <w:ilvl w:val="1"/>
          <w:numId w:val="2"/>
        </w:numPr>
        <w:spacing w:after="80"/>
      </w:pPr>
      <w:r>
        <w:rPr>
          <w:b w:val="false"/>
          <w:bCs w:val="false"/>
        </w:rPr>
        <w:t xml:space="preserve">A reference to a clause or Schedule is to a clause of or Schedule to this contract; a reference to a statute includes any subordinate legislation made under it and any modification or re-enactment of it.</w:t>
      </w:r>
    </w:p>
    <w:p>
      <w:pPr>
        <w:pStyle w:val="ListParagraph"/>
        <w:numPr>
          <w:ilvl w:val="1"/>
          <w:numId w:val="2"/>
        </w:numPr>
        <w:spacing w:after="80"/>
      </w:pPr>
      <w:r>
        <w:rPr>
          <w:b w:val="false"/>
          <w:bCs w:val="false"/>
        </w:rPr>
        <w:t xml:space="preserve">The headings in this contract do not affect its interpretation.</w:t>
      </w:r>
    </w:p>
    <w:p>
      <w:pPr>
        <w:pStyle w:val="ListParagraph"/>
        <w:numPr>
          <w:ilvl w:val="0"/>
          <w:numId w:val="2"/>
        </w:numPr>
        <w:spacing w:after="80" w:before="160"/>
      </w:pPr>
      <w:r>
        <w:rPr>
          <w:b/>
          <w:bCs/>
        </w:rPr>
        <w:t xml:space="preserve">Sale and purchase</w:t>
      </w:r>
    </w:p>
    <w:p>
      <w:pPr>
        <w:pStyle w:val="ListParagraph"/>
        <w:numPr>
          <w:ilvl w:val="1"/>
          <w:numId w:val="2"/>
        </w:numPr>
        <w:spacing w:after="80"/>
      </w:pPr>
      <w:r>
        <w:rPr>
          <w:b w:val="false"/>
          <w:bCs w:val="false"/>
        </w:rPr>
        <w:t xml:space="preserve">The Seller will sell and the Buyer will buy the Property for the Purchase Price subject to and with the benefit of the Leases.</w:t>
      </w:r>
    </w:p>
    <w:p>
      <w:pPr>
        <w:pStyle w:val="ListParagraph"/>
        <w:numPr>
          <w:ilvl w:val="1"/>
          <w:numId w:val="2"/>
        </w:numPr>
        <w:spacing w:after="80"/>
      </w:pPr>
      <w:r>
        <w:rPr>
          <w:b w:val="false"/>
          <w:bCs w:val="false"/>
        </w:rPr>
        <w:t xml:space="preserve">The Seller sells the Property with full title guarantee.</w:t>
      </w:r>
    </w:p>
    <w:p>
      <w:pPr>
        <w:pStyle w:val="ListParagraph"/>
        <w:numPr>
          <w:ilvl w:val="1"/>
          <w:numId w:val="2"/>
        </w:numPr>
        <w:spacing w:after="80"/>
      </w:pPr>
      <w:r>
        <w:rPr>
          <w:b w:val="false"/>
          <w:bCs w:val="false"/>
        </w:rPr>
        <w:t xml:space="preserve">The Property is sold subject to and (so far as they are still subsisting and capable of taking effect) with the benefit of the matters contained or referred to in the registers of title number GM921044 (other than charges or incumbrances securing the payment of money) and the matters disclosed in the documents and replies to enquiries supplied to the Buyer before the date of this contract.</w:t>
      </w:r>
    </w:p>
    <w:p>
      <w:pPr>
        <w:pStyle w:val="ListParagraph"/>
        <w:numPr>
          <w:ilvl w:val="0"/>
          <w:numId w:val="2"/>
        </w:numPr>
        <w:spacing w:after="80" w:before="160"/>
      </w:pPr>
      <w:r>
        <w:rPr>
          <w:b/>
          <w:bCs/>
        </w:rPr>
        <w:t xml:space="preserve">Deposit</w:t>
      </w:r>
    </w:p>
    <w:p>
      <w:pPr>
        <w:pStyle w:val="ListParagraph"/>
        <w:numPr>
          <w:ilvl w:val="1"/>
          <w:numId w:val="2"/>
        </w:numPr>
        <w:spacing w:after="80"/>
      </w:pPr>
      <w:r>
        <w:rPr>
          <w:b w:val="false"/>
          <w:bCs w:val="false"/>
        </w:rPr>
        <w:t xml:space="preserve">On the date of this contract the Buyer will pay the Deposit to the Seller’s conveyancer as </w:t>
      </w:r>
      <w:del w:id="903" w:author="Calder Whitmore LLP" w:date="2025-10-10T11:22:00Z">
        <w:r>
          <w:rPr>
            <w:b w:val="false"/>
            <w:bCs w:val="false"/>
          </w:rPr>
          <w:delText xml:space="preserve">stakeholder</w:delText>
        </w:r>
      </w:del>
      <w:ins w:id="904" w:author="Calder Whitmore LLP" w:date="2025-10-10T11:22:00Z">
        <w:r>
          <w:rPr>
            <w:b w:val="false"/>
            <w:bCs w:val="false"/>
          </w:rPr>
          <w:t xml:space="preserve">agent for the Seller</w:t>
        </w:r>
      </w:ins>
      <w:r>
        <w:rPr>
          <w:b w:val="false"/>
          <w:bCs w:val="false"/>
        </w:rPr>
        <w:t xml:space="preserve"> by electronic means.</w:t>
      </w:r>
    </w:p>
    <w:p>
      <w:pPr>
        <w:pStyle w:val="ListParagraph"/>
        <w:numPr>
          <w:ilvl w:val="1"/>
          <w:numId w:val="2"/>
        </w:numPr>
        <w:spacing w:after="80"/>
      </w:pPr>
      <w:r>
        <w:rPr>
          <w:b w:val="false"/>
          <w:bCs w:val="false"/>
        </w:rPr>
        <w:t xml:space="preserve">Condition 2.2.2 of the Conditions (deposit by cheque) does not apply.</w:t>
      </w:r>
    </w:p>
    <w:p>
      <w:pPr>
        <w:pStyle w:val="ListParagraph"/>
        <w:numPr>
          <w:ilvl w:val="0"/>
          <w:numId w:val="2"/>
        </w:numPr>
        <w:spacing w:after="80" w:before="160"/>
      </w:pPr>
      <w:r>
        <w:rPr>
          <w:b/>
          <w:bCs/>
        </w:rPr>
        <w:t xml:space="preserve">Title</w:t>
      </w:r>
    </w:p>
    <w:p>
      <w:pPr>
        <w:pStyle w:val="ListParagraph"/>
        <w:numPr>
          <w:ilvl w:val="1"/>
          <w:numId w:val="2"/>
        </w:numPr>
        <w:spacing w:after="80"/>
      </w:pPr>
      <w:r>
        <w:rPr>
          <w:b w:val="false"/>
          <w:bCs w:val="false"/>
        </w:rPr>
        <w:t xml:space="preserve">The Buyer has been supplied with official copies of the registers and title plan of title number GM921044 and the documents referred to in them, and is deemed to buy with full knowledge of them and may raise no requisition or objection in relation to them.</w:t>
      </w:r>
    </w:p>
    <w:p>
      <w:pPr>
        <w:pStyle w:val="ListParagraph"/>
        <w:numPr>
          <w:ilvl w:val="1"/>
          <w:numId w:val="2"/>
        </w:numPr>
        <w:spacing w:after="80"/>
      </w:pPr>
      <w:r>
        <w:rPr>
          <w:b w:val="false"/>
          <w:bCs w:val="false"/>
        </w:rPr>
        <w:t xml:space="preserve">Title having been deduced before the date of this contract, condition 6.1 of the Conditions applies as if the contract rate were the rate stated in the Particulars.</w:t>
      </w:r>
    </w:p>
    <w:p>
      <w:pPr>
        <w:pStyle w:val="ListParagraph"/>
        <w:numPr>
          <w:ilvl w:val="0"/>
          <w:numId w:val="2"/>
        </w:numPr>
        <w:spacing w:after="80" w:before="160"/>
      </w:pPr>
      <w:r>
        <w:rPr>
          <w:b/>
          <w:bCs/>
        </w:rPr>
        <w:t xml:space="preserve">The Leases and the Rents</w:t>
      </w:r>
    </w:p>
    <w:p>
      <w:pPr>
        <w:pStyle w:val="ListParagraph"/>
        <w:numPr>
          <w:ilvl w:val="1"/>
          <w:numId w:val="2"/>
        </w:numPr>
        <w:spacing w:after="80"/>
      </w:pPr>
      <w:r>
        <w:rPr>
          <w:b w:val="false"/>
          <w:bCs w:val="false"/>
        </w:rPr>
        <w:t xml:space="preserve">The Property is sold subject to the Leases. The Seller has supplied the Buyer with copies of the Leases and the tenancy documentation listed in Schedule 1.</w:t>
      </w:r>
    </w:p>
    <w:p>
      <w:pPr>
        <w:pStyle w:val="ListParagraph"/>
        <w:numPr>
          <w:ilvl w:val="1"/>
          <w:numId w:val="2"/>
        </w:numPr>
        <w:spacing w:after="80"/>
      </w:pPr>
      <w:r>
        <w:rPr>
          <w:b w:val="false"/>
          <w:bCs w:val="false"/>
        </w:rPr>
        <w:t xml:space="preserve">The Seller will between the date of this contract and Completion manage and deal with the Property and the Leases in accordance with the principles of good estate management and will not, without the Buyer’s prior written consent (not to be unreasonably withheld or delayed), grant, surrender, vary or agree to vary any of the Leases, accept the surrender of any of the Leases, or agree any rent review.</w:t>
      </w:r>
    </w:p>
    <w:p>
      <w:pPr>
        <w:pStyle w:val="ListParagraph"/>
        <w:numPr>
          <w:ilvl w:val="1"/>
          <w:numId w:val="2"/>
        </w:numPr>
        <w:spacing w:after="80"/>
      </w:pPr>
      <w:r>
        <w:rPr>
          <w:b w:val="false"/>
          <w:bCs w:val="false"/>
        </w:rPr>
        <w:t xml:space="preserve">The Rents and all other periodical outgoings of the Property will be apportioned on a daily basis as at the Actual Completion Date in accordance with condition 8.3 of the Conditions. Where any Rent is in arrear at Completion, clause 9 applies.</w:t>
      </w:r>
    </w:p>
    <w:p>
      <w:pPr>
        <w:pStyle w:val="ListParagraph"/>
        <w:numPr>
          <w:ilvl w:val="0"/>
          <w:numId w:val="2"/>
        </w:numPr>
        <w:spacing w:after="80" w:before="160"/>
      </w:pPr>
      <w:r>
        <w:rPr>
          <w:b/>
          <w:bCs/>
        </w:rPr>
        <w:t xml:space="preserve">VAT and transfer of a going concern</w:t>
      </w:r>
    </w:p>
    <w:p>
      <w:pPr>
        <w:pStyle w:val="ListParagraph"/>
        <w:numPr>
          <w:ilvl w:val="1"/>
          <w:numId w:val="2"/>
        </w:numPr>
        <w:spacing w:after="80"/>
      </w:pPr>
      <w:r>
        <w:rPr>
          <w:b w:val="false"/>
          <w:bCs w:val="false"/>
        </w:rPr>
        <w:t xml:space="preserve">The parties intend and will use reasonable endeavours to procure that the sale of the Property is treated as a TOGC and that no VAT is chargeable on the Purchase Price.</w:t>
      </w:r>
    </w:p>
    <w:p>
      <w:pPr>
        <w:pStyle w:val="ListParagraph"/>
        <w:numPr>
          <w:ilvl w:val="1"/>
          <w:numId w:val="2"/>
        </w:numPr>
        <w:spacing w:after="80"/>
      </w:pPr>
      <w:r>
        <w:rPr>
          <w:b w:val="false"/>
          <w:bCs w:val="false"/>
        </w:rPr>
        <w:t xml:space="preserve">The Seller warrants that it has made an election to waive exemption (option to tax) in respect of the Property under Schedule 10 to the Value Added Tax Act 1994 and has notified that election to HM Revenue &amp; Customs.</w:t>
      </w:r>
    </w:p>
    <w:p>
      <w:pPr>
        <w:pStyle w:val="ListParagraph"/>
        <w:numPr>
          <w:ilvl w:val="1"/>
          <w:numId w:val="2"/>
        </w:numPr>
        <w:spacing w:after="80"/>
      </w:pPr>
      <w:r>
        <w:rPr>
          <w:b w:val="false"/>
          <w:bCs w:val="false"/>
        </w:rPr>
        <w:t xml:space="preserve">The Buyer warrants that, on or before Completion, it will: (a) be registered for VAT; (b) make an election to waive exemption in respect of the Property and notify it to HM Revenue &amp; Customs with effect from no later than the Actual Completion Date; and (c) not revoke that election, and will give the Seller written notice that it has complied with this clause before Completion.</w:t>
      </w:r>
    </w:p>
    <w:p>
      <w:pPr>
        <w:pStyle w:val="ListParagraph"/>
        <w:numPr>
          <w:ilvl w:val="1"/>
          <w:numId w:val="2"/>
        </w:numPr>
        <w:spacing w:after="80"/>
      </w:pPr>
      <w:r>
        <w:rPr>
          <w:b w:val="false"/>
          <w:bCs w:val="false"/>
        </w:rPr>
        <w:t xml:space="preserve">If, despite the parties’ intention, HM Revenue &amp; Customs determines that VAT is chargeable on the sale, the Buyer will pay that VAT to the Seller against delivery of a valid VAT invoice, together with any interest or penalty (except to the extent the interest or penalty arises from the Seller’s unreasonable delay).</w:t>
      </w:r>
    </w:p>
    <w:p>
      <w:pPr>
        <w:pStyle w:val="ListParagraph"/>
        <w:numPr>
          <w:ilvl w:val="0"/>
          <w:numId w:val="2"/>
        </w:numPr>
        <w:spacing w:after="80" w:before="160"/>
      </w:pPr>
      <w:r>
        <w:rPr>
          <w:b/>
          <w:bCs/>
        </w:rPr>
        <w:t xml:space="preserve">Insurance</w:t>
      </w:r>
    </w:p>
    <w:p>
      <w:pPr>
        <w:pStyle w:val="ListParagraph"/>
        <w:numPr>
          <w:ilvl w:val="1"/>
          <w:numId w:val="2"/>
        </w:numPr>
        <w:spacing w:after="80"/>
      </w:pPr>
      <w:r>
        <w:rPr>
          <w:b w:val="false"/>
          <w:bCs w:val="false"/>
        </w:rPr>
        <w:t xml:space="preserve">The Seller will continue to insure the Property until Completion and condition 7 of the Conditions (which provides that the Seller is under no obligation to insure) does not apply.</w:t>
      </w:r>
    </w:p>
    <w:p>
      <w:pPr>
        <w:pStyle w:val="ListParagraph"/>
        <w:numPr>
          <w:ilvl w:val="1"/>
          <w:numId w:val="2"/>
        </w:numPr>
        <w:spacing w:after="80"/>
      </w:pPr>
      <w:r>
        <w:rPr>
          <w:b w:val="false"/>
          <w:bCs w:val="false"/>
        </w:rPr>
        <w:t xml:space="preserve">The risk of damage to or destruction of the Property passes to the Buyer on Completion.</w:t>
      </w:r>
    </w:p>
    <w:p>
      <w:pPr>
        <w:pStyle w:val="ListParagraph"/>
        <w:numPr>
          <w:ilvl w:val="0"/>
          <w:numId w:val="2"/>
        </w:numPr>
        <w:spacing w:after="80" w:before="160"/>
      </w:pPr>
      <w:r>
        <w:rPr>
          <w:b/>
          <w:bCs/>
        </w:rPr>
        <w:t xml:space="preserve">Completion</w:t>
      </w:r>
    </w:p>
    <w:p>
      <w:pPr>
        <w:pStyle w:val="ListParagraph"/>
        <w:numPr>
          <w:ilvl w:val="1"/>
          <w:numId w:val="2"/>
        </w:numPr>
        <w:spacing w:after="80"/>
      </w:pPr>
      <w:r>
        <w:rPr>
          <w:b w:val="false"/>
          <w:bCs w:val="false"/>
        </w:rPr>
        <w:t xml:space="preserve">Completion will take place on the Completion Date at the offices of the Seller’s conveyancer or where they reasonably direct, when the balance of the Purchase Price (after credit for the Deposit and subject to the apportionments) is paid.</w:t>
      </w:r>
    </w:p>
    <w:p>
      <w:pPr>
        <w:pStyle w:val="ListParagraph"/>
        <w:numPr>
          <w:ilvl w:val="1"/>
          <w:numId w:val="2"/>
        </w:numPr>
        <w:spacing w:after="80"/>
      </w:pPr>
      <w:r>
        <w:rPr>
          <w:b w:val="false"/>
          <w:bCs w:val="false"/>
        </w:rPr>
        <w:t xml:space="preserve">On Completion the Seller will deliver to the Buyer: an executed transfer of the Property in the agreed form (TR1); the documents of title; the originals (or, where not available, certified copies) of the Leases; the tenancy deposit documentation (if any); duly executed notices to tenants of the assignment of the reversion; and the keys and access codes to the common parts.</w:t>
      </w:r>
    </w:p>
    <w:p>
      <w:pPr>
        <w:pStyle w:val="ListParagraph"/>
        <w:numPr>
          <w:ilvl w:val="1"/>
          <w:numId w:val="2"/>
        </w:numPr>
        <w:spacing w:after="80"/>
      </w:pPr>
      <w:r>
        <w:rPr>
          <w:b w:val="false"/>
          <w:bCs w:val="false"/>
        </w:rPr>
        <w:t xml:space="preserve">If completion of the sale does not take place on the Completion Date, the provisions of condition 9 of the Conditions (and, where applicable, the right to serve a notice to complete) apply.</w:t>
      </w:r>
    </w:p>
    <w:p>
      <w:pPr>
        <w:pStyle w:val="ListParagraph"/>
        <w:numPr>
          <w:ilvl w:val="0"/>
          <w:numId w:val="2"/>
        </w:numPr>
        <w:spacing w:after="80" w:before="160"/>
      </w:pPr>
      <w:r>
        <w:rPr>
          <w:b/>
          <w:bCs/>
        </w:rPr>
        <w:t xml:space="preserve">Rent arrears and apportionments</w:t>
      </w:r>
    </w:p>
    <w:p>
      <w:pPr>
        <w:pStyle w:val="ListParagraph"/>
        <w:numPr>
          <w:ilvl w:val="1"/>
          <w:numId w:val="2"/>
        </w:numPr>
        <w:spacing w:after="80"/>
      </w:pPr>
      <w:r>
        <w:rPr>
          <w:b w:val="false"/>
          <w:bCs w:val="false"/>
        </w:rPr>
        <w:t xml:space="preserve">Condition 8.3 of the Conditions applies to arrears as varied by this clause.</w:t>
      </w:r>
    </w:p>
    <w:p>
      <w:pPr>
        <w:pStyle w:val="ListParagraph"/>
        <w:numPr>
          <w:ilvl w:val="1"/>
          <w:numId w:val="2"/>
        </w:numPr>
        <w:spacing w:after="80"/>
      </w:pPr>
      <w:r>
        <w:rPr>
          <w:b w:val="false"/>
          <w:bCs w:val="false"/>
        </w:rPr>
        <w:t xml:space="preserve">If at Completion any Rents are due but unpaid, the Buyer will use reasonable endeavours after Completion to collect them (but is not obliged to commence proceedings or forfeit any Lease) and will pay to the Seller, within </w:t>
      </w:r>
      <w:del w:id="905" w:author="Calder Whitmore LLP" w:date="2025-10-10T11:25:00Z">
        <w:r>
          <w:rPr>
            <w:b w:val="false"/>
            <w:bCs w:val="false"/>
          </w:rPr>
          <w:delText xml:space="preserve">ten</w:delText>
        </w:r>
      </w:del>
      <w:ins w:id="906" w:author="Calder Whitmore LLP" w:date="2025-10-10T11:25:00Z">
        <w:r>
          <w:rPr>
            <w:b w:val="false"/>
            <w:bCs w:val="false"/>
          </w:rPr>
          <w:t xml:space="preserve">five</w:t>
        </w:r>
      </w:ins>
      <w:r>
        <w:rPr>
          <w:b w:val="false"/>
          <w:bCs w:val="false"/>
        </w:rPr>
        <w:t xml:space="preserve"> working days of receipt, any sums attributable to the period before the Actual Completion Date</w:t>
      </w:r>
      <w:del w:id="907" w:author="Calder Whitmore LLP" w:date="2025-10-10T11:25:00Z">
        <w:r>
          <w:rPr>
            <w:b w:val="false"/>
            <w:bCs w:val="false"/>
          </w:rPr>
          <w:delText xml:space="preserve">, after deducting the costs of recovery</w:delText>
        </w:r>
      </w:del>
      <w:r>
        <w:rPr>
          <w:b w:val="false"/>
          <w:bCs w:val="false"/>
        </w:rPr>
        <w:t xml:space="preserve">.</w:t>
      </w:r>
    </w:p>
    <w:p>
      <w:pPr>
        <w:pStyle w:val="ListParagraph"/>
        <w:numPr>
          <w:ilvl w:val="0"/>
          <w:numId w:val="2"/>
        </w:numPr>
        <w:spacing w:after="80" w:before="160"/>
      </w:pPr>
      <w:r>
        <w:rPr>
          <w:b/>
          <w:bCs/>
        </w:rPr>
        <w:t xml:space="preserve">Title guarantee and covenants for title</w:t>
      </w:r>
    </w:p>
    <w:p>
      <w:pPr>
        <w:pStyle w:val="ListParagraph"/>
        <w:numPr>
          <w:ilvl w:val="1"/>
          <w:numId w:val="2"/>
        </w:numPr>
        <w:spacing w:after="80"/>
      </w:pPr>
      <w:r>
        <w:rPr>
          <w:b w:val="false"/>
          <w:bCs w:val="false"/>
        </w:rPr>
        <w:t xml:space="preserve">The covenants implied under the Law of Property (Miscellaneous Provisions) Act 1994 by reason of the sale with full title guarantee are not extended or limited save as expressly set out in this contract.</w:t>
      </w:r>
    </w:p>
    <w:p>
      <w:pPr>
        <w:pStyle w:val="ListParagraph"/>
        <w:numPr>
          <w:ilvl w:val="0"/>
          <w:numId w:val="2"/>
        </w:numPr>
        <w:spacing w:after="80" w:before="160"/>
      </w:pPr>
      <w:r>
        <w:rPr>
          <w:b/>
          <w:bCs/>
        </w:rPr>
        <w:t xml:space="preserve">Warranties and representations</w:t>
      </w:r>
    </w:p>
    <w:p>
      <w:pPr>
        <w:pStyle w:val="ListParagraph"/>
        <w:numPr>
          <w:ilvl w:val="1"/>
          <w:numId w:val="2"/>
        </w:numPr>
        <w:spacing w:after="80"/>
      </w:pPr>
      <w:r>
        <w:rPr>
          <w:b w:val="false"/>
          <w:bCs w:val="false"/>
        </w:rPr>
        <w:t xml:space="preserve">The Buyer enters into this contract solely in reliance on its own inspection and the terms of this contract, the Conditions, the documents supplied and the written replies given by the Seller’s conveyancer to enquiries before the date of this contract. No other statement, representation or warranty (whether made innocently or negligently) has induced the Buyer to enter into this contract, save for any written reply given by the Seller’s conveyancer to a written enquiry.</w:t>
      </w:r>
    </w:p>
    <w:p>
      <w:pPr>
        <w:pStyle w:val="ListParagraph"/>
        <w:numPr>
          <w:ilvl w:val="1"/>
          <w:numId w:val="2"/>
        </w:numPr>
        <w:spacing w:after="80"/>
      </w:pPr>
      <w:r>
        <w:rPr>
          <w:b w:val="false"/>
          <w:bCs w:val="false"/>
        </w:rPr>
        <w:t xml:space="preserve">Nothing in this clause limits any liability for fraud or fraudulent misrepresentation.</w:t>
      </w:r>
    </w:p>
    <w:p>
      <w:pPr>
        <w:pStyle w:val="ListParagraph"/>
        <w:numPr>
          <w:ilvl w:val="0"/>
          <w:numId w:val="2"/>
        </w:numPr>
        <w:spacing w:after="80" w:before="160"/>
      </w:pPr>
      <w:r>
        <w:rPr>
          <w:b/>
          <w:bCs/>
        </w:rPr>
        <w:t xml:space="preserve">Notices</w:t>
      </w:r>
    </w:p>
    <w:p>
      <w:pPr>
        <w:pStyle w:val="ListParagraph"/>
        <w:numPr>
          <w:ilvl w:val="1"/>
          <w:numId w:val="2"/>
        </w:numPr>
        <w:spacing w:after="80"/>
      </w:pPr>
      <w:r>
        <w:rPr>
          <w:b w:val="false"/>
          <w:bCs w:val="false"/>
        </w:rPr>
        <w:t xml:space="preserve">Condition 1.3 of the Conditions applies to the giving of notices under this contract. Notices to the Seller and the Buyer respectively may be given to their conveyancers.</w:t>
      </w:r>
    </w:p>
    <w:p>
      <w:pPr>
        <w:pStyle w:val="ListParagraph"/>
        <w:numPr>
          <w:ilvl w:val="0"/>
          <w:numId w:val="2"/>
        </w:numPr>
        <w:spacing w:after="80" w:before="160"/>
      </w:pPr>
      <w:r>
        <w:rPr>
          <w:b/>
          <w:bCs/>
        </w:rPr>
        <w:t xml:space="preserve">Entire agreement</w:t>
      </w:r>
    </w:p>
    <w:p>
      <w:pPr>
        <w:pStyle w:val="ListParagraph"/>
        <w:numPr>
          <w:ilvl w:val="1"/>
          <w:numId w:val="2"/>
        </w:numPr>
        <w:spacing w:after="80"/>
      </w:pPr>
      <w:r>
        <w:rPr>
          <w:b w:val="false"/>
          <w:bCs w:val="false"/>
        </w:rPr>
        <w:t xml:space="preserve">This contract and the documents annexed or referred to in it constitute the entire agreement between the parties relating to the transaction contemplated by it and supersede all previous agreements, arrangements and understandings between them relating to that transaction.</w:t>
      </w:r>
    </w:p>
    <w:p>
      <w:pPr>
        <w:pStyle w:val="ListParagraph"/>
        <w:numPr>
          <w:ilvl w:val="0"/>
          <w:numId w:val="2"/>
        </w:numPr>
        <w:spacing w:after="80" w:before="160"/>
      </w:pPr>
      <w:r>
        <w:rPr>
          <w:b/>
          <w:bCs/>
        </w:rPr>
        <w:t xml:space="preserve">Assignment and third party rights</w:t>
      </w:r>
    </w:p>
    <w:p>
      <w:pPr>
        <w:pStyle w:val="ListParagraph"/>
        <w:numPr>
          <w:ilvl w:val="1"/>
          <w:numId w:val="2"/>
        </w:numPr>
        <w:spacing w:after="80"/>
      </w:pPr>
      <w:r>
        <w:rPr>
          <w:b w:val="false"/>
          <w:bCs w:val="false"/>
        </w:rPr>
        <w:t xml:space="preserve">The Buyer may not assign, charge or otherwise deal with the benefit of this contract.</w:t>
      </w:r>
    </w:p>
    <w:p>
      <w:pPr>
        <w:pStyle w:val="ListParagraph"/>
        <w:numPr>
          <w:ilvl w:val="1"/>
          <w:numId w:val="2"/>
        </w:numPr>
        <w:spacing w:after="80"/>
      </w:pPr>
      <w:r>
        <w:rPr>
          <w:b w:val="false"/>
          <w:bCs w:val="false"/>
        </w:rPr>
        <w:t xml:space="preserve">A person who is not a party to this contract has no right under the Contracts (Rights of Third Parties) Act 1999 to enforce any of its terms.</w:t>
      </w:r>
    </w:p>
    <w:p>
      <w:pPr>
        <w:pStyle w:val="ListParagraph"/>
        <w:numPr>
          <w:ilvl w:val="0"/>
          <w:numId w:val="2"/>
        </w:numPr>
        <w:spacing w:after="80" w:before="160"/>
      </w:pPr>
      <w:r>
        <w:rPr>
          <w:b/>
          <w:bCs/>
        </w:rPr>
        <w:t xml:space="preserve">Governing law and jurisdiction</w:t>
      </w:r>
    </w:p>
    <w:p>
      <w:pPr>
        <w:pStyle w:val="ListParagraph"/>
        <w:numPr>
          <w:ilvl w:val="1"/>
          <w:numId w:val="2"/>
        </w:numPr>
        <w:spacing w:after="80"/>
      </w:pPr>
      <w:r>
        <w:rPr>
          <w:b w:val="false"/>
          <w:bCs w:val="false"/>
        </w:rPr>
        <w:t xml:space="preserve">This contract and any dispute or claim arising out of or in connection with it are governed by and construed in accordance with the law of England and Wales.</w:t>
      </w:r>
    </w:p>
    <w:p>
      <w:pPr>
        <w:pStyle w:val="ListParagraph"/>
        <w:numPr>
          <w:ilvl w:val="1"/>
          <w:numId w:val="2"/>
        </w:numPr>
        <w:spacing w:after="80"/>
      </w:pPr>
      <w:r>
        <w:rPr>
          <w:b w:val="false"/>
          <w:bCs w:val="false"/>
        </w:rPr>
        <w:t xml:space="preserve">The parties irrevocably agree that the courts of England and Wales have exclusive jurisdiction to settle any such dispute or claim.</w:t>
      </w:r>
    </w:p>
    <w:p>
      <w:pPr>
        <w:pStyle w:val="ListParagraph"/>
        <w:numPr>
          <w:ilvl w:val="0"/>
          <w:numId w:val="2"/>
        </w:numPr>
        <w:spacing w:after="80" w:before="160"/>
      </w:pPr>
      <w:r>
        <w:rPr>
          <w:b/>
          <w:bCs/>
        </w:rPr>
        <w:t xml:space="preserve">Counterparts</w:t>
      </w:r>
    </w:p>
    <w:p>
      <w:pPr>
        <w:pStyle w:val="ListParagraph"/>
        <w:numPr>
          <w:ilvl w:val="1"/>
          <w:numId w:val="2"/>
        </w:numPr>
        <w:spacing w:after="80"/>
      </w:pPr>
      <w:r>
        <w:rPr>
          <w:b w:val="false"/>
          <w:bCs w:val="false"/>
        </w:rPr>
        <w:t xml:space="preserve">This contract may be executed in any number of counterparts, each of which when executed and delivered constitutes an original, but all the counterparts together constitute one and the same instrument.</w:t>
      </w:r>
    </w:p>
    <w:p>
      <w:r>
        <w:br w:type="page"/>
      </w:r>
    </w:p>
    <w:p>
      <w:pPr>
        <w:pStyle w:val="Heading1"/>
      </w:pPr>
      <w:r>
        <w:t xml:space="preserve">Schedule 1 — Tenancy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347"/>
        <w:gridCol w:w="1986"/>
        <w:gridCol w:w="1444"/>
        <w:gridCol w:w="1805"/>
      </w:tblGrid>
      <w:tr>
        <w:trPr>
          <w:tblHeader/>
        </w:trPr>
        <w:tc>
          <w:tcPr>
            <w:tcW w:type="dxa" w:w="1444"/>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Unit</w:t>
            </w:r>
          </w:p>
        </w:tc>
        <w:tc>
          <w:tcPr>
            <w:tcW w:type="dxa" w:w="2347"/>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Tenant</w:t>
            </w:r>
          </w:p>
        </w:tc>
        <w:tc>
          <w:tcPr>
            <w:tcW w:type="dxa" w:w="198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Term / expiry</w:t>
            </w:r>
          </w:p>
        </w:tc>
        <w:tc>
          <w:tcPr>
            <w:tcW w:type="dxa" w:w="1444"/>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Rent (£ pa)</w:t>
            </w:r>
          </w:p>
        </w:tc>
        <w:tc>
          <w:tcPr>
            <w:tcW w:type="dxa" w:w="1805"/>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Review / break</w:t>
            </w:r>
          </w:p>
        </w:tc>
      </w:tr>
      <w:tr>
        <w:trPr>
          <w:tblHeader w:val="false"/>
        </w:trPr>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Floors 4–6</w:t>
            </w:r>
          </w:p>
        </w:tc>
        <w:tc>
          <w:tcPr>
            <w:tcW w:type="dxa" w:w="234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Castellan Wealth Management LLP</w:t>
            </w:r>
          </w:p>
        </w:tc>
        <w:tc>
          <w:tcPr>
            <w:tcW w:type="dxa" w:w="198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15 yrs from 25.03.2019; expiry 24.03.2034</w:t>
            </w:r>
          </w:p>
        </w:tc>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742,000</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5-yearly upward-only; next 25.03.2029</w:t>
            </w:r>
          </w:p>
        </w:tc>
      </w:tr>
      <w:tr>
        <w:trPr>
          <w:tblHeader w:val="false"/>
        </w:trPr>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Floors 2–3</w:t>
            </w:r>
          </w:p>
        </w:tc>
        <w:tc>
          <w:tcPr>
            <w:tcW w:type="dxa" w:w="234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Northbridge Software Ltd</w:t>
            </w:r>
          </w:p>
        </w:tc>
        <w:tc>
          <w:tcPr>
            <w:tcW w:type="dxa" w:w="198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10 yrs from 29.09.2021; expiry 28.09.2031</w:t>
            </w:r>
          </w:p>
        </w:tc>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486,000</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Tenant break 29.09.2026 (12 mths’ notice)</w:t>
            </w:r>
          </w:p>
        </w:tc>
      </w:tr>
      <w:tr>
        <w:trPr>
          <w:tblHeader w:val="false"/>
        </w:trPr>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First floor</w:t>
            </w:r>
          </w:p>
        </w:tc>
        <w:tc>
          <w:tcPr>
            <w:tcW w:type="dxa" w:w="234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Pennine Health Partners Ltd</w:t>
            </w:r>
          </w:p>
        </w:tc>
        <w:tc>
          <w:tcPr>
            <w:tcW w:type="dxa" w:w="198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10 yrs from 24.06.2022; expiry 23.06.2032</w:t>
            </w:r>
          </w:p>
        </w:tc>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318,000</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5-yearly upward-only; next 24.06.2027</w:t>
            </w:r>
          </w:p>
        </w:tc>
      </w:tr>
      <w:tr>
        <w:trPr>
          <w:tblHeader w:val="false"/>
        </w:trPr>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Ground (retail)</w:t>
            </w:r>
          </w:p>
        </w:tc>
        <w:tc>
          <w:tcPr>
            <w:tcW w:type="dxa" w:w="234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Aurora Coffee Co. Ltd</w:t>
            </w:r>
          </w:p>
        </w:tc>
        <w:tc>
          <w:tcPr>
            <w:tcW w:type="dxa" w:w="198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10 yrs from 25.12.2020; expiry 24.12.2030</w:t>
            </w:r>
          </w:p>
        </w:tc>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137,000</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RPI-linked, capped 4% / collared 1%</w:t>
            </w:r>
          </w:p>
        </w:tc>
      </w:tr>
      <w:tr>
        <w:trPr>
          <w:tblHeader w:val="false"/>
        </w:trPr>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rPr>
              <w:t xml:space="preserve">Total passing rent</w:t>
            </w:r>
          </w:p>
        </w:tc>
        <w:tc>
          <w:tcPr>
            <w:tcW w:type="dxa" w:w="234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w:r>
          </w:p>
        </w:tc>
        <w:tc>
          <w:tcPr>
            <w:tcW w:type="dxa" w:w="198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w:r>
          </w:p>
        </w:tc>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rPr>
              <w:t xml:space="preserve">1,683,000</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w:r>
          </w:p>
        </w:tc>
      </w:tr>
    </w:tbl>
    <w:p>
      <w:r>
        <w:br w:type="page"/>
      </w:r>
    </w:p>
    <w:p>
      <w:pPr>
        <w:pStyle w:val="Heading1"/>
      </w:pPr>
      <w:r>
        <w:t xml:space="preserve">Schedule 2 — Form of Transfer (TR1)</w:t>
      </w:r>
    </w:p>
    <w:p>
      <w:pPr>
        <w:spacing w:after="120"/>
      </w:pPr>
      <w:r>
        <w:t xml:space="preserve">An executed transfer of the Property in the form of HM Land Registry form TR1 incorporating the following: (a) a statement that the Seller transfers with full title guarantee; (b) the consideration of £24,750,000 (and the appropriate VAT/TOGC statement); and (c) an indemnity covenant by the Buyer in respect of the matters subject to which the Property is sold.</w:t>
      </w:r>
    </w:p>
    <w:p>
      <w:pPr>
        <w:pStyle w:val="Heading1"/>
      </w:pPr>
      <w:r>
        <w:t xml:space="preserve">Schedule 3 — Documents supplied to the Buyer</w:t>
      </w:r>
    </w:p>
    <w:p>
      <w:pPr>
        <w:pStyle w:val="ListParagraph"/>
        <w:numPr>
          <w:ilvl w:val="0"/>
          <w:numId w:val="3"/>
        </w:numPr>
        <w:spacing w:after="60"/>
      </w:pPr>
      <w:r>
        <w:t xml:space="preserve">Official copies of the register and title plan of title number GM921044 (dated 18 August 2025).</w:t>
      </w:r>
    </w:p>
    <w:p>
      <w:pPr>
        <w:pStyle w:val="ListParagraph"/>
        <w:numPr>
          <w:ilvl w:val="0"/>
          <w:numId w:val="3"/>
        </w:numPr>
        <w:spacing w:after="60"/>
      </w:pPr>
      <w:r>
        <w:t xml:space="preserve">Copies of the four occupational Leases and licences for alterations listed in Schedule 1.</w:t>
      </w:r>
    </w:p>
    <w:p>
      <w:pPr>
        <w:pStyle w:val="ListParagraph"/>
        <w:numPr>
          <w:ilvl w:val="0"/>
          <w:numId w:val="3"/>
        </w:numPr>
        <w:spacing w:after="60"/>
      </w:pPr>
      <w:r>
        <w:t xml:space="preserve">Replies to CPSE.1 (version 3.8) and CPSE.2 (where the Property is subject to commercial tenancies).</w:t>
      </w:r>
    </w:p>
    <w:p>
      <w:pPr>
        <w:pStyle w:val="ListParagraph"/>
        <w:numPr>
          <w:ilvl w:val="0"/>
          <w:numId w:val="3"/>
        </w:numPr>
        <w:spacing w:after="60"/>
      </w:pPr>
      <w:r>
        <w:t xml:space="preserve">EPC certificates for each demise (ratings B–C).</w:t>
      </w:r>
    </w:p>
    <w:p>
      <w:pPr>
        <w:pStyle w:val="ListParagraph"/>
        <w:numPr>
          <w:ilvl w:val="0"/>
          <w:numId w:val="3"/>
        </w:numPr>
        <w:spacing w:after="60"/>
      </w:pPr>
      <w:r>
        <w:t xml:space="preserve">Service charge accounts for the three years ended 31 March 2025 and the current year budget.</w:t>
      </w:r>
    </w:p>
    <w:p>
      <w:pPr>
        <w:pStyle w:val="ListParagraph"/>
        <w:numPr>
          <w:ilvl w:val="0"/>
          <w:numId w:val="3"/>
        </w:numPr>
        <w:spacing w:after="60"/>
      </w:pPr>
      <w:r>
        <w:t xml:space="preserve">Local authority and drainage search results and an environmental desktop report.</w:t>
      </w:r>
    </w:p>
    <w:p>
      <w:r>
        <w:br w:type="page"/>
      </w:r>
    </w:p>
    <w:p>
      <w:pPr>
        <w:pStyle w:val="Heading1"/>
      </w:pPr>
      <w:r>
        <w:t xml:space="preserve">Execution</w:t>
      </w:r>
    </w:p>
    <w:p>
      <w:pPr>
        <w:spacing w:after="200"/>
      </w:pPr>
      <w:r>
        <w:t xml:space="preserve">Executed as a contract (not a deed) by the parties on the date stated in the Particulars.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Signed for and on behalf of the Seller</w:t>
            </w:r>
          </w:p>
        </w:tc>
        <w:tc>
          <w:tcPr>
            <w:tcW w:type="dxa" w:w="4513"/>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Signed for and on behalf of the Buyer</w:t>
            </w:r>
          </w:p>
        </w:tc>
      </w:tr>
      <w:tr>
        <w:trPr>
          <w:tblHeader w:val="false"/>
        </w:trP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t xml:space="preserve">Ardent Property Holdings Limited</w:t>
            </w:r>
          </w:p>
          <w:p>
            <w:pPr>
              <w:spacing w:after="40"/>
            </w:pPr>
            <w:r>
              <w:t xml:space="preserve"/>
            </w:r>
          </w:p>
          <w:p>
            <w:pPr>
              <w:spacing w:after="40"/>
            </w:pPr>
            <w:r>
              <w:t xml:space="preserve">..........................................</w:t>
            </w:r>
          </w:p>
          <w:p>
            <w:pPr>
              <w:spacing w:after="40"/>
            </w:pPr>
            <w:r>
              <w:t xml:space="preserve">Name: David Renshaw</w:t>
            </w:r>
          </w:p>
          <w:p>
            <w:pPr>
              <w:spacing w:after="40"/>
            </w:pPr>
            <w:r>
              <w:t xml:space="preserve">Title: Director</w:t>
            </w:r>
          </w:p>
          <w:p>
            <w:pPr>
              <w:spacing w:after="40"/>
            </w:pPr>
            <w:r>
              <w:t xml:space="preserve">(duly authorised)</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t xml:space="preserve">Thornbury Properties Limited</w:t>
            </w:r>
          </w:p>
          <w:p>
            <w:pPr>
              <w:spacing w:after="40"/>
            </w:pPr>
            <w:r>
              <w:t xml:space="preserve"/>
            </w:r>
          </w:p>
          <w:p>
            <w:pPr>
              <w:spacing w:after="40"/>
            </w:pPr>
            <w:r>
              <w:t xml:space="preserve">..........................................</w:t>
            </w:r>
          </w:p>
          <w:p>
            <w:pPr>
              <w:spacing w:after="40"/>
            </w:pPr>
            <w:r>
              <w:t xml:space="preserve">Name: Daniel Quigley</w:t>
            </w:r>
          </w:p>
          <w:p>
            <w:pPr>
              <w:spacing w:after="40"/>
            </w:pPr>
            <w:r>
              <w:t xml:space="preserve">Title: Director</w:t>
            </w:r>
          </w:p>
          <w:p>
            <w:pPr>
              <w:spacing w:after="40"/>
            </w:pPr>
            <w:r>
              <w:t xml:space="preserve">(duly authorised)</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48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2026-06-25T14:36:51.406Z</dcterms:created>
  <dcterms:modified xsi:type="dcterms:W3CDTF">2026-06-25T14:36:51.406Z</dcterms:modified>
</cp:coreProperties>
</file>

<file path=docProps/custom.xml><?xml version="1.0" encoding="utf-8"?>
<Properties xmlns="http://schemas.openxmlformats.org/officeDocument/2006/custom-properties" xmlns:vt="http://schemas.openxmlformats.org/officeDocument/2006/docPropsVTypes"/>
</file>