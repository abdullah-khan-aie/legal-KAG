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rPr>
        <w:t xml:space="preserve">DATED            2026  (DRAFT v2 - subject to contract)</w:t>
      </w:r>
    </w:p>
    <w:p>
      <w:pPr>
        <w:spacing w:after="60"/>
        <w:jc w:val="center"/>
      </w:pPr>
      <w:r>
        <w:rPr>
          <w:b/>
          <w:bCs/>
        </w:rPr>
        <w:t xml:space="preserve">(1)  Calderdale Asset Holdings Limited</w:t>
      </w:r>
    </w:p>
    <w:p>
      <w:pPr>
        <w:spacing w:after="60"/>
        <w:jc w:val="center"/>
      </w:pPr>
      <w:r>
        <w:t xml:space="preserve">- and -</w:t>
      </w:r>
    </w:p>
    <w:p>
      <w:pPr>
        <w:spacing w:after="240"/>
        <w:jc w:val="center"/>
      </w:pPr>
      <w:r>
        <w:rPr>
          <w:b/>
          <w:bCs/>
        </w:rPr>
        <w:t xml:space="preserve">(2)  Thornbury Properties Limited</w:t>
      </w:r>
    </w:p>
    <w:p>
      <w:pPr>
        <w:spacing w:after="40"/>
        <w:jc w:val="center"/>
      </w:pPr>
      <w:r>
        <w:rPr>
          <w:b/>
          <w:bCs/>
          <w:sz w:val="26"/>
          <w:szCs w:val="26"/>
        </w:rPr>
        <w:t xml:space="preserve">CONTRACT FOR THE SALE OF</w:t>
      </w:r>
    </w:p>
    <w:p>
      <w:pPr>
        <w:spacing w:after="280"/>
        <w:jc w:val="center"/>
      </w:pPr>
      <w:r>
        <w:rPr>
          <w:b/>
          <w:bCs/>
          <w:sz w:val="26"/>
          <w:szCs w:val="26"/>
        </w:rPr>
        <w:t xml:space="preserve">Quartz House, 14-18 Forbury Road, Reading RG1 3JH</w:t>
      </w:r>
    </w:p>
    <w:p>
      <w:pPr>
        <w:spacing w:after="240"/>
        <w:jc w:val="center"/>
      </w:pPr>
      <w:r>
        <w:rPr>
          <w:sz w:val="18"/>
          <w:szCs w:val="18"/>
        </w:rPr>
        <w:t xml:space="preserve">Whitfield Carter LLP · 22 Bishopsgate · London EC2N 4BQ</w:t>
      </w:r>
    </w:p>
    <w:p>
      <w:pPr>
        <w:pageBreakBefore/>
      </w:pPr>
      <w:r>
        <w:t xml:space="preserve"/>
      </w:r>
    </w:p>
    <w:p>
      <w:pPr>
        <w:pStyle w:val="Heading1"/>
      </w:pPr>
      <w:r>
        <w:t xml:space="preserve">This contract</w:t>
      </w:r>
    </w:p>
    <w:p>
      <w:pPr>
        <w:spacing w:after="120"/>
      </w:pPr>
      <w:r>
        <w:t xml:space="preserve">This contract incorporates the Standard Commercial Property Conditions (Third Edition - 2018 Revision) (the “Standard Conditions”). Where there is a conflict between the Standard Conditions and the special conditions below, the special conditions prevail.</w:t>
      </w:r>
    </w:p>
    <w:p>
      <w:pPr>
        <w:pStyle w:val="Heading1"/>
      </w:pPr>
      <w:r>
        <w:t xml:space="preserve">Particulars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Seller</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Calderdale Asset Holdings Limited (registered number 08773210) whose registered office is at 5 Park Row, Leeds LS1 5HD</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Buyer</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Thornbury Properties Limited (registered number 06214477) whose registered office is at Thornbury House, 8 Devonshire Square, London EC2M 4PL</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Property</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freehold property known as Quartz House, 14-18 Forbury Road, Reading RG1 3JH registered at HM Land Registry under title number BK482913</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Title guarantee</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Full title guarantee</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Completion date</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del w:id="907" w:author="James Osei" w:date="2026-03-26T10:00:00Z">
              <w:r>
                <w:rPr>
                  <w:b w:val="false"/>
                  <w:bCs w:val="false"/>
                </w:rPr>
                <w:delText xml:space="preserve">8 May 2026</w:delText>
              </w:r>
            </w:del>
            <w:ins w:id="908" w:author="James Osei" w:date="2026-03-26T10:00:00Z">
              <w:r>
                <w:rPr>
                  <w:b w:val="false"/>
                  <w:bCs w:val="false"/>
                </w:rPr>
                <w:t xml:space="preserve">15 May 2026</w:t>
              </w:r>
            </w:ins>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Contract rate</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Law Society's interest rate from time to time in force</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Purchase price</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£8,450,000</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Deposit</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£845,000 (10% of the purchase price)</w:t>
            </w:r>
          </w:p>
        </w:tc>
      </w:tr>
      <w:tr>
        <w:tc>
          <w:tcPr>
            <w:tcW w:type="dxa" w:w="3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VAT</w:t>
            </w:r>
          </w:p>
        </w:tc>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sale is a transfer of a going concern (no VAT chargeable, subject to special condition 9)</w:t>
            </w:r>
          </w:p>
        </w:tc>
      </w:tr>
    </w:tbl>
    <w:p>
      <w:pPr>
        <w:pStyle w:val="Heading1"/>
      </w:pPr>
      <w:r>
        <w:t xml:space="preserve">Definitions and interpretation</w:t>
      </w:r>
    </w:p>
    <w:p>
      <w:pPr>
        <w:pStyle w:val="ListParagraph"/>
        <w:numPr>
          <w:ilvl w:val="0"/>
          <w:numId w:val="2"/>
        </w:numPr>
        <w:spacing w:after="100"/>
      </w:pPr>
      <w:r>
        <w:t xml:space="preserve">In this contract the following definitions apply:</w:t>
      </w:r>
    </w:p>
    <w:p>
      <w:pPr>
        <w:pStyle w:val="ListParagraph"/>
        <w:numPr>
          <w:ilvl w:val="0"/>
          <w:numId w:val="3"/>
        </w:numPr>
        <w:spacing w:after="80"/>
      </w:pPr>
      <w:r>
        <w:t xml:space="preserve">“Completion Date” means </w:t>
      </w:r>
      <w:del w:id="901" w:author="James Osei" w:date="2026-03-26T10:00:00Z">
        <w:r>
          <w:delText xml:space="preserve">8 May 2026</w:delText>
        </w:r>
      </w:del>
      <w:ins w:id="902" w:author="James Osei" w:date="2026-03-26T10:00:00Z">
        <w:r>
          <w:t xml:space="preserve">15 May 2026</w:t>
        </w:r>
      </w:ins>
      <w:r>
        <w:t xml:space="preserve"> or such other date as the parties agree in writing.</w:t>
      </w:r>
    </w:p>
    <w:p>
      <w:pPr>
        <w:pStyle w:val="ListParagraph"/>
        <w:numPr>
          <w:ilvl w:val="0"/>
          <w:numId w:val="3"/>
        </w:numPr>
        <w:spacing w:after="80"/>
      </w:pPr>
      <w:r>
        <w:t xml:space="preserve">“Tenancies” means the occupational leases of the Property listed in Schedule 1 (Tenancy Schedule).</w:t>
      </w:r>
    </w:p>
    <w:p>
      <w:pPr>
        <w:pStyle w:val="ListParagraph"/>
        <w:numPr>
          <w:ilvl w:val="0"/>
          <w:numId w:val="3"/>
        </w:numPr>
        <w:spacing w:after="80"/>
      </w:pPr>
      <w:r>
        <w:t xml:space="preserve">“Rent Deposit Deed” means the rent deposit deed dated 14 March 2023 between the Seller and Aldgate Print Services Limited in respect of Unit 2.</w:t>
      </w:r>
    </w:p>
    <w:p>
      <w:pPr>
        <w:pStyle w:val="ListParagraph"/>
        <w:numPr>
          <w:ilvl w:val="0"/>
          <w:numId w:val="3"/>
        </w:numPr>
        <w:spacing w:after="80"/>
      </w:pPr>
      <w:r>
        <w:t xml:space="preserve">“TOGC” means a transfer of a business as a going concern within the meaning of article 5 of the Value Added Tax (Special Provisions) Order 1995.</w:t>
      </w:r>
    </w:p>
    <w:p>
      <w:pPr>
        <w:pStyle w:val="ListParagraph"/>
        <w:numPr>
          <w:ilvl w:val="0"/>
          <w:numId w:val="2"/>
        </w:numPr>
        <w:spacing w:after="100"/>
      </w:pPr>
      <w:r>
        <w:t xml:space="preserve">Words importing one gender include all genders; the singular includes the plural; and a reference to a statute includes any subordinate legislation made under it as amended from time to time.</w:t>
      </w:r>
    </w:p>
    <w:p>
      <w:pPr>
        <w:pStyle w:val="Heading1"/>
      </w:pPr>
      <w:r>
        <w:t xml:space="preserve">Agreement for sale</w:t>
      </w:r>
    </w:p>
    <w:p>
      <w:pPr>
        <w:pStyle w:val="ListParagraph"/>
        <w:numPr>
          <w:ilvl w:val="0"/>
          <w:numId w:val="2"/>
        </w:numPr>
        <w:spacing w:after="100"/>
      </w:pPr>
      <w:r>
        <w:t xml:space="preserve">The Seller will sell and the Buyer will buy the Property for the Purchase Price on the terms of this contract.</w:t>
      </w:r>
    </w:p>
    <w:p>
      <w:pPr>
        <w:pStyle w:val="ListParagraph"/>
        <w:numPr>
          <w:ilvl w:val="0"/>
          <w:numId w:val="2"/>
        </w:numPr>
        <w:spacing w:after="100"/>
      </w:pPr>
      <w:r>
        <w:t xml:space="preserve">The Property is sold with full title guarantee.</w:t>
      </w:r>
    </w:p>
    <w:p>
      <w:pPr>
        <w:pStyle w:val="ListParagraph"/>
        <w:numPr>
          <w:ilvl w:val="0"/>
          <w:numId w:val="2"/>
        </w:numPr>
        <w:spacing w:after="100"/>
      </w:pPr>
      <w:r>
        <w:t xml:space="preserve">The Property is sold subject to and with the benefit of the Tenancies but otherwise with vacant possession of the parts not let on the Completion Date.</w:t>
      </w:r>
    </w:p>
    <w:p>
      <w:pPr>
        <w:pStyle w:val="Heading1"/>
      </w:pPr>
      <w:r>
        <w:t xml:space="preserve">Deposit</w:t>
      </w:r>
    </w:p>
    <w:p>
      <w:pPr>
        <w:pStyle w:val="ListParagraph"/>
        <w:numPr>
          <w:ilvl w:val="0"/>
          <w:numId w:val="2"/>
        </w:numPr>
        <w:spacing w:after="100"/>
      </w:pPr>
      <w:r>
        <w:t xml:space="preserve">On the date of this contract the Buyer will pay the Deposit to the Seller's conveyancer.</w:t>
      </w:r>
    </w:p>
    <w:p>
      <w:pPr>
        <w:pStyle w:val="ListParagraph"/>
        <w:numPr>
          <w:ilvl w:val="0"/>
          <w:numId w:val="2"/>
        </w:numPr>
        <w:spacing w:after="100"/>
      </w:pPr>
      <w:r>
        <w:t xml:space="preserve">The Deposit is to be held by the Seller's conveyancer as stakeholder pending completion.</w:t>
      </w:r>
    </w:p>
    <w:p>
      <w:pPr>
        <w:pStyle w:val="ListParagraph"/>
        <w:numPr>
          <w:ilvl w:val="0"/>
          <w:numId w:val="2"/>
        </w:numPr>
        <w:spacing w:after="100"/>
      </w:pPr>
      <w:r>
        <w:t xml:space="preserve">If the Buyer does not complete in accordance with this contract the Deposit (together with accrued interest) is forfeit to the Seller, without prejudice to the Seller's other remedies.</w:t>
      </w:r>
    </w:p>
    <w:p>
      <w:pPr>
        <w:pStyle w:val="Heading1"/>
      </w:pPr>
      <w:r>
        <w:t xml:space="preserve">Title</w:t>
      </w:r>
    </w:p>
    <w:p>
      <w:pPr>
        <w:pStyle w:val="ListParagraph"/>
        <w:numPr>
          <w:ilvl w:val="0"/>
          <w:numId w:val="2"/>
        </w:numPr>
        <w:spacing w:after="100"/>
      </w:pPr>
      <w:r>
        <w:t xml:space="preserve">The Property has a registered title and the Buyer is deemed to have full knowledge of the registered title and the entries on it and will raise no requisition or objection in respect of them.</w:t>
      </w:r>
    </w:p>
    <w:p>
      <w:pPr>
        <w:pStyle w:val="ListParagraph"/>
        <w:numPr>
          <w:ilvl w:val="0"/>
          <w:numId w:val="2"/>
        </w:numPr>
        <w:spacing w:after="100"/>
      </w:pPr>
      <w:r>
        <w:t xml:space="preserve">The Buyer accepts the title as deduced before the date of this contract and will not be entitled to raise any requisition in relation to that title.</w:t>
      </w:r>
    </w:p>
    <w:p>
      <w:pPr>
        <w:pStyle w:val="Heading1"/>
      </w:pPr>
      <w:r>
        <w:t xml:space="preserve">Tenancies</w:t>
      </w:r>
    </w:p>
    <w:p>
      <w:pPr>
        <w:pStyle w:val="ListParagraph"/>
        <w:numPr>
          <w:ilvl w:val="0"/>
          <w:numId w:val="2"/>
        </w:numPr>
        <w:spacing w:after="100"/>
      </w:pPr>
      <w:r>
        <w:t xml:space="preserve">The Property is sold subject to the Tenancies. The Seller has provided to the Buyer copies of the leases, licences and other documents listed in Schedule 1.</w:t>
      </w:r>
    </w:p>
    <w:p>
      <w:pPr>
        <w:pStyle w:val="ListParagraph"/>
        <w:numPr>
          <w:ilvl w:val="0"/>
          <w:numId w:val="2"/>
        </w:numPr>
        <w:spacing w:after="100"/>
      </w:pPr>
      <w:r>
        <w:t xml:space="preserve">The Seller will not, without the Buyer's written consent, between the date of this contract and completion: (a) agree any rent review, surrender or variation of any Tenancy; (b) serve or accept any notice to determine any Tenancy; or (c) grant any new lease or licence affecting the Property.</w:t>
      </w:r>
    </w:p>
    <w:p>
      <w:pPr>
        <w:pStyle w:val="ListParagraph"/>
        <w:numPr>
          <w:ilvl w:val="0"/>
          <w:numId w:val="2"/>
        </w:numPr>
        <w:spacing w:after="100"/>
      </w:pPr>
      <w:r>
        <w:t xml:space="preserve">Between the date of this contract and completion the Seller will manage the Property in accordance with the principles of good estate management and will account to the Buyer on completion for rents and other outgoings on the basis of an apportionment as at the Completion Date.</w:t>
      </w:r>
    </w:p>
    <w:p>
      <w:pPr>
        <w:pStyle w:val="Heading1"/>
      </w:pPr>
      <w:r>
        <w:t xml:space="preserve">Rent deposit</w:t>
      </w:r>
    </w:p>
    <w:p>
      <w:pPr>
        <w:pStyle w:val="ListParagraph"/>
        <w:numPr>
          <w:ilvl w:val="0"/>
          <w:numId w:val="2"/>
        </w:numPr>
        <w:spacing w:after="100"/>
      </w:pPr>
      <w:r>
        <w:t xml:space="preserve">On completion the Seller will assign to the Buyer the benefit of the Rent Deposit Deed and will pay to the Buyer the rent deposit of £45,000 held under it, by way of adjustment to the completion statement.</w:t>
      </w:r>
    </w:p>
    <w:p>
      <w:pPr>
        <w:pStyle w:val="ListParagraph"/>
        <w:numPr>
          <w:ilvl w:val="0"/>
          <w:numId w:val="2"/>
        </w:numPr>
        <w:spacing w:after="100"/>
      </w:pPr>
      <w:r>
        <w:t xml:space="preserve">The Buyer will from completion comply with the obligations of the landlord under the Rent Deposit Deed and will indemnify the Seller against any claim arising after completion.</w:t>
      </w:r>
    </w:p>
    <w:p>
      <w:pPr>
        <w:pStyle w:val="Heading1"/>
      </w:pPr>
      <w:r>
        <w:t xml:space="preserve">VAT and TOGC</w:t>
      </w:r>
    </w:p>
    <w:p>
      <w:pPr>
        <w:pStyle w:val="ListParagraph"/>
        <w:numPr>
          <w:ilvl w:val="0"/>
          <w:numId w:val="2"/>
        </w:numPr>
        <w:spacing w:after="100"/>
      </w:pPr>
      <w:r>
        <w:t xml:space="preserve">The parties intend that the sale of the Property is treated as a TOGC and that no VAT is chargeable on the Purchase Price.</w:t>
      </w:r>
    </w:p>
    <w:p>
      <w:pPr>
        <w:pStyle w:val="ListParagraph"/>
        <w:numPr>
          <w:ilvl w:val="0"/>
          <w:numId w:val="2"/>
        </w:numPr>
        <w:spacing w:after="100"/>
      </w:pPr>
      <w:r>
        <w:t xml:space="preserve">The Buyer warrants that on or before the Completion Date it will: (a) be registered for VAT; (b) have made an option to tax the Property and notified that option to HMRC; and (c) have notified the Seller in writing that its option to tax will not be disapplied.</w:t>
      </w:r>
    </w:p>
    <w:p>
      <w:pPr>
        <w:pStyle w:val="ListParagraph"/>
        <w:numPr>
          <w:ilvl w:val="0"/>
          <w:numId w:val="2"/>
        </w:numPr>
        <w:spacing w:after="100"/>
      </w:pPr>
      <w:r>
        <w:t xml:space="preserve">If, despite the parties' intention, HMRC determines that VAT is chargeable, the Buyer will pay that VAT to the Seller within ten working days of production of a valid VAT invoice.</w:t>
      </w:r>
    </w:p>
    <w:p>
      <w:pPr>
        <w:pStyle w:val="Heading1"/>
      </w:pPr>
      <w:r>
        <w:t xml:space="preserve">Completion</w:t>
      </w:r>
    </w:p>
    <w:p>
      <w:pPr>
        <w:pStyle w:val="ListParagraph"/>
        <w:numPr>
          <w:ilvl w:val="0"/>
          <w:numId w:val="2"/>
        </w:numPr>
        <w:spacing w:after="100"/>
      </w:pPr>
      <w:r>
        <w:t xml:space="preserve">Completion will take place on the Completion Date at the offices of the Seller's conveyancer or where they reasonably direct.</w:t>
      </w:r>
    </w:p>
    <w:p>
      <w:pPr>
        <w:pStyle w:val="ListParagraph"/>
        <w:numPr>
          <w:ilvl w:val="0"/>
          <w:numId w:val="2"/>
        </w:numPr>
        <w:spacing w:after="100"/>
      </w:pPr>
      <w:r>
        <w:t xml:space="preserve">On completion the Buyer will pay the balance of the Purchase Price (after credit for the Deposit and any apportionments) to the Seller's conveyancer.</w:t>
      </w:r>
    </w:p>
    <w:p>
      <w:pPr>
        <w:pStyle w:val="ListParagraph"/>
        <w:numPr>
          <w:ilvl w:val="0"/>
          <w:numId w:val="2"/>
        </w:numPr>
        <w:spacing w:after="100"/>
      </w:pPr>
      <w:r>
        <w:t xml:space="preserve">The amount payable on completion will be adjusted in accordance with the completion statement to reflect apportionments of rent, service charge and insurance and the assignment of the rent deposit.</w:t>
      </w:r>
    </w:p>
    <w:p>
      <w:pPr>
        <w:pStyle w:val="ListParagraph"/>
        <w:numPr>
          <w:ilvl w:val="0"/>
          <w:numId w:val="2"/>
        </w:numPr>
        <w:spacing w:after="100"/>
      </w:pPr>
      <w:r>
        <w:t xml:space="preserve">If completion does not take place by 2.00 p.m. on the Completion Date completion is treated for the purposes of the Standard Conditions as taking place on the next working day.</w:t>
      </w:r>
    </w:p>
    <w:p>
      <w:pPr>
        <w:pStyle w:val="Heading1"/>
      </w:pPr>
      <w:r>
        <w:t xml:space="preserve">Transfer</w:t>
      </w:r>
    </w:p>
    <w:p>
      <w:pPr>
        <w:pStyle w:val="ListParagraph"/>
        <w:numPr>
          <w:ilvl w:val="0"/>
          <w:numId w:val="2"/>
        </w:numPr>
        <w:spacing w:after="100"/>
      </w:pPr>
      <w:r>
        <w:t xml:space="preserve">The Buyer will deliver to the Seller a draft transfer at least </w:t>
      </w:r>
      <w:del w:id="903" w:author="James Osei" w:date="2026-03-26T10:02:00Z">
        <w:r>
          <w:delText xml:space="preserve">five</w:delText>
        </w:r>
      </w:del>
      <w:ins w:id="904" w:author="James Osei" w:date="2026-03-26T10:02:00Z">
        <w:r>
          <w:t xml:space="preserve">ten</w:t>
        </w:r>
      </w:ins>
      <w:r>
        <w:t xml:space="preserve"> working days before the Completion Date. The transfer will contain the indemnity covenant and the assignment of the Rent Deposit Deed referred to in clause 9.</w:t>
      </w:r>
    </w:p>
    <w:p>
      <w:pPr>
        <w:pStyle w:val="Heading1"/>
      </w:pPr>
      <w:r>
        <w:t xml:space="preserve">Insurance</w:t>
      </w:r>
    </w:p>
    <w:p>
      <w:pPr>
        <w:pStyle w:val="ListParagraph"/>
        <w:numPr>
          <w:ilvl w:val="0"/>
          <w:numId w:val="2"/>
        </w:numPr>
        <w:spacing w:after="100"/>
      </w:pPr>
      <w:del w:id="905" w:author="James Osei" w:date="2026-03-26T10:05:00Z">
        <w:r>
          <w:delText xml:space="preserve">The Seller is not obliged to insure the Property and Standard Condition 7.1 does not apply. The Buyer is advised to insure the Property from the date of this contract.</w:delText>
        </w:r>
      </w:del>
      <w:ins w:id="906" w:author="James Osei" w:date="2026-03-26T10:05:00Z">
        <w:r>
          <w:t xml:space="preserve">The Seller will keep the Property insured to its full reinstatement value with a reputable insurer from the date of this contract until completion and will produce evidence of cover to the Buyer on request. If the Property suffers damage before completion the Buyer may rescind this contract only where the Property is rendered unusable for its existing use; otherwise the Seller will pay or assign to the Buyer the relevant insurance proceeds on completion.</w:t>
        </w:r>
      </w:ins>
    </w:p>
    <w:p>
      <w:pPr>
        <w:pStyle w:val="Heading1"/>
      </w:pPr>
      <w:r>
        <w:t xml:space="preserve">Risk and warranties</w:t>
      </w:r>
    </w:p>
    <w:p>
      <w:pPr>
        <w:pStyle w:val="ListParagraph"/>
        <w:numPr>
          <w:ilvl w:val="0"/>
          <w:numId w:val="2"/>
        </w:numPr>
        <w:spacing w:after="100"/>
      </w:pPr>
      <w:r>
        <w:t xml:space="preserve">The Buyer buys the Property in its actual state and condition and the Seller gives no warranty as to its condition or fitness for any purpose, save for the title guarantee and the matters set out in this contract.</w:t>
      </w:r>
    </w:p>
    <w:p>
      <w:pPr>
        <w:pStyle w:val="ListParagraph"/>
        <w:numPr>
          <w:ilvl w:val="0"/>
          <w:numId w:val="2"/>
        </w:numPr>
        <w:spacing w:after="100"/>
      </w:pPr>
      <w:r>
        <w:t xml:space="preserve">The Buyer acknowledges that it has not entered into this contract in reliance on any representation made by or on behalf of the Seller except any representation made in writing by the Seller's conveyancer in replies to the Buyer's pre-contract enquiries.</w:t>
      </w:r>
    </w:p>
    <w:p>
      <w:pPr>
        <w:pStyle w:val="Heading1"/>
      </w:pPr>
      <w:r>
        <w:t xml:space="preserve">Notices</w:t>
      </w:r>
    </w:p>
    <w:p>
      <w:pPr>
        <w:pStyle w:val="ListParagraph"/>
        <w:numPr>
          <w:ilvl w:val="0"/>
          <w:numId w:val="2"/>
        </w:numPr>
        <w:spacing w:after="100"/>
      </w:pPr>
      <w:r>
        <w:t xml:space="preserve">All notices must be in writing and delivered by hand or sent by first-class post or document exchange to the relevant party's conveyancer. Standard Condition 1.3 applies to the service of notices.</w:t>
      </w:r>
    </w:p>
    <w:p>
      <w:pPr>
        <w:pStyle w:val="Heading1"/>
      </w:pPr>
      <w:r>
        <w:t xml:space="preserve">Governing law and jurisdiction</w:t>
      </w:r>
    </w:p>
    <w:p>
      <w:pPr>
        <w:pStyle w:val="ListParagraph"/>
        <w:numPr>
          <w:ilvl w:val="0"/>
          <w:numId w:val="2"/>
        </w:numPr>
        <w:spacing w:after="100"/>
      </w:pPr>
      <w:r>
        <w:t xml:space="preserve">This contract and any dispute arising out of it are governed by the law of England and Wales and the parties submit to the exclusive jurisdiction of the courts of England and Wales.</w:t>
      </w:r>
    </w:p>
    <w:p>
      <w:pPr>
        <w:pageBreakBefore/>
      </w:pPr>
      <w:r>
        <w:t xml:space="preserve"/>
      </w:r>
    </w:p>
    <w:p>
      <w:pPr>
        <w:pStyle w:val="Heading1"/>
      </w:pPr>
      <w:r>
        <w:t xml:space="preserve">Schedule 1 - Tenancy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900"/>
        <w:gridCol w:w="1660"/>
        <w:gridCol w:w="2000"/>
      </w:tblGrid>
      <w:tr>
        <w:tc>
          <w:tcPr>
            <w:tcW w:type="dxa" w:w="13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Unit</w:t>
            </w:r>
          </w:p>
        </w:tc>
        <w:tc>
          <w:tcPr>
            <w:tcW w:type="dxa" w:w="25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Tenant</w:t>
            </w:r>
          </w:p>
        </w:tc>
        <w:tc>
          <w:tcPr>
            <w:tcW w:type="dxa" w:w="19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Term</w:t>
            </w:r>
          </w:p>
        </w:tc>
        <w:tc>
          <w:tcPr>
            <w:tcW w:type="dxa" w:w="166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Rent p.a.</w:t>
            </w:r>
          </w:p>
        </w:tc>
        <w:tc>
          <w:tcPr>
            <w:tcW w:type="dxa" w:w="20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Next review / break</w:t>
            </w:r>
          </w:p>
        </w:tc>
      </w:tr>
      <w:tr>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Ground</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Meridian Software Solutions Limited</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 yrs from 25/03/2021</w:t>
            </w:r>
          </w:p>
        </w:tc>
        <w:tc>
          <w:tcPr>
            <w:tcW w:type="dxa" w:w="16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£248,000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Review 25/03/2026</w:t>
            </w:r>
          </w:p>
        </w:tc>
      </w:tr>
      <w:tr>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Unit 1</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Carrington Wealth LLP</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5 yrs from 29/09/2023</w:t>
            </w:r>
          </w:p>
        </w:tc>
        <w:tc>
          <w:tcPr>
            <w:tcW w:type="dxa" w:w="16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£164,400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Break 29/09/2026</w:t>
            </w:r>
          </w:p>
        </w:tc>
      </w:tr>
      <w:tr>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Unit 2</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Aldgate Print Services Limited</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5 yrs from 14/03/2023</w:t>
            </w:r>
          </w:p>
        </w:tc>
        <w:tc>
          <w:tcPr>
            <w:tcW w:type="dxa" w:w="16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£112,000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Review 14/03/2028</w:t>
            </w:r>
          </w:p>
        </w:tc>
      </w:tr>
      <w:tr>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Unit 3</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Holt &amp; Bridger Architects Ltd</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 yrs from 01/06/2024</w:t>
            </w:r>
          </w:p>
        </w:tc>
        <w:tc>
          <w:tcPr>
            <w:tcW w:type="dxa" w:w="16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£88,000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Expiry 31/05/2027</w:t>
            </w:r>
          </w:p>
        </w:tc>
      </w:tr>
      <w:tr>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bCs/>
              </w:rPr>
              <w:t xml:space="preserve">Total passing rent</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
            </w:r>
          </w:p>
        </w:tc>
        <w:tc>
          <w:tcPr>
            <w:tcW w:type="dxa" w:w="16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bCs/>
              </w:rPr>
              <w:t xml:space="preserve">£612,400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
            </w:r>
          </w:p>
        </w:tc>
      </w:tr>
    </w:tbl>
    <w:p>
      <w:pPr>
        <w:pStyle w:val="Heading1"/>
      </w:pPr>
      <w:r>
        <w:t xml:space="preserve">Schedule 2 - Documents</w:t>
      </w:r>
    </w:p>
    <w:p>
      <w:pPr>
        <w:pStyle w:val="ListParagraph"/>
        <w:numPr>
          <w:ilvl w:val="0"/>
          <w:numId w:val="3"/>
        </w:numPr>
        <w:spacing w:after="80"/>
      </w:pPr>
      <w:r>
        <w:t xml:space="preserve">Official copy of the registered title BK482913 and title plan dated 28 January 2026.</w:t>
      </w:r>
    </w:p>
    <w:p>
      <w:pPr>
        <w:pStyle w:val="ListParagraph"/>
        <w:numPr>
          <w:ilvl w:val="0"/>
          <w:numId w:val="3"/>
        </w:numPr>
        <w:spacing w:after="80"/>
      </w:pPr>
      <w:r>
        <w:t xml:space="preserve">Copies of the four occupational leases listed in Schedule 1.</w:t>
      </w:r>
    </w:p>
    <w:p>
      <w:pPr>
        <w:pStyle w:val="ListParagraph"/>
        <w:numPr>
          <w:ilvl w:val="0"/>
          <w:numId w:val="3"/>
        </w:numPr>
        <w:spacing w:after="80"/>
      </w:pPr>
      <w:r>
        <w:t xml:space="preserve">Rent Deposit Deed dated 14 March 2023 (Unit 2).</w:t>
      </w:r>
    </w:p>
    <w:p>
      <w:pPr>
        <w:pStyle w:val="ListParagraph"/>
        <w:numPr>
          <w:ilvl w:val="0"/>
          <w:numId w:val="3"/>
        </w:numPr>
        <w:spacing w:after="80"/>
      </w:pPr>
      <w:r>
        <w:t xml:space="preserve">Service charge accounts for the years ended 31 December 2023, 2024 and 2025.</w:t>
      </w:r>
    </w:p>
    <w:p>
      <w:pPr>
        <w:pStyle w:val="ListParagraph"/>
        <w:numPr>
          <w:ilvl w:val="0"/>
          <w:numId w:val="3"/>
        </w:numPr>
        <w:spacing w:after="80"/>
      </w:pPr>
      <w:r>
        <w:t xml:space="preserve">EPC certificates for each let unit (ratings B-C).</w:t>
      </w:r>
    </w:p>
    <w:p>
      <w:pPr>
        <w:spacing w:after="160" w:before="280"/>
      </w:pPr>
      <w:r>
        <w:rPr>
          <w:b/>
          <w:bCs/>
        </w:rPr>
        <w:t xml:space="preserve">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EXECUTED as a deed by
Calderdale Asset Holdings Limited
acting by a director
Director .............................</w:t>
            </w:r>
          </w:p>
        </w:tc>
        <w:tc>
          <w:tcPr>
            <w:tcW w:type="dxa" w:w="46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EXECUTED as a deed by
Thornbury Properties Limited
acting by a director
Director .............................</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sz w:val="16"/>
        <w:szCs w:val="16"/>
      </w:rPr>
      <w:t xml:space="preserve">Contract for sale - Quartz House, 14-18 Forbury Road, Reading RG1 3JH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44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2026-06-28T15:16:26.843Z</dcterms:created>
  <dcterms:modified xsi:type="dcterms:W3CDTF">2026-06-28T15:16:26.843Z</dcterms:modified>
</cp:coreProperties>
</file>

<file path=docProps/custom.xml><?xml version="1.0" encoding="utf-8"?>
<Properties xmlns="http://schemas.openxmlformats.org/officeDocument/2006/custom-properties" xmlns:vt="http://schemas.openxmlformats.org/officeDocument/2006/docPropsVTypes"/>
</file>