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0"/>
          <w:szCs w:val="20"/>
        </w:rPr>
        <w:t xml:space="preserve">DATED                                              2025</w:t>
      </w:r>
    </w:p>
    <w:p>
      <w:pPr>
        <w:spacing w:after="240"/>
        <w:jc w:val="center"/>
      </w:pPr>
      <w:r>
        <w:rPr>
          <w:sz w:val="20"/>
          <w:szCs w:val="20"/>
        </w:rPr>
        <w:t xml:space="preserve">________________________________</w:t>
      </w:r>
    </w:p>
    <w:p>
      <w:pPr>
        <w:jc w:val="center"/>
      </w:pPr>
      <w:r>
        <w:rPr>
          <w:b/>
          <w:bCs/>
          <w:sz w:val="24"/>
          <w:szCs w:val="24"/>
        </w:rPr>
        <w:t xml:space="preserve">(1) WESTGATE TRUST ESTATES LIMITED</w:t>
      </w:r>
    </w:p>
    <w:p>
      <w:pPr>
        <w:spacing w:after="120"/>
        <w:jc w:val="center"/>
      </w:pPr>
      <w:r>
        <w:rPr>
          <w:sz w:val="22"/>
          <w:szCs w:val="22"/>
        </w:rPr>
        <w:t xml:space="preserve">and</w:t>
      </w:r>
    </w:p>
    <w:p>
      <w:pPr>
        <w:spacing w:after="240"/>
        <w:jc w:val="center"/>
      </w:pPr>
      <w:r>
        <w:rPr>
          <w:b/>
          <w:bCs/>
          <w:sz w:val="24"/>
          <w:szCs w:val="24"/>
        </w:rPr>
        <w:t xml:space="preserve">(2) THORNBURY PROPERTIES LIMITED</w:t>
      </w:r>
    </w:p>
    <w:p>
      <w:pPr>
        <w:spacing w:after="60"/>
        <w:jc w:val="center"/>
      </w:pPr>
      <w:r>
        <w:rPr>
          <w:sz w:val="20"/>
          <w:szCs w:val="20"/>
        </w:rPr>
        <w:t xml:space="preserve">________________________________</w:t>
      </w:r>
    </w:p>
    <w:p>
      <w:pPr>
        <w:jc w:val="center"/>
      </w:pPr>
      <w:r>
        <w:rPr>
          <w:b/>
          <w:bCs/>
          <w:sz w:val="30"/>
          <w:szCs w:val="30"/>
        </w:rPr>
        <w:t xml:space="preserve">CONTRACT</w:t>
      </w:r>
    </w:p>
    <w:p>
      <w:pPr>
        <w:spacing w:after="60"/>
        <w:jc w:val="center"/>
      </w:pPr>
      <w:r>
        <w:rPr>
          <w:sz w:val="20"/>
          <w:szCs w:val="20"/>
        </w:rPr>
        <w:t xml:space="preserve">for the sale and purchase of the freehold property known as</w:t>
      </w:r>
    </w:p>
    <w:p>
      <w:pPr>
        <w:jc w:val="center"/>
      </w:pPr>
      <w:r>
        <w:rPr>
          <w:i/>
          <w:iCs/>
          <w:sz w:val="22"/>
          <w:szCs w:val="22"/>
        </w:rPr>
        <w:t xml:space="preserve">Cedarbridge Business Park, Brunel Way, Reading RG2 0TD</w:t>
      </w:r>
    </w:p>
    <w:p>
      <w:pPr>
        <w:spacing w:after="240"/>
        <w:jc w:val="center"/>
      </w:pPr>
      <w:r>
        <w:rPr>
          <w:sz w:val="20"/>
          <w:szCs w:val="20"/>
        </w:rPr>
        <w:t xml:space="preserve">________________________________</w:t>
      </w:r>
    </w:p>
    <w:p>
      <w:pPr>
        <w:spacing w:after="40"/>
        <w:jc w:val="center"/>
      </w:pPr>
      <w:r>
        <w:rPr>
          <w:sz w:val="18"/>
          <w:szCs w:val="18"/>
        </w:rPr>
        <w:t xml:space="preserve">Whitfield Carter LLP</w:t>
      </w:r>
    </w:p>
    <w:p>
      <w:pPr>
        <w:jc w:val="center"/>
      </w:pPr>
      <w:r>
        <w:rPr>
          <w:color w:val="595959"/>
          <w:sz w:val="16"/>
          <w:szCs w:val="16"/>
        </w:rPr>
        <w:t xml:space="preserve">22 Bishopsgate, London EC2N 4BQ  —  Ref: SW/CEDAR/14207</w:t>
      </w:r>
    </w:p>
    <w:p>
      <w:pPr>
        <w:pageBreakBefore/>
      </w:pPr>
      <w:r>
        <w:t xml:space="preserve"/>
      </w:r>
    </w:p>
    <w:p>
      <w:pPr>
        <w:spacing w:after="100"/>
      </w:pPr>
      <w:r>
        <w:t xml:space="preserve">THIS CONTRACT is made between the parties listed below.</w:t>
      </w:r>
    </w:p>
    <w:p>
      <w:pPr>
        <w:pStyle w:val="Heading1"/>
      </w:pPr>
      <w:r>
        <w:t xml:space="preserve">Parties</w:t>
      </w:r>
    </w:p>
    <w:p>
      <w:pPr>
        <w:pStyle w:val="ListParagraph"/>
        <w:numPr>
          <w:ilvl w:val="0"/>
          <w:numId w:val="2"/>
        </w:numPr>
        <w:spacing w:after="90"/>
      </w:pPr>
      <w:r>
        <w:t xml:space="preserve">WESTGATE TRUST ESTATES LIMITED (company number 06721184) whose registered office is at Westgate House, 9 Coley Avenue, Reading RG1 6AF (the "Seller"); and</w:t>
      </w:r>
    </w:p>
    <w:p>
      <w:pPr>
        <w:pStyle w:val="ListParagraph"/>
        <w:numPr>
          <w:ilvl w:val="0"/>
          <w:numId w:val="2"/>
        </w:numPr>
        <w:spacing w:after="90"/>
      </w:pPr>
      <w:r>
        <w:t xml:space="preserve">THORNBURY PROPERTIES LIMITED (company number 04419872) whose registered office is at Riverside House, 14 Tilbury Road, London SW6 3HX (the "Buyer").</w:t>
      </w:r>
    </w:p>
    <w:p>
      <w:pPr>
        <w:pStyle w:val="Heading1"/>
      </w:pPr>
      <w:r>
        <w:t xml:space="preserve">1. Definitions and interpretation</w:t>
      </w:r>
    </w:p>
    <w:p>
      <w:pPr>
        <w:spacing w:after="100"/>
      </w:pPr>
      <w:r>
        <w:t xml:space="preserve">1.1  In this Contract the following definitions apply:</w:t>
      </w:r>
    </w:p>
    <w:p>
      <w:pPr>
        <w:spacing w:after="90"/>
        <w:ind w:left="600" w:hanging="600"/>
      </w:pPr>
      <w:r>
        <w:rPr>
          <w:b/>
          <w:bCs/>
        </w:rPr>
        <w:t xml:space="preserve">"Actual Completion Date" </w:t>
      </w:r>
      <w:r>
        <w:t xml:space="preserve">the date on which Completion actually takes place</w:t>
      </w:r>
    </w:p>
    <w:p>
      <w:pPr>
        <w:spacing w:after="90"/>
        <w:ind w:left="600" w:hanging="600"/>
      </w:pPr>
      <w:r>
        <w:rPr>
          <w:b/>
          <w:bCs/>
        </w:rPr>
        <w:t xml:space="preserve">"Apportionment Day" </w:t>
      </w:r>
      <w:r>
        <w:t xml:space="preserve">the Completion Date</w:t>
      </w:r>
    </w:p>
    <w:p>
      <w:pPr>
        <w:spacing w:after="90"/>
        <w:ind w:left="600" w:hanging="600"/>
      </w:pPr>
      <w:r>
        <w:rPr>
          <w:b/>
          <w:bCs/>
        </w:rPr>
        <w:t xml:space="preserve">"Buyer's Conveyancer" </w:t>
      </w:r>
      <w:r>
        <w:t xml:space="preserve">Whitfield Carter LLP of 22 Bishopsgate, London EC2N 4BQ (ref SW/CEDAR/14207)</w:t>
      </w:r>
    </w:p>
    <w:p>
      <w:pPr>
        <w:spacing w:after="90"/>
        <w:ind w:left="600" w:hanging="600"/>
      </w:pPr>
      <w:r>
        <w:rPr>
          <w:b/>
          <w:bCs/>
        </w:rPr>
        <w:t xml:space="preserve">"Completion" </w:t>
      </w:r>
      <w:r>
        <w:t xml:space="preserve">completion of the sale and purchase of the Property in accordance with clause 9</w:t>
      </w:r>
    </w:p>
    <w:p>
      <w:pPr>
        <w:spacing w:after="90"/>
        <w:ind w:left="600" w:hanging="600"/>
      </w:pPr>
      <w:r>
        <w:rPr>
          <w:b/>
          <w:bCs/>
        </w:rPr>
        <w:t xml:space="preserve">"Completion Date" </w:t>
      </w:r>
      <w:r>
        <w:t xml:space="preserve">12 December 2025 or such other date as the parties may agree in writing</w:t>
      </w:r>
    </w:p>
    <w:p>
      <w:pPr>
        <w:spacing w:after="90"/>
        <w:ind w:left="600" w:hanging="600"/>
      </w:pPr>
      <w:r>
        <w:rPr>
          <w:b/>
          <w:bCs/>
        </w:rPr>
        <w:t xml:space="preserve">"Contract Rate" </w:t>
      </w:r>
      <w:r>
        <w:t xml:space="preserve">4 per cent per annum above the base lending rate of Barclays Bank plc from time to time</w:t>
      </w:r>
    </w:p>
    <w:p>
      <w:pPr>
        <w:spacing w:after="90"/>
        <w:ind w:left="600" w:hanging="600"/>
      </w:pPr>
      <w:r>
        <w:rPr>
          <w:b/>
          <w:bCs/>
        </w:rPr>
        <w:t xml:space="preserve">"Deposit" </w:t>
      </w:r>
      <w:r>
        <w:t xml:space="preserve">a sum equal to 10 per cent of the Purchase Price, namely £1,425,000</w:t>
      </w:r>
    </w:p>
    <w:p>
      <w:pPr>
        <w:spacing w:after="90"/>
        <w:ind w:left="600" w:hanging="600"/>
      </w:pPr>
      <w:r>
        <w:rPr>
          <w:b/>
          <w:bCs/>
        </w:rPr>
        <w:t xml:space="preserve">"Existing Leases" </w:t>
      </w:r>
      <w:r>
        <w:t xml:space="preserve">the leases and tenancies of the Property listed in Part 2 of the Schedule</w:t>
      </w:r>
    </w:p>
    <w:p>
      <w:pPr>
        <w:spacing w:after="90"/>
        <w:ind w:left="600" w:hanging="600"/>
      </w:pPr>
      <w:r>
        <w:rPr>
          <w:b/>
          <w:bCs/>
        </w:rPr>
        <w:t xml:space="preserve">"Occupational Tenants" </w:t>
      </w:r>
      <w:r>
        <w:t xml:space="preserve">the tenants under the Existing Leases</w:t>
      </w:r>
    </w:p>
    <w:p>
      <w:pPr>
        <w:spacing w:after="90"/>
        <w:ind w:left="600" w:hanging="600"/>
      </w:pPr>
      <w:r>
        <w:rPr>
          <w:b/>
          <w:bCs/>
        </w:rPr>
        <w:t xml:space="preserve">"Property" </w:t>
      </w:r>
      <w:r>
        <w:t xml:space="preserve">the freehold property known as Cedarbridge Business Park, Brunel Way, Reading RG2 0TD registered at HM Land Registry under title number BK472913, more particularly described in Part 1 of the Schedule</w:t>
      </w:r>
    </w:p>
    <w:p>
      <w:pPr>
        <w:spacing w:after="90"/>
        <w:ind w:left="600" w:hanging="600"/>
      </w:pPr>
      <w:r>
        <w:rPr>
          <w:b/>
          <w:bCs/>
        </w:rPr>
        <w:t xml:space="preserve">"Purchase Price" </w:t>
      </w:r>
      <w:r>
        <w:t xml:space="preserve">£14,250,000 (fourteen million two hundred and fifty thousand pounds)</w:t>
      </w:r>
    </w:p>
    <w:p>
      <w:pPr>
        <w:spacing w:after="90"/>
        <w:ind w:left="600" w:hanging="600"/>
      </w:pPr>
      <w:r>
        <w:rPr>
          <w:b/>
          <w:bCs/>
        </w:rPr>
        <w:t xml:space="preserve">"Rent Deposit Deed" </w:t>
      </w:r>
      <w:r>
        <w:t xml:space="preserve">the rent deposit deed dated 14 March 2023 between the Seller and Maple Systems Limited in respect of Unit 4</w:t>
      </w:r>
    </w:p>
    <w:p>
      <w:pPr>
        <w:spacing w:after="90"/>
        <w:ind w:left="600" w:hanging="600"/>
      </w:pPr>
      <w:r>
        <w:rPr>
          <w:b/>
          <w:bCs/>
        </w:rPr>
        <w:t xml:space="preserve">"Standard Conditions" </w:t>
      </w:r>
      <w:r>
        <w:t xml:space="preserve">the Standard Commercial Property Conditions (Third Edition — 2018 Revision)</w:t>
      </w:r>
    </w:p>
    <w:p>
      <w:pPr>
        <w:spacing w:after="90"/>
        <w:ind w:left="600" w:hanging="600"/>
      </w:pPr>
      <w:r>
        <w:rPr>
          <w:b/>
          <w:bCs/>
        </w:rPr>
        <w:t xml:space="preserve">"TOGC" </w:t>
      </w:r>
      <w:r>
        <w:t xml:space="preserve">a transfer of a business as a going concern that is treated as neither a supply of goods nor a supply of services for VAT purposes under article 5 of the Value Added Tax (Special Provisions) Order 1995</w:t>
      </w:r>
    </w:p>
    <w:p>
      <w:pPr>
        <w:spacing w:after="90"/>
        <w:ind w:left="600" w:hanging="600"/>
      </w:pPr>
      <w:r>
        <w:rPr>
          <w:b/>
          <w:bCs/>
        </w:rPr>
        <w:t xml:space="preserve">"VAT" </w:t>
      </w:r>
      <w:r>
        <w:t xml:space="preserve">value added tax chargeable under the Value Added Tax Act 1994</w:t>
      </w:r>
    </w:p>
    <w:p>
      <w:pPr>
        <w:pStyle w:val="ListParagraph"/>
        <w:numPr>
          <w:ilvl w:val="1"/>
          <w:numId w:val="2"/>
        </w:numPr>
        <w:spacing w:after="90"/>
      </w:pPr>
      <w:r>
        <w:t xml:space="preserve">This Contract incorporates the Standard Conditions so far as they are not varied by or inconsistent with the terms of this Contract. Where there is a conflict, the terms of this Contract prevail.</w:t>
      </w:r>
    </w:p>
    <w:p>
      <w:pPr>
        <w:pStyle w:val="ListParagraph"/>
        <w:numPr>
          <w:ilvl w:val="1"/>
          <w:numId w:val="2"/>
        </w:numPr>
        <w:spacing w:after="90"/>
      </w:pPr>
      <w:r>
        <w:t xml:space="preserve">References to clauses and the Schedule are to clauses of and the Schedule to this Contract. Headings do not affect interpretation.</w:t>
      </w:r>
    </w:p>
    <w:p>
      <w:pPr>
        <w:pStyle w:val="ListParagraph"/>
        <w:numPr>
          <w:ilvl w:val="1"/>
          <w:numId w:val="2"/>
        </w:numPr>
        <w:spacing w:after="90"/>
      </w:pPr>
      <w:r>
        <w:t xml:space="preserve">A reference to a statute or statutory provision is a reference to it as amended, extended or re-enacted from time to time.</w:t>
      </w:r>
    </w:p>
    <w:p>
      <w:pPr>
        <w:pStyle w:val="Heading1"/>
      </w:pPr>
      <w:r>
        <w:t xml:space="preserve">2. Sale and purchase</w:t>
      </w:r>
    </w:p>
    <w:p>
      <w:pPr>
        <w:pStyle w:val="ListParagraph"/>
        <w:numPr>
          <w:ilvl w:val="1"/>
          <w:numId w:val="2"/>
        </w:numPr>
        <w:spacing w:after="90"/>
      </w:pPr>
      <w:r>
        <w:t xml:space="preserve">The Seller will sell and the Buyer will buy the Property for the Purchase Price on the terms of this Contract.</w:t>
      </w:r>
    </w:p>
    <w:p>
      <w:pPr>
        <w:pStyle w:val="ListParagraph"/>
        <w:numPr>
          <w:ilvl w:val="1"/>
          <w:numId w:val="2"/>
        </w:numPr>
        <w:spacing w:after="90"/>
      </w:pPr>
      <w:r>
        <w:t xml:space="preserve">The Property is sold subject to and with the benefit of the Existing Leases and the matters contained or referred to in the entries on the registers of title number BK472913 (other than financial charges) and the matters disclosed in the replies to enquiries given by or on behalf of the Seller.</w:t>
      </w:r>
    </w:p>
    <w:p>
      <w:pPr>
        <w:pStyle w:val="ListParagraph"/>
        <w:numPr>
          <w:ilvl w:val="1"/>
          <w:numId w:val="2"/>
        </w:numPr>
        <w:spacing w:after="90"/>
      </w:pPr>
      <w:r>
        <w:t xml:space="preserve">The Seller sells with full title guarantee.</w:t>
      </w:r>
    </w:p>
    <w:p>
      <w:pPr>
        <w:pStyle w:val="Heading1"/>
      </w:pPr>
      <w:r>
        <w:t xml:space="preserve">3. Deposit</w:t>
      </w:r>
    </w:p>
    <w:p>
      <w:pPr>
        <w:pStyle w:val="ListParagraph"/>
        <w:numPr>
          <w:ilvl w:val="1"/>
          <w:numId w:val="2"/>
        </w:numPr>
        <w:spacing w:after="90"/>
      </w:pPr>
      <w:r>
        <w:t xml:space="preserve">On the date of this Contract the Buyer will pay the Deposit to the Seller's conveyancer.</w:t>
      </w:r>
    </w:p>
    <w:p>
      <w:pPr>
        <w:pStyle w:val="ListParagraph"/>
        <w:numPr>
          <w:ilvl w:val="1"/>
          <w:numId w:val="2"/>
        </w:numPr>
        <w:spacing w:after="90"/>
      </w:pPr>
      <w:r>
        <w:t xml:space="preserve">The Deposit is to be held by the Seller's conveyancer as stakeholder and paid to the Seller on Completion together with any interest accrued.</w:t>
      </w:r>
    </w:p>
    <w:p>
      <w:pPr>
        <w:pStyle w:val="ListParagraph"/>
        <w:numPr>
          <w:ilvl w:val="1"/>
          <w:numId w:val="2"/>
        </w:numPr>
        <w:spacing w:after="90"/>
      </w:pPr>
      <w:r>
        <w:t xml:space="preserve">Condition 3.2.2 of the Standard Conditions (payment by cheque) does not apply; the Deposit must be paid by electronic transfer from an account held in the name of the Buyer or the Buyer's Conveyancer.</w:t>
      </w:r>
    </w:p>
    <w:p>
      <w:pPr>
        <w:pStyle w:val="Heading1"/>
      </w:pPr>
      <w:r>
        <w:t xml:space="preserve">4. Purchase price and VAT</w:t>
      </w:r>
    </w:p>
    <w:p>
      <w:pPr>
        <w:pStyle w:val="ListParagraph"/>
        <w:numPr>
          <w:ilvl w:val="1"/>
          <w:numId w:val="2"/>
        </w:numPr>
        <w:spacing w:after="90"/>
      </w:pPr>
      <w:r>
        <w:t xml:space="preserve">The Purchase Price is exclusive of VAT.</w:t>
      </w:r>
    </w:p>
    <w:p>
      <w:pPr>
        <w:pStyle w:val="ListParagraph"/>
        <w:numPr>
          <w:ilvl w:val="1"/>
          <w:numId w:val="2"/>
        </w:numPr>
        <w:spacing w:after="90"/>
      </w:pPr>
      <w:r>
        <w:t xml:space="preserve">The parties intend and will use reasonable endeavours to procure that the sale of the Property is treated as a TOGC. The Buyer warrants that, on or before the Completion Date, it will (i) be registered for VAT, (ii) have exercised an option to tax the Property under Schedule 10 to the Value Added Tax Act 1994 and notified that option to HMRC, and (iii) notify the Seller that article 5(2B) of the Value Added Tax (Special Provisions) Order 1995 does not apply to it.</w:t>
      </w:r>
    </w:p>
    <w:p>
      <w:pPr>
        <w:pStyle w:val="ListParagraph"/>
        <w:numPr>
          <w:ilvl w:val="1"/>
          <w:numId w:val="2"/>
        </w:numPr>
        <w:spacing w:after="90"/>
      </w:pPr>
      <w:r>
        <w:t xml:space="preserve">If, notwithstanding the parties' intentions, HMRC determines that VAT is chargeable on the sale, the Buyer will pay that VAT to the Seller against delivery of a valid VAT invoice within 10 working days of the Seller's demand.</w:t>
      </w:r>
    </w:p>
    <w:p>
      <w:pPr>
        <w:pStyle w:val="Heading1"/>
      </w:pPr>
      <w:r>
        <w:t xml:space="preserve">5. Title</w:t>
      </w:r>
    </w:p>
    <w:p>
      <w:pPr>
        <w:pStyle w:val="ListParagraph"/>
        <w:numPr>
          <w:ilvl w:val="1"/>
          <w:numId w:val="2"/>
        </w:numPr>
        <w:spacing w:after="90"/>
      </w:pPr>
      <w:r>
        <w:t xml:space="preserve">The Property has been registered at HM Land Registry with title absolute under title number BK472913. The Buyer is deemed to have full knowledge of the matters referred to in the registers and may not raise any requisition or objection in respect of them.</w:t>
      </w:r>
    </w:p>
    <w:p>
      <w:pPr>
        <w:pStyle w:val="ListParagraph"/>
        <w:numPr>
          <w:ilvl w:val="1"/>
          <w:numId w:val="2"/>
        </w:numPr>
        <w:spacing w:after="90"/>
      </w:pPr>
      <w:r>
        <w:t xml:space="preserve">Title having been deduced before the date of this Contract, conditions 6.1.1 to 6.4.2 of the Standard Conditions do not apply.</w:t>
      </w:r>
    </w:p>
    <w:p>
      <w:pPr>
        <w:pStyle w:val="Heading1"/>
      </w:pPr>
      <w:r>
        <w:t xml:space="preserve">6. Existing leases and management</w:t>
      </w:r>
    </w:p>
    <w:p>
      <w:pPr>
        <w:pStyle w:val="ListParagraph"/>
        <w:numPr>
          <w:ilvl w:val="1"/>
          <w:numId w:val="2"/>
        </w:numPr>
        <w:spacing w:after="90"/>
      </w:pPr>
      <w:r>
        <w:t xml:space="preserve">The Property is sold subject to and with the benefit of the Existing Leases. The Seller has supplied to the Buyer copies of the Existing Leases and the tenancy schedule in Part 2 of the Schedule, which the Buyer acknowledges is accurate in all material respects as at the date of this Contract.</w:t>
      </w:r>
    </w:p>
    <w:p>
      <w:pPr>
        <w:pStyle w:val="ListParagraph"/>
        <w:numPr>
          <w:ilvl w:val="1"/>
          <w:numId w:val="2"/>
        </w:numPr>
        <w:spacing w:after="90"/>
      </w:pPr>
      <w:r>
        <w:t xml:space="preserve">Between the date of this Contract and Completion the Seller will manage the Property in accordance with the principles of good estate management and will not, without the prior written consent of the Buyer (not to be unreasonably withheld or delayed): (a) grant, surrender or vary any lease or tenancy of the Property; (b) agree any rent review; or (c) commence or settle any proceedings against an Occupational Tenant.</w:t>
      </w:r>
    </w:p>
    <w:p>
      <w:pPr>
        <w:pStyle w:val="ListParagraph"/>
        <w:numPr>
          <w:ilvl w:val="1"/>
          <w:numId w:val="2"/>
        </w:numPr>
        <w:spacing w:after="90"/>
      </w:pPr>
      <w:r>
        <w:t xml:space="preserve">The Seller will account to the Buyer on Completion for the Rent Deposit Deed monies (£45,000 plus VAT) held in respect of Unit 4 and the parties will enter into the Rent Deposit Deed in the agreed form to transfer the benefit of and obligations under that deed to the Buyer.</w:t>
      </w:r>
    </w:p>
    <w:p>
      <w:pPr>
        <w:pStyle w:val="Heading1"/>
      </w:pPr>
      <w:r>
        <w:t xml:space="preserve">7. Apportionments</w:t>
      </w:r>
    </w:p>
    <w:p>
      <w:pPr>
        <w:pStyle w:val="ListParagraph"/>
        <w:numPr>
          <w:ilvl w:val="1"/>
          <w:numId w:val="2"/>
        </w:numPr>
        <w:spacing w:after="90"/>
      </w:pPr>
      <w:r>
        <w:t xml:space="preserve">The rents and other periodic outgoings of the Property are to be apportioned on a daily basis as at the Apportionment Day; the Seller is entitled to the income and liable for the outgoings up to (but excluding) the Apportionment Day and the Buyer from (and including) that day.</w:t>
      </w:r>
    </w:p>
    <w:p>
      <w:pPr>
        <w:pStyle w:val="ListParagraph"/>
        <w:numPr>
          <w:ilvl w:val="1"/>
          <w:numId w:val="2"/>
        </w:numPr>
        <w:spacing w:after="90"/>
      </w:pPr>
      <w:r>
        <w:t xml:space="preserve">Where a rent or other sum payable by an Occupational Tenant is in arrears at Completion, it is not apportioned; the Buyer will use reasonable endeavours after Completion to recover those arrears and will account to the Seller for any sums recovered (net of reasonable costs of recovery) within 10 working days of receipt.</w:t>
      </w:r>
    </w:p>
    <w:p>
      <w:pPr>
        <w:pStyle w:val="Heading1"/>
      </w:pPr>
      <w:r>
        <w:t xml:space="preserve">8. Insurance</w:t>
      </w:r>
    </w:p>
    <w:p>
      <w:pPr>
        <w:pStyle w:val="ListParagraph"/>
        <w:numPr>
          <w:ilvl w:val="1"/>
          <w:numId w:val="2"/>
        </w:numPr>
        <w:spacing w:after="90"/>
      </w:pPr>
      <w:r>
        <w:t xml:space="preserve">The Seller is not obliged to insure the Property and condition 7.1 of the Standard Conditions does not apply. The risk in the Property passes to the Buyer on exchange of this Contract and the Buyer is responsible for insuring the Property from that date.</w:t>
      </w:r>
    </w:p>
    <w:p>
      <w:pPr>
        <w:pStyle w:val="Heading1"/>
      </w:pPr>
      <w:r>
        <w:t xml:space="preserve">9. Completion</w:t>
      </w:r>
    </w:p>
    <w:p>
      <w:pPr>
        <w:pStyle w:val="ListParagraph"/>
        <w:numPr>
          <w:ilvl w:val="1"/>
          <w:numId w:val="2"/>
        </w:numPr>
        <w:spacing w:after="90"/>
      </w:pPr>
      <w:r>
        <w:t xml:space="preserve">Completion will take place on the Completion Date at the offices of the Seller’s conveyancer or where they reasonably direct, by no later than </w:t>
      </w:r>
      <w:del w:id="106" w:author="Oliver Jennings (Birchall Stone LLP)" w:date="2025-11-06T11:24:00Z">
        <w:r>
          <w:delText xml:space="preserve">2.00</w:delText>
        </w:r>
      </w:del>
      <w:ins w:id="107" w:author="Oliver Jennings (Birchall Stone LLP)" w:date="2025-11-06T11:24:00Z">
        <w:r>
          <w:t xml:space="preserve">3.00</w:t>
        </w:r>
      </w:ins>
      <w:r>
        <w:t xml:space="preserve"> pm.</w:t>
      </w:r>
    </w:p>
    <w:p>
      <w:pPr>
        <w:pStyle w:val="ListParagraph"/>
        <w:numPr>
          <w:ilvl w:val="1"/>
          <w:numId w:val="2"/>
        </w:numPr>
        <w:spacing w:after="90"/>
      </w:pPr>
      <w:r>
        <w:t xml:space="preserve">If the money due on Completion is received after 2.00 pm, Completion is to be treated, for the purposes of apportionment and the calculation of any interest, as taking place on the next working day.</w:t>
      </w:r>
    </w:p>
    <w:p>
      <w:pPr>
        <w:pStyle w:val="ListParagraph"/>
        <w:numPr>
          <w:ilvl w:val="1"/>
          <w:numId w:val="2"/>
        </w:numPr>
        <w:spacing w:after="90"/>
      </w:pPr>
      <w:r>
        <w:t xml:space="preserve">On Completion the Buyer will pay the balance of the Purchase Price (after credit for the Deposit) and the apportionments due to the Seller by electronic transfer of cleared funds.</w:t>
      </w:r>
    </w:p>
    <w:p>
      <w:pPr>
        <w:pStyle w:val="ListParagraph"/>
        <w:numPr>
          <w:ilvl w:val="1"/>
          <w:numId w:val="2"/>
        </w:numPr>
        <w:spacing w:after="90"/>
      </w:pPr>
      <w:r>
        <w:t xml:space="preserve">On Completion the Seller will deliver to the Buyer: (a) a transfer of the Property in the agreed form duly executed by the Seller; (b) the Rent Deposit Deed duly executed; (c) duly executed notices to the Occupational Tenants of the assignment of the reversion; (d) the original Existing Leases and management records; and (e) any other documents listed in the agreed completion checklist.</w:t>
      </w:r>
    </w:p>
    <w:p>
      <w:pPr>
        <w:pStyle w:val="Heading1"/>
      </w:pPr>
      <w:r>
        <w:t xml:space="preserve">10. Title guarantee and warranties</w:t>
      </w:r>
    </w:p>
    <w:p>
      <w:pPr>
        <w:pStyle w:val="ListParagraph"/>
        <w:numPr>
          <w:ilvl w:val="1"/>
          <w:numId w:val="2"/>
        </w:numPr>
        <w:spacing w:after="90"/>
      </w:pPr>
      <w:r>
        <w:t xml:space="preserve">The Seller warrants to the Buyer that, except as disclosed in the replies to CPSE enquiries: (a) it has not received written notice of any material breach of any covenant, restriction or statutory obligation affecting the Property; (b) there are no subsisting disputes with any Occupational Tenant or adjoining owner; (c) the tenancy schedule in Part 2 of the Schedule is accurate; and (d) all principal rents reserved by the Existing Leases have been paid up to the most recent quarter day or, where not, the arrears are disclosed.</w:t>
      </w:r>
    </w:p>
    <w:p>
      <w:pPr>
        <w:pStyle w:val="ListParagraph"/>
        <w:numPr>
          <w:ilvl w:val="1"/>
          <w:numId w:val="2"/>
        </w:numPr>
        <w:spacing w:after="90"/>
      </w:pPr>
      <w:r>
        <w:t xml:space="preserve">The warranties in clause 10.1 are given as at the date of this Contract and are not repeated at Completion. The Buyer's only remedy for breach is in damages; the Buyer may not rescind or refuse to complete.</w:t>
      </w:r>
    </w:p>
    <w:p>
      <w:pPr>
        <w:pStyle w:val="ListParagraph"/>
        <w:numPr>
          <w:ilvl w:val="1"/>
          <w:numId w:val="2"/>
        </w:numPr>
        <w:spacing w:after="90"/>
      </w:pPr>
      <w:r>
        <w:t xml:space="preserve">The Seller’s aggregate liability for breach of the warranties in this clause 10 is limited to </w:t>
      </w:r>
      <w:del w:id="101" w:author="Oliver Jennings (Birchall Stone LLP)" w:date="2025-11-06T11:20:00Z">
        <w:r>
          <w:delText xml:space="preserve">the Purchase Price</w:delText>
        </w:r>
      </w:del>
      <w:ins w:id="102" w:author="Oliver Jennings (Birchall Stone LLP)" w:date="2025-11-06T11:20:00Z">
        <w:r>
          <w:t xml:space="preserve">25 per cent of the Purchase Price (namely £3,562,500)</w:t>
        </w:r>
      </w:ins>
      <w:r>
        <w:t xml:space="preserve">; no claim may be brought unless written notice is given to the Seller within </w:t>
      </w:r>
      <w:del w:id="103" w:author="Oliver Jennings (Birchall Stone LLP)" w:date="2025-11-06T11:20:00Z">
        <w:r>
          <w:delText xml:space="preserve">18</w:delText>
        </w:r>
      </w:del>
      <w:ins w:id="104" w:author="Oliver Jennings (Birchall Stone LLP)" w:date="2025-11-06T11:20:00Z">
        <w:r>
          <w:t xml:space="preserve">12</w:t>
        </w:r>
      </w:ins>
      <w:r>
        <w:t xml:space="preserve"> months of the Actual Completion Date</w:t>
      </w:r>
      <w:ins w:id="105" w:author="Oliver Jennings (Birchall Stone LLP)" w:date="2025-11-06T11:20:00Z">
        <w:r>
          <w:t xml:space="preserve">, and no claim may be brought in respect of any single matter unless the amount of that claim exceeds £25,000</w:t>
        </w:r>
      </w:ins>
      <w:r>
        <w:t xml:space="preserve">.</w:t>
      </w:r>
    </w:p>
    <w:p>
      <w:pPr>
        <w:pStyle w:val="Heading1"/>
      </w:pPr>
      <w:r>
        <w:t xml:space="preserve">11. Remedies and default</w:t>
      </w:r>
    </w:p>
    <w:p>
      <w:pPr>
        <w:pStyle w:val="ListParagraph"/>
        <w:numPr>
          <w:ilvl w:val="1"/>
          <w:numId w:val="2"/>
        </w:numPr>
        <w:spacing w:after="90"/>
      </w:pPr>
      <w:r>
        <w:t xml:space="preserve">If the Buyer fails to complete in accordance with this Contract, the Seller may serve a notice to complete under condition 8.8 of the Standard Conditions and the Buyer must comply within 10 working days (time being of the essence).</w:t>
      </w:r>
    </w:p>
    <w:p>
      <w:pPr>
        <w:pStyle w:val="ListParagraph"/>
        <w:numPr>
          <w:ilvl w:val="1"/>
          <w:numId w:val="2"/>
        </w:numPr>
        <w:spacing w:after="90"/>
      </w:pPr>
      <w:r>
        <w:t xml:space="preserve">If the Buyer fails to comply with a notice to complete, the Seller may forfeit and keep the Deposit (and any interest), resell the Property and claim damages.</w:t>
      </w:r>
    </w:p>
    <w:p>
      <w:pPr>
        <w:pStyle w:val="ListParagraph"/>
        <w:numPr>
          <w:ilvl w:val="1"/>
          <w:numId w:val="2"/>
        </w:numPr>
        <w:spacing w:after="90"/>
      </w:pPr>
      <w:r>
        <w:t xml:space="preserve">If the Seller fails to comply with a notice to complete served by the Buyer, the Buyer may rescind and require the immediate repayment of the Deposit with interest and reasonable conveyancing costs.</w:t>
      </w:r>
    </w:p>
    <w:p>
      <w:pPr>
        <w:pStyle w:val="Heading1"/>
      </w:pPr>
      <w:r>
        <w:t xml:space="preserve">12. Notices</w:t>
      </w:r>
    </w:p>
    <w:p>
      <w:pPr>
        <w:pStyle w:val="ListParagraph"/>
        <w:numPr>
          <w:ilvl w:val="1"/>
          <w:numId w:val="2"/>
        </w:numPr>
        <w:spacing w:after="90"/>
      </w:pPr>
      <w:r>
        <w:t xml:space="preserve">Any notice under this Contract must be in writing and delivered by hand, sent by pre-paid first-class post or by email to the relevant party's conveyancer.</w:t>
      </w:r>
    </w:p>
    <w:p>
      <w:pPr>
        <w:pStyle w:val="ListParagraph"/>
        <w:numPr>
          <w:ilvl w:val="1"/>
          <w:numId w:val="2"/>
        </w:numPr>
        <w:spacing w:after="90"/>
      </w:pPr>
      <w:r>
        <w:t xml:space="preserve">A notice delivered by hand is received when left at the relevant address; a posted notice on the second working day after posting; an emailed notice at the time of transmission, subject to no delivery-failure message being received.</w:t>
      </w:r>
    </w:p>
    <w:p>
      <w:pPr>
        <w:pStyle w:val="Heading1"/>
      </w:pPr>
      <w:r>
        <w:t xml:space="preserve">13. Entire agreement</w:t>
      </w:r>
    </w:p>
    <w:p>
      <w:pPr>
        <w:pStyle w:val="ListParagraph"/>
        <w:numPr>
          <w:ilvl w:val="1"/>
          <w:numId w:val="2"/>
        </w:numPr>
        <w:spacing w:after="90"/>
      </w:pPr>
      <w:r>
        <w:t xml:space="preserve">This Contract (together with the documents referred to in it) constitutes the entire agreement between the parties and supersedes all prior negotiations, representations and arrangements. The Buyer acknowledges that it has not relied on any statement or representation other than those set out in this Contract and the written replies to enquiries.</w:t>
      </w:r>
    </w:p>
    <w:p>
      <w:pPr>
        <w:pStyle w:val="ListParagraph"/>
        <w:numPr>
          <w:ilvl w:val="1"/>
          <w:numId w:val="2"/>
        </w:numPr>
        <w:spacing w:after="90"/>
      </w:pPr>
      <w:r>
        <w:t xml:space="preserve">Nothing in this clause limits any liability for fraud or fraudulent misrepresentation.</w:t>
      </w:r>
    </w:p>
    <w:p>
      <w:pPr>
        <w:pStyle w:val="Heading1"/>
      </w:pPr>
      <w:r>
        <w:t xml:space="preserve">14. Third party rights</w:t>
      </w:r>
    </w:p>
    <w:p>
      <w:pPr>
        <w:pStyle w:val="ListParagraph"/>
        <w:numPr>
          <w:ilvl w:val="1"/>
          <w:numId w:val="2"/>
        </w:numPr>
        <w:spacing w:after="90"/>
      </w:pPr>
      <w:r>
        <w:t xml:space="preserve">A person who is not a party to this Contract has no right under the Contracts (Rights of Third Parties) Act 1999 to enforce any of its terms.</w:t>
      </w:r>
    </w:p>
    <w:p>
      <w:pPr>
        <w:pStyle w:val="Heading1"/>
      </w:pPr>
      <w:r>
        <w:t xml:space="preserve">15. Assignment</w:t>
      </w:r>
    </w:p>
    <w:p>
      <w:pPr>
        <w:pStyle w:val="ListParagraph"/>
        <w:numPr>
          <w:ilvl w:val="1"/>
          <w:numId w:val="2"/>
        </w:numPr>
        <w:spacing w:after="90"/>
      </w:pPr>
      <w:r>
        <w:t xml:space="preserve">The Buyer may, before Completion and on written notice to the Seller, direct that the transfer be made to a wholly-owned subsidiary of the Buyer, provided the Buyer remains liable for the obligations under this Contract.</w:t>
      </w:r>
    </w:p>
    <w:p>
      <w:pPr>
        <w:pStyle w:val="Heading1"/>
      </w:pPr>
      <w:r>
        <w:t xml:space="preserve">16. Governing law and jurisdiction</w:t>
      </w:r>
    </w:p>
    <w:p>
      <w:pPr>
        <w:pStyle w:val="ListParagraph"/>
        <w:numPr>
          <w:ilvl w:val="1"/>
          <w:numId w:val="2"/>
        </w:numPr>
        <w:spacing w:after="90"/>
      </w:pPr>
      <w:r>
        <w:t xml:space="preserve">This Contract and any dispute arising out of or in connection with it are governed by the law of England and Wales.</w:t>
      </w:r>
    </w:p>
    <w:p>
      <w:pPr>
        <w:pStyle w:val="ListParagraph"/>
        <w:numPr>
          <w:ilvl w:val="1"/>
          <w:numId w:val="2"/>
        </w:numPr>
        <w:spacing w:after="90"/>
      </w:pPr>
      <w:r>
        <w:t xml:space="preserve">The parties irrevocably submit to the exclusive jurisdiction of the courts of England and Wales.</w:t>
      </w:r>
    </w:p>
    <w:p>
      <w:pPr>
        <w:pageBreakBefore/>
      </w:pPr>
      <w:r>
        <w:t xml:space="preserve"/>
      </w:r>
    </w:p>
    <w:p>
      <w:pPr>
        <w:jc w:val="center"/>
      </w:pPr>
      <w:r>
        <w:rPr>
          <w:b/>
          <w:bCs/>
          <w:sz w:val="26"/>
          <w:szCs w:val="26"/>
        </w:rPr>
        <w:t xml:space="preserve">THE SCHEDULE</w:t>
      </w:r>
    </w:p>
    <w:p>
      <w:pPr>
        <w:pStyle w:val="Heading2"/>
      </w:pPr>
      <w:r>
        <w:t xml:space="preserve">Part 1 — The Property</w:t>
      </w:r>
    </w:p>
    <w:p>
      <w:pPr>
        <w:spacing w:after="100"/>
      </w:pPr>
      <w:r>
        <w:t xml:space="preserve">All that freehold land and buildings known as Cedarbridge Business Park, Brunel Way, Reading RG2 0TD, registered at HM Land Registry with title absolute under title number BK472913, comprising seven units of office and light-industrial accommodation (Units 1–7) extending in aggregate to approximately 78,400 square feet of net internal area, together with 214 car parking spaces, estate roads, landscaped areas and a substation, shown edged red on the title plan.</w:t>
      </w:r>
    </w:p>
    <w:p>
      <w:pPr>
        <w:pStyle w:val="Heading2"/>
      </w:pPr>
      <w:r>
        <w:t xml:space="preserve">Part 2 — Tenancy schedule (the Existing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500"/>
        <w:gridCol w:w="1800"/>
        <w:gridCol w:w="1726"/>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Unit</w:t>
            </w:r>
          </w:p>
        </w:tc>
        <w:tc>
          <w:tcPr>
            <w:tcW w:type="dxa" w:w="29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Tenant</w:t>
            </w:r>
          </w:p>
        </w:tc>
        <w:tc>
          <w:tcPr>
            <w:tcW w:type="dxa" w:w="15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Area (sq ft)</w:t>
            </w:r>
          </w:p>
        </w:tc>
        <w:tc>
          <w:tcPr>
            <w:tcW w:type="dxa" w:w="18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Lease expiry</w:t>
            </w:r>
          </w:p>
        </w:tc>
        <w:tc>
          <w:tcPr>
            <w:tcW w:type="dxa" w:w="1726"/>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Rent p.a. (£)</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1</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Beacon Print &amp; Packaging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11,200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23 Jun 2029</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152,000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2</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Halcyon Retail Group (warehouse)</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13,500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28 Sep 2031</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178,500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3</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Tilbury Components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9,800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24 Mar 2028</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131,000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4</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Maple Systems Limited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10,400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25 Dec 2030</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148,000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5</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Reading Health Partners LLP</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8,600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23 Jun 2027</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121,000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6</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Northgate Foods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12,300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28 Sep 2033</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162,000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7</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Verda Office Supplies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12,600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25 Dec 2032</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170,000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Total</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78,400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1,062,500</w:t>
            </w:r>
          </w:p>
        </w:tc>
      </w:tr>
    </w:tbl>
    <w:p>
      <w:pPr>
        <w:spacing w:after="160"/>
      </w:pPr>
      <w:r>
        <w:rPr>
          <w:i/>
          <w:iCs/>
          <w:sz w:val="18"/>
          <w:szCs w:val="18"/>
        </w:rPr>
        <w:t xml:space="preserve">Note: Units 6 and 7 benefit from rent-free periods expiring 24 March 2026; the figures above reflect the rents payable on expiry of those concessions. The aggregate passing rent reflects a net initial yield of approximately 7.0% on the Purchase Price of £14,250,000.</w:t>
      </w:r>
    </w:p>
    <w:p>
      <w:pPr>
        <w:pStyle w:val="Heading2"/>
      </w:pPr>
      <w:r>
        <w:t xml:space="preserve">Part 3 — Form of transfer</w:t>
      </w:r>
    </w:p>
    <w:p>
      <w:pPr>
        <w:spacing w:after="100"/>
      </w:pPr>
      <w:r>
        <w:t xml:space="preserve">The transfer to the Buyer is to be in the form of the agreed draft TR1 annexed to this Contract, incorporating the indemnity covenant in respect of the matters subject to which the Property is sold.</w:t>
      </w:r>
    </w:p>
    <w:p>
      <w:r>
        <w:t xml:space="preserve"/>
      </w:r>
    </w:p>
    <w:p>
      <w:pPr>
        <w:spacing w:after="100"/>
      </w:pPr>
      <w:r>
        <w:rPr>
          <w:b/>
          <w:bCs/>
        </w:rPr>
        <w:t xml:space="preserve">EXECUTED as a contract (not a deed) by the parties on the date written at the head of this Contract.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SIGNED for and on behalf of</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SIGNED for and on behalf of</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WESTGATE TRUST ESTATES LIMITED</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THORNBURY PROPERTIES LIMITED</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Director: Alan Renton</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Director: Daniel Quigley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Cedar — Sale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650"/>
      </w:pPr>
    </w:lvl>
    <w:lvl w:ilvl="2" w15:tentative="1">
      <w:start w:val="1"/>
      <w:numFmt w:val="lowerLetter"/>
      <w:lvlText w:val="(%3)"/>
      <w:lvlJc w:val="left"/>
      <w:pPr>
        <w:ind w:left="1700" w:hanging="550"/>
      </w:pPr>
    </w:lvl>
    <w:lvl w:ilvl="3" w15:tentative="1">
      <w:start w:val="1"/>
      <w:numFmt w:val="lowerRoman"/>
      <w:lvlText w:val="(%4)"/>
      <w:lvlJc w:val="left"/>
      <w:pPr>
        <w:ind w:left="22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150" w:hanging="5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2026-06-26T18:41:55.644Z</dcterms:created>
  <dcterms:modified xsi:type="dcterms:W3CDTF">2026-06-26T18:41:55.644Z</dcterms:modified>
</cp:coreProperties>
</file>

<file path=docProps/custom.xml><?xml version="1.0" encoding="utf-8"?>
<Properties xmlns="http://schemas.openxmlformats.org/officeDocument/2006/custom-properties" xmlns:vt="http://schemas.openxmlformats.org/officeDocument/2006/docPropsVTypes"/>
</file>