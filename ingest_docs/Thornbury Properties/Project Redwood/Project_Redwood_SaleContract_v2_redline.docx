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0000" w:sz="6" w:space="3"/>
        </w:pBdr>
        <w:spacing w:after="120"/>
      </w:pPr>
      <w:r>
        <w:rPr>
          <w:i/>
          <w:iCs/>
          <w:color w:val="C00000"/>
          <w:sz w:val="18"/>
          <w:szCs w:val="18"/>
        </w:rPr>
        <w:t xml:space="preserve">DRAFT — SUBJECT TO CONTRACT.  Marked up by Marlowe Greaves LLP (for the Seller), 26 March 2026.  Showing changes against the Buyer’s first draft (v1).</w:t>
      </w:r>
    </w:p>
    <w:p>
      <w:pPr>
        <w:spacing w:after="240" w:before="0" w:line="276"/>
        <w:jc w:val="center"/>
      </w:pPr>
      <w:r>
        <w:rPr>
          <w:b/>
          <w:bCs/>
        </w:rPr>
        <w:t xml:space="preserve">DATED 17 APRIL 2026</w:t>
      </w:r>
    </w:p>
    <w:p>
      <w:pPr>
        <w:spacing w:after="40" w:before="0" w:line="276"/>
        <w:jc w:val="center"/>
      </w:pPr>
      <w:r>
        <w:rPr>
          <w:b/>
          <w:bCs/>
        </w:rPr>
        <w:t xml:space="preserve">(1)  BELVEDERE ESTATES LIMITED</w:t>
      </w:r>
    </w:p>
    <w:p>
      <w:pPr>
        <w:spacing w:after="240" w:before="0" w:line="276"/>
        <w:jc w:val="center"/>
      </w:pPr>
      <w:r>
        <w:rPr>
          <w:b/>
          <w:bCs/>
        </w:rPr>
        <w:t xml:space="preserve">(2)  THORNBURY PROPERTIES LIMITED</w:t>
      </w:r>
    </w:p>
    <w:p>
      <w:pPr>
        <w:spacing w:after="60" w:before="0" w:line="276"/>
        <w:jc w:val="center"/>
      </w:pPr>
      <w:r>
        <w:rPr>
          <w:b/>
          <w:bCs/>
          <w:sz w:val="30"/>
          <w:szCs w:val="30"/>
        </w:rPr>
        <w:t xml:space="preserve">CONTRACT FOR THE SALE OF FREEHOLD LAND</w:t>
      </w:r>
    </w:p>
    <w:p>
      <w:pPr>
        <w:spacing w:after="60" w:before="0" w:line="276"/>
        <w:jc w:val="center"/>
      </w:pPr>
      <w:r>
        <w:rPr>
          <w:b/>
          <w:bCs/>
        </w:rPr>
        <w:t xml:space="preserve">Kingsgate House, 14–18 Farringdon Road, London EC1M 3HE</w:t>
      </w:r>
    </w:p>
    <w:p>
      <w:pPr>
        <w:spacing w:after="200" w:before="0" w:line="276"/>
        <w:jc w:val="center"/>
      </w:pPr>
      <w:r>
        <w:rPr>
          <w:i/>
          <w:iCs/>
        </w:rPr>
        <w:t xml:space="preserve">(incorporating the Standard Commercial Property Conditions (Third Edition – 2018 Revision))</w:t>
      </w:r>
    </w:p>
    <w:p>
      <w:pPr>
        <w:spacing w:after="200" w:before="0" w:line="276"/>
        <w:jc w:val="center"/>
      </w:pPr>
      <w:r>
        <w:rPr>
          <w:sz w:val="18"/>
          <w:szCs w:val="18"/>
        </w:rPr>
        <w:t xml:space="preserve">Whitfield Carter LLP · 22 Bishopsgate, London EC2N 4BQ · Ref: WC-00108</w:t>
      </w:r>
    </w:p>
    <w:p>
      <w:r>
        <w:br w:type="page"/>
      </w:r>
    </w:p>
    <w:p>
      <w:pPr>
        <w:spacing w:after="100" w:before="200"/>
      </w:pPr>
      <w:r>
        <w:rPr>
          <w:b/>
          <w:bCs/>
        </w:rPr>
        <w:t xml:space="preserve">THIS CONTRACT is made on 17 April 2026</w:t>
      </w:r>
    </w:p>
    <w:p>
      <w:pPr>
        <w:spacing w:after="100" w:before="200"/>
      </w:pPr>
      <w:r>
        <w:rPr>
          <w:b/>
          <w:bCs/>
        </w:rPr>
        <w:t xml:space="preserve">PARTIES</w:t>
      </w:r>
    </w:p>
    <w:p>
      <w:pPr>
        <w:tabs>
          <w:tab w:val="left" w:pos="720"/>
        </w:tabs>
        <w:spacing w:after="120" w:line="276"/>
        <w:ind w:left="720" w:hanging="720"/>
      </w:pPr>
      <w:r>
        <w:t xml:space="preserve">(1)	</w:t>
      </w:r>
      <w:r>
        <w:t xml:space="preserve">BELVEDERE ESTATES LIMITED (company number 06721540), whose registered office is at 120 Moorgate, London EC2M 6TX (the “Seller”); and</w:t>
      </w:r>
    </w:p>
    <w:p>
      <w:pPr>
        <w:tabs>
          <w:tab w:val="left" w:pos="720"/>
        </w:tabs>
        <w:spacing w:after="120" w:line="276"/>
        <w:ind w:left="720" w:hanging="720"/>
      </w:pPr>
      <w:r>
        <w:t xml:space="preserve">(2)	</w:t>
      </w:r>
      <w:r>
        <w:t xml:space="preserve">THORNBURY PROPERTIES LIMITED (company number 09487123), whose registered office is at 8 Devonshire Square, London EC2M 4PL (the “Buyer”).</w:t>
      </w:r>
    </w:p>
    <w:p>
      <w:pPr>
        <w:spacing w:after="100" w:before="200"/>
      </w:pPr>
      <w:r>
        <w:rPr>
          <w:b/>
          <w:bCs/>
        </w:rPr>
        <w:t xml:space="preserve">BACKGROUND</w:t>
      </w:r>
    </w:p>
    <w:p>
      <w:pPr>
        <w:spacing w:after="120" w:before="0" w:line="276"/>
      </w:pPr>
      <w:r>
        <w:t xml:space="preserve">(A)  The Seller is the registered proprietor with title absolute of the freehold property known as Kingsgate House, 14–18 Farringdon Road, London EC1M 3HE, registered at HM Land Registry under title number NGL482190.</w:t>
      </w:r>
    </w:p>
    <w:p>
      <w:pPr>
        <w:spacing w:after="120" w:before="0" w:line="276"/>
      </w:pPr>
      <w:r>
        <w:t xml:space="preserve">(B)  The Property is let and occupied subject to and with the benefit of the occupational leases listed in Schedule 2 (the Tenancies), which together produce a current passing rent of £1,362,200 per annum.</w:t>
      </w:r>
    </w:p>
    <w:p>
      <w:pPr>
        <w:spacing w:after="120" w:before="0" w:line="276"/>
      </w:pPr>
      <w:r>
        <w:t xml:space="preserve">(C)  The Seller has agreed to sell and the Buyer has agreed to buy the Property on the terms of this contract.</w:t>
      </w:r>
    </w:p>
    <w:p>
      <w:pPr>
        <w:spacing w:after="100" w:before="200"/>
      </w:pPr>
      <w:r>
        <w:rPr>
          <w:b/>
          <w:bCs/>
        </w:rPr>
        <w:t xml:space="preserve">AGREED TERMS</w:t>
      </w:r>
    </w:p>
    <w:p>
      <w:pPr>
        <w:tabs>
          <w:tab w:val="left" w:pos="720"/>
        </w:tabs>
        <w:spacing w:after="120" w:line="276"/>
        <w:ind w:left="720" w:hanging="720"/>
      </w:pPr>
      <w:r>
        <w:rPr>
          <w:b/>
          <w:bCs/>
        </w:rPr>
        <w:t xml:space="preserve">1.	</w:t>
      </w:r>
      <w:r>
        <w:rPr>
          <w:b/>
          <w:bCs/>
        </w:rPr>
        <w:t xml:space="preserve">Definitions and interpretation</w:t>
      </w:r>
    </w:p>
    <w:p>
      <w:pPr>
        <w:tabs>
          <w:tab w:val="left" w:pos="1440"/>
        </w:tabs>
        <w:spacing w:after="100" w:line="276"/>
        <w:ind w:left="1440" w:hanging="720"/>
      </w:pPr>
      <w:r>
        <w:t xml:space="preserve">1.1	</w:t>
      </w:r>
      <w:r>
        <w:t xml:space="preserve">In this contract, unless the context otherwise requires, the following definitions apply:</w:t>
      </w:r>
    </w:p>
    <w:p>
      <w:pPr>
        <w:spacing w:after="80" w:line="268"/>
        <w:ind w:left="1440"/>
      </w:pPr>
      <w:r>
        <w:t xml:space="preserve">“Apportionment Day” means </w:t>
      </w:r>
      <w:r>
        <w:t xml:space="preserve">the date of actual completion of the sale and purchase of the Property;</w:t>
      </w:r>
    </w:p>
    <w:p>
      <w:pPr>
        <w:spacing w:after="80" w:line="268"/>
        <w:ind w:left="1440"/>
      </w:pPr>
      <w:r>
        <w:t xml:space="preserve">“Buyer’s Solicitors” means </w:t>
      </w:r>
      <w:r>
        <w:t xml:space="preserve">Whitfield Carter LLP of 22 Bishopsgate, London EC2N 4BQ (reference WC-00108/JO);</w:t>
      </w:r>
    </w:p>
    <w:p>
      <w:pPr>
        <w:spacing w:after="80" w:line="268"/>
        <w:ind w:left="1440"/>
      </w:pPr>
      <w:r>
        <w:t xml:space="preserve">“Completion” means </w:t>
      </w:r>
      <w:r>
        <w:t xml:space="preserve">completion of the sale and purchase of the Property in accordance with clause 8;</w:t>
      </w:r>
    </w:p>
    <w:p>
      <w:pPr>
        <w:spacing w:after="80" w:line="268"/>
        <w:ind w:left="1440"/>
      </w:pPr>
      <w:r>
        <w:t xml:space="preserve">“Completion Date” means </w:t>
      </w:r>
      <w:del w:id="2001" w:author="Marlowe Greaves LLP (for the Seller)" w:date="2026-03-26T00:00:00Z">
        <w:r>
          <w:delText xml:space="preserve">8 May 2026, or such other date as the parties may agree in writing</w:delText>
        </w:r>
      </w:del>
      <w:ins w:id="2002" w:author="Marlowe Greaves LLP (for the Seller)" w:date="2026-03-26T00:00:00Z">
        <w:r>
          <w:t xml:space="preserve">15 May 2026, or such earlier date as the parties may agree in writing</w:t>
        </w:r>
      </w:ins>
      <w:r>
        <w:t xml:space="preserve">;</w:t>
      </w:r>
    </w:p>
    <w:p>
      <w:pPr>
        <w:spacing w:after="80" w:line="268"/>
        <w:ind w:left="1440"/>
      </w:pPr>
      <w:r>
        <w:t xml:space="preserve">“Conditions” means </w:t>
      </w:r>
      <w:r>
        <w:t xml:space="preserve">the Standard Commercial Property Conditions (Third Edition – 2018 Revision);</w:t>
      </w:r>
    </w:p>
    <w:p>
      <w:pPr>
        <w:spacing w:after="80" w:line="268"/>
        <w:ind w:left="1440"/>
      </w:pPr>
      <w:r>
        <w:t xml:space="preserve">“Contract Rate” means </w:t>
      </w:r>
      <w:del w:id="2003" w:author="Marlowe Greaves LLP (for the Seller)" w:date="2026-03-26T00:00:00Z">
        <w:r>
          <w:delText xml:space="preserve">the Law Society’s interest rate from time to time in force</w:delText>
        </w:r>
      </w:del>
      <w:ins w:id="2004" w:author="Marlowe Greaves LLP (for the Seller)" w:date="2026-03-26T00:00:00Z">
        <w:r>
          <w:t xml:space="preserve">4% per annum above the base lending rate from time to time of Barclays Bank plc</w:t>
        </w:r>
      </w:ins>
      <w:r>
        <w:t xml:space="preserve">;</w:t>
      </w:r>
    </w:p>
    <w:p>
      <w:pPr>
        <w:spacing w:after="80" w:line="268"/>
        <w:ind w:left="1440"/>
      </w:pPr>
      <w:r>
        <w:t xml:space="preserve">“Deposit” means </w:t>
      </w:r>
      <w:r>
        <w:t xml:space="preserve">£1,850,000, being 10% of the Purchase Price;</w:t>
      </w:r>
    </w:p>
    <w:p>
      <w:pPr>
        <w:spacing w:after="80" w:line="268"/>
        <w:ind w:left="1440"/>
      </w:pPr>
      <w:r>
        <w:t xml:space="preserve">“Property” means </w:t>
      </w:r>
      <w:r>
        <w:t xml:space="preserve">the freehold property known as Kingsgate House, 14–18 Farringdon Road, London EC1M 3HE registered at HM Land Registry under title number NGL482190, together with all rights benefiting it and the Seller’s interest in the Tenancies;</w:t>
      </w:r>
    </w:p>
    <w:p>
      <w:pPr>
        <w:spacing w:after="80" w:line="268"/>
        <w:ind w:left="1440"/>
      </w:pPr>
      <w:r>
        <w:t xml:space="preserve">“Purchase Price” means </w:t>
      </w:r>
      <w:r>
        <w:t xml:space="preserve">£18,500,000 (eighteen million five hundred thousand pounds), exclusive of VAT;</w:t>
      </w:r>
    </w:p>
    <w:p>
      <w:pPr>
        <w:spacing w:after="80" w:line="268"/>
        <w:ind w:left="1440"/>
      </w:pPr>
      <w:r>
        <w:t xml:space="preserve">“Rent Deposits” means </w:t>
      </w:r>
      <w:r>
        <w:t xml:space="preserve">the rent deposits held by the Seller under the Tenancies, particulars of which are set out in Schedule 2;</w:t>
      </w:r>
    </w:p>
    <w:p>
      <w:pPr>
        <w:spacing w:after="80" w:line="268"/>
        <w:ind w:left="1440"/>
      </w:pPr>
      <w:r>
        <w:t xml:space="preserve">“Seller’s Solicitors” means </w:t>
      </w:r>
      <w:r>
        <w:t xml:space="preserve">Marlowe Greaves LLP of 33 King William Street, London EC4R 9AS (reference MG/RE/4471);</w:t>
      </w:r>
    </w:p>
    <w:p>
      <w:pPr>
        <w:spacing w:after="80" w:line="268"/>
        <w:ind w:left="1440"/>
      </w:pPr>
      <w:r>
        <w:t xml:space="preserve">“Tenancies” means </w:t>
      </w:r>
      <w:r>
        <w:t xml:space="preserve">the occupational leases, tenancies and licences to which the Property is subject, particulars of which are set out in Schedule 2;</w:t>
      </w:r>
    </w:p>
    <w:p>
      <w:pPr>
        <w:spacing w:after="80" w:line="268"/>
        <w:ind w:left="1440"/>
      </w:pPr>
      <w:r>
        <w:t xml:space="preserve">“Title Matters” means </w:t>
      </w:r>
      <w:r>
        <w:t xml:space="preserve">the matters contained or referred to in the entries on the registered title NGL482190 and the matters set out in Schedule 3;</w:t>
      </w:r>
    </w:p>
    <w:p>
      <w:pPr>
        <w:spacing w:after="80" w:line="268"/>
        <w:ind w:left="1440"/>
      </w:pPr>
      <w:r>
        <w:t xml:space="preserve">“TOGC” means </w:t>
      </w:r>
      <w:r>
        <w:t xml:space="preserve">a transfer of a business as a going concern that is treated as neither a supply of goods nor a supply of services for VAT purposes under article 5 of the Value Added Tax (Special Provisions) Order 1995;</w:t>
      </w:r>
    </w:p>
    <w:p>
      <w:pPr>
        <w:spacing w:after="80" w:line="268"/>
        <w:ind w:left="1440"/>
      </w:pPr>
      <w:r>
        <w:t xml:space="preserve">“VAT” means </w:t>
      </w:r>
      <w:r>
        <w:t xml:space="preserve">value added tax chargeable under the Value Added Tax Act 1994 or any similar replacement or additional tax.</w:t>
      </w:r>
    </w:p>
    <w:p>
      <w:pPr>
        <w:tabs>
          <w:tab w:val="left" w:pos="1440"/>
        </w:tabs>
        <w:spacing w:after="100" w:line="276"/>
        <w:ind w:left="1440" w:hanging="720"/>
      </w:pPr>
      <w:r>
        <w:t xml:space="preserve">1.2	</w:t>
      </w:r>
      <w:r>
        <w:t xml:space="preserve">References to clauses and Schedules are to clauses of and Schedules to this contract. The Schedules form part of this contract. Clause and Schedule headings do not affect interpretation.</w:t>
      </w:r>
    </w:p>
    <w:p>
      <w:pPr>
        <w:tabs>
          <w:tab w:val="left" w:pos="1440"/>
        </w:tabs>
        <w:spacing w:after="100" w:line="276"/>
        <w:ind w:left="1440" w:hanging="720"/>
      </w:pPr>
      <w:r>
        <w:t xml:space="preserve">1.3	</w:t>
      </w:r>
      <w:r>
        <w:t xml:space="preserve">Words importing the singular include the plural and vice versa, and a reference to a statute or statutory provision includes any subordinate legislation made under it and any amendment, re-enactment or replacement of it.</w:t>
      </w:r>
    </w:p>
    <w:p>
      <w:pPr>
        <w:tabs>
          <w:tab w:val="left" w:pos="1440"/>
        </w:tabs>
        <w:spacing w:after="100" w:line="276"/>
        <w:ind w:left="1440" w:hanging="720"/>
      </w:pPr>
      <w:r>
        <w:t xml:space="preserve">1.4	</w:t>
      </w:r>
      <w:r>
        <w:t xml:space="preserve">Where any obligation is undertaken by two or more persons, they are jointly and severally liable in respect of it.</w:t>
      </w:r>
    </w:p>
    <w:p>
      <w:pPr>
        <w:tabs>
          <w:tab w:val="left" w:pos="720"/>
        </w:tabs>
        <w:spacing w:after="120" w:line="276"/>
        <w:ind w:left="720" w:hanging="720"/>
      </w:pPr>
      <w:r>
        <w:rPr>
          <w:b/>
          <w:bCs/>
        </w:rPr>
        <w:t xml:space="preserve">2.	</w:t>
      </w:r>
      <w:r>
        <w:rPr>
          <w:b/>
          <w:bCs/>
        </w:rPr>
        <w:t xml:space="preserve">Agreement to sell and buy</w:t>
      </w:r>
    </w:p>
    <w:p>
      <w:pPr>
        <w:tabs>
          <w:tab w:val="left" w:pos="1440"/>
        </w:tabs>
        <w:spacing w:after="100" w:line="276"/>
        <w:ind w:left="1440" w:hanging="720"/>
      </w:pPr>
      <w:r>
        <w:t xml:space="preserve">2.1	</w:t>
      </w:r>
      <w:r>
        <w:t xml:space="preserve">The Seller will sell and the Buyer will buy the Property for the Purchase Price subject to, and with the benefit of, the Tenancies.</w:t>
      </w:r>
    </w:p>
    <w:p>
      <w:pPr>
        <w:tabs>
          <w:tab w:val="left" w:pos="1440"/>
        </w:tabs>
        <w:spacing w:after="100" w:line="276"/>
        <w:ind w:left="1440" w:hanging="720"/>
      </w:pPr>
      <w:r>
        <w:t xml:space="preserve">2.2	</w:t>
      </w:r>
      <w:r>
        <w:t xml:space="preserve">The Seller sells the Property with full title guarantee, </w:t>
      </w:r>
      <w:ins w:id="2005" w:author="Marlowe Greaves LLP (for the Seller)" w:date="2026-03-26T00:00:00Z">
        <w:r>
          <w:t xml:space="preserve">but so that the covenants implied under the Law of Property (Miscellaneous Provisions) Act 1994 are modified so that they do not extend to any matter disclosed to the Buyer before the date of this contract or appearing from the entries on the registered title. </w:t>
        </w:r>
      </w:ins>
    </w:p>
    <w:p>
      <w:pPr>
        <w:tabs>
          <w:tab w:val="left" w:pos="1440"/>
        </w:tabs>
        <w:spacing w:after="100" w:line="276"/>
        <w:ind w:left="1440" w:hanging="720"/>
      </w:pPr>
      <w:r>
        <w:t xml:space="preserve">2.3	</w:t>
      </w:r>
      <w:r>
        <w:t xml:space="preserve">The Property is sold subject to and with the benefit of the Title Matters, whether or not the Buyer has knowledge of them, and the Buyer is treated as buying with full knowledge of them and may raise no requisition or objection in respect of them.</w:t>
      </w:r>
    </w:p>
    <w:p>
      <w:pPr>
        <w:tabs>
          <w:tab w:val="left" w:pos="720"/>
        </w:tabs>
        <w:spacing w:after="120" w:line="276"/>
        <w:ind w:left="720" w:hanging="720"/>
      </w:pPr>
      <w:r>
        <w:rPr>
          <w:b/>
          <w:bCs/>
        </w:rPr>
        <w:t xml:space="preserve">3.	</w:t>
      </w:r>
      <w:r>
        <w:rPr>
          <w:b/>
          <w:bCs/>
        </w:rPr>
        <w:t xml:space="preserve">Incorporation of the Conditions</w:t>
      </w:r>
    </w:p>
    <w:p>
      <w:pPr>
        <w:tabs>
          <w:tab w:val="left" w:pos="1440"/>
        </w:tabs>
        <w:spacing w:after="100" w:line="276"/>
        <w:ind w:left="1440" w:hanging="720"/>
      </w:pPr>
      <w:r>
        <w:t xml:space="preserve">3.1	</w:t>
      </w:r>
      <w:r>
        <w:t xml:space="preserve">The Conditions are incorporated into this contract so far as they are not varied by or inconsistent with the terms of this contract. Where there is a conflict between the Conditions and the terms of this contract, the terms of this contract prevail.</w:t>
      </w:r>
    </w:p>
    <w:p>
      <w:pPr>
        <w:tabs>
          <w:tab w:val="left" w:pos="1440"/>
        </w:tabs>
        <w:spacing w:after="100" w:line="276"/>
        <w:ind w:left="1440" w:hanging="720"/>
      </w:pPr>
      <w:r>
        <w:t xml:space="preserve">3.2	</w:t>
      </w:r>
      <w:r>
        <w:t xml:space="preserve">Condition 1.1.1(e) (completion time) is varied so that the time by which completion monies must be received for completion to be treated as taking place on that day is 3.00 p.m.</w:t>
      </w:r>
    </w:p>
    <w:p>
      <w:pPr>
        <w:tabs>
          <w:tab w:val="left" w:pos="1440"/>
        </w:tabs>
        <w:spacing w:after="100" w:line="276"/>
        <w:ind w:left="1440" w:hanging="720"/>
      </w:pPr>
      <w:r>
        <w:t xml:space="preserve">3.3	</w:t>
      </w:r>
      <w:r>
        <w:t xml:space="preserve">Conditions 3.2 and 3.3 (matters affecting and leases affecting the Property) do not apply; the Property is sold subject to the Tenancies and the Title Matters only.</w:t>
      </w:r>
    </w:p>
    <w:p>
      <w:pPr>
        <w:tabs>
          <w:tab w:val="left" w:pos="1440"/>
        </w:tabs>
        <w:spacing w:after="100" w:line="276"/>
        <w:ind w:left="1440" w:hanging="720"/>
      </w:pPr>
      <w:r>
        <w:t xml:space="preserve">3.4	</w:t>
      </w:r>
      <w:r>
        <w:t xml:space="preserve">Condition 7.1.2 (which limits the amount recoverable for breach in relation to the Conditions) does not apply.</w:t>
      </w:r>
    </w:p>
    <w:p>
      <w:pPr>
        <w:tabs>
          <w:tab w:val="left" w:pos="720"/>
        </w:tabs>
        <w:spacing w:after="120" w:line="276"/>
        <w:ind w:left="720" w:hanging="720"/>
      </w:pPr>
      <w:r>
        <w:rPr>
          <w:b/>
          <w:bCs/>
        </w:rPr>
        <w:t xml:space="preserve">4.	</w:t>
      </w:r>
      <w:r>
        <w:rPr>
          <w:b/>
          <w:bCs/>
        </w:rPr>
        <w:t xml:space="preserve">Deposit</w:t>
      </w:r>
    </w:p>
    <w:p>
      <w:pPr>
        <w:tabs>
          <w:tab w:val="left" w:pos="1440"/>
        </w:tabs>
        <w:spacing w:after="100" w:line="276"/>
        <w:ind w:left="1440" w:hanging="720"/>
      </w:pPr>
      <w:r>
        <w:t xml:space="preserve">4.1	</w:t>
      </w:r>
      <w:r>
        <w:t xml:space="preserve">On the date of this contract the Buyer must pay the Deposit by electronic means to the Seller’s Solicitors, to be held by them as stakeholder pending Completion.</w:t>
      </w:r>
    </w:p>
    <w:p>
      <w:pPr>
        <w:tabs>
          <w:tab w:val="left" w:pos="1440"/>
        </w:tabs>
        <w:spacing w:after="100" w:line="276"/>
        <w:ind w:left="1440" w:hanging="720"/>
      </w:pPr>
      <w:r>
        <w:t xml:space="preserve">4.2	</w:t>
      </w:r>
      <w:r>
        <w:t xml:space="preserve">Interest earned on the Deposit belongs to the Seller and will be paid to the Seller on Completion. The Buyer is not entitled to any part of that interest.</w:t>
      </w:r>
    </w:p>
    <w:p>
      <w:pPr>
        <w:tabs>
          <w:tab w:val="left" w:pos="1440"/>
        </w:tabs>
        <w:spacing w:after="100" w:line="276"/>
        <w:ind w:left="1440" w:hanging="720"/>
      </w:pPr>
      <w:r>
        <w:t xml:space="preserve">4.3	</w:t>
      </w:r>
      <w:r>
        <w:t xml:space="preserve">Condition 2.2.5 (deposit paid by cheque) does not apply.</w:t>
      </w:r>
    </w:p>
    <w:p>
      <w:pPr>
        <w:tabs>
          <w:tab w:val="left" w:pos="720"/>
        </w:tabs>
        <w:spacing w:after="120" w:line="276"/>
        <w:ind w:left="720" w:hanging="720"/>
      </w:pPr>
      <w:r>
        <w:rPr>
          <w:b/>
          <w:bCs/>
        </w:rPr>
        <w:t xml:space="preserve">5.	</w:t>
      </w:r>
      <w:r>
        <w:rPr>
          <w:b/>
          <w:bCs/>
        </w:rPr>
        <w:t xml:space="preserve">VAT and transfer of a going concern</w:t>
      </w:r>
    </w:p>
    <w:p>
      <w:pPr>
        <w:tabs>
          <w:tab w:val="left" w:pos="1440"/>
        </w:tabs>
        <w:spacing w:after="100" w:line="276"/>
        <w:ind w:left="1440" w:hanging="720"/>
      </w:pPr>
      <w:r>
        <w:t xml:space="preserve">5.1	</w:t>
      </w:r>
      <w:r>
        <w:t xml:space="preserve">All sums payable under this contract are exclusive of VAT. The Seller has exercised, and not revoked, an option to tax the Property under Schedule 10 to the Value Added Tax Act 1994.</w:t>
      </w:r>
    </w:p>
    <w:p>
      <w:pPr>
        <w:tabs>
          <w:tab w:val="left" w:pos="1440"/>
        </w:tabs>
        <w:spacing w:after="100" w:line="276"/>
        <w:ind w:left="1440" w:hanging="720"/>
      </w:pPr>
      <w:ins w:id="2006" w:author="Marlowe Greaves LLP (for the Seller)" w:date="2026-03-26T00:00:00Z">
        <w:r>
          <w:t xml:space="preserve">5.2	The parties intend, and will use all reasonable endeavours to procure, that the sale of the Property is treated as a TOGC and is therefore neither a supply of goods nor a supply of services for VAT purposes.</w:t>
        </w:r>
      </w:ins>
    </w:p>
    <w:p>
      <w:pPr>
        <w:tabs>
          <w:tab w:val="left" w:pos="1440"/>
        </w:tabs>
        <w:spacing w:after="100" w:line="276"/>
        <w:ind w:left="1440" w:hanging="720"/>
      </w:pPr>
      <w:ins w:id="2007" w:author="Marlowe Greaves LLP (for the Seller)" w:date="2026-03-26T00:00:00Z">
        <w:r>
          <w:t xml:space="preserve">5.3	The Buyer warrants that, on or before Completion, it will (a) be registered for VAT; (b) have exercised an option to tax the Property and notified that option to HMRC with effect from no later than the Completion Date and will not revoke it; and (c) notify the Seller in writing that condition (b) has been satisfied. If, despite the parties’ intentions, VAT is chargeable on the sale, the Buyer must pay that VAT to the Seller on Completion against delivery of a valid VAT invoice.</w:t>
        </w:r>
      </w:ins>
    </w:p>
    <w:p>
      <w:pPr>
        <w:tabs>
          <w:tab w:val="left" w:pos="720"/>
        </w:tabs>
        <w:spacing w:after="120" w:line="276"/>
        <w:ind w:left="720" w:hanging="720"/>
      </w:pPr>
      <w:r>
        <w:rPr>
          <w:b/>
          <w:bCs/>
        </w:rPr>
        <w:t xml:space="preserve">6.	</w:t>
      </w:r>
      <w:r>
        <w:rPr>
          <w:b/>
          <w:bCs/>
        </w:rPr>
        <w:t xml:space="preserve">Title</w:t>
      </w:r>
    </w:p>
    <w:p>
      <w:pPr>
        <w:tabs>
          <w:tab w:val="left" w:pos="1440"/>
        </w:tabs>
        <w:spacing w:after="100" w:line="276"/>
        <w:ind w:left="1440" w:hanging="720"/>
      </w:pPr>
      <w:r>
        <w:t xml:space="preserve">6.1	</w:t>
      </w:r>
      <w:r>
        <w:t xml:space="preserve">Title to the Property having been deduced to the Buyer’s Solicitors before the date of this contract, the Buyer is deemed to have full knowledge of the title and may raise no requisition or objection in relation to it, except in respect of matters arising after the date of this contract.</w:t>
      </w:r>
    </w:p>
    <w:p>
      <w:pPr>
        <w:tabs>
          <w:tab w:val="left" w:pos="1440"/>
        </w:tabs>
        <w:spacing w:after="100" w:line="276"/>
        <w:ind w:left="1440" w:hanging="720"/>
      </w:pPr>
      <w:r>
        <w:t xml:space="preserve">6.2	</w:t>
      </w:r>
      <w:r>
        <w:t xml:space="preserve">The Buyer must assume that the Seller is unable to give any covenant for title beyond that set out in clause 2, and may not require the Seller to produce any document other than those in its possession or control.</w:t>
      </w:r>
    </w:p>
    <w:p>
      <w:pPr>
        <w:tabs>
          <w:tab w:val="left" w:pos="720"/>
        </w:tabs>
        <w:spacing w:after="120" w:line="276"/>
        <w:ind w:left="720" w:hanging="720"/>
      </w:pPr>
      <w:r>
        <w:rPr>
          <w:b/>
          <w:bCs/>
        </w:rPr>
        <w:t xml:space="preserve">7.	</w:t>
      </w:r>
      <w:r>
        <w:rPr>
          <w:b/>
          <w:bCs/>
        </w:rPr>
        <w:t xml:space="preserve">The Tenancies</w:t>
      </w:r>
    </w:p>
    <w:p>
      <w:pPr>
        <w:tabs>
          <w:tab w:val="left" w:pos="1440"/>
        </w:tabs>
        <w:spacing w:after="100" w:line="276"/>
        <w:ind w:left="1440" w:hanging="720"/>
      </w:pPr>
      <w:r>
        <w:t xml:space="preserve">7.1	</w:t>
      </w:r>
      <w:r>
        <w:t xml:space="preserve">The Property is sold subject to and with the benefit of the Tenancies. The Buyer is deemed to have full knowledge of the terms of the Tenancies and buys subject to them whether or not it has inspected them.</w:t>
      </w:r>
    </w:p>
    <w:p>
      <w:pPr>
        <w:tabs>
          <w:tab w:val="left" w:pos="1440"/>
        </w:tabs>
        <w:spacing w:after="100" w:line="276"/>
        <w:ind w:left="1440" w:hanging="720"/>
      </w:pPr>
      <w:r>
        <w:t xml:space="preserve">7.2	</w:t>
      </w:r>
      <w:r>
        <w:t xml:space="preserve">Between the date of this contract and Completion the Seller must manage the Property and the Tenancies with reasonable care and in accordance with the principles of good estate management, and must not without the Buyer’s written consent (not to be unreasonably withheld or delayed): (a) grant, surrender or vary any of the Tenancies; (b) agree any rent review; (c) commence any forfeiture or other proceedings; or (d) serve any notice under the Landlord and Tenant Act 1954.</w:t>
      </w:r>
    </w:p>
    <w:p>
      <w:pPr>
        <w:tabs>
          <w:tab w:val="left" w:pos="1440"/>
        </w:tabs>
        <w:spacing w:after="100" w:line="276"/>
        <w:ind w:left="1440" w:hanging="720"/>
      </w:pPr>
      <w:r>
        <w:t xml:space="preserve">7.3	</w:t>
      </w:r>
      <w:r>
        <w:t xml:space="preserve">Any Rent Deposits held by the Seller will be dealt with on Completion in accordance with clause 8.4.</w:t>
      </w:r>
    </w:p>
    <w:p>
      <w:pPr>
        <w:tabs>
          <w:tab w:val="left" w:pos="720"/>
        </w:tabs>
        <w:spacing w:after="120" w:line="276"/>
        <w:ind w:left="720" w:hanging="720"/>
      </w:pPr>
      <w:r>
        <w:rPr>
          <w:b/>
          <w:bCs/>
        </w:rPr>
        <w:t xml:space="preserve">8.	</w:t>
      </w:r>
      <w:r>
        <w:rPr>
          <w:b/>
          <w:bCs/>
        </w:rPr>
        <w:t xml:space="preserve">Completion</w:t>
      </w:r>
    </w:p>
    <w:p>
      <w:pPr>
        <w:tabs>
          <w:tab w:val="left" w:pos="1440"/>
        </w:tabs>
        <w:spacing w:after="100" w:line="276"/>
        <w:ind w:left="1440" w:hanging="720"/>
      </w:pPr>
      <w:r>
        <w:t xml:space="preserve">8.1	</w:t>
      </w:r>
      <w:r>
        <w:t xml:space="preserve">Completion will take place on the Completion Date at the offices of the Seller’s Solicitors (or where they reasonably direct), when the balance of the Purchase Price (and any VAT properly payable), as adjusted for the apportionments under clause 9, must be paid to the Seller’s Solicitors by electronic means.</w:t>
      </w:r>
    </w:p>
    <w:p>
      <w:pPr>
        <w:tabs>
          <w:tab w:val="left" w:pos="1440"/>
        </w:tabs>
        <w:spacing w:after="100" w:line="276"/>
        <w:ind w:left="1440" w:hanging="720"/>
      </w:pPr>
      <w:r>
        <w:t xml:space="preserve">8.2	</w:t>
      </w:r>
      <w:r>
        <w:t xml:space="preserve">On Completion the Seller must deliver to the Buyer: (a) a duly executed transfer of the Property in the agreed form (Form TR1); (b) the documents of title; (c) the originals (or certified copies) of the Tenancies and all related licences, consents and rent review memoranda; and (d) duly executed notices of assignment of the Rent Deposits.</w:t>
      </w:r>
    </w:p>
    <w:p>
      <w:pPr>
        <w:tabs>
          <w:tab w:val="left" w:pos="1440"/>
        </w:tabs>
        <w:spacing w:after="100" w:line="276"/>
        <w:ind w:left="1440" w:hanging="720"/>
      </w:pPr>
      <w:r>
        <w:t xml:space="preserve">8.3	</w:t>
      </w:r>
      <w:r>
        <w:t xml:space="preserve">Completion of the sale of the Property is conditional on completion taking place simultaneously of all matters required by this clause 8.</w:t>
      </w:r>
    </w:p>
    <w:p>
      <w:pPr>
        <w:tabs>
          <w:tab w:val="left" w:pos="1440"/>
        </w:tabs>
        <w:spacing w:after="100" w:line="276"/>
        <w:ind w:left="1440" w:hanging="720"/>
      </w:pPr>
      <w:r>
        <w:t xml:space="preserve">8.4	</w:t>
      </w:r>
      <w:r>
        <w:t xml:space="preserve">On Completion the Seller must pay to the Buyer, or allow as a deduction from the completion monies, an amount equal to any Rent Deposits then held (less any amounts properly applied), and the parties must enter into such documents as are reasonably required to transfer the benefit and burden of the Rent Deposits to the Buyer.</w:t>
      </w:r>
    </w:p>
    <w:p>
      <w:pPr>
        <w:tabs>
          <w:tab w:val="left" w:pos="1440"/>
        </w:tabs>
        <w:spacing w:after="100" w:line="276"/>
        <w:ind w:left="1440" w:hanging="720"/>
      </w:pPr>
      <w:ins w:id="2008" w:author="Marlowe Greaves LLP (for the Seller)" w:date="2026-03-26T00:00:00Z">
        <w:r>
          <w:t xml:space="preserve">8.5	If completion does not take place on the Completion Date because of the default of one party, that party must pay compensation to the other at the Contract Rate, calculated on the balance of the Purchase Price (in the case of buyer default) or on the amount of the Purchase Price already paid (in the case of seller default), for the period of default, in accordance with Condition 9.</w:t>
        </w:r>
      </w:ins>
    </w:p>
    <w:p>
      <w:pPr>
        <w:tabs>
          <w:tab w:val="left" w:pos="720"/>
        </w:tabs>
        <w:spacing w:after="120" w:line="276"/>
        <w:ind w:left="720" w:hanging="720"/>
      </w:pPr>
      <w:r>
        <w:rPr>
          <w:b/>
          <w:bCs/>
        </w:rPr>
        <w:t xml:space="preserve">9.	</w:t>
      </w:r>
      <w:r>
        <w:rPr>
          <w:b/>
          <w:bCs/>
        </w:rPr>
        <w:t xml:space="preserve">Apportionments</w:t>
      </w:r>
    </w:p>
    <w:p>
      <w:pPr>
        <w:tabs>
          <w:tab w:val="left" w:pos="1440"/>
        </w:tabs>
        <w:spacing w:after="100" w:line="276"/>
        <w:ind w:left="1440" w:hanging="720"/>
      </w:pPr>
      <w:r>
        <w:t xml:space="preserve">9.1	</w:t>
      </w:r>
      <w:r>
        <w:t xml:space="preserve">The rents and other periodic outgoings of the Property must be apportioned on a daily basis on Completion so that the Seller is entitled to and liable for them up to (but excluding) the Apportionment Day and the Buyer is entitled to and liable for them from and including the Apportionment Day.</w:t>
      </w:r>
    </w:p>
    <w:p>
      <w:pPr>
        <w:tabs>
          <w:tab w:val="left" w:pos="1440"/>
        </w:tabs>
        <w:spacing w:after="100" w:line="276"/>
        <w:ind w:left="1440" w:hanging="720"/>
      </w:pPr>
      <w:r>
        <w:t xml:space="preserve">9.2	</w:t>
      </w:r>
      <w:r>
        <w:t xml:space="preserve">Where any rent or other sum payable by a tenant has not been received by the Seller by Completion, no apportionment will be made in respect of it on Completion but, when the Buyer receives it, the Buyer must account to the Seller for the part referable to the period before the Apportionment Day. The Buyer must use reasonable endeavours to recover any arrears but is not required to commence proceedings or forfeit any Tenancy.</w:t>
      </w:r>
    </w:p>
    <w:p>
      <w:pPr>
        <w:tabs>
          <w:tab w:val="left" w:pos="1440"/>
        </w:tabs>
        <w:spacing w:after="100" w:line="276"/>
        <w:ind w:left="1440" w:hanging="720"/>
      </w:pPr>
      <w:r>
        <w:t xml:space="preserve">9.3	</w:t>
      </w:r>
      <w:r>
        <w:t xml:space="preserve">If the amount of any apportionment cannot be agreed on Completion, a provisional apportionment must be made on the basis of the latest available figures and the parties must account to each other for any balance within ten working days of the final figures being known.</w:t>
      </w:r>
    </w:p>
    <w:p>
      <w:pPr>
        <w:tabs>
          <w:tab w:val="left" w:pos="720"/>
        </w:tabs>
        <w:spacing w:after="120" w:line="276"/>
        <w:ind w:left="720" w:hanging="720"/>
      </w:pPr>
      <w:r>
        <w:rPr>
          <w:b/>
          <w:bCs/>
        </w:rPr>
        <w:t xml:space="preserve">10.	</w:t>
      </w:r>
      <w:r>
        <w:rPr>
          <w:b/>
          <w:bCs/>
        </w:rPr>
        <w:t xml:space="preserve">Insurance</w:t>
      </w:r>
    </w:p>
    <w:p>
      <w:pPr>
        <w:tabs>
          <w:tab w:val="left" w:pos="1440"/>
        </w:tabs>
        <w:spacing w:after="100" w:line="276"/>
        <w:ind w:left="1440" w:hanging="720"/>
      </w:pPr>
      <w:r>
        <w:t xml:space="preserve">10.1	</w:t>
      </w:r>
      <w:r>
        <w:t xml:space="preserve">Section 47 of the Law of Property Act 1925 does not apply. The Seller is under no obligation to insure the Property save as set out in clause 10.2 and Condition 7.1 applies as varied by this clause.</w:t>
      </w:r>
    </w:p>
    <w:p>
      <w:pPr>
        <w:tabs>
          <w:tab w:val="left" w:pos="1440"/>
        </w:tabs>
        <w:spacing w:after="100" w:line="276"/>
        <w:ind w:left="1440" w:hanging="720"/>
      </w:pPr>
      <w:r>
        <w:t xml:space="preserve">10.2	</w:t>
      </w:r>
      <w:r>
        <w:t xml:space="preserve">The Seller must maintain its existing buildings insurance in respect of the Property until Completion, and the Buyer must reimburse the Seller on Completion for the proportion of the premium (currently £58,400 per annum) referable to the period from the Apportionment Day to the end of the current period of insurance, to the extent the cost is not recoverable from the tenants.</w:t>
      </w:r>
    </w:p>
    <w:p>
      <w:pPr>
        <w:tabs>
          <w:tab w:val="left" w:pos="1440"/>
        </w:tabs>
        <w:spacing w:after="100" w:line="276"/>
        <w:ind w:left="1440" w:hanging="720"/>
      </w:pPr>
      <w:r>
        <w:t xml:space="preserve">10.3	</w:t>
      </w:r>
      <w:r>
        <w:t xml:space="preserve">Risk in the Property passes to the Buyer on exchange of this contract and the Buyer is responsible for arranging its own insurance from that date.</w:t>
      </w:r>
    </w:p>
    <w:p>
      <w:pPr>
        <w:tabs>
          <w:tab w:val="left" w:pos="720"/>
        </w:tabs>
        <w:spacing w:after="120" w:line="276"/>
        <w:ind w:left="720" w:hanging="720"/>
      </w:pPr>
      <w:r>
        <w:rPr>
          <w:b/>
          <w:bCs/>
        </w:rPr>
        <w:t xml:space="preserve">11.	</w:t>
      </w:r>
      <w:r>
        <w:rPr>
          <w:b/>
          <w:bCs/>
        </w:rPr>
        <w:t xml:space="preserve">The transfer</w:t>
      </w:r>
    </w:p>
    <w:p>
      <w:pPr>
        <w:tabs>
          <w:tab w:val="left" w:pos="1440"/>
        </w:tabs>
        <w:spacing w:after="100" w:line="276"/>
        <w:ind w:left="1440" w:hanging="720"/>
      </w:pPr>
      <w:r>
        <w:t xml:space="preserve">11.1	</w:t>
      </w:r>
      <w:r>
        <w:t xml:space="preserve">The transfer of the Property to the Buyer must be in the agreed form set out in Schedule 4 and must contain the covenants and declarations there set out.</w:t>
      </w:r>
    </w:p>
    <w:p>
      <w:pPr>
        <w:tabs>
          <w:tab w:val="left" w:pos="1440"/>
        </w:tabs>
        <w:spacing w:after="100" w:line="276"/>
        <w:ind w:left="1440" w:hanging="720"/>
      </w:pPr>
      <w:r>
        <w:t xml:space="preserve">11.2	</w:t>
      </w:r>
      <w:r>
        <w:t xml:space="preserve">The Buyer may not require the Seller to transfer the Property to any person other than the Buyer, or to transfer it in more than one parcel.</w:t>
      </w:r>
    </w:p>
    <w:p>
      <w:pPr>
        <w:tabs>
          <w:tab w:val="left" w:pos="720"/>
        </w:tabs>
        <w:spacing w:after="120" w:line="276"/>
        <w:ind w:left="720" w:hanging="720"/>
      </w:pPr>
      <w:r>
        <w:rPr>
          <w:b/>
          <w:bCs/>
        </w:rPr>
        <w:t xml:space="preserve">12.	</w:t>
      </w:r>
      <w:r>
        <w:rPr>
          <w:b/>
          <w:bCs/>
        </w:rPr>
        <w:t xml:space="preserve">Pre-contract enquiries and warranties</w:t>
      </w:r>
    </w:p>
    <w:p>
      <w:pPr>
        <w:tabs>
          <w:tab w:val="left" w:pos="1440"/>
        </w:tabs>
        <w:spacing w:after="100" w:line="276"/>
        <w:ind w:left="1440" w:hanging="720"/>
      </w:pPr>
      <w:r>
        <w:t xml:space="preserve">12.1	</w:t>
      </w:r>
      <w:r>
        <w:t xml:space="preserve">The Buyer enters into this contract in reliance on the Seller’s written replies to the Buyer’s pre-contract enquiries (including the replies to CPSE.1) given before the date of this contract, but otherwise on the basis of its own inspection and investigation.</w:t>
      </w:r>
    </w:p>
    <w:p>
      <w:pPr>
        <w:tabs>
          <w:tab w:val="left" w:pos="1440"/>
        </w:tabs>
        <w:spacing w:after="100" w:line="276"/>
        <w:ind w:left="1440" w:hanging="720"/>
      </w:pPr>
      <w:r>
        <w:t xml:space="preserve">12.2	</w:t>
      </w:r>
      <w:r>
        <w:t xml:space="preserve">The Seller is not liable for any error, misstatement or omission in any reply to enquiries unless (and only to the extent that) it was given </w:t>
      </w:r>
      <w:del w:id="2009" w:author="Marlowe Greaves LLP (for the Seller)" w:date="2026-03-26T00:00:00Z">
        <w:r>
          <w:delText xml:space="preserve">negligently or</w:delText>
        </w:r>
      </w:del>
      <w:ins w:id="2010" w:author="Marlowe Greaves LLP (for the Seller)" w:date="2026-03-26T00:00:00Z">
        <w:r>
          <w:t xml:space="preserve">fraudulently or</w:t>
        </w:r>
      </w:ins>
      <w:r>
        <w:t xml:space="preserve"> recklessly, or the Seller’s Solicitors confirmed it in writing after being specifically requested to verify the relevant matter.</w:t>
      </w:r>
    </w:p>
    <w:p>
      <w:pPr>
        <w:tabs>
          <w:tab w:val="left" w:pos="720"/>
        </w:tabs>
        <w:spacing w:after="120" w:line="276"/>
        <w:ind w:left="720" w:hanging="720"/>
      </w:pPr>
      <w:r>
        <w:rPr>
          <w:b/>
          <w:bCs/>
        </w:rPr>
        <w:t xml:space="preserve">13.	</w:t>
      </w:r>
      <w:r>
        <w:rPr>
          <w:b/>
          <w:bCs/>
        </w:rPr>
        <w:t xml:space="preserve">Notices</w:t>
      </w:r>
    </w:p>
    <w:p>
      <w:pPr>
        <w:tabs>
          <w:tab w:val="left" w:pos="1440"/>
        </w:tabs>
        <w:spacing w:after="100" w:line="276"/>
        <w:ind w:left="1440" w:hanging="720"/>
      </w:pPr>
      <w:r>
        <w:t xml:space="preserve">13.1	</w:t>
      </w:r>
      <w:r>
        <w:t xml:space="preserve">Condition 1.3 applies to any notice or document to be given under this contract, save that a notice or document is also validly given if sent by email to the relevant party’s solicitors and receipt is acknowledged.</w:t>
      </w:r>
    </w:p>
    <w:p>
      <w:pPr>
        <w:tabs>
          <w:tab w:val="left" w:pos="720"/>
        </w:tabs>
        <w:spacing w:after="120" w:line="276"/>
        <w:ind w:left="720" w:hanging="720"/>
      </w:pPr>
      <w:r>
        <w:rPr>
          <w:b/>
          <w:bCs/>
        </w:rPr>
        <w:t xml:space="preserve">14.	</w:t>
      </w:r>
      <w:r>
        <w:rPr>
          <w:b/>
          <w:bCs/>
        </w:rPr>
        <w:t xml:space="preserve">General</w:t>
      </w:r>
    </w:p>
    <w:p>
      <w:pPr>
        <w:tabs>
          <w:tab w:val="left" w:pos="1440"/>
        </w:tabs>
        <w:spacing w:after="100" w:line="276"/>
        <w:ind w:left="1440" w:hanging="720"/>
      </w:pPr>
      <w:r>
        <w:t xml:space="preserve">14.1	</w:t>
      </w:r>
      <w:r>
        <w:rPr>
          <w:b/>
          <w:bCs/>
        </w:rPr>
        <w:t xml:space="preserve">Entire agreement. </w:t>
      </w:r>
      <w:r>
        <w:t xml:space="preserve">This contract (together with the documents referred to in it) constitutes the entire agreement between the parties and supersedes all prior negotiations, representations and arrangements. Each party acknowledges that it has not relied on any statement or representation not set out in this contract, save that nothing limits any liability for fraud.</w:t>
      </w:r>
    </w:p>
    <w:p>
      <w:pPr>
        <w:tabs>
          <w:tab w:val="left" w:pos="1440"/>
        </w:tabs>
        <w:spacing w:after="100" w:line="276"/>
        <w:ind w:left="1440" w:hanging="720"/>
      </w:pPr>
      <w:r>
        <w:t xml:space="preserve">14.2	</w:t>
      </w:r>
      <w:r>
        <w:rPr>
          <w:b/>
          <w:bCs/>
        </w:rPr>
        <w:t xml:space="preserve">Assignment. </w:t>
      </w:r>
      <w:r>
        <w:t xml:space="preserve">This contract is personal to the parties. Neither party may assign, charge or otherwise deal with the benefit of this contract.</w:t>
      </w:r>
    </w:p>
    <w:p>
      <w:pPr>
        <w:tabs>
          <w:tab w:val="left" w:pos="1440"/>
        </w:tabs>
        <w:spacing w:after="100" w:line="276"/>
        <w:ind w:left="1440" w:hanging="720"/>
      </w:pPr>
      <w:r>
        <w:t xml:space="preserve">14.3	</w:t>
      </w:r>
      <w:r>
        <w:rPr>
          <w:b/>
          <w:bCs/>
        </w:rPr>
        <w:t xml:space="preserve">Third parties. </w:t>
      </w:r>
      <w:r>
        <w:t xml:space="preserve">A person who is not a party to this contract has no rights under the Contracts (Rights of Third Parties) Act 1999 to enforce any of its terms.</w:t>
      </w:r>
    </w:p>
    <w:p>
      <w:pPr>
        <w:tabs>
          <w:tab w:val="left" w:pos="1440"/>
        </w:tabs>
        <w:spacing w:after="100" w:line="276"/>
        <w:ind w:left="1440" w:hanging="720"/>
      </w:pPr>
      <w:r>
        <w:t xml:space="preserve">14.4	</w:t>
      </w:r>
      <w:r>
        <w:rPr>
          <w:b/>
          <w:bCs/>
        </w:rPr>
        <w:t xml:space="preserve">Counterparts. </w:t>
      </w:r>
      <w:r>
        <w:t xml:space="preserve">This contract may be executed in any number of counterparts, each of which when executed and delivered constitutes an original, and all the counterparts together constitute one and the same instrument. Exchange may take place in accordance with the Law Society’s Formula B (or such other formula as the solicitors agree).</w:t>
      </w:r>
    </w:p>
    <w:p>
      <w:pPr>
        <w:tabs>
          <w:tab w:val="left" w:pos="1440"/>
        </w:tabs>
        <w:spacing w:after="100" w:line="276"/>
        <w:ind w:left="1440" w:hanging="720"/>
      </w:pPr>
      <w:r>
        <w:t xml:space="preserve">14.5	</w:t>
      </w:r>
      <w:r>
        <w:rPr>
          <w:b/>
          <w:bCs/>
        </w:rPr>
        <w:t xml:space="preserve">Governing law and jurisdiction. </w:t>
      </w:r>
      <w:r>
        <w:t xml:space="preserve">This contract and any dispute arising out of or in connection with it are governed by and construed in accordance with the law of England and Wales, and the parties submit to the exclusive jurisdiction of the courts of England and Wales.</w:t>
      </w:r>
    </w:p>
    <w:p>
      <w:r>
        <w:br w:type="page"/>
      </w:r>
    </w:p>
    <w:p>
      <w:pPr>
        <w:spacing w:after="100" w:before="200"/>
      </w:pPr>
      <w:r>
        <w:rPr>
          <w:b/>
          <w:bCs/>
        </w:rPr>
        <w:t xml:space="preserve">SCHEDULE 1 — The Property</w:t>
      </w:r>
    </w:p>
    <w:p>
      <w:pPr>
        <w:spacing w:after="120" w:before="0" w:line="276"/>
      </w:pPr>
      <w:r>
        <w:t xml:space="preserve">The freehold property known as Kingsgate House, 14–18 Farringdon Road, London EC1M 3HE, registered at HM Land Registry under title number NGL482190, being a refurbished office building of approximately 24,000 sq ft (net internal area) arranged over ground and five upper floors with ancillary retail accommodation at ground floor level, together with all rights, easements and appurtenances benefiting it and the Seller’s reversionary interest in the Tenancies.</w:t>
      </w:r>
    </w:p>
    <w:p>
      <w:pPr>
        <w:spacing w:after="100" w:before="200"/>
      </w:pPr>
      <w:r>
        <w:rPr>
          <w:b/>
          <w:bCs/>
        </w:rPr>
        <w:t xml:space="preserve">SCHEDULE 2 — The Tenancies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450"/>
        <w:gridCol w:w="1250"/>
        <w:gridCol w:w="2926"/>
      </w:tblGrid>
      <w:tr>
        <w:tc>
          <w:tcPr>
            <w:tcW w:type="dxa" w:w="1300"/>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Unit</w:t>
            </w:r>
          </w:p>
        </w:tc>
        <w:tc>
          <w:tcPr>
            <w:tcW w:type="dxa" w:w="2100"/>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Tenant</w:t>
            </w:r>
          </w:p>
        </w:tc>
        <w:tc>
          <w:tcPr>
            <w:tcW w:type="dxa" w:w="1450"/>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Lease term</w:t>
            </w:r>
          </w:p>
        </w:tc>
        <w:tc>
          <w:tcPr>
            <w:tcW w:type="dxa" w:w="1250"/>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Passing rent (£ p.a.)</w:t>
            </w:r>
          </w:p>
        </w:tc>
        <w:tc>
          <w:tcPr>
            <w:tcW w:type="dxa" w:w="2926"/>
            <w:tcBorders>
              <w:top w:val="single" w:color="BBBBBB" w:sz="2"/>
              <w:left w:val="single" w:color="BBBBBB" w:sz="2"/>
              <w:bottom w:val="single" w:color="BBBBBB" w:sz="2"/>
              <w:right w:val="single" w:color="BBBBBB" w:sz="2"/>
            </w:tcBorders>
            <w:shd w:fill="1F3864" w:val="clear"/>
            <w:tcMar>
              <w:top w:type="dxa" w:w="50"/>
              <w:left w:type="dxa" w:w="110"/>
              <w:bottom w:type="dxa" w:w="50"/>
              <w:right w:type="dxa" w:w="110"/>
            </w:tcMar>
          </w:tcPr>
          <w:p>
            <w:pPr>
              <w:spacing w:after="0" w:line="256"/>
            </w:pPr>
            <w:r>
              <w:rPr>
                <w:b/>
                <w:bCs/>
                <w:color w:val="FFFFFF"/>
                <w:sz w:val="18"/>
                <w:szCs w:val="18"/>
              </w:rPr>
              <w:t xml:space="preserve">Notes</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Ground</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Café Bertrand Ltd</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25.03.2019</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95,000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Retail (A3). FRI. Rent deposit £23,750 held.</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1st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Halden Consulting LLP</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24.06.2021</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242,000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Review 24.06.2026; break 24.06.2028.</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2nd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Northwind Media Ltd</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29.09.2020</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246,400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Review 29.09.2025 (agreed).</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3rd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Ardent Software Ltd</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25.12.2022</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255,200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Review 25.12.2027; break 25.12.2029.</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4th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Pemberton Recruitment Ltd</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25.03.2023</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255,200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Rent deposit £63,800 held.</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5th floor</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Meridian Architects LLP</w:t>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10 yrs from 25.12.2021</w:t>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268,400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Office. FRI. Review 25.12.2026; break 25.12.2029.</w:t>
            </w:r>
          </w:p>
        </w:tc>
      </w:tr>
      <w:tr>
        <w:tc>
          <w:tcPr>
            <w:tcW w:type="dxa" w:w="1300"/>
            <w:tcBorders>
              <w:top w:val="single" w:color="BBBBBB" w:sz="2"/>
              <w:left w:val="single" w:color="BBBBBB" w:sz="2"/>
              <w:bottom w:val="single" w:color="BBBBBB" w:sz="2"/>
              <w:right w:val="single" w:color="BBBBBB" w:sz="2"/>
            </w:tcBorders>
            <w:shd w:fill="EFEFEF" w:val="clear"/>
            <w:tcMar>
              <w:top w:type="dxa" w:w="50"/>
              <w:left w:type="dxa" w:w="110"/>
              <w:bottom w:type="dxa" w:w="50"/>
              <w:right w:type="dxa" w:w="110"/>
            </w:tcMar>
          </w:tcPr>
          <w:p>
            <w:pPr>
              <w:spacing w:after="0" w:line="256"/>
            </w:pPr>
            <w:r>
              <w:rPr>
                <w:b/>
                <w:bCs/>
                <w:sz w:val="18"/>
                <w:szCs w:val="18"/>
              </w:rPr>
              <w:t xml:space="preserve">TOTAL</w:t>
            </w:r>
          </w:p>
        </w:tc>
        <w:tc>
          <w:tcPr>
            <w:tcW w:type="dxa" w:w="210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
            </w:r>
          </w:p>
        </w:tc>
        <w:tc>
          <w:tcPr>
            <w:tcW w:type="dxa" w:w="14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
            </w:r>
          </w:p>
        </w:tc>
        <w:tc>
          <w:tcPr>
            <w:tcW w:type="dxa" w:w="1250"/>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1,362,200</w:t>
            </w:r>
          </w:p>
        </w:tc>
        <w:tc>
          <w:tcPr>
            <w:tcW w:type="dxa" w:w="2926"/>
            <w:tcBorders>
              <w:top w:val="single" w:color="BBBBBB" w:sz="2"/>
              <w:left w:val="single" w:color="BBBBBB" w:sz="2"/>
              <w:bottom w:val="single" w:color="BBBBBB" w:sz="2"/>
              <w:right w:val="single" w:color="BBBBBB" w:sz="2"/>
            </w:tcBorders>
            <w:tcMar>
              <w:top w:type="dxa" w:w="50"/>
              <w:left w:type="dxa" w:w="110"/>
              <w:bottom w:type="dxa" w:w="50"/>
              <w:right w:type="dxa" w:w="110"/>
            </w:tcMar>
          </w:tcPr>
          <w:p>
            <w:pPr>
              <w:spacing w:after="0" w:line="256"/>
            </w:pPr>
            <w:r>
              <w:rPr>
                <w:b w:val="false"/>
                <w:bCs w:val="false"/>
                <w:sz w:val="18"/>
                <w:szCs w:val="18"/>
              </w:rPr>
              <w:t xml:space="preserve"/>
            </w:r>
          </w:p>
        </w:tc>
      </w:tr>
    </w:tbl>
    <w:p>
      <w:pPr>
        <w:spacing w:after="100" w:before="200"/>
      </w:pPr>
      <w:r>
        <w:rPr>
          <w:b/>
          <w:bCs/>
        </w:rPr>
        <w:t xml:space="preserve">SCHEDULE 3 — Title Matters</w:t>
      </w:r>
    </w:p>
    <w:p>
      <w:pPr>
        <w:spacing w:after="120" w:before="0" w:line="276"/>
      </w:pPr>
      <w:r>
        <w:t xml:space="preserve">1.  The entries (other than charges to be discharged on Completion) in the property, proprietorship and charges registers of title number NGL482190 as at the date of this contract.</w:t>
      </w:r>
    </w:p>
    <w:p>
      <w:pPr>
        <w:spacing w:after="120" w:before="0" w:line="276"/>
      </w:pPr>
      <w:r>
        <w:t xml:space="preserve">2.  A deed of easement dated 4 June 1998 granting rights of support in favour of the adjoining property known as 20 Farringdon Road.</w:t>
      </w:r>
    </w:p>
    <w:p>
      <w:pPr>
        <w:spacing w:after="120" w:before="0" w:line="276"/>
      </w:pPr>
      <w:r>
        <w:t xml:space="preserve">3.  The Tenancies and all rights granted by or reserved under them.</w:t>
      </w:r>
    </w:p>
    <w:p>
      <w:pPr>
        <w:spacing w:after="120" w:before="0" w:line="276"/>
      </w:pPr>
      <w:r>
        <w:t xml:space="preserve">4.  All matters disclosed, or which would be disclosed, by the searches and enquiries a prudent buyer would make, and the replies given to the Buyer’s pre-contract enquiries.</w:t>
      </w:r>
    </w:p>
    <w:p>
      <w:pPr>
        <w:spacing w:after="100" w:before="200"/>
      </w:pPr>
      <w:r>
        <w:rPr>
          <w:b/>
          <w:bCs/>
        </w:rPr>
        <w:t xml:space="preserve">SCHEDULE 4 — Form of transfer</w:t>
      </w:r>
    </w:p>
    <w:p>
      <w:pPr>
        <w:spacing w:after="120" w:before="0" w:line="276"/>
      </w:pPr>
      <w:r>
        <w:t xml:space="preserve">A transfer of the whole of the registered title in Form TR1, transferring the Property to the Buyer with full title guarantee subject to and with the benefit of the Tenancies and the Title Matters, in the form initialled by the parties’ solicitors for identification.</w:t>
      </w:r>
    </w:p>
    <w:p>
      <w:r>
        <w:br w:type="page"/>
      </w:r>
    </w:p>
    <w:p>
      <w:pPr>
        <w:spacing w:after="100" w:before="200"/>
      </w:pPr>
      <w:r>
        <w:rPr>
          <w:b/>
          <w:bCs/>
        </w:rPr>
        <w:t xml:space="preserve">EXECUTION</w:t>
      </w:r>
    </w:p>
    <w:p>
      <w:pPr>
        <w:spacing w:after="120" w:before="0" w:line="276"/>
      </w:pPr>
      <w:r>
        <w:t xml:space="preserve">This contract has been entered into on the date stated at the beginning of it.</w:t>
      </w:r>
    </w:p>
    <w:p>
      <w:pPr>
        <w:spacing w:after="40" w:before="0" w:line="276"/>
      </w:pPr>
      <w:r>
        <w:rPr>
          <w:b/>
          <w:bCs/>
        </w:rPr>
        <w:t xml:space="preserve">Signed by Belvedere Estates Limited</w:t>
      </w:r>
    </w:p>
    <w:p>
      <w:pPr>
        <w:spacing w:after="40" w:before="0" w:line="276"/>
      </w:pPr>
      <w:r>
        <w:t xml:space="preserve">Signature of director: ........................................   (Alan Novak, Director)</w:t>
      </w:r>
    </w:p>
    <w:p>
      <w:pPr>
        <w:spacing w:after="160" w:before="0" w:line="276"/>
      </w:pPr>
      <w:r>
        <w:t xml:space="preserve">In the presence of (witness): ........................................</w:t>
      </w:r>
    </w:p>
    <w:p>
      <w:pPr>
        <w:spacing w:after="40" w:before="0" w:line="276"/>
      </w:pPr>
      <w:r>
        <w:rPr>
          <w:b/>
          <w:bCs/>
        </w:rPr>
        <w:t xml:space="preserve">Signed by Thornbury Properties Limited</w:t>
      </w:r>
    </w:p>
    <w:p>
      <w:pPr>
        <w:spacing w:after="40" w:before="0" w:line="276"/>
      </w:pPr>
      <w:r>
        <w:t xml:space="preserve">Signature of director: ........................................   (Daniel Quigley, Director)</w:t>
      </w:r>
    </w:p>
    <w:p>
      <w:pPr>
        <w:spacing w:after="40" w:before="0" w:line="276"/>
      </w:pPr>
      <w:r>
        <w:t xml:space="preserve">In the presence of (witness):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60"/>
      <w:jc w:val="center"/>
    </w:pPr>
    <w:r>
      <w:rPr>
        <w:sz w:val="16"/>
        <w:szCs w:val="16"/>
      </w:rPr>
      <w:t xml:space="preserve">Project Redwood — Sale Contract (v2 redline)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0"/>
        <w:szCs w:val="20"/>
      </w:rPr>
      <w:t xml:space="preserve">Whitfield Carter LLP</w:t>
    </w:r>
  </w:p>
  <w:p>
    <w:pPr>
      <w:pBdr>
        <w:bottom w:val="single" w:color="1F3864" w:sz="6" w:space="2"/>
      </w:pBdr>
      <w:spacing w:after="40"/>
      <w:jc w:val="right"/>
    </w:pPr>
    <w:r>
      <w:rPr>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2026-06-10T22:45:33.960Z</dcterms:created>
  <dcterms:modified xsi:type="dcterms:W3CDTF">2026-06-10T22:45:33.960Z</dcterms:modified>
</cp:coreProperties>
</file>

<file path=docProps/custom.xml><?xml version="1.0" encoding="utf-8"?>
<Properties xmlns="http://schemas.openxmlformats.org/officeDocument/2006/custom-properties" xmlns:vt="http://schemas.openxmlformats.org/officeDocument/2006/docPropsVTypes"/>
</file>