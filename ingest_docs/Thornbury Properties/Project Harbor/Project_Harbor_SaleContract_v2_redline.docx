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2026</w:t>
      </w:r>
    </w:p>
    <w:p>
      <w:pPr>
        <w:spacing w:after="40" w:before="240"/>
        <w:jc w:val="center"/>
      </w:pPr>
      <w:r>
        <w:rPr>
          <w:b/>
          <w:bCs/>
          <w:sz w:val="22"/>
          <w:szCs w:val="22"/>
        </w:rPr>
        <w:t xml:space="preserve">Glennister Estates Limited</w:t>
      </w:r>
    </w:p>
    <w:p>
      <w:pPr>
        <w:spacing w:after="200"/>
        <w:jc w:val="center"/>
      </w:pPr>
      <w:r>
        <w:t xml:space="preserve">(1) Seller</w:t>
      </w:r>
    </w:p>
    <w:p>
      <w:pPr>
        <w:spacing w:after="40"/>
        <w:jc w:val="center"/>
      </w:pPr>
      <w:r>
        <w:rPr>
          <w:b/>
          <w:bCs/>
          <w:sz w:val="22"/>
          <w:szCs w:val="22"/>
        </w:rPr>
        <w:t xml:space="preserve">Thornbury Properties Limited</w:t>
      </w:r>
    </w:p>
    <w:p>
      <w:pPr>
        <w:spacing w:after="400"/>
        <w:jc w:val="center"/>
      </w:pPr>
      <w:r>
        <w:t xml:space="preserve">(2) Buyer</w:t>
      </w:r>
    </w:p>
    <w:p>
      <w:pPr>
        <w:spacing w:after="40"/>
        <w:jc w:val="center"/>
      </w:pPr>
      <w:r>
        <w:rPr>
          <w:b/>
          <w:bCs/>
          <w:sz w:val="40"/>
          <w:szCs w:val="40"/>
        </w:rPr>
        <w:t xml:space="preserve">CONTRACT</w:t>
      </w:r>
    </w:p>
    <w:p>
      <w:pPr>
        <w:spacing w:after="40"/>
        <w:jc w:val="center"/>
      </w:pPr>
      <w:r>
        <w:rPr>
          <w:sz w:val="20"/>
          <w:szCs w:val="20"/>
        </w:rPr>
        <w:t xml:space="preserve">for the sale and purchase of the freehold property known as</w:t>
      </w:r>
    </w:p>
    <w:p>
      <w:pPr>
        <w:spacing w:after="400"/>
        <w:jc w:val="center"/>
      </w:pPr>
      <w:r>
        <w:rPr>
          <w:b/>
          <w:bCs/>
          <w:sz w:val="22"/>
          <w:szCs w:val="22"/>
        </w:rPr>
        <w:t xml:space="preserve">Maritime Quarter, 1–7 Brunswick Wharf, Bristol BS1 6XG</w:t>
      </w:r>
    </w:p>
    <w:p>
      <w:pPr>
        <w:spacing w:after="600"/>
        <w:jc w:val="center"/>
      </w:pPr>
      <w:r>
        <w:rPr>
          <w:i/>
          <w:iCs/>
          <w:sz w:val="18"/>
          <w:szCs w:val="18"/>
        </w:rPr>
        <w:t xml:space="preserve">Incorporating the Standard Commercial Property Conditions (Third Edition – 2018 Revision)</w:t>
      </w:r>
    </w:p>
    <w:p>
      <w:pPr>
        <w:spacing w:after="0"/>
        <w:jc w:val="center"/>
      </w:pPr>
      <w:r>
        <w:rPr>
          <w:b/>
          <w:bCs/>
          <w:sz w:val="18"/>
          <w:szCs w:val="18"/>
        </w:rPr>
        <w:t xml:space="preserve">Whitfield Carter LLP</w:t>
      </w:r>
    </w:p>
    <w:p>
      <w:pPr>
        <w:spacing w:after="0"/>
        <w:jc w:val="center"/>
      </w:pPr>
      <w:r>
        <w:rPr>
          <w:color w:val="777777"/>
          <w:sz w:val="16"/>
          <w:szCs w:val="16"/>
        </w:rPr>
        <w:t xml:space="preserve">22 Bishopsgate, London EC2N 4BQ</w:t>
      </w:r>
    </w:p>
    <w:p>
      <w:pPr>
        <w:spacing w:after="120"/>
        <w:jc w:val="center"/>
      </w:pPr>
      <w:r>
        <w:rPr>
          <w:color w:val="777777"/>
          <w:sz w:val="16"/>
          <w:szCs w:val="16"/>
        </w:rPr>
        <w:t xml:space="preserve">Ref: SW/EM/WC-00123</w:t>
      </w:r>
    </w:p>
    <w:p>
      <w:r>
        <w:br w:type="page"/>
      </w:r>
    </w:p>
    <w:p>
      <w:pPr>
        <w:pStyle w:val="Heading1"/>
      </w:pPr>
      <w:r>
        <w:t xml:space="preserve">Memorandum of Agreement</w:t>
      </w:r>
    </w:p>
    <w:p>
      <w:pPr>
        <w:spacing w:after="120"/>
      </w:pPr>
      <w:r>
        <w:t xml:space="preserve">This Contract incorporates the Standard Commercial Property Conditions (Third Edition – 2018 Revision) (the “Standard Conditions”). Where there is a conflict between the Standard Conditions and the special conditions set out below, the special conditions prevail.</w:t>
      </w:r>
    </w:p>
    <w:p>
      <w:pPr>
        <w:pStyle w:val="Heading2"/>
      </w:pPr>
      <w:r>
        <w:t xml:space="preserve">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Seller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Glennister Estates Limited (company number 04488170) whose registered office is at Glennister House, 19 Queen Square, Bristol BS1 4ND</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Buyer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Thornbury Properties Limited (company number 06122418) whose registered office is at Thornbury House, 6 Crosby Court, London EC3V 9SX</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Property</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freehold property known as Maritime Quarter, 1–7 Brunswick Wharf, Bristol BS1 6XG registered at HM Land Registry with title absolute under title number AV428517</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Root of title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Registered title number AV428517</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Incumbrances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matters contained or referred to in the entries on the registers of title number AV428517 (other than the registered charge dated 4 May 2019 in favour of Clydesford Bank plc, which the Seller will discharge on or before completion) and the Occupational Leases listed in Schedule 2</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Title guarantee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Full title guarantee</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Completion date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date of exchange of this Contract, or such later date as the parties agree in writing</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Contract rate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4% per annum above the base rate from time to time of Barclays Bank plc</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Purchase price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£32,400,000 (exclusive of VAT)</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Deposit</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£3,240,000 (10% of the Purchase Price), to be held by the Seller's Conveyancer as stakeholder</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VAT</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sale is treated by the parties as a transfer of a going concern (TOGC) for VAT purposes (special condition 9)</w:t>
            </w:r>
          </w:p>
        </w:tc>
      </w:tr>
    </w:tbl>
    <w:p>
      <w:r>
        <w:br w:type="page"/>
      </w:r>
    </w:p>
    <w:p>
      <w:pPr>
        <w:pStyle w:val="Heading1"/>
      </w:pPr>
      <w:r>
        <w:t xml:space="preserve">1.  Definitions and interpretation</w:t>
      </w:r>
    </w:p>
    <w:p>
      <w:pPr>
        <w:tabs>
          <w:tab w:val="left" w:pos="567"/>
        </w:tabs>
        <w:spacing w:after="120"/>
        <w:ind w:left="567" w:hanging="567"/>
      </w:pPr>
      <w:r>
        <w:rPr>
          <w:b/>
          <w:bCs/>
        </w:rPr>
        <w:t xml:space="preserve">1.1	</w:t>
      </w:r>
      <w:r>
        <w:t xml:space="preserve">In this Contract the following definitions apply:</w:t>
      </w:r>
    </w:p>
    <w:p>
      <w:pPr>
        <w:spacing w:after="90"/>
        <w:ind w:left="567"/>
      </w:pPr>
      <w:r>
        <w:rPr>
          <w:b/>
          <w:bCs/>
        </w:rPr>
        <w:t xml:space="preserve">“Apportionment Day” means </w:t>
      </w:r>
      <w:r>
        <w:t xml:space="preserve">the Completion Date.</w:t>
      </w:r>
    </w:p>
    <w:p>
      <w:pPr>
        <w:spacing w:after="90"/>
        <w:ind w:left="567"/>
      </w:pPr>
      <w:r>
        <w:rPr>
          <w:b/>
          <w:bCs/>
        </w:rPr>
        <w:t xml:space="preserve">“Buyer's Conveyancer” means </w:t>
      </w:r>
      <w:r>
        <w:t xml:space="preserve">Whitfield Carter LLP of 22 Bishopsgate, London EC2N 4BQ (reference SW/EM/WC-00123).</w:t>
      </w:r>
    </w:p>
    <w:p>
      <w:pPr>
        <w:spacing w:after="90"/>
        <w:ind w:left="567"/>
      </w:pPr>
      <w:r>
        <w:rPr>
          <w:b/>
          <w:bCs/>
        </w:rPr>
        <w:t xml:space="preserve">“Seller's Conveyancer” means </w:t>
      </w:r>
      <w:r>
        <w:t xml:space="preserve">Holloway Pryce LLP of 55 Colston Avenue, Bristol BS1 4SD.</w:t>
      </w:r>
    </w:p>
    <w:p>
      <w:pPr>
        <w:spacing w:after="90"/>
        <w:ind w:left="567"/>
      </w:pPr>
      <w:r>
        <w:rPr>
          <w:b/>
          <w:bCs/>
        </w:rPr>
        <w:t xml:space="preserve">“Completion Date” means </w:t>
      </w:r>
      <w:r>
        <w:t xml:space="preserve">the date specified in the Particulars on which Completion is to take place.</w:t>
      </w:r>
    </w:p>
    <w:p>
      <w:pPr>
        <w:spacing w:after="90"/>
        <w:ind w:left="567"/>
      </w:pPr>
      <w:r>
        <w:rPr>
          <w:b/>
          <w:bCs/>
        </w:rPr>
        <w:t xml:space="preserve">“Occupational Leases” means </w:t>
      </w:r>
      <w:r>
        <w:t xml:space="preserve">the leases, tenancies and licences to occupy the Property listed in Schedule 2, together with any document supplemental to or varying any of them.</w:t>
      </w:r>
    </w:p>
    <w:p>
      <w:pPr>
        <w:spacing w:after="90"/>
        <w:ind w:left="567"/>
      </w:pPr>
      <w:r>
        <w:rPr>
          <w:b/>
          <w:bCs/>
        </w:rPr>
        <w:t xml:space="preserve">“Rents” means </w:t>
      </w:r>
      <w:r>
        <w:t xml:space="preserve">the rents, service charge, insurance rent and all other sums reserved by or payable under the Occupational Leases.</w:t>
      </w:r>
    </w:p>
    <w:p>
      <w:pPr>
        <w:spacing w:after="90"/>
        <w:ind w:left="567"/>
      </w:pPr>
      <w:r>
        <w:rPr>
          <w:b/>
          <w:bCs/>
        </w:rPr>
        <w:t xml:space="preserve">“Service Charge” means </w:t>
      </w:r>
      <w:r>
        <w:t xml:space="preserve">the service charge reserved by and payable under the Occupational Leases.</w:t>
      </w:r>
    </w:p>
    <w:p>
      <w:pPr>
        <w:spacing w:after="90"/>
        <w:ind w:left="567"/>
      </w:pPr>
      <w:r>
        <w:rPr>
          <w:b/>
          <w:bCs/>
        </w:rPr>
        <w:t xml:space="preserve">“Standard Conditions” means </w:t>
      </w:r>
      <w:r>
        <w:t xml:space="preserve">the Standard Commercial Property Conditions (Third Edition – 2018 Revision).</w:t>
      </w:r>
    </w:p>
    <w:p>
      <w:pPr>
        <w:spacing w:after="90"/>
        <w:ind w:left="567"/>
      </w:pPr>
      <w:r>
        <w:rPr>
          <w:b/>
          <w:bCs/>
        </w:rPr>
        <w:t xml:space="preserve">“TOGC” means </w:t>
      </w:r>
      <w:r>
        <w:t xml:space="preserve">a transfer of a business as a going concern that is treated as neither a supply of goods nor a supply of services under article 5 of the Value Added Tax (Special Provisions) Order 1995.</w:t>
      </w:r>
    </w:p>
    <w:p>
      <w:pPr>
        <w:spacing w:after="90"/>
        <w:ind w:left="567"/>
      </w:pPr>
      <w:r>
        <w:rPr>
          <w:b/>
          <w:bCs/>
        </w:rPr>
        <w:t xml:space="preserve">“VAT” means </w:t>
      </w:r>
      <w:r>
        <w:t xml:space="preserve">value added tax chargeable under the Value Added Tax Act 1994 and any similar replacement or additional tax.</w:t>
      </w:r>
    </w:p>
    <w:p>
      <w:pPr>
        <w:tabs>
          <w:tab w:val="left" w:pos="567"/>
        </w:tabs>
        <w:spacing w:after="120"/>
        <w:ind w:left="567" w:hanging="567"/>
      </w:pPr>
      <w:r>
        <w:rPr>
          <w:b/>
          <w:bCs/>
        </w:rPr>
        <w:t xml:space="preserve">1.2	</w:t>
      </w:r>
      <w:r>
        <w:t xml:space="preserve">In this Contract a reference to a Standard Condition is to a condition in the Standard Conditions, and words and expressions defined in the Standard Conditions have the same meaning in this Contract unless otherwise stated.</w:t>
      </w:r>
    </w:p>
    <w:p>
      <w:pPr>
        <w:tabs>
          <w:tab w:val="left" w:pos="567"/>
        </w:tabs>
        <w:spacing w:after="120"/>
        <w:ind w:left="567" w:hanging="567"/>
      </w:pPr>
      <w:r>
        <w:rPr>
          <w:b/>
          <w:bCs/>
        </w:rPr>
        <w:t xml:space="preserve">1.3	</w:t>
      </w:r>
      <w:r>
        <w:t xml:space="preserve">References to clauses and Schedules are to clauses of and Schedules to this Contract. The Schedules form part of this Contract and have effect as if set out in full in the body of this Contract.</w:t>
      </w:r>
    </w:p>
    <w:p>
      <w:pPr>
        <w:tabs>
          <w:tab w:val="left" w:pos="567"/>
        </w:tabs>
        <w:spacing w:after="120"/>
        <w:ind w:left="567" w:hanging="567"/>
      </w:pPr>
      <w:r>
        <w:rPr>
          <w:b/>
          <w:bCs/>
        </w:rPr>
        <w:t xml:space="preserve">1.4	</w:t>
      </w:r>
      <w:r>
        <w:t xml:space="preserve">A reference to a statute or statutory provision is a reference to it as amended, extended or re-enacted from time to time and includes all subordinate legislation made under it.</w:t>
      </w:r>
    </w:p>
    <w:p>
      <w:pPr>
        <w:pStyle w:val="Heading1"/>
      </w:pPr>
      <w:r>
        <w:t xml:space="preserve">2.  Agreement for sale</w:t>
      </w:r>
    </w:p>
    <w:p>
      <w:pPr>
        <w:tabs>
          <w:tab w:val="left" w:pos="567"/>
        </w:tabs>
        <w:spacing w:after="120"/>
        <w:ind w:left="567" w:hanging="567"/>
      </w:pPr>
      <w:r>
        <w:rPr>
          <w:b/>
          <w:bCs/>
        </w:rPr>
        <w:t xml:space="preserve">2.1	</w:t>
      </w:r>
      <w:r>
        <w:t xml:space="preserve">The Seller will sell and the Buyer will buy the Property for the Purchase Price subject to and with the benefit of the Occupational Leases and otherwise on the terms of this Contract.</w:t>
      </w:r>
    </w:p>
    <w:p>
      <w:pPr>
        <w:tabs>
          <w:tab w:val="left" w:pos="567"/>
        </w:tabs>
        <w:spacing w:after="120"/>
        <w:ind w:left="567" w:hanging="567"/>
      </w:pPr>
      <w:r>
        <w:rPr>
          <w:b/>
          <w:bCs/>
        </w:rPr>
        <w:t xml:space="preserve">2.2	</w:t>
      </w:r>
      <w:r>
        <w:t xml:space="preserve">The Seller sells with full title guarantee. The covenants set out in sections 2 to 5 of the Law of Property (Miscellaneous Provisions) Act 1994 are modified so that the covenant set out in section 3 does not extend to any matter recorded in the registers of the title at the date of this Contract or to the Occupational Leases.</w:t>
      </w:r>
    </w:p>
    <w:p>
      <w:pPr>
        <w:tabs>
          <w:tab w:val="left" w:pos="567"/>
        </w:tabs>
        <w:spacing w:after="120"/>
        <w:ind w:left="567" w:hanging="567"/>
      </w:pPr>
      <w:r>
        <w:rPr>
          <w:b/>
          <w:bCs/>
        </w:rPr>
        <w:t xml:space="preserve">2.3	</w:t>
      </w:r>
      <w:r>
        <w:t xml:space="preserve">The Property is sold subject to the incumbrances specified in the Particulars and to all matters that would be revealed by an inspection of the Property before the date of this Contract, but otherwise free from incumbrances.</w:t>
      </w:r>
    </w:p>
    <w:p>
      <w:pPr>
        <w:pStyle w:val="Heading1"/>
      </w:pPr>
      <w:r>
        <w:t xml:space="preserve">3.  Deposit</w:t>
      </w:r>
    </w:p>
    <w:p>
      <w:pPr>
        <w:tabs>
          <w:tab w:val="left" w:pos="567"/>
        </w:tabs>
        <w:spacing w:after="120"/>
        <w:ind w:left="567" w:hanging="567"/>
      </w:pPr>
      <w:r>
        <w:rPr>
          <w:b/>
          <w:bCs/>
        </w:rPr>
        <w:t xml:space="preserve">3.1	</w:t>
      </w:r>
      <w:r>
        <w:t xml:space="preserve">On the date of this Contract the Buyer will pay the Deposit to the Seller's Conveyancer by electronic transfer of cleared funds, to be held by the Seller's Conveyancer as stakeholder pending Completion.</w:t>
      </w:r>
    </w:p>
    <w:p>
      <w:pPr>
        <w:tabs>
          <w:tab w:val="left" w:pos="567"/>
        </w:tabs>
        <w:spacing w:after="120"/>
        <w:ind w:left="567" w:hanging="567"/>
      </w:pPr>
      <w:r>
        <w:rPr>
          <w:b/>
          <w:bCs/>
        </w:rPr>
        <w:t xml:space="preserve">3.2	</w:t>
      </w:r>
      <w:r>
        <w:t xml:space="preserve">Standard Condition 2.2 is varied so that the Deposit is to be held by the Seller's Conveyancer as stakeholder and not as agent for the Seller.</w:t>
      </w:r>
      <w:ins w:id="9121" w:author="Holloway Pryce LLP" w:date="2026-02-18T11:18:00Z">
        <w:r>
          <w:t xml:space="preserve"> Any interest earned on the Deposit while held by the Seller’s Conveyancer will belong to and be paid to the Seller on Completion, save where this Contract is rescinded by reason of the Seller’s default.</w:t>
        </w:r>
      </w:ins>
    </w:p>
    <w:p>
      <w:pPr>
        <w:pStyle w:val="Heading1"/>
      </w:pPr>
      <w:r>
        <w:t xml:space="preserve">4.  Title</w:t>
      </w:r>
    </w:p>
    <w:p>
      <w:pPr>
        <w:tabs>
          <w:tab w:val="left" w:pos="567"/>
        </w:tabs>
        <w:spacing w:after="120"/>
        <w:ind w:left="567" w:hanging="567"/>
      </w:pPr>
      <w:r>
        <w:rPr>
          <w:b/>
          <w:bCs/>
        </w:rPr>
        <w:t xml:space="preserve">4.1	</w:t>
      </w:r>
      <w:r>
        <w:t xml:space="preserve">The Buyer has been supplied with official copies of the registers of title and the title plan of title number AV428517 and with copies of the documents referred to in those registers. The Buyer is deemed to have full knowledge of those matters and may not raise any requisition or objection in relation to them, except as to the discharge of the registered charge referred to in the Particulars.</w:t>
      </w:r>
    </w:p>
    <w:p>
      <w:pPr>
        <w:tabs>
          <w:tab w:val="left" w:pos="567"/>
        </w:tabs>
        <w:spacing w:after="120"/>
        <w:ind w:left="567" w:hanging="567"/>
      </w:pPr>
      <w:r>
        <w:rPr>
          <w:b/>
          <w:bCs/>
        </w:rPr>
        <w:t xml:space="preserve">4.2	</w:t>
      </w:r>
      <w:r>
        <w:t xml:space="preserve">The Seller will on or before Completion procure the unconditional release and discharge of the registered charge dated 4 May 2019 in favour of Clydesford Bank plc and will provide to the Buyer's Conveyancer either a DS1, an electronic END or an undertaking from the chargee's solicitors in a form reasonably acceptable to the Buyer's Conveyancer.</w:t>
      </w:r>
    </w:p>
    <w:p>
      <w:pPr>
        <w:pStyle w:val="Heading1"/>
      </w:pPr>
      <w:r>
        <w:t xml:space="preserve">5.  The Occupational Leases</w:t>
      </w:r>
    </w:p>
    <w:p>
      <w:pPr>
        <w:tabs>
          <w:tab w:val="left" w:pos="567"/>
        </w:tabs>
        <w:spacing w:after="120"/>
        <w:ind w:left="567" w:hanging="567"/>
      </w:pPr>
      <w:r>
        <w:rPr>
          <w:b/>
          <w:bCs/>
        </w:rPr>
        <w:t xml:space="preserve">5.1	</w:t>
      </w:r>
      <w:r>
        <w:t xml:space="preserve">The Property is sold subject to and with the benefit of the Occupational Leases. The Seller has supplied the Buyer with copies of the Occupational Leases and the Buyer is deemed to purchase with full knowledge of their terms and may not raise any requisition or objection in relation to them.</w:t>
      </w:r>
    </w:p>
    <w:p>
      <w:pPr>
        <w:tabs>
          <w:tab w:val="left" w:pos="567"/>
        </w:tabs>
        <w:spacing w:after="120"/>
        <w:ind w:left="567" w:hanging="567"/>
      </w:pPr>
      <w:r>
        <w:rPr>
          <w:b/>
          <w:bCs/>
        </w:rPr>
        <w:t xml:space="preserve">5.2	</w:t>
      </w:r>
      <w:r>
        <w:t xml:space="preserve">Between the date of this Contract and Completion the Seller will not, without the Buyer's prior written consent (not to be unreasonably withheld or delayed): (a) grant, surrender or vary any of the Occupational Leases; (b) agree any rent review; (c) accept a surrender or forfeit any of the Occupational Leases; or (d) commence any proceedings for the recovery of arrears, save that the Seller may grant a licence or consent that it is bound to grant under the terms of an Occupational Lease.</w:t>
      </w:r>
    </w:p>
    <w:p>
      <w:pPr>
        <w:tabs>
          <w:tab w:val="left" w:pos="567"/>
        </w:tabs>
        <w:spacing w:after="120"/>
        <w:ind w:left="567" w:hanging="567"/>
      </w:pPr>
      <w:r>
        <w:rPr>
          <w:b/>
          <w:bCs/>
        </w:rPr>
        <w:t xml:space="preserve">5.3	</w:t>
      </w:r>
      <w:r>
        <w:t xml:space="preserve">The Seller will manage the Property in accordance with the principles of good estate management between the date of this Contract and Completion and will account to the Buyer on Completion for any rent deposit held under the Occupational Leases in accordance with Schedule 4.</w:t>
      </w:r>
    </w:p>
    <w:p>
      <w:pPr>
        <w:pStyle w:val="Heading1"/>
      </w:pPr>
      <w:r>
        <w:t xml:space="preserve">6.  Apportionments and completion statement</w:t>
      </w:r>
    </w:p>
    <w:p>
      <w:pPr>
        <w:tabs>
          <w:tab w:val="left" w:pos="567"/>
        </w:tabs>
        <w:spacing w:after="120"/>
        <w:ind w:left="567" w:hanging="567"/>
      </w:pPr>
      <w:r>
        <w:rPr>
          <w:b/>
          <w:bCs/>
        </w:rPr>
        <w:t xml:space="preserve">6.1	</w:t>
      </w:r>
      <w:r>
        <w:t xml:space="preserve">The Rents and outgoings of the Property will be apportioned on a daily basis as at the Apportionment Day. The Seller is entitled to the Rents and liable for the outgoings up to (but excluding) the Apportionment Day, and the Buyer is entitled and liable from (and including) it.</w:t>
      </w:r>
    </w:p>
    <w:p>
      <w:pPr>
        <w:tabs>
          <w:tab w:val="left" w:pos="567"/>
        </w:tabs>
        <w:spacing w:after="120"/>
        <w:ind w:left="567" w:hanging="567"/>
      </w:pPr>
      <w:r>
        <w:rPr>
          <w:b/>
          <w:bCs/>
        </w:rPr>
        <w:t xml:space="preserve">6.2	</w:t>
      </w:r>
      <w:r>
        <w:t xml:space="preserve">Where any Rent has not been paid by the relevant tenant at Completion, no apportionment will be made in respect of that arrear, but the Buyer will use </w:t>
      </w:r>
      <w:ins w:id="9101" w:author="Holloway Pryce LLP" w:date="2026-02-18T11:20:00Z">
        <w:r>
          <w:t xml:space="preserve">all </w:t>
        </w:r>
      </w:ins>
      <w:r>
        <w:t xml:space="preserve">reasonable endeavours </w:t>
      </w:r>
      <w:ins w:id="9102" w:author="Holloway Pryce LLP" w:date="2026-02-18T11:20:00Z">
        <w:r>
          <w:t xml:space="preserve">(including, if so requested by the Seller, the commencement of proceedings at the Seller’s cost) </w:t>
        </w:r>
      </w:ins>
      <w:r>
        <w:t xml:space="preserve">after Completion to recover the arrear and will account to the Seller for the Seller's proportion </w:t>
      </w:r>
      <w:del w:id="9103" w:author="Holloway Pryce LLP" w:date="2026-02-18T11:20:00Z">
        <w:r>
          <w:delText xml:space="preserve">when recovered, applying any sums received first to current Rent</w:delText>
        </w:r>
      </w:del>
      <w:ins w:id="9104" w:author="Holloway Pryce LLP" w:date="2026-02-18T11:20:00Z">
        <w:r>
          <w:t xml:space="preserve">within 5 working days of receipt, applying any sums received from the relevant tenant rateably between the arrear and current Rent</w:t>
        </w:r>
      </w:ins>
      <w:r>
        <w:t xml:space="preserve">.</w:t>
      </w:r>
    </w:p>
    <w:p>
      <w:pPr>
        <w:tabs>
          <w:tab w:val="left" w:pos="567"/>
        </w:tabs>
        <w:spacing w:after="120"/>
        <w:ind w:left="567" w:hanging="567"/>
      </w:pPr>
      <w:r>
        <w:rPr>
          <w:b/>
          <w:bCs/>
        </w:rPr>
        <w:t xml:space="preserve">6.3	</w:t>
      </w:r>
      <w:r>
        <w:t xml:space="preserve">The Service Charge will be apportioned in accordance with Standard Condition 6.4 and any balancing payment or credit reconciled within 20 working days after the relevant service charge year-end.</w:t>
      </w:r>
    </w:p>
    <w:p>
      <w:pPr>
        <w:pStyle w:val="Heading1"/>
      </w:pPr>
      <w:r>
        <w:t xml:space="preserve">7.  VAT and TOGC</w:t>
      </w:r>
    </w:p>
    <w:p>
      <w:pPr>
        <w:tabs>
          <w:tab w:val="left" w:pos="567"/>
        </w:tabs>
        <w:spacing w:after="120"/>
        <w:ind w:left="567" w:hanging="567"/>
      </w:pPr>
      <w:r>
        <w:rPr>
          <w:b/>
          <w:bCs/>
        </w:rPr>
        <w:t xml:space="preserve">7.1	</w:t>
      </w:r>
      <w:r>
        <w:t xml:space="preserve">The parties intend and will use all reasonable endeavours to procure that the sale of the Property is treated as a TOGC.</w:t>
      </w:r>
    </w:p>
    <w:p>
      <w:pPr>
        <w:tabs>
          <w:tab w:val="left" w:pos="567"/>
        </w:tabs>
        <w:spacing w:after="120"/>
        <w:ind w:left="567" w:hanging="567"/>
      </w:pPr>
      <w:r>
        <w:rPr>
          <w:b/>
          <w:bCs/>
        </w:rPr>
        <w:t xml:space="preserve">7.2	</w:t>
      </w:r>
      <w:r>
        <w:t xml:space="preserve">The Seller warrants that it has exercised the option to tax the Property under Schedule 10 to the Value Added Tax Act 1994 and has duly notified that option to HMRC.</w:t>
      </w:r>
    </w:p>
    <w:p>
      <w:pPr>
        <w:tabs>
          <w:tab w:val="left" w:pos="567"/>
        </w:tabs>
        <w:spacing w:after="120"/>
        <w:ind w:left="567" w:hanging="567"/>
      </w:pPr>
      <w:r>
        <w:rPr>
          <w:b/>
          <w:bCs/>
        </w:rPr>
        <w:t xml:space="preserve">7.3	</w:t>
      </w:r>
      <w:r>
        <w:t xml:space="preserve">The Buyer warrants that on or before Completion it will: (a) be registered for VAT; (b) have exercised its own option to tax the Property and notified that option to HMRC; and (c) notify the Seller that article 5(2B) of the Value Added Tax (Special Provisions) Order 1995 does not apply to it. The Buyer will provide written evidence of the foregoing to the Seller before Completion.</w:t>
      </w:r>
    </w:p>
    <w:p>
      <w:pPr>
        <w:tabs>
          <w:tab w:val="left" w:pos="567"/>
        </w:tabs>
        <w:spacing w:after="120"/>
        <w:ind w:left="567" w:hanging="567"/>
      </w:pPr>
      <w:r>
        <w:rPr>
          <w:b/>
          <w:bCs/>
        </w:rPr>
        <w:t xml:space="preserve">7.4	</w:t>
      </w:r>
      <w:r>
        <w:t xml:space="preserve">If, despite the parties' intentions, HMRC determines that VAT is chargeable on the sale, the Buyer will pay that VAT to the Seller against delivery of a valid VAT invoice within 10 working days of demand, together with any interest or penalty (other than any penalty attributable to the Seller's default).</w:t>
      </w:r>
    </w:p>
    <w:p>
      <w:pPr>
        <w:pStyle w:val="Heading1"/>
      </w:pPr>
      <w:r>
        <w:t xml:space="preserve">8.  Completion</w:t>
      </w:r>
    </w:p>
    <w:p>
      <w:pPr>
        <w:tabs>
          <w:tab w:val="left" w:pos="567"/>
        </w:tabs>
        <w:spacing w:after="120"/>
        <w:ind w:left="567" w:hanging="567"/>
      </w:pPr>
      <w:r>
        <w:rPr>
          <w:b/>
          <w:bCs/>
        </w:rPr>
        <w:t xml:space="preserve">8.1	</w:t>
      </w:r>
      <w:r>
        <w:t xml:space="preserve">Completion will take place on the Completion Date at the offices of the Seller's Conveyancer or where it directs, or by an agreed completion procedure operated remotely.</w:t>
      </w:r>
    </w:p>
    <w:p>
      <w:pPr>
        <w:tabs>
          <w:tab w:val="left" w:pos="567"/>
        </w:tabs>
        <w:spacing w:after="120"/>
        <w:ind w:left="567" w:hanging="567"/>
      </w:pPr>
      <w:r>
        <w:rPr>
          <w:b/>
          <w:bCs/>
        </w:rPr>
        <w:t xml:space="preserve">8.2	</w:t>
      </w:r>
      <w:r>
        <w:t xml:space="preserve">On Completion the Buyer will pay the balance of the Purchase Price (being the Purchase Price less the Deposit), as adjusted by the apportionments under clause 6, by electronic transfer of cleared funds to the Seller's Conveyancer.</w:t>
      </w:r>
    </w:p>
    <w:p>
      <w:pPr>
        <w:tabs>
          <w:tab w:val="left" w:pos="567"/>
        </w:tabs>
        <w:spacing w:after="120"/>
        <w:ind w:left="567" w:hanging="567"/>
      </w:pPr>
      <w:r>
        <w:rPr>
          <w:b/>
          <w:bCs/>
        </w:rPr>
        <w:t xml:space="preserve">8.3	</w:t>
      </w:r>
      <w:r>
        <w:t xml:space="preserve">Completion is to take place by </w:t>
      </w:r>
      <w:del w:id="9111" w:author="Holloway Pryce LLP" w:date="2026-02-18T11:24:00Z">
        <w:r>
          <w:delText xml:space="preserve">2.00 pm</w:delText>
        </w:r>
      </w:del>
      <w:ins w:id="9112" w:author="Holloway Pryce LLP" w:date="2026-02-18T11:24:00Z">
        <w:r>
          <w:t xml:space="preserve">3.00 pm</w:t>
        </w:r>
      </w:ins>
      <w:r>
        <w:t xml:space="preserve">. Standard Condition 9.3 (apportionment day where completion is after </w:t>
      </w:r>
      <w:del w:id="9113" w:author="Holloway Pryce LLP" w:date="2026-02-18T11:24:00Z">
        <w:r>
          <w:delText xml:space="preserve">2.00 pm</w:delText>
        </w:r>
      </w:del>
      <w:ins w:id="9114" w:author="Holloway Pryce LLP" w:date="2026-02-18T11:24:00Z">
        <w:r>
          <w:t xml:space="preserve">3.00 pm</w:t>
        </w:r>
      </w:ins>
      <w:r>
        <w:t xml:space="preserve">) applies.</w:t>
      </w:r>
    </w:p>
    <w:p>
      <w:pPr>
        <w:tabs>
          <w:tab w:val="left" w:pos="567"/>
        </w:tabs>
        <w:spacing w:after="120"/>
        <w:ind w:left="567" w:hanging="567"/>
      </w:pPr>
      <w:r>
        <w:rPr>
          <w:b/>
          <w:bCs/>
        </w:rPr>
        <w:t xml:space="preserve">8.4	</w:t>
      </w:r>
      <w:r>
        <w:t xml:space="preserve">On Completion the Seller will deliver to the Buyer: (a) a transfer of the Property in the agreed form duly executed by the Seller; (b) the documents listed in the agreed completion checklist; (c) the originals (or certified copies) of the Occupational Leases and related documents; and (d) the authority to tenants letters in the agreed form addressed to each tenant directing payment of future Rents to the Buyer or its managing agent.</w:t>
      </w:r>
    </w:p>
    <w:p>
      <w:pPr>
        <w:pStyle w:val="Heading1"/>
      </w:pPr>
      <w:r>
        <w:t xml:space="preserve">9.  Transfer</w:t>
      </w:r>
    </w:p>
    <w:p>
      <w:pPr>
        <w:tabs>
          <w:tab w:val="left" w:pos="567"/>
        </w:tabs>
        <w:spacing w:after="120"/>
        <w:ind w:left="567" w:hanging="567"/>
      </w:pPr>
      <w:r>
        <w:rPr>
          <w:b/>
          <w:bCs/>
        </w:rPr>
        <w:t xml:space="preserve">9.1	</w:t>
      </w:r>
      <w:r>
        <w:t xml:space="preserve">The Buyer has approved the form of transfer (TR1) annexed at Schedule 3. The transfer will contain a declaration that the Property is sold subject to and with the benefit of the Occupational Leases and an indemnity covenant by the Buyer in respect of the matters referred to in the Particulars.</w:t>
      </w:r>
    </w:p>
    <w:p>
      <w:pPr>
        <w:pStyle w:val="Heading1"/>
      </w:pPr>
      <w:r>
        <w:t xml:space="preserve">10.  Insurance</w:t>
      </w:r>
    </w:p>
    <w:p>
      <w:pPr>
        <w:tabs>
          <w:tab w:val="left" w:pos="567"/>
        </w:tabs>
        <w:spacing w:after="120"/>
        <w:ind w:left="567" w:hanging="567"/>
      </w:pPr>
      <w:r>
        <w:rPr>
          <w:b/>
          <w:bCs/>
        </w:rPr>
        <w:t xml:space="preserve">10.1	</w:t>
      </w:r>
      <w:r>
        <w:t xml:space="preserve">Standard Condition 7 (insurance) applies. The Seller will maintain its existing buildings insurance until Completion and the risk in the Property passes to the Buyer on Completion. The Seller is not obliged to maintain the insurance after Completion.</w:t>
      </w:r>
    </w:p>
    <w:p>
      <w:pPr>
        <w:pStyle w:val="Heading1"/>
      </w:pPr>
      <w:r>
        <w:t xml:space="preserve">11.  Representations</w:t>
      </w:r>
    </w:p>
    <w:p>
      <w:pPr>
        <w:tabs>
          <w:tab w:val="left" w:pos="567"/>
        </w:tabs>
        <w:spacing w:after="120"/>
        <w:ind w:left="567" w:hanging="567"/>
      </w:pPr>
      <w:r>
        <w:rPr>
          <w:b/>
          <w:bCs/>
        </w:rPr>
        <w:t xml:space="preserve">11.1	</w:t>
      </w:r>
      <w:r>
        <w:t xml:space="preserve">The Buyer acknowledges that it has not entered into this Contract in reliance on any statement or representation made by or on behalf of the Seller other than: (a) any statement or representation in written replies given by the Seller's Conveyancer to the Buyer's Conveyancer's written enquiries before the date of this Contract; and (b) the written replies to the commercial property standard enquiries (CPSE). Nothing in this clause limits any liability for fraud.</w:t>
      </w:r>
    </w:p>
    <w:p>
      <w:pPr>
        <w:pStyle w:val="Heading1"/>
      </w:pPr>
      <w:r>
        <w:t xml:space="preserve">12.  Notices</w:t>
      </w:r>
    </w:p>
    <w:p>
      <w:pPr>
        <w:tabs>
          <w:tab w:val="left" w:pos="567"/>
        </w:tabs>
        <w:spacing w:after="120"/>
        <w:ind w:left="567" w:hanging="567"/>
      </w:pPr>
      <w:r>
        <w:rPr>
          <w:b/>
          <w:bCs/>
        </w:rPr>
        <w:t xml:space="preserve">12.1	</w:t>
      </w:r>
      <w:r>
        <w:t xml:space="preserve">Standard Condition 1.3 applies to the giving of notices under this Contract. Notices to the Seller are to be given to the Seller's Conveyancer and notices to the Buyer to the Buyer's Conveyancer.</w:t>
      </w:r>
    </w:p>
    <w:p>
      <w:pPr>
        <w:pStyle w:val="Heading1"/>
      </w:pPr>
      <w:r>
        <w:t xml:space="preserve">13.  Entire agreement</w:t>
      </w:r>
    </w:p>
    <w:p>
      <w:pPr>
        <w:tabs>
          <w:tab w:val="left" w:pos="567"/>
        </w:tabs>
        <w:spacing w:after="120"/>
        <w:ind w:left="567" w:hanging="567"/>
      </w:pPr>
      <w:r>
        <w:rPr>
          <w:b/>
          <w:bCs/>
        </w:rPr>
        <w:t xml:space="preserve">13.1	</w:t>
      </w:r>
      <w:r>
        <w:t xml:space="preserve">This Contract and the documents annexed to it constitute the entire agreement between the parties relating to the transaction and supersede all previous agreements, whether written or oral, between the parties relating to it.</w:t>
      </w:r>
    </w:p>
    <w:p>
      <w:pPr>
        <w:pStyle w:val="Heading1"/>
      </w:pPr>
      <w:r>
        <w:t xml:space="preserve">14.  Third party rights</w:t>
      </w:r>
    </w:p>
    <w:p>
      <w:pPr>
        <w:tabs>
          <w:tab w:val="left" w:pos="567"/>
        </w:tabs>
        <w:spacing w:after="120"/>
        <w:ind w:left="567" w:hanging="567"/>
      </w:pPr>
      <w:r>
        <w:rPr>
          <w:b/>
          <w:bCs/>
        </w:rPr>
        <w:t xml:space="preserve">14.1	</w:t>
      </w:r>
      <w:r>
        <w:t xml:space="preserve">A person who is not a party to this Contract has no right under the Contracts (Rights of Third Parties) Act 1999 to enforce any term of this Contract.</w:t>
      </w:r>
    </w:p>
    <w:p>
      <w:pPr>
        <w:pStyle w:val="Heading1"/>
      </w:pPr>
      <w:r>
        <w:t xml:space="preserve">15.  Governing law and jurisdiction</w:t>
      </w:r>
    </w:p>
    <w:p>
      <w:pPr>
        <w:tabs>
          <w:tab w:val="left" w:pos="567"/>
        </w:tabs>
        <w:spacing w:after="120"/>
        <w:ind w:left="567" w:hanging="567"/>
      </w:pPr>
      <w:r>
        <w:rPr>
          <w:b/>
          <w:bCs/>
        </w:rPr>
        <w:t xml:space="preserve">15.1	</w:t>
      </w:r>
      <w:r>
        <w:t xml:space="preserve">This Contract and any dispute or claim arising out of or in connection with it are governed by and construed in accordance with the law of England and Wales.</w:t>
      </w:r>
    </w:p>
    <w:p>
      <w:pPr>
        <w:tabs>
          <w:tab w:val="left" w:pos="567"/>
        </w:tabs>
        <w:spacing w:after="120"/>
        <w:ind w:left="567" w:hanging="567"/>
      </w:pPr>
      <w:r>
        <w:rPr>
          <w:b/>
          <w:bCs/>
        </w:rPr>
        <w:t xml:space="preserve">15.2	</w:t>
      </w:r>
      <w:r>
        <w:t xml:space="preserve">The parties irrevocably submit to the exclusive jurisdiction of the courts of England and Wales.</w:t>
      </w:r>
    </w:p>
    <w:p>
      <w:r>
        <w:br w:type="page"/>
      </w:r>
    </w:p>
    <w:p>
      <w:pPr>
        <w:pStyle w:val="Heading1"/>
      </w:pPr>
      <w:r>
        <w:t xml:space="preserve">Schedule 1 — The Property</w:t>
      </w:r>
    </w:p>
    <w:p>
      <w:pPr>
        <w:spacing w:after="120"/>
      </w:pPr>
      <w:r>
        <w:t xml:space="preserve">All that freehold land and buildings known as Maritime Quarter, 1–7 Brunswick Wharf, Bristol BS1 6XG registered at HM Land Registry with title absolute under title number AV428517, comprising a five-storey waterfront building arranged as five office suites (first to fourth floors) and two ground-floor leisure units, together with 38 demised car parking spaces, the service yard, and the landscaped quay frontage shown edged red on the title plan.</w:t>
      </w:r>
    </w:p>
    <w:p>
      <w:pPr>
        <w:pStyle w:val="Heading1"/>
      </w:pPr>
      <w:r>
        <w:t xml:space="preserve">Schedule 2 — The Occupational Leases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960"/>
        <w:gridCol w:w="1560"/>
      </w:tblGrid>
      <w:tr>
        <w:trPr>
          <w:tblHeader/>
        </w:trPr>
        <w:tc>
          <w:tcPr>
            <w:tcW w:type="dxa" w:w="2400"/>
            <w:tcBorders>
              <w:top w:val="single" w:color="BBBBBB" w:sz="1"/>
              <w:left w:val="single" w:color="BBBBBB" w:sz="1"/>
              <w:bottom w:val="single" w:color="BBBBBB" w:sz="1"/>
              <w:right w:val="single" w:color="BBBBBB" w:sz="1"/>
            </w:tcBorders>
            <w:shd w:fill="1F4E66" w:val="clear"/>
            <w:tcMar>
              <w:top w:type="dxa" w:w="50"/>
              <w:left w:type="dxa" w:w="100"/>
              <w:bottom w:type="dxa" w:w="50"/>
              <w:right w:type="dxa" w:w="100"/>
            </w:tcMar>
          </w:tcPr>
          <w:p>
            <w:r>
              <w:rPr>
                <w:b/>
                <w:bCs/>
                <w:color w:val="FFFFFF"/>
                <w:sz w:val="18"/>
                <w:szCs w:val="18"/>
              </w:rPr>
              <w:t xml:space="preserve">Unit</w:t>
            </w:r>
          </w:p>
        </w:tc>
        <w:tc>
          <w:tcPr>
            <w:tcW w:type="dxa" w:w="2760"/>
            <w:tcBorders>
              <w:top w:val="single" w:color="BBBBBB" w:sz="1"/>
              <w:left w:val="single" w:color="BBBBBB" w:sz="1"/>
              <w:bottom w:val="single" w:color="BBBBBB" w:sz="1"/>
              <w:right w:val="single" w:color="BBBBBB" w:sz="1"/>
            </w:tcBorders>
            <w:shd w:fill="1F4E66" w:val="clear"/>
            <w:tcMar>
              <w:top w:type="dxa" w:w="50"/>
              <w:left w:type="dxa" w:w="100"/>
              <w:bottom w:type="dxa" w:w="50"/>
              <w:right w:type="dxa" w:w="100"/>
            </w:tcMar>
          </w:tcPr>
          <w:p>
            <w:r>
              <w:rPr>
                <w:b/>
                <w:bCs/>
                <w:color w:val="FFFFFF"/>
                <w:sz w:val="18"/>
                <w:szCs w:val="18"/>
              </w:rPr>
              <w:t xml:space="preserve">Tenant</w:t>
            </w:r>
          </w:p>
        </w:tc>
        <w:tc>
          <w:tcPr>
            <w:tcW w:type="dxa" w:w="2960"/>
            <w:tcBorders>
              <w:top w:val="single" w:color="BBBBBB" w:sz="1"/>
              <w:left w:val="single" w:color="BBBBBB" w:sz="1"/>
              <w:bottom w:val="single" w:color="BBBBBB" w:sz="1"/>
              <w:right w:val="single" w:color="BBBBBB" w:sz="1"/>
            </w:tcBorders>
            <w:shd w:fill="1F4E66" w:val="clear"/>
            <w:tcMar>
              <w:top w:type="dxa" w:w="50"/>
              <w:left w:type="dxa" w:w="100"/>
              <w:bottom w:type="dxa" w:w="50"/>
              <w:right w:type="dxa" w:w="100"/>
            </w:tcMar>
          </w:tcPr>
          <w:p>
            <w:r>
              <w:rPr>
                <w:b/>
                <w:bCs/>
                <w:color w:val="FFFFFF"/>
                <w:sz w:val="18"/>
                <w:szCs w:val="18"/>
              </w:rPr>
              <w:t xml:space="preserve">Term / expiry</w:t>
            </w:r>
          </w:p>
        </w:tc>
        <w:tc>
          <w:tcPr>
            <w:tcW w:type="dxa" w:w="1560"/>
            <w:tcBorders>
              <w:top w:val="single" w:color="BBBBBB" w:sz="1"/>
              <w:left w:val="single" w:color="BBBBBB" w:sz="1"/>
              <w:bottom w:val="single" w:color="BBBBBB" w:sz="1"/>
              <w:right w:val="single" w:color="BBBBBB" w:sz="1"/>
            </w:tcBorders>
            <w:shd w:fill="1F4E66" w:val="clear"/>
            <w:tcMar>
              <w:top w:type="dxa" w:w="50"/>
              <w:left w:type="dxa" w:w="100"/>
              <w:bottom w:type="dxa" w:w="50"/>
              <w:right w:type="dxa" w:w="100"/>
            </w:tcMar>
          </w:tcPr>
          <w:p>
            <w:r>
              <w:rPr>
                <w:b/>
                <w:bCs/>
                <w:color w:val="FFFFFF"/>
                <w:sz w:val="18"/>
                <w:szCs w:val="18"/>
              </w:rPr>
              <w:t xml:space="preserve">Passing rent (£ p.a.)</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Units G1–G2 (leisure)</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Brunswick Maritime Services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15 yrs from 24/06/2019; exp 23/06/2034 (break 2029)</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876,000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101</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Caldicott &amp; Rowe LLP</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10 yrs from 25/03/2021; exp 24/03/2031</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318,400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201</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Harbourside Media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8 yrs from 29/09/2022; exp 28/09/2030 (break 2026)</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246,500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202</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Penrose Analytics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10 yrs from 01/05/2020; exp 30/04/2030</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228,000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301</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Tasveer Architecture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7 yrs from 24/06/2023; exp 23/06/2030</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204,500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401</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Quaymont Wealth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10 yrs from 25/12/2021; exp 24/12/2031</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192,000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Unit G3 (café/leisure)</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Anchor &amp; Fern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12 yrs from 25/03/2022; exp 24/03/2034</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73,000</w:t>
            </w:r>
          </w:p>
        </w:tc>
      </w:tr>
    </w:tbl>
    <w:p>
      <w:pPr>
        <w:spacing w:after="120"/>
      </w:pPr>
      <w:r>
        <w:rPr>
          <w:b/>
          <w:bCs/>
          <w:sz w:val="19"/>
          <w:szCs w:val="19"/>
        </w:rPr>
        <w:t xml:space="preserve">Aggregate passing rent: £2,138,400 per annum.</w:t>
      </w:r>
    </w:p>
    <w:p>
      <w:pPr>
        <w:pStyle w:val="Heading1"/>
      </w:pPr>
      <w:r>
        <w:t xml:space="preserve">Schedule 3 — Form of Transfer (TR1)</w:t>
      </w:r>
    </w:p>
    <w:p>
      <w:pPr>
        <w:spacing w:after="120"/>
      </w:pPr>
      <w:r>
        <w:t xml:space="preserve">Land Registry form TR1 (transfer of whole of registered title), completed with: title number AV428517; transferor Glennister Estates Limited; transferee Thornbury Properties Limited; consideration £32,400,000; title guarantee — full; subject to the Occupational Leases; containing the Buyer's indemnity covenant. The agreed form of TR1 is annexed.</w:t>
      </w:r>
    </w:p>
    <w:p>
      <w:pPr>
        <w:pStyle w:val="Heading1"/>
      </w:pPr>
      <w:r>
        <w:t xml:space="preserve">Schedule 4 — Rent deposits</w:t>
      </w:r>
    </w:p>
    <w:p>
      <w:pPr>
        <w:spacing w:after="120"/>
      </w:pPr>
      <w:r>
        <w:t xml:space="preserve">On Completion the Seller will transfer to the Buyer (or procure the assignment of) the rent deposit held under the rent deposit deed dated 24 June 2019 with Brunswick Maritime Services Ltd in the sum of £219,000, together with accrued interest, and the parties will enter into the Rent Deposit Deed of Assignment in the agreed form.</w:t>
      </w:r>
    </w:p>
    <w:p>
      <w:r>
        <w:br w:type="page"/>
      </w:r>
    </w:p>
    <w:p>
      <w:pPr>
        <w:pStyle w:val="Heading1"/>
      </w:pPr>
      <w:r>
        <w:t xml:space="preserve">Execution</w:t>
      </w:r>
    </w:p>
    <w:p>
      <w:pPr>
        <w:spacing w:after="240"/>
      </w:pPr>
      <w:r>
        <w:t xml:space="preserve">This Contract has been entered into on the date stated at the beginning of it.</w:t>
      </w:r>
    </w:p>
    <w:p>
      <w:pPr>
        <w:spacing w:after="40"/>
      </w:pPr>
      <w:r>
        <w:t xml:space="preserve">Signed by Hugh Glennister, a director, for and on behalf of Glennister Estates Limited</w:t>
      </w:r>
    </w:p>
    <w:p>
      <w:pPr>
        <w:spacing w:after="240"/>
      </w:pPr>
      <w:r>
        <w:t xml:space="preserve">Signature: ...................................................</w:t>
      </w:r>
    </w:p>
    <w:p>
      <w:pPr>
        <w:spacing w:after="40"/>
      </w:pPr>
      <w:r>
        <w:t xml:space="preserve">Signed by Daniel Quigley, a director, for and on behalf of Thornbury Properties Limited</w:t>
      </w:r>
    </w:p>
    <w:p>
      <w:pPr>
        <w:spacing w:after="40"/>
      </w:pPr>
      <w:r>
        <w:t xml:space="preserve">Signature: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pPr>
    <w:r>
      <w:rPr>
        <w:color w:val="777777"/>
        <w:sz w:val="14"/>
        <w:szCs w:val="14"/>
      </w:rPr>
      <w:t xml:space="preserve">Whitfield Carter LLP  |  WC-00123 Project Harbor  |  </w:t>
    </w:r>
    <w:r>
      <w:rPr>
        <w:color w:val="777777"/>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2026-06-25T19:23:46.803Z</dcterms:created>
  <dcterms:modified xsi:type="dcterms:W3CDTF">2026-06-25T19:23:46.803Z</dcterms:modified>
</cp:coreProperties>
</file>

<file path=docProps/custom.xml><?xml version="1.0" encoding="utf-8"?>
<Properties xmlns="http://schemas.openxmlformats.org/officeDocument/2006/custom-properties" xmlns:vt="http://schemas.openxmlformats.org/officeDocument/2006/docPropsVTypes"/>
</file>