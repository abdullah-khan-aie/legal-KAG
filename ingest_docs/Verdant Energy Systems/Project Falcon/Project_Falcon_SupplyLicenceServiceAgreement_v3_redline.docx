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0"/>
          <w:szCs w:val="20"/>
        </w:rPr>
        <w:t xml:space="preserve">DATED 28 NOVEMBER 2025</w:t>
      </w:r>
    </w:p>
    <w:p>
      <w:pPr>
        <w:spacing w:after="200"/>
        <w:jc w:val="center"/>
      </w:pPr>
      <w:r>
        <w:rPr>
          <w:sz w:val="20"/>
          <w:szCs w:val="20"/>
        </w:rPr>
        <w:t xml:space="preserve">________________________</w:t>
      </w:r>
    </w:p>
    <w:p>
      <w:pPr>
        <w:spacing w:after="40"/>
        <w:jc w:val="center"/>
      </w:pPr>
      <w:r>
        <w:rPr>
          <w:b/>
          <w:bCs/>
          <w:sz w:val="22"/>
          <w:szCs w:val="22"/>
        </w:rPr>
        <w:t xml:space="preserve">VERDANT ENERGY SYSTEMS LIMITED</w:t>
      </w:r>
    </w:p>
    <w:p>
      <w:pPr>
        <w:spacing w:after="40"/>
        <w:jc w:val="center"/>
      </w:pPr>
      <w:r>
        <w:rPr>
          <w:i/>
          <w:iCs/>
          <w:sz w:val="20"/>
          <w:szCs w:val="20"/>
        </w:rPr>
        <w:t xml:space="preserve">and</w:t>
      </w:r>
    </w:p>
    <w:p>
      <w:pPr>
        <w:spacing w:after="200"/>
        <w:jc w:val="center"/>
      </w:pPr>
      <w:r>
        <w:rPr>
          <w:b/>
          <w:bCs/>
          <w:sz w:val="22"/>
          <w:szCs w:val="22"/>
        </w:rPr>
        <w:t xml:space="preserve">STRATTON ENERGY PLC</w:t>
      </w:r>
    </w:p>
    <w:p>
      <w:pPr>
        <w:spacing w:after="40"/>
        <w:jc w:val="center"/>
      </w:pPr>
      <w:r>
        <w:rPr>
          <w:b/>
          <w:bCs/>
          <w:sz w:val="24"/>
          <w:szCs w:val="24"/>
        </w:rPr>
        <w:t xml:space="preserve">ENERGY STORAGE SUPPLY, SOFTWARE LICENCE AND</w:t>
      </w:r>
    </w:p>
    <w:p>
      <w:pPr>
        <w:spacing w:after="200"/>
        <w:jc w:val="center"/>
      </w:pPr>
      <w:r>
        <w:rPr>
          <w:b/>
          <w:bCs/>
          <w:sz w:val="24"/>
          <w:szCs w:val="24"/>
        </w:rPr>
        <w:t xml:space="preserve">LONG-TERM SERVICE AGREEMENT</w:t>
      </w:r>
    </w:p>
    <w:p>
      <w:pPr>
        <w:spacing w:after="40"/>
        <w:jc w:val="center"/>
      </w:pPr>
      <w:r>
        <w:rPr>
          <w:color w:val="555555"/>
          <w:sz w:val="18"/>
          <w:szCs w:val="18"/>
        </w:rPr>
        <w:t xml:space="preserve">relating to the Carrowmoor 80 MW / 160 MWh Battery Energy Storage System</w:t>
      </w:r>
    </w:p>
    <w:p>
      <w:pPr>
        <w:spacing w:after="240"/>
        <w:jc w:val="center"/>
      </w:pPr>
      <w:r>
        <w:rPr>
          <w:sz w:val="20"/>
          <w:szCs w:val="20"/>
        </w:rPr>
        <w:t xml:space="preserve">________________________</w:t>
      </w:r>
    </w:p>
    <w:p>
      <w:pPr>
        <w:spacing w:after="120"/>
      </w:pPr>
      <w:r>
        <w:rPr>
          <w:color w:val="777777"/>
          <w:sz w:val="16"/>
          <w:szCs w:val="16"/>
        </w:rPr>
        <w:t xml:space="preserve">Whitfield Carter LLP · 22 Bishopsgate · London EC2N 4BQ</w:t>
      </w:r>
    </w:p>
    <w:p>
      <w:r>
        <w:br w:type="page"/>
      </w:r>
    </w:p>
    <w:p>
      <w:pPr>
        <w:pStyle w:val="Heading1"/>
      </w:pPr>
      <w:r>
        <w:t xml:space="preserve">THIS AGREEMENT is made on 28 November 2025</w:t>
      </w:r>
    </w:p>
    <w:p>
      <w:pPr>
        <w:spacing w:after="120"/>
      </w:pPr>
      <w:r>
        <w:t xml:space="preserve">BETWEEN:</w:t>
      </w:r>
    </w:p>
    <w:p>
      <w:pPr>
        <w:pStyle w:val="ListParagraph"/>
        <w:numPr>
          <w:ilvl w:val="0"/>
          <w:numId w:val="2"/>
        </w:numPr>
        <w:spacing w:after="80"/>
      </w:pPr>
      <w:r>
        <w:rPr>
          <w:b/>
          <w:bCs/>
        </w:rPr>
        <w:t xml:space="preserve">VERDANT ENERGY SYSTEMS LIMITED</w:t>
      </w:r>
      <w:r>
        <w:t xml:space="preserve">, a company incorporated in England and Wales with registered number 09214477 whose registered office is at Foundry Court, 14 Tanner Street, London SE1 3LD (the “Supplier”); and</w:t>
      </w:r>
    </w:p>
    <w:p>
      <w:pPr>
        <w:pStyle w:val="ListParagraph"/>
        <w:numPr>
          <w:ilvl w:val="0"/>
          <w:numId w:val="2"/>
        </w:numPr>
        <w:spacing w:after="120"/>
      </w:pPr>
      <w:r>
        <w:rPr>
          <w:b/>
          <w:bCs/>
        </w:rPr>
        <w:t xml:space="preserve">STRATTON ENERGY PLC</w:t>
      </w:r>
      <w:r>
        <w:t xml:space="preserve">, a company incorporated in England and Wales with registered number 03318890 whose registered office is at Stratton House, 1 Eastgate, Leeds LS2 7HF (the “Customer”),</w:t>
      </w:r>
    </w:p>
    <w:p>
      <w:pPr>
        <w:spacing w:after="120"/>
      </w:pPr>
      <w:r>
        <w:t xml:space="preserve">each a “party” and together the “parties”.</w:t>
      </w:r>
    </w:p>
    <w:p>
      <w:pPr>
        <w:spacing w:after="120"/>
        <w:rPr>
          <w:b/>
          <w:bCs/>
        </w:rPr>
      </w:pPr>
      <w:r>
        <w:rPr>
          <w:b/>
          <w:bCs/>
        </w:rPr>
        <w:t xml:space="preserve">BACKGROUND</w:t>
      </w:r>
    </w:p>
    <w:p>
      <w:pPr>
        <w:pStyle w:val="ListParagraph"/>
        <w:numPr>
          <w:ilvl w:val="0"/>
          <w:numId w:val="3"/>
        </w:numPr>
        <w:spacing w:after="80"/>
      </w:pPr>
      <w:r>
        <w:t xml:space="preserve">The Customer wishes to procure the design, supply, installation supervision, commissioning and long-term service of a grid-scale battery energy storage system at its Carrowmoor site in Cumbria, together with a licence of the Supplier’s energy-management software, to provide balancing, frequency-response and arbitrage services.</w:t>
      </w:r>
    </w:p>
    <w:p>
      <w:pPr>
        <w:pStyle w:val="ListParagraph"/>
        <w:numPr>
          <w:ilvl w:val="0"/>
          <w:numId w:val="3"/>
        </w:numPr>
        <w:spacing w:after="80"/>
      </w:pPr>
      <w:r>
        <w:t xml:space="preserve">The Supplier carries on the business of designing, manufacturing and servicing battery energy storage systems and develops and licenses the Aeris energy-management software platform.</w:t>
      </w:r>
    </w:p>
    <w:p>
      <w:pPr>
        <w:pStyle w:val="ListParagraph"/>
        <w:numPr>
          <w:ilvl w:val="0"/>
          <w:numId w:val="3"/>
        </w:numPr>
        <w:spacing w:after="80"/>
      </w:pPr>
      <w:r>
        <w:t xml:space="preserve">The Supplier has agreed to supply the System and grant the Licence, and to provide the Services, and the Customer has agreed to procure the same, on the terms of this Agreement.</w:t>
      </w:r>
    </w:p>
    <w:p>
      <w:pPr>
        <w:spacing w:after="120"/>
        <w:rPr>
          <w:b/>
          <w:bCs/>
        </w:rPr>
      </w:pPr>
      <w:r>
        <w:rPr>
          <w:b/>
          <w:bCs/>
        </w:rPr>
        <w:t xml:space="preserve">IT IS AGREED as follows:</w:t>
      </w:r>
    </w:p>
    <w:p>
      <w:pPr>
        <w:spacing w:after="80" w:before="120"/>
      </w:pPr>
      <w:r>
        <w:rPr>
          <w:b/>
          <w:bCs/>
        </w:rPr>
        <w:t>1. Definitions and interpretation</w:t>
      </w:r>
    </w:p>
    <w:p>
      <w:pPr>
        <w:spacing w:after="80"/>
        <w:ind w:left="360"/>
      </w:pPr>
      <w:r>
        <w:t xml:space="preserve">1.1  In this Agreement, the following definitions apply:</w:t>
      </w:r>
    </w:p>
    <w:p>
      <w:pPr>
        <w:spacing w:after="80"/>
        <w:ind w:left="720" w:hanging="360"/>
      </w:pPr>
      <w:r>
        <w:rPr>
          <w:b w:val="false"/>
          <w:bCs w:val="false"/>
        </w:rPr>
        <w:t xml:space="preserve">“Acceptance Tests” </w:t>
      </w:r>
      <w:r>
        <w:t xml:space="preserve">means the tests set out in Schedule 2 (Statement of Works) to be satisfied before issue of the Acceptance Certificate.</w:t>
      </w:r>
    </w:p>
    <w:p>
      <w:pPr>
        <w:spacing w:after="80"/>
        <w:ind w:left="720" w:hanging="360"/>
      </w:pPr>
      <w:r>
        <w:rPr>
          <w:b w:val="false"/>
          <w:bCs w:val="false"/>
        </w:rPr>
        <w:t xml:space="preserve">“Aeris” or “Software” </w:t>
      </w:r>
      <w:r>
        <w:t xml:space="preserve">means the Supplier’s Aeris energy-management software platform, comprising the Bid-Optimiser and Asset-Health modules, as further described in Schedule 4 (Software Licence Terms).</w:t>
      </w:r>
    </w:p>
    <w:p>
      <w:pPr>
        <w:spacing w:after="80"/>
        <w:ind w:left="720" w:hanging="360"/>
      </w:pPr>
      <w:r>
        <w:rPr>
          <w:b w:val="false"/>
          <w:bCs w:val="false"/>
        </w:rPr>
        <w:t xml:space="preserve">“Availability” </w:t>
      </w:r>
      <w:r>
        <w:t xml:space="preserve">means, in respect of any Contract Year, the percentage of time during which the System is available to deliver its contracted capacity, calculated in accordance with Schedule 3 (Service Levels).</w:t>
      </w:r>
    </w:p>
    <w:p>
      <w:pPr>
        <w:spacing w:after="80"/>
        <w:ind w:left="720" w:hanging="360"/>
      </w:pPr>
      <w:r>
        <w:rPr>
          <w:b w:val="false"/>
          <w:bCs w:val="false"/>
        </w:rPr>
        <w:t xml:space="preserve">“Charges” </w:t>
      </w:r>
      <w:r>
        <w:t xml:space="preserve">means the Supply Price, the Licence Fee and the Service Charge, together with any other amounts payable by the Customer under this Agreement.</w:t>
      </w:r>
    </w:p>
    <w:p>
      <w:pPr>
        <w:spacing w:after="80"/>
        <w:ind w:left="720" w:hanging="360"/>
      </w:pPr>
      <w:r>
        <w:rPr>
          <w:b w:val="false"/>
          <w:bCs w:val="false"/>
        </w:rPr>
        <w:t xml:space="preserve">“Commercial Operation Date” or “COD” </w:t>
      </w:r>
      <w:r>
        <w:t xml:space="preserve">means the date on which the Acceptance Certificate is issued in accordance with clause 6.</w:t>
      </w:r>
    </w:p>
    <w:p>
      <w:pPr>
        <w:spacing w:after="80"/>
        <w:ind w:left="720" w:hanging="360"/>
      </w:pPr>
      <w:r>
        <w:rPr>
          <w:b w:val="false"/>
          <w:bCs w:val="false"/>
        </w:rPr>
        <w:t xml:space="preserve">“Contract Year” </w:t>
      </w:r>
      <w:r>
        <w:t xml:space="preserve">means each period of 12 months commencing on the COD or any anniversary of it.</w:t>
      </w:r>
    </w:p>
    <w:p>
      <w:pPr>
        <w:spacing w:after="80"/>
        <w:ind w:left="720" w:hanging="360"/>
      </w:pPr>
      <w:r>
        <w:rPr>
          <w:b w:val="false"/>
          <w:bCs w:val="false"/>
        </w:rPr>
        <w:t xml:space="preserve">“Guaranteed Availability” </w:t>
      </w:r>
      <w:r>
        <w:t xml:space="preserve">means </w:t>
      </w:r>
      <w:del w:id="921" w:author="James Osei" w:date="2025-12-18T16:30:00Z">
        <w:r>
          <w:delText xml:space="preserve">97.5</w:delText>
        </w:r>
      </w:del>
      <w:ins w:id="922" w:author="James Osei" w:date="2025-12-18T16:30:00Z">
        <w:r>
          <w:t xml:space="preserve">97.75</w:t>
        </w:r>
      </w:ins>
      <w:r>
        <w:t xml:space="preserve"> per cent in each Contract Year.</w:t>
      </w:r>
    </w:p>
    <w:p>
      <w:pPr>
        <w:spacing w:after="80"/>
        <w:ind w:left="720" w:hanging="360"/>
      </w:pPr>
      <w:r>
        <w:rPr>
          <w:b w:val="false"/>
          <w:bCs w:val="false"/>
        </w:rPr>
        <w:t xml:space="preserve">“Guaranteed Round-Trip Efficiency” </w:t>
      </w:r>
      <w:r>
        <w:t xml:space="preserve">means 87 per cent measured at the AC point of connection during the first Contract Year, in accordance with Schedule 3.</w:t>
      </w:r>
    </w:p>
    <w:p>
      <w:pPr>
        <w:spacing w:after="80"/>
        <w:ind w:left="720" w:hanging="360"/>
      </w:pPr>
      <w:r>
        <w:rPr>
          <w:b w:val="false"/>
          <w:bCs w:val="false"/>
        </w:rPr>
        <w:t xml:space="preserve">“LTSA” or “Services” </w:t>
      </w:r>
      <w:r>
        <w:t xml:space="preserve">means the operation, maintenance, monitoring and availability-management services described in Schedule 2 and Schedule 3.</w:t>
      </w:r>
    </w:p>
    <w:p>
      <w:pPr>
        <w:spacing w:after="80"/>
        <w:ind w:left="720" w:hanging="360"/>
      </w:pPr>
      <w:r>
        <w:rPr>
          <w:b w:val="false"/>
          <w:bCs w:val="false"/>
        </w:rPr>
        <w:t xml:space="preserve">“System” or “BESS” </w:t>
      </w:r>
      <w:r>
        <w:t xml:space="preserve">means the 80 MW / 160 MWh lithium-iron-phosphate battery energy storage system to be supplied under this Agreement, as more particularly described in Schedule 1 (Technical Specification).</w:t>
      </w:r>
    </w:p>
    <w:p>
      <w:pPr>
        <w:spacing w:after="80"/>
        <w:ind w:left="360"/>
      </w:pPr>
      <w:r>
        <w:t xml:space="preserve">1.2  Clause, schedule and paragraph headings do not affect interpretation. References to clauses and schedules are to the clauses of and schedules to this Agreement. The schedules form part of this Agreement.</w:t>
      </w:r>
    </w:p>
    <w:p>
      <w:pPr>
        <w:spacing w:after="80"/>
        <w:ind w:left="360"/>
      </w:pPr>
      <w:r>
        <w:t xml:space="preserve">1.3  A reference to writing or written includes email. Any words following “including” or similar expressions are illustrative and do not limit the words preceding them.</w:t>
      </w:r>
    </w:p>
    <w:p>
      <w:pPr>
        <w:spacing w:after="80"/>
        <w:ind w:left="360"/>
      </w:pPr>
      <w:r>
        <w:t xml:space="preserve">1.4  In the event of conflict, the clauses of this Agreement prevail over the schedules, save that Schedule 1 prevails on matters of technical specification.</w:t>
      </w:r>
    </w:p>
    <w:p>
      <w:pPr>
        <w:spacing w:after="80" w:before="120"/>
      </w:pPr>
      <w:r>
        <w:rPr>
          <w:b/>
          <w:bCs/>
        </w:rPr>
        <w:t>2. Supply of the System</w:t>
      </w:r>
    </w:p>
    <w:p>
      <w:pPr>
        <w:spacing w:after="80"/>
        <w:ind w:left="360"/>
      </w:pPr>
      <w:r>
        <w:t xml:space="preserve">2.1  The Supplier shall design, manufacture, supply, deliver to the Site, supervise the installation of, and commission the System in accordance with Schedule 1 (Technical Specification) and Schedule 2 (Statement of Works).</w:t>
      </w:r>
    </w:p>
    <w:p>
      <w:pPr>
        <w:spacing w:after="80"/>
        <w:ind w:left="360"/>
      </w:pPr>
      <w:r>
        <w:t xml:space="preserve">2.2  The Supplier shall perform its obligations with the reasonable skill and care of a competent supplier of grid-scale energy storage systems and in accordance with Good Industry Practice and all applicable Laws and the Grid Code.</w:t>
      </w:r>
    </w:p>
    <w:p>
      <w:pPr>
        <w:spacing w:after="80"/>
        <w:ind w:left="360"/>
      </w:pPr>
      <w:r>
        <w:t xml:space="preserve">2.3  The Customer shall provide the Site, grid connection, civil works and the access and information described in Schedule 2 by the dates set out in the Project Programme. The Supplier is not liable for delay to the extent caused by the Customer’s failure to do so.</w:t>
      </w:r>
    </w:p>
    <w:p>
      <w:pPr>
        <w:spacing w:after="80" w:before="120"/>
      </w:pPr>
      <w:r>
        <w:rPr>
          <w:b/>
          <w:bCs/>
        </w:rPr>
        <w:t>3. Software licence</w:t>
      </w:r>
    </w:p>
    <w:p>
      <w:pPr>
        <w:spacing w:after="80"/>
        <w:ind w:left="360"/>
      </w:pPr>
      <w:r>
        <w:t xml:space="preserve">3.1  The Supplier grants to the Customer a non-exclusive, non-transferable licence to use the Software solely to operate and optimise the System for the duration of the LTSA, on the terms of Schedule 4.</w:t>
      </w:r>
    </w:p>
    <w:p>
      <w:pPr>
        <w:spacing w:after="80"/>
        <w:ind w:left="360"/>
      </w:pPr>
      <w:r>
        <w:t xml:space="preserve">3.2  The Customer shall not, and shall not permit any third party to, copy, modify, reverse-engineer or create derivative works of the Software except as permitted by law that cannot be excluded by agreement.</w:t>
      </w:r>
    </w:p>
    <w:p>
      <w:pPr>
        <w:spacing w:after="80"/>
        <w:ind w:left="360"/>
      </w:pPr>
      <w:r>
        <w:t xml:space="preserve">3.3  All Intellectual Property Rights in the Software and the System design remain vested in the Supplier. Nothing in this Agreement transfers any such rights to the Customer.</w:t>
      </w:r>
    </w:p>
    <w:p>
      <w:pPr>
        <w:spacing w:after="80" w:before="120"/>
      </w:pPr>
      <w:r>
        <w:rPr>
          <w:b/>
          <w:bCs/>
        </w:rPr>
        <w:t>4. Charges and payment</w:t>
      </w:r>
    </w:p>
    <w:p>
      <w:pPr>
        <w:spacing w:after="80"/>
        <w:ind w:left="360"/>
      </w:pPr>
      <w:r>
        <w:t xml:space="preserve">4.1  In consideration of the supply of the System the Customer shall pay the Supplier the sum of £62,400,000 (excluding VAT) (the “Supply Price”), payable against the milestone schedule in Schedule 5 (Charges and Payment).</w:t>
      </w:r>
    </w:p>
    <w:p>
      <w:pPr>
        <w:spacing w:after="80"/>
        <w:ind w:left="360"/>
      </w:pPr>
      <w:r>
        <w:t xml:space="preserve">4.2  The Customer shall pay the Supplier an annual licence fee of £840,000 (excluding VAT) for the Software (the “Licence Fee”) and an annual service charge of £1,950,000 (excluding VAT) for the Services (the “Service Charge”), each indexed annually to CPI in accordance with Schedule 5.</w:t>
      </w:r>
    </w:p>
    <w:p>
      <w:pPr>
        <w:spacing w:after="80"/>
        <w:ind w:left="360"/>
      </w:pPr>
      <w:r>
        <w:t xml:space="preserve">4.3  The Customer shall pay each undisputed invoice within 30 days of receipt. Interest accrues on overdue sums at 4 per cent per annum above the Bank of England base rate.</w:t>
      </w:r>
    </w:p>
    <w:p>
      <w:pPr>
        <w:spacing w:after="80"/>
        <w:ind w:left="360"/>
      </w:pPr>
      <w:r>
        <w:t xml:space="preserve">4.4  All amounts are exclusive of VAT, which the Customer shall pay at the applicable rate against a valid VAT invoice.</w:t>
      </w:r>
    </w:p>
    <w:p>
      <w:pPr>
        <w:spacing w:after="80" w:before="120"/>
      </w:pPr>
      <w:r>
        <w:rPr>
          <w:b/>
          <w:bCs/>
        </w:rPr>
        <w:t>5. Project programme and delay</w:t>
      </w:r>
    </w:p>
    <w:p>
      <w:pPr>
        <w:spacing w:after="80"/>
        <w:ind w:left="360"/>
      </w:pPr>
      <w:r>
        <w:t xml:space="preserve">5.1  The Supplier shall use reasonable endeavours to achieve the milestones in the Project Programme, including the Target COD of 31 March 2027.</w:t>
      </w:r>
    </w:p>
    <w:p>
      <w:pPr>
        <w:spacing w:after="80"/>
        <w:ind w:left="360"/>
      </w:pPr>
      <w:r>
        <w:t xml:space="preserve">5.2  If the COD is delayed by more than 90 days beyond the Target COD for reasons attributable to the Supplier (and not to a Customer default or Force Majeure), delay liquidated damages of £25,000 per week (capped at £1,500,000 in aggregate) shall be the Customer’s sole financial remedy for such delay.</w:t>
      </w:r>
    </w:p>
    <w:p>
      <w:pPr>
        <w:spacing w:after="80" w:before="120"/>
      </w:pPr>
      <w:r>
        <w:rPr>
          <w:b/>
          <w:bCs/>
        </w:rPr>
        <w:t>6. Acceptance and Commercial Operation Date</w:t>
      </w:r>
    </w:p>
    <w:p>
      <w:pPr>
        <w:spacing w:after="80"/>
        <w:ind w:left="360"/>
      </w:pPr>
      <w:r>
        <w:t xml:space="preserve">6.1  On completion of commissioning the Supplier shall carry out the Acceptance Tests. On their satisfaction the Supplier shall issue the Acceptance Certificate and the COD shall occur.</w:t>
      </w:r>
    </w:p>
    <w:p>
      <w:pPr>
        <w:spacing w:after="80"/>
        <w:ind w:left="360"/>
      </w:pPr>
      <w:r>
        <w:t xml:space="preserve">6.2  Title to the System passes to the Customer on the COD. Risk in the System passes to the Customer on delivery to the Site.</w:t>
      </w:r>
    </w:p>
    <w:p>
      <w:pPr>
        <w:spacing w:after="80" w:before="120"/>
      </w:pPr>
      <w:r>
        <w:rPr>
          <w:b/>
          <w:bCs/>
        </w:rPr>
        <w:t>7. Performance guarantees and service levels</w:t>
      </w:r>
    </w:p>
    <w:p>
      <w:pPr>
        <w:spacing w:after="80"/>
        <w:ind w:left="360"/>
      </w:pPr>
      <w:r>
        <w:t xml:space="preserve">7.1  The Supplier guarantees that, during each Contract Year, the System shall achieve at least the Guaranteed Availability of </w:t>
      </w:r>
      <w:del w:id="923" w:author="James Osei" w:date="2025-12-18T16:30:00Z">
        <w:r>
          <w:delText xml:space="preserve">97.5</w:delText>
        </w:r>
      </w:del>
      <w:ins w:id="924" w:author="James Osei" w:date="2025-12-18T16:30:00Z">
        <w:r>
          <w:t xml:space="preserve">97.75</w:t>
        </w:r>
      </w:ins>
      <w:r>
        <w:t xml:space="preserve"> per cent, measured in accordance with Schedule 3.</w:t>
      </w:r>
    </w:p>
    <w:p>
      <w:pPr>
        <w:spacing w:after="80"/>
        <w:ind w:left="360"/>
      </w:pPr>
      <w:r>
        <w:t xml:space="preserve">7.2  The Supplier guarantees the Guaranteed Round-Trip Efficiency of 87 per cent in the first Contract Year and warrants that the usable energy capacity of the System will not fall below 70 per cent of nameplate (160 MWh) at the end of Contract Year 10, subject to the operating envelope in Schedule 1.</w:t>
      </w:r>
    </w:p>
    <w:p>
      <w:pPr>
        <w:spacing w:after="80"/>
        <w:ind w:left="360"/>
      </w:pPr>
      <w:r>
        <w:t xml:space="preserve">7.3  If Availability in any Contract Year falls below the Guaranteed Availability, the Supplier shall pay availability liquidated damages calculated in accordance with Schedule 3, capped at 10 per cent of the Service Charge for that Contract Year. Such liquidated damages are the Customer’s sole remedy for availability shortfall.</w:t>
      </w:r>
    </w:p>
    <w:p>
      <w:pPr>
        <w:spacing w:after="80" w:before="120"/>
      </w:pPr>
      <w:r>
        <w:rPr>
          <w:b/>
          <w:bCs/>
        </w:rPr>
        <w:t>8. Warranties</w:t>
      </w:r>
    </w:p>
    <w:p>
      <w:pPr>
        <w:spacing w:after="80"/>
        <w:ind w:left="360"/>
      </w:pPr>
      <w:r>
        <w:t xml:space="preserve">8.1  The Supplier warrants that the System will be free from defects in design, materials and workmanship for a period of 24 months from the COD (the “Defects Liability Period”) and will conform to Schedule 1.</w:t>
      </w:r>
    </w:p>
    <w:p>
      <w:pPr>
        <w:spacing w:after="80"/>
        <w:ind w:left="360"/>
      </w:pPr>
      <w:r>
        <w:t xml:space="preserve">8.2  During the Defects Liability Period the Supplier shall, at its option, repair or replace any defective part free of charge. This clause 8 is in addition to the ongoing service obligations under the LTSA.</w:t>
      </w:r>
    </w:p>
    <w:p>
      <w:pPr>
        <w:spacing w:after="80"/>
        <w:ind w:left="360"/>
      </w:pPr>
      <w:r>
        <w:t xml:space="preserve">8.3  Each party warrants that it has full power and authority to enter into and perform this Agreement.</w:t>
      </w:r>
    </w:p>
    <w:p>
      <w:pPr>
        <w:spacing w:after="80" w:before="120"/>
      </w:pPr>
      <w:r>
        <w:rPr>
          <w:b/>
          <w:bCs/>
        </w:rPr>
        <w:t>9. Limitation of liability</w:t>
      </w:r>
    </w:p>
    <w:p>
      <w:pPr>
        <w:spacing w:after="80"/>
        <w:ind w:left="360"/>
      </w:pPr>
      <w:r>
        <w:t xml:space="preserve">9.1  Nothing in this Agreement limits or excludes either party’s liability for death or personal injury caused by negligence, for fraud or fraudulent misrepresentation, or for any liability that cannot be limited or excluded by law.</w:t>
      </w:r>
    </w:p>
    <w:p>
      <w:pPr>
        <w:spacing w:after="80"/>
        <w:ind w:left="360"/>
      </w:pPr>
      <w:r>
        <w:t xml:space="preserve">9.2  Subject to clause 9.1, neither party is liable to the other, whether in contract, tort (including negligence), breach of statutory duty or otherwise, for any loss of profit, loss of revenue, loss of anticipated savings, loss of contract or business, or any indirect or consequential loss.</w:t>
      </w:r>
    </w:p>
    <w:p>
      <w:pPr>
        <w:spacing w:after="80"/>
        <w:ind w:left="360"/>
      </w:pPr>
      <w:r>
        <w:t xml:space="preserve">9.3  Subject to clauses 9.1 and 9.2, the aggregate liability of each party under or in connection with this Agreement in any Contract Year shall not exceed </w:t>
      </w:r>
      <w:del w:id="925" w:author="James Osei" w:date="2025-12-18T16:30:00Z">
        <w:r>
          <w:delText xml:space="preserve">125</w:delText>
        </w:r>
      </w:del>
      <w:ins w:id="926" w:author="James Osei" w:date="2025-12-18T16:30:00Z">
        <w:r>
          <w:t xml:space="preserve">135</w:t>
        </w:r>
      </w:ins>
      <w:r>
        <w:t xml:space="preserve"> per cent of the Charges paid by the Customer in the 12 months preceding the event giving rise to the claim; provided that the aggregate liability of the Supplier in respect of the supply of the System under clauses 2, 6 and 8 shall not exceed a super-cap of </w:t>
      </w:r>
      <w:del w:id="927" w:author="James Osei" w:date="2025-12-18T16:30:00Z">
        <w:r>
          <w:delText xml:space="preserve">£15,000,000</w:delText>
        </w:r>
      </w:del>
      <w:ins w:id="928" w:author="James Osei" w:date="2025-12-18T16:30:00Z">
        <w:r>
          <w:t xml:space="preserve">£17,500,000</w:t>
        </w:r>
      </w:ins>
      <w:r>
        <w:t xml:space="preserve">.</w:t>
      </w:r>
    </w:p>
    <w:p>
      <w:pPr>
        <w:spacing w:after="80"/>
        <w:ind w:left="360"/>
      </w:pPr>
      <w:r>
        <w:t xml:space="preserve">9.4  The caps in clause 9.3 do not apply to the Customer’s obligation to pay the Charges, to liability under the IP indemnity in clause 10, or to either party’s liability for breach of clause 12 (Confidentiality).</w:t>
      </w:r>
    </w:p>
    <w:p>
      <w:pPr>
        <w:spacing w:after="80" w:before="120"/>
      </w:pPr>
      <w:r>
        <w:rPr>
          <w:b/>
          <w:bCs/>
        </w:rPr>
        <w:t>10. Intellectual property indemnity</w:t>
      </w:r>
    </w:p>
    <w:p>
      <w:pPr>
        <w:spacing w:after="80"/>
        <w:ind w:left="360"/>
      </w:pPr>
      <w:r>
        <w:t xml:space="preserve">10.1  The Supplier shall indemnify the Customer against any claim that the Customer’s use of the System or the Software in accordance with this Agreement infringes a third party’s Intellectual Property Rights, subject to the Customer giving prompt notice and conduct of the claim to the Supplier.</w:t>
      </w:r>
    </w:p>
    <w:p>
      <w:pPr>
        <w:spacing w:after="80"/>
        <w:ind w:left="360"/>
      </w:pPr>
      <w:r>
        <w:t xml:space="preserve">10.2  The indemnity in clause 10.1 does not apply to infringements arising from the Customer’s modification of the System or use otherwise than in accordance with this Agreement.</w:t>
      </w:r>
    </w:p>
    <w:p>
      <w:pPr>
        <w:spacing w:after="80" w:before="120"/>
      </w:pPr>
      <w:r>
        <w:rPr>
          <w:b/>
          <w:bCs/>
        </w:rPr>
        <w:t>11. Insurance</w:t>
      </w:r>
    </w:p>
    <w:p>
      <w:pPr>
        <w:spacing w:after="80"/>
        <w:ind w:left="360"/>
      </w:pPr>
      <w:r>
        <w:t xml:space="preserve">11.1  The Supplier shall maintain, with reputable insurers, public liability insurance of not less than £10,000,000 per occurrence, product liability insurance of not less than £10,000,000 in the aggregate, and professional indemnity insurance of not less than £5,000,000, and shall provide evidence on request.</w:t>
      </w:r>
    </w:p>
    <w:p>
      <w:pPr>
        <w:spacing w:after="80" w:before="120"/>
      </w:pPr>
      <w:r>
        <w:rPr>
          <w:b/>
          <w:bCs/>
        </w:rPr>
        <w:t>12. Confidentiality</w:t>
      </w:r>
    </w:p>
    <w:p>
      <w:pPr>
        <w:spacing w:after="80"/>
        <w:ind w:left="360"/>
      </w:pPr>
      <w:r>
        <w:t xml:space="preserve">12.1  Each party shall keep confidential all Confidential Information of the other and shall not use it except for the purposes of this Agreement, save for disclosures required by law or to professional advisers under equivalent duties of confidence. This clause survives termination for five years.</w:t>
      </w:r>
    </w:p>
    <w:p>
      <w:pPr>
        <w:spacing w:after="80" w:before="120"/>
      </w:pPr>
      <w:r>
        <w:rPr>
          <w:b/>
          <w:bCs/>
        </w:rPr>
        <w:t>13. Data protection</w:t>
      </w:r>
    </w:p>
    <w:p>
      <w:pPr>
        <w:spacing w:after="80"/>
        <w:ind w:left="360"/>
      </w:pPr>
      <w:r>
        <w:t xml:space="preserve">13.1  Each party shall comply with applicable Data Protection Laws. To the extent the Supplier processes personal data on the Customer’s behalf in connection with the Software, it shall do so in accordance with the data-processing terms in Schedule 4.</w:t>
      </w:r>
    </w:p>
    <w:p>
      <w:pPr>
        <w:spacing w:after="80" w:before="120"/>
      </w:pPr>
      <w:r>
        <w:rPr>
          <w:b/>
          <w:bCs/>
        </w:rPr>
        <w:t>14. Term and termination</w:t>
      </w:r>
    </w:p>
    <w:p>
      <w:pPr>
        <w:spacing w:after="80"/>
        <w:ind w:left="360"/>
      </w:pPr>
      <w:r>
        <w:t xml:space="preserve">14.1  This Agreement takes effect on the date of this Agreement and, in respect of the LTSA and the Licence, continues for 7 years from the COD unless terminated earlier in accordance with this clause.</w:t>
      </w:r>
    </w:p>
    <w:p>
      <w:pPr>
        <w:spacing w:after="80"/>
        <w:ind w:left="360"/>
      </w:pPr>
      <w:r>
        <w:t xml:space="preserve">14.2  Either party may terminate immediately by written notice if the other commits a material breach which is irremediable or which it fails to remedy within 30 days of notice, or becomes insolvent.</w:t>
      </w:r>
    </w:p>
    <w:p>
      <w:pPr>
        <w:spacing w:after="80"/>
        <w:ind w:left="360"/>
      </w:pPr>
      <w:r>
        <w:t xml:space="preserve">14.3  On termination of the LTSA the Licence terminates and the Customer shall cease using the Software, save that the Customer may continue to operate the System using a read-only safety mode for up to 6 months to procure a replacement.</w:t>
      </w:r>
    </w:p>
    <w:p>
      <w:pPr>
        <w:spacing w:after="80" w:before="120"/>
      </w:pPr>
      <w:r>
        <w:rPr>
          <w:b/>
          <w:bCs/>
        </w:rPr>
        <w:t>15. Force majeure</w:t>
      </w:r>
    </w:p>
    <w:p>
      <w:pPr>
        <w:spacing w:after="80"/>
        <w:ind w:left="360"/>
      </w:pPr>
      <w:r>
        <w:t xml:space="preserve">15.1  Neither party is liable for any failure or delay in performing its obligations to the extent caused by an event beyond its reasonable control, provided it notifies the other and uses reasonable endeavours to mitigate. If the event continues for more than 180 days either party may terminate on notice.</w:t>
      </w:r>
    </w:p>
    <w:p>
      <w:pPr>
        <w:spacing w:after="80" w:before="120"/>
      </w:pPr>
      <w:r>
        <w:rPr>
          <w:b/>
          <w:bCs/>
        </w:rPr>
        <w:t>16. Dispute resolution</w:t>
      </w:r>
    </w:p>
    <w:p>
      <w:pPr>
        <w:spacing w:after="80"/>
        <w:ind w:left="360"/>
      </w:pPr>
      <w:r>
        <w:t xml:space="preserve">16.1  The parties shall first refer any dispute to their respective senior representatives. If not resolved within 20 Business Days, the dispute may be referred to the courts in accordance with clause 18, save that either party may seek interim relief at any time.</w:t>
      </w:r>
    </w:p>
    <w:p>
      <w:pPr>
        <w:spacing w:after="80" w:before="120"/>
      </w:pPr>
      <w:r>
        <w:rPr>
          <w:b/>
          <w:bCs/>
        </w:rPr>
        <w:t>17. General</w:t>
      </w:r>
    </w:p>
    <w:p>
      <w:pPr>
        <w:spacing w:after="80"/>
        <w:ind w:left="360"/>
      </w:pPr>
      <w:r>
        <w:t xml:space="preserve">17.1  Notices must be in writing and delivered by hand, recorded post or email to the addresses notified by the parties.</w:t>
      </w:r>
    </w:p>
    <w:p>
      <w:pPr>
        <w:spacing w:after="80"/>
        <w:ind w:left="360"/>
      </w:pPr>
      <w:r>
        <w:t xml:space="preserve">17.2  This Agreement (with its schedules) constitutes the entire agreement between the parties and supersedes all prior heads of terms, including the heads of terms dated 22 September 2025.</w:t>
      </w:r>
    </w:p>
    <w:p>
      <w:pPr>
        <w:spacing w:after="80"/>
        <w:ind w:left="360"/>
      </w:pPr>
      <w:r>
        <w:t xml:space="preserve">17.3  No variation is effective unless in writing and signed by or on behalf of each party.</w:t>
      </w:r>
    </w:p>
    <w:p>
      <w:pPr>
        <w:spacing w:after="80"/>
        <w:ind w:left="360"/>
      </w:pPr>
      <w:r>
        <w:t xml:space="preserve">17.4  Neither party may assign or sub-contract without the other’s prior written consent (not to be unreasonably withheld), save that the Supplier may sub-contract elements of the Services provided it remains responsible for them.</w:t>
      </w:r>
    </w:p>
    <w:p>
      <w:pPr>
        <w:spacing w:after="80"/>
        <w:ind w:left="360"/>
      </w:pPr>
      <w:r>
        <w:t xml:space="preserve">17.5  A person who is not a party has no right under the Contracts (Rights of Third Parties) Act 1999 to enforce any term.</w:t>
      </w:r>
    </w:p>
    <w:p>
      <w:pPr>
        <w:spacing w:after="80"/>
        <w:ind w:left="360"/>
      </w:pPr>
      <w:r>
        <w:t xml:space="preserve">17.6  This Agreement may be executed in counterparts.</w:t>
      </w:r>
    </w:p>
    <w:p>
      <w:pPr>
        <w:spacing w:after="80" w:before="120"/>
      </w:pPr>
      <w:r>
        <w:rPr>
          <w:b/>
          <w:bCs/>
        </w:rPr>
        <w:t>18. Governing law and jurisdiction</w:t>
      </w:r>
    </w:p>
    <w:p>
      <w:pPr>
        <w:spacing w:after="80"/>
        <w:ind w:left="360"/>
      </w:pPr>
      <w:r>
        <w:t xml:space="preserve">18.1  This Agreement and any non-contractual obligations arising out of or in connection with it are governed by the law of England and Wales, and the parties submit to the exclusive jurisdiction of the courts of England and Wales.</w:t>
      </w:r>
    </w:p>
    <w:p>
      <w:r>
        <w:br w:type="page"/>
      </w:r>
    </w:p>
    <w:p>
      <w:pPr>
        <w:pStyle w:val="Heading1"/>
      </w:pPr>
      <w:r>
        <w:t xml:space="preserve">SCHEDULE 1 – Technical Specification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Parameter</w:t>
            </w:r>
          </w:p>
        </w:tc>
        <w:tc>
          <w:tcPr>
            <w:tcW w:type="dxa" w:w="596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Specification</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Power rating</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80 MW (AC) continuous, 4-quadrant</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Energy capacity</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160 MWh usable at beginning of life (2-hour duration)</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Cell chemistry</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Lithium iron phosphate (LFP), liquid-cooled</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Round-trip efficiency</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 87% at AC POC, year 1</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Response time</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&lt; 150 ms full activation (frequency response)</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Augmentation</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Capacity maintained ≥ 70% of nameplate to end of year 10 via augmentation plan</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Grid services</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Dynamic Containment, Dynamic Regulation, BM, wholesale arbitrage</w:t>
            </w:r>
          </w:p>
        </w:tc>
      </w:tr>
    </w:tbl>
    <w:p>
      <w:r>
        <w:br w:type="page"/>
      </w:r>
    </w:p>
    <w:p>
      <w:pPr>
        <w:pStyle w:val="Heading1"/>
      </w:pPr>
      <w:r>
        <w:t xml:space="preserve">SCHEDULE 3 – Service Levels (summary)</w:t>
      </w:r>
    </w:p>
    <w:p>
      <w:pPr>
        <w:spacing w:after="120"/>
      </w:pPr>
      <w:r>
        <w:t xml:space="preserve">Availability is calculated for each Contract Year as the contracted-capacity-weighted percentage of half-hourly settlement periods in which the System was available, excluding Permitted Outages (planned maintenance up to 120 hours per year and Force Majeure).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Metric</w:t>
            </w:r>
          </w:p>
        </w:tc>
        <w:tc>
          <w:tcPr>
            <w:tcW w:type="dxa" w:w="596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Service Level / LD</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Guaranteed Availability</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97.5% per Contract Year</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Availability LD rate</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0.5% of annual Service Charge per full 0.1% shortfall below 97.5%</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Availability LD cap</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10% of the annual Service Charge per Contract Year</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Round-trip efficiency</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87% (year 1); re-tested annually</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Response-time SLA</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 99% of dispatch instructions actioned within 150 ms</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Fault response</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Remote acknowledgement ≤ 1 hour; on-site attendance ≤ 24 hours for critical faults</w:t>
            </w:r>
          </w:p>
        </w:tc>
      </w:tr>
    </w:tbl>
    <w:p>
      <w:r>
        <w:br w:type="page"/>
      </w:r>
    </w:p>
    <w:p>
      <w:pPr>
        <w:pStyle w:val="Heading1"/>
      </w:pPr>
      <w:r>
        <w:t xml:space="preserve">SCHEDULE 5 – Charges and Payment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560"/>
      </w:tblGrid>
      <w:tr>
        <w:tc>
          <w:tcPr>
            <w:tcW w:type="dxa" w:w="46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Milestone</w:t>
            </w:r>
          </w:p>
        </w:tc>
        <w:tc>
          <w:tcPr>
            <w:tcW w:type="dxa" w:w="22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center"/>
            </w:pPr>
            <w:r>
              <w:rPr>
                <w:b/>
                <w:bCs/>
                <w:sz w:val="20"/>
                <w:szCs w:val="20"/>
              </w:rPr>
              <w:t xml:space="preserve">% of Supply Price</w:t>
            </w:r>
          </w:p>
        </w:tc>
        <w:tc>
          <w:tcPr>
            <w:tcW w:type="dxa" w:w="256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right"/>
            </w:pPr>
            <w:r>
              <w:rPr>
                <w:b/>
                <w:bCs/>
                <w:sz w:val="20"/>
                <w:szCs w:val="20"/>
              </w:rPr>
              <w:t xml:space="preserve">Amount (£)</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Signature (advance payment)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15%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9,360,000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Cells and PCS ordered</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25%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15,600,000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Delivery to Site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25%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15,600,000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Mechanical completion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15%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9,360,000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Commercial Operation Date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15%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9,360,000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End of Defects Liability Period (retention)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3,120,000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Total Supply Price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bCs/>
                <w:sz w:val="20"/>
                <w:szCs w:val="20"/>
              </w:rPr>
              <w:t xml:space="preserve">100%</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bCs/>
                <w:sz w:val="20"/>
                <w:szCs w:val="20"/>
              </w:rPr>
              <w:t xml:space="preserve">62,400,000</w:t>
            </w:r>
          </w:p>
        </w:tc>
      </w:tr>
    </w:tbl>
    <w:p>
      <w:pPr>
        <w:spacing w:before="120"/>
      </w:pPr>
      <w:r>
        <w:t xml:space="preserve">Annual Licence Fee: £840,000 (CPI-indexed). Annual Service Charge: £1,950,000 (CPI-indexed). Both invoiced annually in advance from the COD.</w:t>
      </w:r>
    </w:p>
    <w:p>
      <w:r>
        <w:br w:type="page"/>
      </w:r>
    </w:p>
    <w:p>
      <w:pPr>
        <w:pStyle w:val="Heading1"/>
      </w:pPr>
      <w:r>
        <w:t xml:space="preserve">EXECUTION</w:t>
      </w:r>
    </w:p>
    <w:p>
      <w:pPr>
        <w:spacing w:after="200"/>
      </w:pPr>
      <w:r>
        <w:t xml:space="preserve">IN WITNESS of which this Agreement has been executed and delivered on the date first stated above.</w:t>
      </w:r>
    </w:p>
    <w:p>
      <w:pPr>
        <w:spacing w:after="120"/>
        <w:rPr>
          <w:b/>
          <w:bCs/>
        </w:rPr>
      </w:pPr>
      <w:r>
        <w:rPr>
          <w:b/>
          <w:bCs/>
        </w:rPr>
        <w:t xml:space="preserve">SIGNED for and on behalf of VERDANT ENERGY SYSTEMS LIMITED</w:t>
      </w:r>
    </w:p>
    <w:p>
      <w:pPr>
        <w:spacing w:after="120"/>
      </w:pPr>
      <w:r>
        <w:t xml:space="preserve">Signature: ______________________________</w:t>
      </w:r>
    </w:p>
    <w:p>
      <w:pPr>
        <w:spacing w:after="120"/>
      </w:pPr>
      <w:r>
        <w:t xml:space="preserve">Name: Dr Helena Voss</w:t>
      </w:r>
    </w:p>
    <w:p>
      <w:pPr>
        <w:spacing w:after="240"/>
      </w:pPr>
      <w:r>
        <w:t xml:space="preserve">Title: Chief Executive Officer</w:t>
      </w:r>
    </w:p>
    <w:p>
      <w:pPr>
        <w:spacing w:after="120"/>
        <w:rPr>
          <w:b/>
          <w:bCs/>
        </w:rPr>
      </w:pPr>
      <w:r>
        <w:rPr>
          <w:b/>
          <w:bCs/>
        </w:rPr>
        <w:t xml:space="preserve">SIGNED for and on behalf of STRATTON ENERGY PLC</w:t>
      </w:r>
    </w:p>
    <w:p>
      <w:pPr>
        <w:spacing w:after="120"/>
      </w:pPr>
      <w:r>
        <w:t xml:space="preserve">Signature: ______________________________</w:t>
      </w:r>
    </w:p>
    <w:p>
      <w:pPr>
        <w:spacing w:after="120"/>
      </w:pPr>
      <w:r>
        <w:t xml:space="preserve">Name: Robert Pearce</w:t>
      </w:r>
    </w:p>
    <w:p>
      <w:pPr>
        <w:spacing w:after="120"/>
      </w:pPr>
      <w:r>
        <w:t xml:space="preserve">Title: Head of Procurement (duly authorised)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pPr>
    <w:r>
      <w:rPr>
        <w:color w:val="777777"/>
        <w:sz w:val="14"/>
        <w:szCs w:val="14"/>
      </w:rPr>
      <w:t xml:space="preserve">Project Falcon – Supply, Software Licence &amp; LTSA (v3 – WC response mark-up) · Subject to Contract · Confidential</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2026-06-28T15:47:16.805Z</dcterms:created>
  <dcterms:modified xsi:type="dcterms:W3CDTF">2026-06-28T15:47:16.805Z</dcterms:modified>
</cp:coreProperties>
</file>

<file path=docProps/custom.xml><?xml version="1.0" encoding="utf-8"?>
<Properties xmlns="http://schemas.openxmlformats.org/officeDocument/2006/custom-properties" xmlns:vt="http://schemas.openxmlformats.org/officeDocument/2006/docPropsVTypes"/>
</file>