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i/>
          <w:iCs/>
          <w:color w:val="AA0000"/>
          <w:sz w:val="18"/>
          <w:szCs w:val="18"/>
        </w:rPr>
        <w:t xml:space="preserve">DRAFT — v1 — Subject to Contract — Privileged &amp; Confidential</w:t>
      </w:r>
    </w:p>
    <w:p>
      <w:pPr>
        <w:spacing w:after="0" w:before="1200"/>
        <w:jc w:val="center"/>
      </w:pPr>
      <w:r>
        <w:rPr>
          <w:b/>
          <w:bCs/>
          <w:sz w:val="22"/>
          <w:szCs w:val="22"/>
        </w:rPr>
        <w:t xml:space="preserve">DATED        2026</w:t>
      </w:r>
    </w:p>
    <w:p>
      <w:pPr>
        <w:pBdr>
          <w:top w:val="single" w:color="000000" w:sz="6" w:space="6"/>
          <w:bottom w:val="single" w:color="000000" w:sz="6" w:space="6"/>
        </w:pBdr>
        <w:spacing w:after="600" w:before="600"/>
        <w:jc w:val="center"/>
      </w:pPr>
      <w:r>
        <w:rPr>
          <w:sz w:val="2"/>
          <w:szCs w:val="2"/>
        </w:rPr>
        <w:t xml:space="preserve"/>
      </w:r>
    </w:p>
    <w:p>
      <w:pPr>
        <w:spacing w:after="200"/>
        <w:jc w:val="center"/>
      </w:pPr>
      <w:r>
        <w:rPr>
          <w:b/>
          <w:bCs/>
          <w:sz w:val="30"/>
          <w:szCs w:val="30"/>
        </w:rPr>
        <w:t xml:space="preserve">VERDANT ENERGY SYSTEMS LIMITED</w:t>
      </w:r>
    </w:p>
    <w:p>
      <w:pPr>
        <w:spacing w:after="200"/>
        <w:jc w:val="center"/>
      </w:pPr>
      <w:r>
        <w:rPr>
          <w:b w:val="false"/>
          <w:bCs w:val="false"/>
          <w:sz w:val="24"/>
          <w:szCs w:val="24"/>
        </w:rPr>
        <w:t xml:space="preserve">THE FOUNDERS (as defined herein)</w:t>
      </w:r>
    </w:p>
    <w:p>
      <w:pPr>
        <w:spacing w:after="200"/>
        <w:jc w:val="center"/>
      </w:pPr>
      <w:r>
        <w:rPr>
          <w:b w:val="false"/>
          <w:bCs w:val="false"/>
          <w:sz w:val="24"/>
          <w:szCs w:val="24"/>
        </w:rPr>
        <w:t xml:space="preserve">THE EXISTING INVESTORS (as defined herein)</w:t>
      </w:r>
    </w:p>
    <w:p>
      <w:pPr>
        <w:spacing w:after="200"/>
        <w:jc w:val="center"/>
      </w:pPr>
      <w:r>
        <w:rPr>
          <w:b w:val="false"/>
          <w:bCs w:val="false"/>
          <w:sz w:val="22"/>
          <w:szCs w:val="22"/>
        </w:rPr>
        <w:t xml:space="preserve">and</w:t>
      </w:r>
    </w:p>
    <w:p>
      <w:pPr>
        <w:spacing w:after="200"/>
        <w:jc w:val="center"/>
      </w:pPr>
      <w:r>
        <w:rPr>
          <w:b w:val="false"/>
          <w:bCs w:val="false"/>
          <w:sz w:val="24"/>
          <w:szCs w:val="24"/>
        </w:rPr>
        <w:t xml:space="preserve">THE INVESTORS (as defined herein)</w:t>
      </w:r>
    </w:p>
    <w:p>
      <w:pPr>
        <w:spacing w:after="1000" w:before="600"/>
        <w:jc w:val="center"/>
      </w:pPr>
      <w:r>
        <w:rPr>
          <w:b/>
          <w:bCs/>
          <w:sz w:val="30"/>
          <w:szCs w:val="30"/>
        </w:rPr>
        <w:t xml:space="preserve">SERIES B SUBSCRIPTION AND SHAREHOLDERS' AGREEMENT</w:t>
      </w:r>
    </w:p>
    <w:p>
      <w:pPr>
        <w:spacing w:before="1400"/>
        <w:jc w:val="center"/>
      </w:pPr>
      <w:r>
        <w:rPr>
          <w:b/>
          <w:bCs/>
          <w:sz w:val="22"/>
          <w:szCs w:val="22"/>
        </w:rPr>
        <w:t xml:space="preserve">Whitfield Carter LLP</w:t>
      </w:r>
    </w:p>
    <w:p>
      <w:pPr>
        <w:jc w:val="center"/>
      </w:pPr>
      <w:r>
        <w:rPr>
          <w:sz w:val="18"/>
          <w:szCs w:val="18"/>
        </w:rPr>
        <w:t xml:space="preserve">22 Bishopsgate, London EC2N 4BQ</w:t>
      </w:r>
    </w:p>
    <w:p>
      <w:pPr>
        <w:jc w:val="center"/>
      </w:pPr>
      <w:r>
        <w:rPr>
          <w:sz w:val="18"/>
          <w:szCs w:val="18"/>
        </w:rPr>
        <w:t xml:space="preserve">Ref: SW/JO/WC-00121</w:t>
      </w:r>
    </w:p>
    <w:p>
      <w:r>
        <w:br w:type="page"/>
      </w:r>
    </w:p>
    <w:p>
      <w:pPr>
        <w:spacing w:after="120"/>
      </w:pPr>
      <w:r>
        <w:rPr>
          <w:sz w:val="21"/>
          <w:szCs w:val="21"/>
        </w:rPr>
        <w:t>THIS AGREEMENT is made on [          ] 2026</w:t>
      </w:r>
    </w:p>
    <w:p>
      <w:pPr>
        <w:spacing w:after="120" w:line="276"/>
        <w:jc w:val="left"/>
      </w:pPr>
      <w:r>
        <w:rPr>
          <w:b/>
          <w:bCs/>
        </w:rPr>
        <w:t xml:space="preserve">BETWEEN:</w:t>
      </w:r>
    </w:p>
    <w:p>
      <w:pPr>
        <w:pStyle w:val="ListParagraph"/>
        <w:numPr>
          <w:ilvl w:val="0"/>
          <w:numId w:val="2"/>
        </w:numPr>
        <w:spacing w:after="120" w:line="276"/>
        <w:jc w:val="both"/>
      </w:pPr>
      <w:r>
        <w:rPr>
          <w:b/>
          <w:bCs/>
        </w:rPr>
        <w:t xml:space="preserve">VERDANT ENERGY SYSTEMS LIMITED</w:t>
      </w:r>
      <w:r>
        <w:t xml:space="preserve">, a company incorporated in England and Wales with registered number 11874203 whose registered office is at 1 Kingsway, London WC2B 6AN (the </w:t>
      </w:r>
      <w:r>
        <w:rPr>
          <w:b/>
          <w:bCs/>
        </w:rPr>
        <w:t xml:space="preserve">Company</w:t>
      </w:r>
      <w:r>
        <w:t xml:space="preserve">);</w:t>
      </w:r>
    </w:p>
    <w:p>
      <w:pPr>
        <w:pStyle w:val="ListParagraph"/>
        <w:numPr>
          <w:ilvl w:val="0"/>
          <w:numId w:val="2"/>
        </w:numPr>
        <w:spacing w:after="120" w:line="276"/>
        <w:jc w:val="both"/>
      </w:pPr>
      <w:r>
        <w:t xml:space="preserve">the several persons whose names and addresses are set out in Part 1 of Schedule 1 (together, the Founders and each a Founder);</w:t>
      </w:r>
    </w:p>
    <w:p>
      <w:pPr>
        <w:pStyle w:val="ListParagraph"/>
        <w:numPr>
          <w:ilvl w:val="0"/>
          <w:numId w:val="2"/>
        </w:numPr>
        <w:spacing w:after="120" w:line="276"/>
        <w:jc w:val="both"/>
      </w:pPr>
      <w:r>
        <w:t xml:space="preserve">the several persons and entities whose names and addresses are set out in Part 2 of Schedule 1 (together, the Existing Investors and each an Existing Investor); and</w:t>
      </w:r>
    </w:p>
    <w:p>
      <w:pPr>
        <w:pStyle w:val="ListParagraph"/>
        <w:numPr>
          <w:ilvl w:val="0"/>
          <w:numId w:val="2"/>
        </w:numPr>
        <w:spacing w:after="120" w:line="276"/>
        <w:jc w:val="both"/>
      </w:pPr>
      <w:r>
        <w:t xml:space="preserve">the several persons and entities whose names and addresses are set out in Part 3 of Schedule 1 (together, the </w:t>
      </w:r>
      <w:r>
        <w:rPr>
          <w:b/>
          <w:bCs/>
        </w:rPr>
        <w:t xml:space="preserve">Investors</w:t>
      </w:r>
      <w:r>
        <w:t xml:space="preserve"> and each an </w:t>
      </w:r>
      <w:r>
        <w:rPr>
          <w:b/>
          <w:bCs/>
        </w:rPr>
        <w:t xml:space="preserve">Investor</w:t>
      </w:r>
      <w:r>
        <w:t xml:space="preserve">), being the subscribers for Series B Shares under this Agreement, of which </w:t>
      </w:r>
      <w:r>
        <w:rPr>
          <w:b/>
          <w:bCs/>
        </w:rPr>
        <w:t xml:space="preserve">Calderbrook Growth Partners LLP</w:t>
      </w:r>
      <w:r>
        <w:t xml:space="preserve"> is the lead investor (the </w:t>
      </w:r>
      <w:r>
        <w:rPr>
          <w:b/>
          <w:bCs/>
        </w:rPr>
        <w:t xml:space="preserve">Lead Investor</w:t>
      </w:r>
      <w:r>
        <w:t xml:space="preserve">).</w:t>
      </w:r>
    </w:p>
    <w:p>
      <w:pPr>
        <w:spacing w:after="120" w:line="276"/>
        <w:jc w:val="left"/>
      </w:pPr>
      <w:r>
        <w:t xml:space="preserve">Each of the above is a Party and together they are the Parties.</w:t>
      </w:r>
    </w:p>
    <w:p>
      <w:pPr>
        <w:pStyle w:val="Heading1"/>
      </w:pPr>
      <w:r>
        <w:t xml:space="preserve">RECITALS</w:t>
      </w:r>
    </w:p>
    <w:p>
      <w:pPr>
        <w:pStyle w:val="ListParagraph"/>
        <w:numPr>
          <w:ilvl w:val="0"/>
          <w:numId w:val="2"/>
        </w:numPr>
        <w:spacing w:after="120" w:line="276"/>
        <w:jc w:val="both"/>
      </w:pPr>
      <w:r>
        <w:t xml:space="preserve">The Company is a private company limited by shares which carries on the business of designing, developing, manufacturing and supplying grid-scale battery energy storage systems and associated energy-management and optimisation software (the Business).</w:t>
      </w:r>
    </w:p>
    <w:p>
      <w:pPr>
        <w:pStyle w:val="ListParagraph"/>
        <w:numPr>
          <w:ilvl w:val="0"/>
          <w:numId w:val="2"/>
        </w:numPr>
        <w:spacing w:after="120" w:line="276"/>
        <w:jc w:val="both"/>
      </w:pPr>
      <w:r>
        <w:t xml:space="preserve">As at the date of this Agreement the issued share capital of the Company is as set out in Part 1 of Schedule 2 (the Existing Cap Table).</w:t>
      </w:r>
    </w:p>
    <w:p>
      <w:pPr>
        <w:pStyle w:val="ListParagraph"/>
        <w:numPr>
          <w:ilvl w:val="0"/>
          <w:numId w:val="2"/>
        </w:numPr>
        <w:spacing w:after="120" w:line="276"/>
        <w:jc w:val="both"/>
      </w:pPr>
      <w:r>
        <w:t xml:space="preserve">The Investors have agreed to subscribe for, and the Company has agreed to allot and issue to the Investors, an aggregate of 2,000,000 Series B Shares at the Subscription Price, representing an aggregate subscription of £24,000,000, on and subject to the terms of this Agreement.</w:t>
      </w:r>
    </w:p>
    <w:p>
      <w:pPr>
        <w:pStyle w:val="ListParagraph"/>
        <w:numPr>
          <w:ilvl w:val="0"/>
          <w:numId w:val="2"/>
        </w:numPr>
        <w:spacing w:after="120" w:line="276"/>
        <w:jc w:val="both"/>
      </w:pPr>
      <w:r>
        <w:t xml:space="preserve">The subscription values the Company at £72,000,000 on a fully-diluted pre-money basis and £96,000,000 on a fully-diluted post-money basis.</w:t>
      </w:r>
    </w:p>
    <w:p>
      <w:pPr>
        <w:pStyle w:val="ListParagraph"/>
        <w:numPr>
          <w:ilvl w:val="0"/>
          <w:numId w:val="2"/>
        </w:numPr>
        <w:spacing w:after="120" w:line="276"/>
        <w:jc w:val="both"/>
      </w:pPr>
      <w:r>
        <w:t xml:space="preserve">The Parties have agreed to regulate their relationship as shareholders of the Company, and certain aspects of the affairs of the Company, on the terms set out in this Agreement and in the Articles.</w:t>
      </w:r>
    </w:p>
    <w:p>
      <w:pPr>
        <w:spacing w:after="200" w:before="120"/>
      </w:pPr>
      <w:r>
        <w:rPr>
          <w:b/>
          <w:bCs/>
        </w:rPr>
        <w:t xml:space="preserve">IT IS AGREED as follows:</w:t>
      </w:r>
    </w:p>
    <w:p>
      <w:pPr>
        <w:pStyle w:val="Heading1"/>
      </w:pPr>
      <w:r>
        <w:t xml:space="preserve">1.   DEFINITIONS AND INTERPRETATION</w:t>
      </w:r>
    </w:p>
    <w:p>
      <w:pPr>
        <w:pStyle w:val="ListParagraph"/>
        <w:numPr>
          <w:ilvl w:val="0"/>
          <w:numId w:val="3"/>
        </w:numPr>
        <w:spacing w:after="120" w:line="276"/>
        <w:jc w:val="both"/>
      </w:pPr>
      <w:r>
        <w:t xml:space="preserve">In this Agreement, unless the context otherwise requires, the following words and expressions have the following meanings:</w:t>
      </w:r>
    </w:p>
    <w:p>
      <w:pPr>
        <w:pStyle w:val="ListParagraph"/>
        <w:numPr>
          <w:ilvl w:val="1"/>
          <w:numId w:val="3"/>
        </w:numPr>
        <w:spacing w:after="100" w:line="276"/>
        <w:jc w:val="both"/>
      </w:pPr>
      <w:r>
        <w:t xml:space="preserve">"Articles" means the articles of association of the Company in the agreed form to be adopted on Completion, as amended from time to time;</w:t>
      </w:r>
    </w:p>
    <w:p>
      <w:pPr>
        <w:pStyle w:val="ListParagraph"/>
        <w:numPr>
          <w:ilvl w:val="1"/>
          <w:numId w:val="3"/>
        </w:numPr>
        <w:spacing w:after="100" w:line="276"/>
        <w:jc w:val="both"/>
      </w:pPr>
      <w:r>
        <w:t xml:space="preserve">"Business Day" means a day (other than a Saturday, Sunday or public holiday) on which clearing banks are generally open for business in the City of London;</w:t>
      </w:r>
    </w:p>
    <w:p>
      <w:pPr>
        <w:pStyle w:val="ListParagraph"/>
        <w:numPr>
          <w:ilvl w:val="1"/>
          <w:numId w:val="3"/>
        </w:numPr>
        <w:spacing w:after="100" w:line="276"/>
        <w:jc w:val="both"/>
      </w:pPr>
      <w:r>
        <w:t xml:space="preserve">"Business Plan" means the business plan and financial model of the Company in the agreed form, a copy of which has been initialled by or on behalf of the Parties for identification;</w:t>
      </w:r>
    </w:p>
    <w:p>
      <w:pPr>
        <w:pStyle w:val="ListParagraph"/>
        <w:numPr>
          <w:ilvl w:val="1"/>
          <w:numId w:val="3"/>
        </w:numPr>
        <w:spacing w:after="100" w:line="276"/>
        <w:jc w:val="both"/>
      </w:pPr>
      <w:r>
        <w:t xml:space="preserve">"Completion" means completion of the subscription for the Series B Shares in accordance with clause 3;</w:t>
      </w:r>
    </w:p>
    <w:p>
      <w:pPr>
        <w:pStyle w:val="ListParagraph"/>
        <w:numPr>
          <w:ilvl w:val="1"/>
          <w:numId w:val="3"/>
        </w:numPr>
        <w:spacing w:after="100" w:line="276"/>
        <w:jc w:val="both"/>
      </w:pPr>
      <w:r>
        <w:t xml:space="preserve">"Completion Date" means the date of this Agreement or such other date as the Company and the Lead Investor may agree in writing;</w:t>
      </w:r>
    </w:p>
    <w:p>
      <w:pPr>
        <w:pStyle w:val="ListParagraph"/>
        <w:numPr>
          <w:ilvl w:val="1"/>
          <w:numId w:val="3"/>
        </w:numPr>
        <w:spacing w:after="100" w:line="276"/>
        <w:jc w:val="both"/>
      </w:pPr>
      <w:r>
        <w:t xml:space="preserve">"Disclosure Letter" means the letter of the same date as this Agreement from the Warrantors to the Investors, together with the attached bundle of documents;</w:t>
      </w:r>
    </w:p>
    <w:p>
      <w:pPr>
        <w:pStyle w:val="ListParagraph"/>
        <w:numPr>
          <w:ilvl w:val="1"/>
          <w:numId w:val="3"/>
        </w:numPr>
        <w:spacing w:after="100" w:line="276"/>
        <w:jc w:val="both"/>
      </w:pPr>
      <w:r>
        <w:t xml:space="preserve">"Founders" means the persons named in Part 1 of Schedule 1, being Dr Helena Voss and Marcus Calder;</w:t>
      </w:r>
    </w:p>
    <w:p>
      <w:pPr>
        <w:pStyle w:val="ListParagraph"/>
        <w:numPr>
          <w:ilvl w:val="1"/>
          <w:numId w:val="3"/>
        </w:numPr>
        <w:spacing w:after="100" w:line="276"/>
        <w:jc w:val="both"/>
      </w:pPr>
      <w:r>
        <w:t xml:space="preserve">"Investor Director" means the director appointed (or to be appointed) by the Lead Investor pursuant to clause 7.2;</w:t>
      </w:r>
    </w:p>
    <w:p>
      <w:pPr>
        <w:pStyle w:val="ListParagraph"/>
        <w:numPr>
          <w:ilvl w:val="1"/>
          <w:numId w:val="3"/>
        </w:numPr>
        <w:spacing w:after="100" w:line="276"/>
        <w:jc w:val="both"/>
      </w:pPr>
      <w:r>
        <w:t xml:space="preserve">"Investor Majority" means the holders of more than </w:t>
      </w:r>
      <w:del w:id="101" w:author="Adam Selby" w:date="2026-02-20T11:00:00Z">
        <w:r>
          <w:delText xml:space="preserve">60</w:delText>
        </w:r>
      </w:del>
      <w:ins w:id="102" w:author="Adam Selby" w:date="2026-02-20T11:00:00Z">
        <w:r>
          <w:t xml:space="preserve">50</w:t>
        </w:r>
      </w:ins>
      <w:r>
        <w:t xml:space="preserve"> per cent. in nominal value of the Series B Shares for the time being in issue;</w:t>
      </w:r>
    </w:p>
    <w:p>
      <w:pPr>
        <w:pStyle w:val="ListParagraph"/>
        <w:numPr>
          <w:ilvl w:val="1"/>
          <w:numId w:val="3"/>
        </w:numPr>
        <w:spacing w:after="100" w:line="276"/>
        <w:jc w:val="both"/>
      </w:pPr>
      <w:r>
        <w:t xml:space="preserve">"Series B Shares" means the series B preferred shares of £0.0001 each in the capital of the Company having the rights set out in the Articles;</w:t>
      </w:r>
    </w:p>
    <w:p>
      <w:pPr>
        <w:pStyle w:val="ListParagraph"/>
        <w:numPr>
          <w:ilvl w:val="1"/>
          <w:numId w:val="3"/>
        </w:numPr>
        <w:spacing w:after="100" w:line="276"/>
        <w:jc w:val="both"/>
      </w:pPr>
      <w:r>
        <w:t xml:space="preserve">"Subscription Price" means £12.00 per Series B Share;</w:t>
      </w:r>
    </w:p>
    <w:p>
      <w:pPr>
        <w:pStyle w:val="ListParagraph"/>
        <w:numPr>
          <w:ilvl w:val="1"/>
          <w:numId w:val="3"/>
        </w:numPr>
        <w:spacing w:after="100" w:line="276"/>
        <w:jc w:val="both"/>
      </w:pPr>
      <w:r>
        <w:t xml:space="preserve">"Warranties" means the warranties set out in clause 9 and Schedule 4 and "Warranty" means any one of them;</w:t>
      </w:r>
    </w:p>
    <w:p>
      <w:pPr>
        <w:pStyle w:val="ListParagraph"/>
        <w:numPr>
          <w:ilvl w:val="1"/>
          <w:numId w:val="3"/>
        </w:numPr>
        <w:spacing w:after="100" w:line="276"/>
        <w:jc w:val="both"/>
      </w:pPr>
      <w:r>
        <w:t xml:space="preserve">"Warrantors" means the Company and the Founders;</w:t>
      </w:r>
    </w:p>
    <w:p>
      <w:pPr>
        <w:pStyle w:val="ListParagraph"/>
        <w:numPr>
          <w:ilvl w:val="0"/>
          <w:numId w:val="3"/>
        </w:numPr>
        <w:spacing w:after="120" w:line="276"/>
        <w:jc w:val="both"/>
      </w:pPr>
      <w:r>
        <w:t xml:space="preserve">In this Agreement, save where the context otherwise requires: (a) words in the singular include the plural and vice versa; (b) a reference to a clause, sub-clause or Schedule is to a clause, sub-clause or Schedule of or to this Agreement; (c) the Schedules form part of this Agreement and have the same force and effect as if set out in the body of this Agreement; (d) a reference to a statute or statutory provision is a reference to it as amended, extended or re-enacted from time to time; and (e) headings are inserted for convenience only and do not affect the interpretation of this Agreement.</w:t>
      </w:r>
    </w:p>
    <w:p>
      <w:pPr>
        <w:pStyle w:val="Heading1"/>
      </w:pPr>
      <w:r>
        <w:t xml:space="preserve">2.   SUBSCRIPTION FOR SERIES B SHARES</w:t>
      </w:r>
    </w:p>
    <w:p>
      <w:pPr>
        <w:pStyle w:val="ListParagraph"/>
        <w:numPr>
          <w:ilvl w:val="0"/>
          <w:numId w:val="3"/>
        </w:numPr>
        <w:spacing w:after="120" w:line="276"/>
        <w:jc w:val="both"/>
      </w:pPr>
      <w:r>
        <w:t xml:space="preserve">Subject to the terms of this Agreement, each Investor shall subscribe for the number of Series B Shares set out opposite its name in Part 3 of Schedule 1 at the Subscription Price, and the Company shall allot and issue those Series B Shares to that Investor on Completion, in each case free from all Encumbrances and ranking pari passu with the existing Series B Shares (if any) and otherwise as set out in the Articles.</w:t>
      </w:r>
    </w:p>
    <w:p>
      <w:pPr>
        <w:pStyle w:val="ListParagraph"/>
        <w:numPr>
          <w:ilvl w:val="0"/>
          <w:numId w:val="3"/>
        </w:numPr>
        <w:spacing w:after="120" w:line="276"/>
        <w:jc w:val="both"/>
      </w:pPr>
      <w:r>
        <w:t xml:space="preserve">The aggregate subscription monies payable by the Investors on Completion shall be £24,000,000 (the Subscription Monies), of which £18,000,000 is payable by the Lead Investor in respect of 1,500,000 Series B Shares and £6,000,000 is payable by Ravensworth Ventures LLP in respect of 500,000 Series B Shares.</w:t>
      </w:r>
    </w:p>
    <w:p>
      <w:pPr>
        <w:pStyle w:val="ListParagraph"/>
        <w:numPr>
          <w:ilvl w:val="0"/>
          <w:numId w:val="3"/>
        </w:numPr>
        <w:spacing w:after="120" w:line="276"/>
        <w:jc w:val="both"/>
      </w:pPr>
      <w:r>
        <w:t xml:space="preserve">Each Investor's obligation to subscribe is several. No Investor shall be liable for the failure of any other Investor to subscribe and the failure of any one Investor to subscribe shall not affect the obligations of any other Investor.</w:t>
      </w:r>
    </w:p>
    <w:p>
      <w:pPr>
        <w:pStyle w:val="ListParagraph"/>
        <w:numPr>
          <w:ilvl w:val="0"/>
          <w:numId w:val="3"/>
        </w:numPr>
        <w:spacing w:after="120" w:line="276"/>
        <w:jc w:val="both"/>
      </w:pPr>
      <w:r>
        <w:t xml:space="preserve">The Company shall apply the Subscription Monies in accordance with the Business Plan and clause 5 and for no other purpose without the prior written consent of the Investor Majority.</w:t>
      </w:r>
    </w:p>
    <w:p>
      <w:pPr>
        <w:pStyle w:val="Heading1"/>
      </w:pPr>
      <w:r>
        <w:t xml:space="preserve">3.   CONDITIONS AND COMPLETION</w:t>
      </w:r>
    </w:p>
    <w:p>
      <w:pPr>
        <w:pStyle w:val="ListParagraph"/>
        <w:numPr>
          <w:ilvl w:val="0"/>
          <w:numId w:val="3"/>
        </w:numPr>
        <w:spacing w:after="120" w:line="276"/>
        <w:jc w:val="both"/>
      </w:pPr>
      <w:r>
        <w:t xml:space="preserve">Completion is conditional on: (a) the Warranties being true, accurate and not misleading in all material respects as at the Completion Date; (b) the passing of the Shareholder Resolutions; (c) the adoption of the Articles; and (d) delivery of the documents listed in Schedule 3.</w:t>
      </w:r>
    </w:p>
    <w:p>
      <w:pPr>
        <w:pStyle w:val="ListParagraph"/>
        <w:numPr>
          <w:ilvl w:val="0"/>
          <w:numId w:val="3"/>
        </w:numPr>
        <w:spacing w:after="120" w:line="276"/>
        <w:jc w:val="both"/>
      </w:pPr>
      <w:r>
        <w:t xml:space="preserve">Completion shall take place at the offices of Whitfield Carter LLP (or remotely by exchange of electronic documents) on the Completion Date, when the Parties shall comply with their respective obligations in Schedule 3.</w:t>
      </w:r>
    </w:p>
    <w:p>
      <w:pPr>
        <w:pStyle w:val="ListParagraph"/>
        <w:numPr>
          <w:ilvl w:val="0"/>
          <w:numId w:val="3"/>
        </w:numPr>
        <w:spacing w:after="120" w:line="276"/>
        <w:jc w:val="both"/>
      </w:pPr>
      <w:r>
        <w:t xml:space="preserve">At Completion the Company shall: (a) allot and issue the Series B Shares; (b) enter the Investors in the register of members; (c) deliver duly executed share certificates; and (d) deliver certified copies of the board and shareholder resolutions giving effect to the matters contemplated by this Agreement.</w:t>
      </w:r>
    </w:p>
    <w:p>
      <w:pPr>
        <w:pStyle w:val="ListParagraph"/>
        <w:numPr>
          <w:ilvl w:val="0"/>
          <w:numId w:val="3"/>
        </w:numPr>
        <w:spacing w:after="120" w:line="276"/>
        <w:jc w:val="both"/>
      </w:pPr>
      <w:r>
        <w:t xml:space="preserve">Against compliance by the Company, each Investor shall pay its portion of the Subscription Monies by electronic transfer to the Company's client account (or the account of the Company's solicitors) in immediately available cleared funds.</w:t>
      </w:r>
    </w:p>
    <w:p>
      <w:pPr>
        <w:pStyle w:val="Heading1"/>
      </w:pPr>
      <w:r>
        <w:t xml:space="preserve">4.   COMPLETION DELIVERABLES AND USE OF PROCEEDS</w:t>
      </w:r>
    </w:p>
    <w:p>
      <w:pPr>
        <w:pStyle w:val="ListParagraph"/>
        <w:numPr>
          <w:ilvl w:val="0"/>
          <w:numId w:val="3"/>
        </w:numPr>
        <w:spacing w:after="120" w:line="276"/>
        <w:jc w:val="both"/>
      </w:pPr>
      <w:r>
        <w:t xml:space="preserve">The net proceeds of the subscription (after deduction of agreed transaction costs and expenses) shall be applied by the Company towards: (a) expansion of manufacturing capacity at the Company's Coventry facility; (b) scaling of the engineering and commercial teams; (c) working capital; and (d) general corporate purposes, in each case substantially in accordance with the Business Plan.</w:t>
      </w:r>
    </w:p>
    <w:p>
      <w:pPr>
        <w:pStyle w:val="ListParagraph"/>
        <w:numPr>
          <w:ilvl w:val="0"/>
          <w:numId w:val="3"/>
        </w:numPr>
        <w:spacing w:after="120" w:line="276"/>
        <w:jc w:val="both"/>
      </w:pPr>
      <w:r>
        <w:t xml:space="preserve">The Company shall not, without Investor Majority consent, apply more than £500,000 of the proceeds towards any single item of capital expenditure not contemplated by the Business Plan.</w:t>
      </w:r>
    </w:p>
    <w:p>
      <w:pPr>
        <w:pStyle w:val="Heading1"/>
      </w:pPr>
      <w:r>
        <w:t xml:space="preserve">5.   PRE-EMPTION ON NEW ISSUES</w:t>
      </w:r>
    </w:p>
    <w:p>
      <w:pPr>
        <w:pStyle w:val="ListParagraph"/>
        <w:numPr>
          <w:ilvl w:val="0"/>
          <w:numId w:val="3"/>
        </w:numPr>
        <w:spacing w:after="120" w:line="276"/>
        <w:jc w:val="both"/>
      </w:pPr>
      <w:r>
        <w:t xml:space="preserve">Subject to the Articles and to clause 5.2, the Company shall not allot or issue any Equity Securities unless it first offers them to the holders of Shares pro rata to their respective holdings on a fully-diluted basis (Pre-emption Rights).</w:t>
      </w:r>
    </w:p>
    <w:p>
      <w:pPr>
        <w:pStyle w:val="ListParagraph"/>
        <w:numPr>
          <w:ilvl w:val="0"/>
          <w:numId w:val="3"/>
        </w:numPr>
        <w:spacing w:after="120" w:line="276"/>
        <w:jc w:val="both"/>
      </w:pPr>
      <w:r>
        <w:t xml:space="preserve">The Pre-emption Rights shall not apply to: (a) the issue of shares on the exercise of options granted under the Company's EMI option scheme up to the Option Pool; (b) shares issued as consideration for a bona fide acquisition approved by the Board (including the Investor Director); or (c) shares issued on a Listing.</w:t>
      </w:r>
    </w:p>
    <w:p>
      <w:pPr>
        <w:pStyle w:val="Heading1"/>
      </w:pPr>
      <w:r>
        <w:t xml:space="preserve">6.   TRANSFER OF SHARES</w:t>
      </w:r>
    </w:p>
    <w:p>
      <w:pPr>
        <w:pStyle w:val="ListParagraph"/>
        <w:numPr>
          <w:ilvl w:val="0"/>
          <w:numId w:val="3"/>
        </w:numPr>
        <w:spacing w:after="120" w:line="276"/>
        <w:jc w:val="both"/>
      </w:pPr>
      <w:r>
        <w:t xml:space="preserve">No Shareholder shall transfer, or create any Encumbrance over, any Share except as permitted by, and in accordance with, this Agreement and the Articles.</w:t>
      </w:r>
    </w:p>
    <w:p>
      <w:pPr>
        <w:pStyle w:val="ListParagraph"/>
        <w:numPr>
          <w:ilvl w:val="0"/>
          <w:numId w:val="3"/>
        </w:numPr>
        <w:spacing w:after="120" w:line="276"/>
        <w:jc w:val="both"/>
      </w:pPr>
      <w:r>
        <w:t xml:space="preserve">Any transfer of Shares (other than a Permitted Transfer) shall be subject to the rights of pre-emption set out in the Articles.</w:t>
      </w:r>
    </w:p>
    <w:p>
      <w:pPr>
        <w:pStyle w:val="ListParagraph"/>
        <w:numPr>
          <w:ilvl w:val="0"/>
          <w:numId w:val="3"/>
        </w:numPr>
        <w:spacing w:after="120" w:line="276"/>
        <w:jc w:val="both"/>
      </w:pPr>
      <w:r>
        <w:t xml:space="preserve">The Founders shall not transfer any of their Shares (other than a Permitted Transfer) before the third anniversary of Completion without the prior written consent of the Investor Majority.</w:t>
      </w:r>
    </w:p>
    <w:p>
      <w:pPr>
        <w:pStyle w:val="ListParagraph"/>
        <w:numPr>
          <w:ilvl w:val="0"/>
          <w:numId w:val="3"/>
        </w:numPr>
        <w:spacing w:after="120" w:line="276"/>
        <w:jc w:val="both"/>
      </w:pPr>
      <w:r>
        <w:t xml:space="preserve">The provisions relating to compulsory transfers on a Founder becoming a Leaver, including good leaver / bad leaver determinations and the applicable transfer price, are set out in the Articles.</w:t>
      </w:r>
    </w:p>
    <w:p>
      <w:pPr>
        <w:pStyle w:val="Heading1"/>
      </w:pPr>
      <w:r>
        <w:t xml:space="preserve">7.   BOARD AND GOVERNANCE</w:t>
      </w:r>
    </w:p>
    <w:p>
      <w:pPr>
        <w:pStyle w:val="ListParagraph"/>
        <w:numPr>
          <w:ilvl w:val="0"/>
          <w:numId w:val="3"/>
        </w:numPr>
        <w:spacing w:after="120" w:line="276"/>
        <w:jc w:val="both"/>
      </w:pPr>
      <w:r>
        <w:t xml:space="preserve">The business and affairs of the Company shall be managed by the Board, which shall comprise no more than five directors.</w:t>
      </w:r>
    </w:p>
    <w:p>
      <w:pPr>
        <w:pStyle w:val="ListParagraph"/>
        <w:numPr>
          <w:ilvl w:val="0"/>
          <w:numId w:val="3"/>
        </w:numPr>
        <w:spacing w:after="120" w:line="276"/>
        <w:jc w:val="both"/>
      </w:pPr>
      <w:r>
        <w:t xml:space="preserve">For so long as the Lead Investor (together with its Associates) holds not less than 8 per cent. of the Shares, the Lead Investor shall be entitled to appoint and remove one non-executive director (the Investor Director) and one observer.</w:t>
      </w:r>
    </w:p>
    <w:p>
      <w:pPr>
        <w:pStyle w:val="ListParagraph"/>
        <w:numPr>
          <w:ilvl w:val="0"/>
          <w:numId w:val="3"/>
        </w:numPr>
        <w:spacing w:after="120" w:line="276"/>
        <w:jc w:val="both"/>
      </w:pPr>
      <w:r>
        <w:t xml:space="preserve">The quorum for a meeting of the Board shall be three directors, of whom one must be the Investor Director (provided that if a meeting is inquorate solely because of the absence of the Investor Director, it may be adjourned and reconvened not less than two Business Days later, at which reconvened meeting the presence of the Investor Director shall not be required for a quorum).</w:t>
      </w:r>
    </w:p>
    <w:p>
      <w:pPr>
        <w:pStyle w:val="ListParagraph"/>
        <w:numPr>
          <w:ilvl w:val="0"/>
          <w:numId w:val="3"/>
        </w:numPr>
        <w:spacing w:after="120" w:line="276"/>
        <w:jc w:val="both"/>
      </w:pPr>
      <w:r>
        <w:t xml:space="preserve">Board meetings shall be held not less than once in every calendar quarter. The Company shall give not less than five Business Days' notice of each Board meeting together with a written agenda.</w:t>
      </w:r>
    </w:p>
    <w:p>
      <w:pPr>
        <w:pStyle w:val="Heading1"/>
      </w:pPr>
      <w:r>
        <w:t xml:space="preserve">8.   INVESTOR CONSENT MATTERS</w:t>
      </w:r>
    </w:p>
    <w:p>
      <w:pPr>
        <w:pStyle w:val="ListParagraph"/>
        <w:numPr>
          <w:ilvl w:val="0"/>
          <w:numId w:val="3"/>
        </w:numPr>
        <w:spacing w:after="120" w:line="276"/>
        <w:jc w:val="both"/>
      </w:pPr>
      <w:r>
        <w:t xml:space="preserve">The Company shall not, and the Founders shall procure that the Company shall not, without the prior written consent of the Investor Majority, undertake any of the following (the Reserved Matters):</w:t>
      </w:r>
    </w:p>
    <w:p>
      <w:pPr>
        <w:pStyle w:val="ListParagraph"/>
        <w:numPr>
          <w:ilvl w:val="1"/>
          <w:numId w:val="3"/>
        </w:numPr>
        <w:spacing w:after="100" w:line="276"/>
        <w:jc w:val="both"/>
      </w:pPr>
      <w:r>
        <w:t xml:space="preserve">altering the share capital of the Company or the rights attaching to any class of Shares, or adopting or amending the Articles;</w:t>
      </w:r>
    </w:p>
    <w:p>
      <w:pPr>
        <w:pStyle w:val="ListParagraph"/>
        <w:numPr>
          <w:ilvl w:val="1"/>
          <w:numId w:val="3"/>
        </w:numPr>
        <w:spacing w:after="100" w:line="276"/>
        <w:jc w:val="both"/>
      </w:pPr>
      <w:r>
        <w:t xml:space="preserve">creating, allotting or issuing any Shares or other Equity Securities other than as permitted by clause 5.2;</w:t>
      </w:r>
    </w:p>
    <w:p>
      <w:pPr>
        <w:pStyle w:val="ListParagraph"/>
        <w:numPr>
          <w:ilvl w:val="1"/>
          <w:numId w:val="3"/>
        </w:numPr>
        <w:spacing w:after="100" w:line="276"/>
        <w:jc w:val="both"/>
      </w:pPr>
      <w:r>
        <w:t xml:space="preserve">declaring or paying any dividend or other distribution;</w:t>
      </w:r>
    </w:p>
    <w:p>
      <w:pPr>
        <w:pStyle w:val="ListParagraph"/>
        <w:numPr>
          <w:ilvl w:val="1"/>
          <w:numId w:val="3"/>
        </w:numPr>
        <w:spacing w:after="100" w:line="276"/>
        <w:jc w:val="both"/>
      </w:pPr>
      <w:r>
        <w:t xml:space="preserve">incurring borrowings (other than ordinary trade credit) which, in aggregate, exceed £1,000,000;</w:t>
      </w:r>
    </w:p>
    <w:p>
      <w:pPr>
        <w:pStyle w:val="ListParagraph"/>
        <w:numPr>
          <w:ilvl w:val="1"/>
          <w:numId w:val="3"/>
        </w:numPr>
        <w:spacing w:after="100" w:line="276"/>
        <w:jc w:val="both"/>
      </w:pPr>
      <w:r>
        <w:t xml:space="preserve">disposing of the whole or a material part of the Business or any material asset other than in the ordinary course;</w:t>
      </w:r>
    </w:p>
    <w:p>
      <w:pPr>
        <w:pStyle w:val="ListParagraph"/>
        <w:numPr>
          <w:ilvl w:val="1"/>
          <w:numId w:val="3"/>
        </w:numPr>
        <w:spacing w:after="100" w:line="276"/>
        <w:jc w:val="both"/>
      </w:pPr>
      <w:r>
        <w:t xml:space="preserve">entering into any transaction with a Founder, director or Connected Person otherwise than on arm's length terms;</w:t>
      </w:r>
    </w:p>
    <w:p>
      <w:pPr>
        <w:pStyle w:val="ListParagraph"/>
        <w:numPr>
          <w:ilvl w:val="1"/>
          <w:numId w:val="3"/>
        </w:numPr>
        <w:spacing w:after="100" w:line="276"/>
        <w:jc w:val="both"/>
      </w:pPr>
      <w:r>
        <w:t xml:space="preserve">approving or materially amending the annual budget or Business Plan;</w:t>
      </w:r>
    </w:p>
    <w:p>
      <w:pPr>
        <w:pStyle w:val="ListParagraph"/>
        <w:numPr>
          <w:ilvl w:val="1"/>
          <w:numId w:val="3"/>
        </w:numPr>
        <w:spacing w:after="100" w:line="276"/>
        <w:jc w:val="both"/>
      </w:pPr>
      <w:r>
        <w:t xml:space="preserve">appointing or removing the Company's auditors or changing its accounting reference date or accounting policies;</w:t>
      </w:r>
    </w:p>
    <w:p>
      <w:pPr>
        <w:pStyle w:val="ListParagraph"/>
        <w:numPr>
          <w:ilvl w:val="1"/>
          <w:numId w:val="3"/>
        </w:numPr>
        <w:spacing w:after="100" w:line="276"/>
        <w:jc w:val="both"/>
      </w:pPr>
      <w:r>
        <w:t xml:space="preserve">commencing, settling or compromising any litigation where the amount in dispute exceeds £</w:t>
      </w:r>
      <w:del w:id="105" w:author="Adam Selby" w:date="2026-02-20T11:00:00Z">
        <w:r>
          <w:delText xml:space="preserve">250,000</w:delText>
        </w:r>
      </w:del>
      <w:ins w:id="106" w:author="Adam Selby" w:date="2026-02-20T11:00:00Z">
        <w:r>
          <w:t xml:space="preserve">150,000</w:t>
        </w:r>
      </w:ins>
      <w:r>
        <w:t xml:space="preserve">; or</w:t>
      </w:r>
    </w:p>
    <w:p>
      <w:pPr>
        <w:pStyle w:val="ListParagraph"/>
        <w:numPr>
          <w:ilvl w:val="1"/>
          <w:numId w:val="3"/>
        </w:numPr>
        <w:spacing w:after="100" w:line="276"/>
        <w:jc w:val="both"/>
      </w:pPr>
      <w:r>
        <w:t xml:space="preserve">winding up the Company or presenting any petition or passing any resolution for its winding up (other than a solvent reorganisation approved by the Investor Majority).</w:t>
      </w:r>
    </w:p>
    <w:p>
      <w:pPr>
        <w:pStyle w:val="Heading1"/>
      </w:pPr>
      <w:r>
        <w:t xml:space="preserve">9.   WARRANTIES</w:t>
      </w:r>
    </w:p>
    <w:p>
      <w:pPr>
        <w:pStyle w:val="ListParagraph"/>
        <w:numPr>
          <w:ilvl w:val="0"/>
          <w:numId w:val="3"/>
        </w:numPr>
        <w:spacing w:after="120" w:line="276"/>
        <w:jc w:val="both"/>
      </w:pPr>
      <w:r>
        <w:t xml:space="preserve">The Warrantors jointly and severally warrant to the Investors that each of the Warranties set out in Schedule 4 is true, accurate and not misleading as at the date of this Agreement.</w:t>
      </w:r>
    </w:p>
    <w:p>
      <w:pPr>
        <w:pStyle w:val="ListParagraph"/>
        <w:numPr>
          <w:ilvl w:val="0"/>
          <w:numId w:val="3"/>
        </w:numPr>
        <w:spacing w:after="120" w:line="276"/>
        <w:jc w:val="both"/>
      </w:pPr>
      <w:r>
        <w:t xml:space="preserve">Each Warranty is to be construed independently and (save as expressly provided) is not limited by reference to any other Warranty.</w:t>
      </w:r>
    </w:p>
    <w:p>
      <w:pPr>
        <w:pStyle w:val="ListParagraph"/>
        <w:numPr>
          <w:ilvl w:val="0"/>
          <w:numId w:val="3"/>
        </w:numPr>
        <w:spacing w:after="120" w:line="276"/>
        <w:jc w:val="both"/>
      </w:pPr>
      <w:r>
        <w:t xml:space="preserve">The Warranties are given subject to, and qualified by, the matters fairly disclosed in the Disclosure Letter. No other information of which an Investor has knowledge (actual, constructive or imputed) shall prejudice any claim or operate to reduce any amount recoverable.</w:t>
      </w:r>
    </w:p>
    <w:p>
      <w:pPr>
        <w:pStyle w:val="ListParagraph"/>
        <w:numPr>
          <w:ilvl w:val="0"/>
          <w:numId w:val="3"/>
        </w:numPr>
        <w:spacing w:after="120" w:line="276"/>
        <w:jc w:val="both"/>
      </w:pPr>
      <w:r>
        <w:t xml:space="preserve">The Warrantors undertake to notify the Investors in writing promptly if they become aware of any matter or circumstance which constitutes (or which would or might reasonably be expected to constitute) a breach of any Warranty.</w:t>
      </w:r>
    </w:p>
    <w:p>
      <w:pPr>
        <w:pStyle w:val="ListParagraph"/>
        <w:numPr>
          <w:ilvl w:val="0"/>
          <w:numId w:val="3"/>
        </w:numPr>
        <w:spacing w:after="120" w:line="276"/>
        <w:jc w:val="both"/>
      </w:pPr>
      <w:r>
        <w:t xml:space="preserve">The liability of the Warrantors in respect of the Warranties shall be limited as set out in Schedule 5.</w:t>
      </w:r>
    </w:p>
    <w:p>
      <w:pPr>
        <w:pStyle w:val="Heading1"/>
      </w:pPr>
      <w:r>
        <w:t xml:space="preserve">10.   UNDERTAKINGS AND INFORMATION RIGHTS</w:t>
      </w:r>
    </w:p>
    <w:p>
      <w:pPr>
        <w:pStyle w:val="ListParagraph"/>
        <w:numPr>
          <w:ilvl w:val="0"/>
          <w:numId w:val="3"/>
        </w:numPr>
        <w:spacing w:after="120" w:line="276"/>
        <w:jc w:val="both"/>
      </w:pPr>
      <w:r>
        <w:t xml:space="preserve">The Company shall supply to each Investor holding not less than 5 per cent. of the Shares: (a) audited accounts within four months of each financial year end; (b) unaudited management accounts within 20 Business Days of each month end; (c) an annual budget not less than 20 Business Days before the start of each financial year; and (d) such other information relating to the Business as any such Investor may reasonably request.</w:t>
      </w:r>
    </w:p>
    <w:p>
      <w:pPr>
        <w:pStyle w:val="ListParagraph"/>
        <w:numPr>
          <w:ilvl w:val="0"/>
          <w:numId w:val="3"/>
        </w:numPr>
        <w:spacing w:after="120" w:line="276"/>
        <w:jc w:val="both"/>
      </w:pPr>
      <w:r>
        <w:t xml:space="preserve">The Company shall maintain in force adequate insurances (including directors' and officers' liability insurance and key person insurance in respect of each Founder) with reputable insurers.</w:t>
      </w:r>
    </w:p>
    <w:p>
      <w:pPr>
        <w:pStyle w:val="ListParagraph"/>
        <w:numPr>
          <w:ilvl w:val="0"/>
          <w:numId w:val="3"/>
        </w:numPr>
        <w:spacing w:after="120" w:line="276"/>
        <w:jc w:val="both"/>
      </w:pPr>
      <w:r>
        <w:t xml:space="preserve">The Company shall procure that each Founder and each senior employee is engaged on terms which include appropriate confidentiality, intellectual property assignment and post-termination restrictive covenants.</w:t>
      </w:r>
    </w:p>
    <w:p>
      <w:pPr>
        <w:pStyle w:val="Heading1"/>
      </w:pPr>
      <w:r>
        <w:t xml:space="preserve">11.   FOUNDER RESTRICTIVE COVENANTS</w:t>
      </w:r>
    </w:p>
    <w:p>
      <w:pPr>
        <w:pStyle w:val="ListParagraph"/>
        <w:numPr>
          <w:ilvl w:val="0"/>
          <w:numId w:val="3"/>
        </w:numPr>
        <w:spacing w:after="120" w:line="276"/>
        <w:jc w:val="both"/>
      </w:pPr>
      <w:r>
        <w:t xml:space="preserve">Each Founder undertakes that he or she shall not, during the period of his or her engagement with any Group Company and for </w:t>
      </w:r>
      <w:del w:id="103" w:author="Adam Selby" w:date="2026-02-20T11:00:00Z">
        <w:r>
          <w:delText xml:space="preserve">12</w:delText>
        </w:r>
      </w:del>
      <w:ins w:id="104" w:author="Adam Selby" w:date="2026-02-20T11:00:00Z">
        <w:r>
          <w:t xml:space="preserve">9</w:t>
        </w:r>
      </w:ins>
      <w:r>
        <w:t xml:space="preserve"> months thereafter, directly or indirectly: (a) be engaged or interested in any business which competes with the Business in any territory in which the Group carries on business; (b) solicit or entice away any employee, consultant, customer or supplier of the Group; or (c) use the Company's name or any confusingly similar name.</w:t>
      </w:r>
    </w:p>
    <w:p>
      <w:pPr>
        <w:pStyle w:val="ListParagraph"/>
        <w:numPr>
          <w:ilvl w:val="0"/>
          <w:numId w:val="3"/>
        </w:numPr>
        <w:spacing w:after="120" w:line="276"/>
        <w:jc w:val="both"/>
      </w:pPr>
      <w:r>
        <w:t xml:space="preserve">Each of the restrictions in clause 11.1 is separate and severable and is considered by the Parties to be reasonable and necessary to protect the legitimate interests of the Group.</w:t>
      </w:r>
    </w:p>
    <w:p>
      <w:pPr>
        <w:pStyle w:val="Heading1"/>
      </w:pPr>
      <w:r>
        <w:t xml:space="preserve">12.   CONFIDENTIALITY AND ANNOUNCEMENTS</w:t>
      </w:r>
    </w:p>
    <w:p>
      <w:pPr>
        <w:pStyle w:val="ListParagraph"/>
        <w:numPr>
          <w:ilvl w:val="0"/>
          <w:numId w:val="3"/>
        </w:numPr>
        <w:spacing w:after="120" w:line="276"/>
        <w:jc w:val="both"/>
      </w:pPr>
      <w:r>
        <w:t xml:space="preserve">Each Party shall keep confidential the terms of this Agreement and all confidential information relating to the other Parties and the Group, and shall not use or disclose it save as permitted by this clause 12.</w:t>
      </w:r>
    </w:p>
    <w:p>
      <w:pPr>
        <w:pStyle w:val="ListParagraph"/>
        <w:numPr>
          <w:ilvl w:val="0"/>
          <w:numId w:val="3"/>
        </w:numPr>
        <w:spacing w:after="120" w:line="276"/>
        <w:jc w:val="both"/>
      </w:pPr>
      <w:r>
        <w:t xml:space="preserve">The restrictions in clause 12.1 do not apply to disclosure: (a) required by law, regulation or any competent authority; (b) to a Party's professional advisers, partners, investors or prospective transferees under equivalent duties of confidence; or (c) of information which is in the public domain otherwise than through breach of this Agreement.</w:t>
      </w:r>
    </w:p>
    <w:p>
      <w:pPr>
        <w:pStyle w:val="ListParagraph"/>
        <w:numPr>
          <w:ilvl w:val="0"/>
          <w:numId w:val="3"/>
        </w:numPr>
        <w:spacing w:after="120" w:line="276"/>
        <w:jc w:val="both"/>
      </w:pPr>
      <w:r>
        <w:t xml:space="preserve">No announcement concerning this Agreement shall be made by any Party without the prior written approval of the Company and the Lead Investor (such approval not to be unreasonably withheld or delayed), except as required by law.</w:t>
      </w:r>
    </w:p>
    <w:p>
      <w:pPr>
        <w:pStyle w:val="Heading1"/>
      </w:pPr>
      <w:r>
        <w:t xml:space="preserve">13.   DURATION AND TERMINATION</w:t>
      </w:r>
    </w:p>
    <w:p>
      <w:pPr>
        <w:pStyle w:val="ListParagraph"/>
        <w:numPr>
          <w:ilvl w:val="0"/>
          <w:numId w:val="3"/>
        </w:numPr>
        <w:spacing w:after="120" w:line="276"/>
        <w:jc w:val="both"/>
      </w:pPr>
      <w:r>
        <w:t xml:space="preserve">This Agreement shall continue in full force until the earlier of: (a) the Parties agreeing in writing to terminate it; (b) one Party remaining as the only Shareholder; and (c) the completion of a Listing or a Sale, save that the provisions of clauses 12, 14 and 16 shall survive.</w:t>
      </w:r>
    </w:p>
    <w:p>
      <w:pPr>
        <w:pStyle w:val="ListParagraph"/>
        <w:numPr>
          <w:ilvl w:val="0"/>
          <w:numId w:val="3"/>
        </w:numPr>
        <w:spacing w:after="120" w:line="276"/>
        <w:jc w:val="both"/>
      </w:pPr>
      <w:r>
        <w:t xml:space="preserve">Termination of this Agreement shall not affect any rights or liabilities which have accrued before termination.</w:t>
      </w:r>
    </w:p>
    <w:p>
      <w:pPr>
        <w:pStyle w:val="Heading1"/>
      </w:pPr>
      <w:r>
        <w:t xml:space="preserve">14.   GENERAL</w:t>
      </w:r>
    </w:p>
    <w:p>
      <w:pPr>
        <w:pStyle w:val="ListParagraph"/>
        <w:numPr>
          <w:ilvl w:val="0"/>
          <w:numId w:val="3"/>
        </w:numPr>
        <w:spacing w:after="120" w:line="276"/>
        <w:jc w:val="both"/>
      </w:pPr>
      <w:r>
        <w:t xml:space="preserve">Entire agreement. This Agreement, the Articles and the Disclosure Letter constitute the entire agreement between the Parties and supersede all prior agreements, save that nothing limits liability for fraud or fraudulent misrepresentation.</w:t>
      </w:r>
    </w:p>
    <w:p>
      <w:pPr>
        <w:pStyle w:val="ListParagraph"/>
        <w:numPr>
          <w:ilvl w:val="0"/>
          <w:numId w:val="3"/>
        </w:numPr>
        <w:spacing w:after="120" w:line="276"/>
        <w:jc w:val="both"/>
      </w:pPr>
      <w:r>
        <w:t xml:space="preserve">Variation. No variation of this Agreement shall be effective unless in writing and signed by or on behalf of the Company and the Investor Majority (and, where it adversely affects the Founders, the Founders).</w:t>
      </w:r>
    </w:p>
    <w:p>
      <w:pPr>
        <w:pStyle w:val="ListParagraph"/>
        <w:numPr>
          <w:ilvl w:val="0"/>
          <w:numId w:val="3"/>
        </w:numPr>
        <w:spacing w:after="120" w:line="276"/>
        <w:jc w:val="both"/>
      </w:pPr>
      <w:r>
        <w:t xml:space="preserve">Assignment. Subject to the Articles, an Investor may assign its rights under this Agreement to a transferee of its Shares who executes a Deed of Adherence. No other Party may assign or otherwise deal with its rights without the prior written consent of the Lead Investor.</w:t>
      </w:r>
    </w:p>
    <w:p>
      <w:pPr>
        <w:pStyle w:val="ListParagraph"/>
        <w:numPr>
          <w:ilvl w:val="0"/>
          <w:numId w:val="3"/>
        </w:numPr>
        <w:spacing w:after="120" w:line="276"/>
        <w:jc w:val="both"/>
      </w:pPr>
      <w:r>
        <w:t xml:space="preserve">No partnership. Nothing in this Agreement creates a partnership or agency between the Parties.</w:t>
      </w:r>
    </w:p>
    <w:p>
      <w:pPr>
        <w:pStyle w:val="ListParagraph"/>
        <w:numPr>
          <w:ilvl w:val="0"/>
          <w:numId w:val="3"/>
        </w:numPr>
        <w:spacing w:after="120" w:line="276"/>
        <w:jc w:val="both"/>
      </w:pPr>
      <w:r>
        <w:t xml:space="preserve">Further assurance. Each Party shall execute such documents and do such acts as may reasonably be required to give full effect to this Agreement.</w:t>
      </w:r>
    </w:p>
    <w:p>
      <w:pPr>
        <w:pStyle w:val="ListParagraph"/>
        <w:numPr>
          <w:ilvl w:val="0"/>
          <w:numId w:val="3"/>
        </w:numPr>
        <w:spacing w:after="120" w:line="276"/>
        <w:jc w:val="both"/>
      </w:pPr>
      <w:r>
        <w:t xml:space="preserve">Notices. Any notice shall be in writing and delivered by hand, pre-paid first class post or email to the address or email address of the relevant Party set out in Schedule 1 (or as otherwise notified).</w:t>
      </w:r>
    </w:p>
    <w:p>
      <w:pPr>
        <w:pStyle w:val="ListParagraph"/>
        <w:numPr>
          <w:ilvl w:val="0"/>
          <w:numId w:val="3"/>
        </w:numPr>
        <w:spacing w:after="120" w:line="276"/>
        <w:jc w:val="both"/>
      </w:pPr>
      <w:r>
        <w:t xml:space="preserve">Third party rights. Save as expressly provided, a person who is not a Party has no rights under the Contracts (Rights of Third Parties) Act 1999 to enforce any term of this Agreement.</w:t>
      </w:r>
    </w:p>
    <w:p>
      <w:pPr>
        <w:pStyle w:val="ListParagraph"/>
        <w:numPr>
          <w:ilvl w:val="0"/>
          <w:numId w:val="3"/>
        </w:numPr>
        <w:spacing w:after="120" w:line="276"/>
        <w:jc w:val="both"/>
      </w:pPr>
      <w:r>
        <w:t xml:space="preserve">Counterparts. This Agreement may be executed in any number of counterparts, each of which when executed shall constitute an original, and all of which together shall constitute one and the same instrument.</w:t>
      </w:r>
    </w:p>
    <w:p>
      <w:pPr>
        <w:pStyle w:val="ListParagraph"/>
        <w:numPr>
          <w:ilvl w:val="0"/>
          <w:numId w:val="3"/>
        </w:numPr>
        <w:spacing w:after="120" w:line="276"/>
        <w:jc w:val="both"/>
      </w:pPr>
      <w:r>
        <w:t xml:space="preserve">Governing law and jurisdiction. This Agreement and any dispute or claim arising out of or in connection with it shall be governed by and construed in accordance with the law of England and Wales, and the Parties irrevocably submit to the exclusive jurisdiction of the courts of England and Wales.</w:t>
      </w:r>
    </w:p>
    <w:p>
      <w:r>
        <w:br w:type="page"/>
      </w:r>
    </w:p>
    <w:p>
      <w:pPr>
        <w:pStyle w:val="Heading1"/>
      </w:pPr>
      <w:r>
        <w:t xml:space="preserve">SCHEDULE 1 — THE PARTIES</w:t>
      </w:r>
    </w:p>
    <w:p>
      <w:pPr>
        <w:spacing w:after="120" w:line="276"/>
        <w:jc w:val="left"/>
      </w:pPr>
      <w:r>
        <w:rPr>
          <w:b/>
          <w:bCs/>
        </w:rPr>
        <w:t xml:space="preserve">Part 1 — The Founders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Name</w:t>
            </w:r>
          </w:p>
        </w:tc>
        <w:tc>
          <w:tcPr>
            <w:tcW w:type="dxa" w:w="40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Address</w:t>
            </w:r>
          </w:p>
        </w:tc>
        <w:tc>
          <w:tcPr>
            <w:tcW w:type="dxa" w:w="20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Ordinary Shares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Dr Helena Voss</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14 Lansdowne Crescent, London W11 2NH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1,800,000</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Marcus Calder</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3 Priory Gardens, St Albans AL1 1QU</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1,200,000</w:t>
            </w:r>
          </w:p>
        </w:tc>
      </w:tr>
    </w:tbl>
    <w:p>
      <w:pPr>
        <w:spacing w:after="120" w:line="276"/>
        <w:jc w:val="left"/>
      </w:pPr>
      <w:r>
        <w:rPr>
          <w:b/>
          <w:bCs/>
        </w:rPr>
        <w:t xml:space="preserve">Part 2 — The Existing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26"/>
        <w:gridCol w:w="2000"/>
      </w:tblGrid>
      <w:tr>
        <w:tc>
          <w:tcPr>
            <w:tcW w:type="dxa" w:w="35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Name</w:t>
            </w:r>
          </w:p>
        </w:tc>
        <w:tc>
          <w:tcPr>
            <w:tcW w:type="dxa" w:w="35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Address</w:t>
            </w:r>
          </w:p>
        </w:tc>
        <w:tc>
          <w:tcPr>
            <w:tcW w:type="dxa" w:w="20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Series A Shares</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Ravensworth Ventures LLP</w:t>
            </w:r>
          </w:p>
        </w:tc>
        <w:tc>
          <w:tcPr>
            <w:tcW w:type="dxa" w:w="3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8 Devonshire Square, London EC2M 4PL</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1,000,000</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Aldridge Seed LP</w:t>
            </w:r>
          </w:p>
        </w:tc>
        <w:tc>
          <w:tcPr>
            <w:tcW w:type="dxa" w:w="3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20 Old Bailey, London EC4M 7AN</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420,000</w:t>
            </w:r>
          </w:p>
        </w:tc>
      </w:tr>
    </w:tbl>
    <w:p>
      <w:pPr>
        <w:spacing w:after="120" w:line="276"/>
        <w:jc w:val="left"/>
      </w:pPr>
      <w:r>
        <w:rPr>
          <w:b/>
          <w:bCs/>
        </w:rPr>
        <w:t xml:space="preserve">Part 3 — The Investors (Series B subscribers)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126"/>
        <w:gridCol w:w="1800"/>
      </w:tblGrid>
      <w:tr>
        <w:tc>
          <w:tcPr>
            <w:tcW w:type="dxa" w:w="32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Name</w:t>
            </w:r>
          </w:p>
        </w:tc>
        <w:tc>
          <w:tcPr>
            <w:tcW w:type="dxa" w:w="19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Series B Shares</w:t>
            </w:r>
          </w:p>
        </w:tc>
        <w:tc>
          <w:tcPr>
            <w:tcW w:type="dxa" w:w="21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Subscription (£)</w:t>
            </w:r>
          </w:p>
        </w:tc>
        <w:tc>
          <w:tcPr>
            <w:tcW w:type="dxa" w:w="18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 (FD post)</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Calderbrook Growth Partners LLP (Lead)</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1,500,000</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18,000,000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18.75%</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Ravensworth Ventures LLP</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500,000</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6,000,000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6.25%</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Total</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bCs/>
                <w:sz w:val="20"/>
                <w:szCs w:val="20"/>
              </w:rPr>
              <w:t xml:space="preserve">2,000,000</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bCs/>
                <w:sz w:val="20"/>
                <w:szCs w:val="20"/>
              </w:rPr>
              <w:t xml:space="preserve">24,000,000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bCs/>
                <w:sz w:val="20"/>
                <w:szCs w:val="20"/>
              </w:rPr>
              <w:t xml:space="preserve">25.00%</w:t>
            </w:r>
          </w:p>
        </w:tc>
      </w:tr>
    </w:tbl>
    <w:p>
      <w:r>
        <w:br w:type="page"/>
      </w:r>
    </w:p>
    <w:p>
      <w:pPr>
        <w:pStyle w:val="Heading1"/>
      </w:pPr>
      <w:r>
        <w:t xml:space="preserve">SCHEDULE 3 — COMPLETION OBLIGATIONS</w:t>
      </w:r>
    </w:p>
    <w:p>
      <w:pPr>
        <w:spacing w:after="120" w:line="276"/>
        <w:jc w:val="left"/>
      </w:pPr>
      <w:r>
        <w:t xml:space="preserve">At Completion the Company shall deliver or procure the delivery to the Investors of:</w:t>
      </w:r>
    </w:p>
    <w:p>
      <w:pPr>
        <w:pStyle w:val="ListParagraph"/>
        <w:numPr>
          <w:ilvl w:val="0"/>
          <w:numId w:val="4"/>
        </w:numPr>
        <w:spacing w:after="80" w:line="276"/>
        <w:jc w:val="both"/>
      </w:pPr>
      <w:r>
        <w:t xml:space="preserve">certified copies of board minutes approving the allotment and issue of the Series B Shares and the matters contemplated by this Agreement;</w:t>
      </w:r>
    </w:p>
    <w:p>
      <w:pPr>
        <w:pStyle w:val="ListParagraph"/>
        <w:numPr>
          <w:ilvl w:val="0"/>
          <w:numId w:val="4"/>
        </w:numPr>
        <w:spacing w:after="80" w:line="276"/>
        <w:jc w:val="both"/>
      </w:pPr>
      <w:r>
        <w:t xml:space="preserve">certified copies of the written shareholder resolutions adopting the Articles and approving the disapplication of pre-emption rights;</w:t>
      </w:r>
    </w:p>
    <w:p>
      <w:pPr>
        <w:pStyle w:val="ListParagraph"/>
        <w:numPr>
          <w:ilvl w:val="0"/>
          <w:numId w:val="4"/>
        </w:numPr>
        <w:spacing w:after="80" w:line="276"/>
        <w:jc w:val="both"/>
      </w:pPr>
      <w:r>
        <w:t xml:space="preserve">the Disclosure Letter duly signed by the Warrantors;</w:t>
      </w:r>
    </w:p>
    <w:p>
      <w:pPr>
        <w:pStyle w:val="ListParagraph"/>
        <w:numPr>
          <w:ilvl w:val="0"/>
          <w:numId w:val="4"/>
        </w:numPr>
        <w:spacing w:after="80" w:line="276"/>
        <w:jc w:val="both"/>
      </w:pPr>
      <w:r>
        <w:t xml:space="preserve">duly executed share certificates in respect of the Series B Shares in the names of the Investors;</w:t>
      </w:r>
    </w:p>
    <w:p>
      <w:pPr>
        <w:pStyle w:val="ListParagraph"/>
        <w:numPr>
          <w:ilvl w:val="0"/>
          <w:numId w:val="4"/>
        </w:numPr>
        <w:spacing w:after="80" w:line="276"/>
        <w:jc w:val="both"/>
      </w:pPr>
      <w:r>
        <w:t xml:space="preserve">an updated register of members and register of allotments;</w:t>
      </w:r>
    </w:p>
    <w:p>
      <w:pPr>
        <w:pStyle w:val="ListParagraph"/>
        <w:numPr>
          <w:ilvl w:val="0"/>
          <w:numId w:val="4"/>
        </w:numPr>
        <w:spacing w:after="80" w:line="276"/>
        <w:jc w:val="both"/>
      </w:pPr>
      <w:r>
        <w:t xml:space="preserve">executed service agreements (in the agreed form) for each Founder;</w:t>
      </w:r>
    </w:p>
    <w:p>
      <w:pPr>
        <w:pStyle w:val="ListParagraph"/>
        <w:numPr>
          <w:ilvl w:val="0"/>
          <w:numId w:val="4"/>
        </w:numPr>
        <w:spacing w:after="80" w:line="276"/>
        <w:jc w:val="both"/>
      </w:pPr>
      <w:r>
        <w:t xml:space="preserve">a certified copy of the Company's up-to-date statutory registers; and</w:t>
      </w:r>
    </w:p>
    <w:p>
      <w:pPr>
        <w:pStyle w:val="ListParagraph"/>
        <w:numPr>
          <w:ilvl w:val="0"/>
          <w:numId w:val="4"/>
        </w:numPr>
        <w:spacing w:after="80" w:line="276"/>
        <w:jc w:val="both"/>
      </w:pPr>
      <w:r>
        <w:t xml:space="preserve">the Business Plan and current capitalisation table certified as accurate by a director.</w:t>
      </w:r>
    </w:p>
    <w:p>
      <w:r>
        <w:br w:type="page"/>
      </w:r>
    </w:p>
    <w:p>
      <w:pPr>
        <w:pStyle w:val="Heading1"/>
      </w:pPr>
      <w:r>
        <w:t xml:space="preserve">SCHEDULE 4 — WARRANTIES</w:t>
      </w:r>
    </w:p>
    <w:p>
      <w:pPr>
        <w:pStyle w:val="Heading2"/>
      </w:pPr>
      <w:r>
        <w:t xml:space="preserve">1. Capacity and the Shares</w:t>
      </w:r>
    </w:p>
    <w:p>
      <w:pPr>
        <w:spacing w:after="120" w:line="276"/>
        <w:jc w:val="left"/>
      </w:pPr>
      <w:r>
        <w:t xml:space="preserve">1.1  The Company is duly incorporated and validly existing under the laws of England and Wales and has full power to carry on its business as now conducted.</w:t>
      </w:r>
    </w:p>
    <w:p>
      <w:pPr>
        <w:spacing w:after="120" w:line="276"/>
        <w:jc w:val="left"/>
      </w:pPr>
      <w:r>
        <w:t xml:space="preserve">1.2  The Existing Cap Table set out in Part 1 of Schedule 2 is true, complete and accurate, and the Shares to be issued under this Agreement will, on Completion, be validly allotted and issued, fully paid and free from all Encumbrances.</w:t>
      </w:r>
    </w:p>
    <w:p>
      <w:pPr>
        <w:spacing w:after="120" w:line="276"/>
        <w:jc w:val="left"/>
      </w:pPr>
      <w:r>
        <w:t xml:space="preserve">1.3  No person has any right (whether exercisable now or in the future and whether contingent or not) to call for the allotment, issue, sale or transfer of any share or loan capital of the Company, other than the EMI options described in the Disclosure Letter.</w:t>
      </w:r>
    </w:p>
    <w:p>
      <w:pPr>
        <w:pStyle w:val="Heading2"/>
      </w:pPr>
      <w:r>
        <w:t xml:space="preserve">2. Accounts and financial position</w:t>
      </w:r>
    </w:p>
    <w:p>
      <w:pPr>
        <w:spacing w:after="120" w:line="276"/>
        <w:jc w:val="left"/>
      </w:pPr>
      <w:r>
        <w:t xml:space="preserve">2.1  The Accounts have been prepared in accordance with applicable law and UK GAAP and give a true and fair view of the assets, liabilities and state of affairs of the Company as at the Accounts Date.</w:t>
      </w:r>
    </w:p>
    <w:p>
      <w:pPr>
        <w:spacing w:after="120" w:line="276"/>
        <w:jc w:val="left"/>
      </w:pPr>
      <w:r>
        <w:t xml:space="preserve">2.2  Since the Accounts Date the Business has been carried on in the ordinary course and there has been no material adverse change in the financial or trading position of the Company.</w:t>
      </w:r>
    </w:p>
    <w:p>
      <w:pPr>
        <w:spacing w:after="120" w:line="276"/>
        <w:jc w:val="left"/>
      </w:pPr>
      <w:r>
        <w:t xml:space="preserve">2.3  The Company has no outstanding borrowings or indebtedness in the nature of borrowings other than as disclosed in the Disclosure Letter.</w:t>
      </w:r>
    </w:p>
    <w:p>
      <w:pPr>
        <w:pStyle w:val="Heading2"/>
      </w:pPr>
      <w:r>
        <w:t xml:space="preserve">3. Intellectual property and technology</w:t>
      </w:r>
    </w:p>
    <w:p>
      <w:pPr>
        <w:spacing w:after="120" w:line="276"/>
        <w:jc w:val="left"/>
      </w:pPr>
      <w:r>
        <w:t xml:space="preserve">3.1  The Company owns, or has valid licences to use, all Intellectual Property Rights necessary to carry on the Business as currently conducted, free from Encumbrances, and such rights are set out in the Disclosure Letter.</w:t>
      </w:r>
    </w:p>
    <w:p>
      <w:pPr>
        <w:spacing w:after="120" w:line="276"/>
        <w:jc w:val="left"/>
      </w:pPr>
      <w:r>
        <w:t xml:space="preserve">3.2  The Company's products and the operation of the Business do not infringe the Intellectual Property Rights of any third party, and no claim of such infringement has been made or threatened in writing.</w:t>
      </w:r>
    </w:p>
    <w:p>
      <w:pPr>
        <w:spacing w:after="120" w:line="276"/>
        <w:jc w:val="left"/>
      </w:pPr>
      <w:r>
        <w:t xml:space="preserve">3.3  All employees and contractors who have created Intellectual Property Rights for the Company have validly assigned such rights to the Company.</w:t>
      </w:r>
    </w:p>
    <w:p>
      <w:pPr>
        <w:pStyle w:val="Heading2"/>
      </w:pPr>
      <w:r>
        <w:t xml:space="preserve">4. Contracts and trading</w:t>
      </w:r>
    </w:p>
    <w:p>
      <w:pPr>
        <w:spacing w:after="120" w:line="276"/>
        <w:jc w:val="left"/>
      </w:pPr>
      <w:r>
        <w:t xml:space="preserve">4.1  No material contract of the Company is liable to be terminated or otherwise materially affected by the entry into or performance of this Agreement.</w:t>
      </w:r>
    </w:p>
    <w:p>
      <w:pPr>
        <w:spacing w:after="120" w:line="276"/>
        <w:jc w:val="left"/>
      </w:pPr>
      <w:r>
        <w:t xml:space="preserve">4.2  The Company is not engaged in any litigation, arbitration or other proceedings and, so far as the Warrantors are aware, no such proceedings are pending or threatened.</w:t>
      </w:r>
    </w:p>
    <w:p>
      <w:pPr>
        <w:pStyle w:val="Heading2"/>
      </w:pPr>
      <w:r>
        <w:t xml:space="preserve">5. Employees and pensions</w:t>
      </w:r>
    </w:p>
    <w:p>
      <w:pPr>
        <w:spacing w:after="120" w:line="276"/>
        <w:jc w:val="left"/>
      </w:pPr>
      <w:r>
        <w:t xml:space="preserve">5.1  Full particulars of the terms of employment of each employee earning more than £75,000 per annum are set out in the Disclosure Letter.</w:t>
      </w:r>
    </w:p>
    <w:p>
      <w:pPr>
        <w:spacing w:after="120" w:line="276"/>
        <w:jc w:val="left"/>
      </w:pPr>
      <w:r>
        <w:t xml:space="preserve">5.2  The Company has no obligation to provide defined-benefit pension arrangements and is not in arrears in respect of any contributions to any pension scheme.</w:t>
      </w:r>
    </w:p>
    <w:p>
      <w:pPr>
        <w:pStyle w:val="Heading2"/>
      </w:pPr>
      <w:r>
        <w:t xml:space="preserve">6. Compliance and assets</w:t>
      </w:r>
    </w:p>
    <w:p>
      <w:pPr>
        <w:spacing w:after="120" w:line="276"/>
        <w:jc w:val="left"/>
      </w:pPr>
      <w:r>
        <w:t xml:space="preserve">6.1  The Company has conducted the Business in all material respects in accordance with applicable laws and holds all material licences and consents required to carry on the Business.</w:t>
      </w:r>
    </w:p>
    <w:p>
      <w:pPr>
        <w:spacing w:after="120" w:line="276"/>
        <w:jc w:val="left"/>
      </w:pPr>
      <w:r>
        <w:t xml:space="preserve">6.2  The Company owns or is entitled to use all assets necessary for the conduct of the Business, and such assets are in its possession or under its control.</w:t>
      </w:r>
    </w:p>
    <w:p>
      <w:pPr>
        <w:spacing w:after="120" w:line="276"/>
        <w:jc w:val="left"/>
      </w:pPr>
      <w:r>
        <w:t xml:space="preserve">6.3  The Company has duly and punctually paid all Taxation for which it is liable and has made all returns and provided all information to HM Revenue &amp; Customs as required by law.</w:t>
      </w:r>
    </w:p>
    <w:p>
      <w:r>
        <w:br w:type="page"/>
      </w:r>
    </w:p>
    <w:p>
      <w:pPr>
        <w:pStyle w:val="Heading1"/>
      </w:pPr>
      <w:r>
        <w:t xml:space="preserve">SCHEDULE 5 — LIMITATIONS ON LIABILITY</w:t>
      </w:r>
    </w:p>
    <w:p>
      <w:pPr>
        <w:spacing w:after="120" w:line="276"/>
        <w:jc w:val="left"/>
      </w:pPr>
      <w:r>
        <w:t xml:space="preserve">1.  The aggregate liability of the Warrantors in respect of all Warranty Claims shall not exceed £</w:t>
      </w:r>
      <w:del w:id="201" w:author="James Osei" w:date="2026-03-02T16:30:00Z">
        <w:r>
          <w:delText xml:space="preserve">24,000,000 (being an amount equal to the Subscription Monies)</w:delText>
        </w:r>
      </w:del>
      <w:ins w:id="202" w:author="James Osei" w:date="2026-03-02T16:30:00Z">
        <w:r>
          <w:t xml:space="preserve">20,000,000</w:t>
        </w:r>
      </w:ins>
      <w:r>
        <w:t xml:space="preserve">, save that the aggregate liability of each Founder shall not exceed an amount equal to the net proceeds actually received by that Founder under this Agreement.</w:t>
      </w:r>
    </w:p>
    <w:p>
      <w:pPr>
        <w:spacing w:after="120" w:line="276"/>
        <w:jc w:val="left"/>
      </w:pPr>
      <w:r>
        <w:t xml:space="preserve">2.  The Warrantors shall not be liable in respect of any Warranty Claim unless the amount of that claim exceeds £</w:t>
      </w:r>
      <w:del w:id="203" w:author="James Osei" w:date="2026-03-02T16:30:00Z">
        <w:r>
          <w:delText xml:space="preserve">25,000</w:delText>
        </w:r>
      </w:del>
      <w:ins w:id="204" w:author="James Osei" w:date="2026-03-02T16:30:00Z">
        <w:r>
          <w:t xml:space="preserve">35,000</w:t>
        </w:r>
      </w:ins>
      <w:r>
        <w:t xml:space="preserve">, and the aggregate amount of all such claims exceeds £</w:t>
      </w:r>
      <w:del w:id="205" w:author="James Osei" w:date="2026-03-02T16:30:00Z">
        <w:r>
          <w:delText xml:space="preserve">200,000</w:delText>
        </w:r>
      </w:del>
      <w:ins w:id="206" w:author="James Osei" w:date="2026-03-02T16:30:00Z">
        <w:r>
          <w:t xml:space="preserve">300,000</w:t>
        </w:r>
      </w:ins>
      <w:r>
        <w:t xml:space="preserve"> (in which case the Investors may claim the whole amount and not merely the excess).</w:t>
      </w:r>
    </w:p>
    <w:p>
      <w:pPr>
        <w:spacing w:after="120" w:line="276"/>
        <w:jc w:val="left"/>
      </w:pPr>
      <w:r>
        <w:t xml:space="preserve">3.  The Warrantors shall not be liable in respect of any Warranty Claim unless written notice of the claim (stating in reasonable detail the nature of the claim and, so far as practicable, the amount claimed) is given to the Warrantors: (a) in the case of the Tax Warranties, on or before the seventh anniversary of Completion; and (b) in the case of all other Warranties, on or before the date falling </w:t>
      </w:r>
      <w:del w:id="107" w:author="Adam Selby" w:date="2026-02-20T11:00:00Z">
        <w:r>
          <w:delText xml:space="preserve">24</w:delText>
        </w:r>
      </w:del>
      <w:ins w:id="108" w:author="Adam Selby" w:date="2026-02-20T11:00:00Z">
        <w:r>
          <w:t xml:space="preserve">18</w:t>
        </w:r>
      </w:ins>
      <w:r>
        <w:t xml:space="preserve"> months after Completion.</w:t>
      </w:r>
    </w:p>
    <w:p>
      <w:pPr>
        <w:spacing w:after="120" w:line="276"/>
        <w:jc w:val="left"/>
      </w:pPr>
      <w:r>
        <w:t xml:space="preserve">4.  The Warrantors shall not be liable in respect of any Warranty Claim to the extent that the matter giving rise to the claim was fairly disclosed in the Disclosure Letter or is provided for in the Accounts.</w:t>
      </w:r>
    </w:p>
    <w:p>
      <w:pPr>
        <w:spacing w:after="120" w:line="276"/>
        <w:jc w:val="left"/>
      </w:pPr>
      <w:r>
        <w:t xml:space="preserve">5.  Nothing in this Schedule 5 shall limit the liability of any Warrantor in the case of fraud, dishonesty or wilful concealment by or on behalf of that Warrantor.</w:t>
      </w:r>
    </w:p>
    <w:p>
      <w:r>
        <w:br w:type="page"/>
      </w:r>
    </w:p>
    <w:p>
      <w:pPr>
        <w:pStyle w:val="Heading1"/>
      </w:pPr>
      <w:r>
        <w:t xml:space="preserve">EXECUTION</w:t>
      </w:r>
    </w:p>
    <w:p>
      <w:pPr>
        <w:spacing w:after="120" w:line="276"/>
        <w:jc w:val="left"/>
      </w:pPr>
      <w:r>
        <w:t xml:space="preserve">IN WITNESS WHEREOF this Agreement has been executed and delivered as a deed on the date first stated above.</w:t>
      </w:r>
    </w:p>
    <w:p>
      <w:pPr>
        <w:spacing w:before="200"/>
      </w:pPr>
      <w:r>
        <w:rPr>
          <w:b/>
          <w:bCs/>
        </w:rPr>
        <w:t xml:space="preserve">EXECUTED as a DEED by</w:t>
      </w:r>
    </w:p>
    <w:p>
      <w:pPr>
        <w:spacing w:after="60"/>
      </w:pPr>
      <w:r>
        <w:rPr>
          <w:sz w:val="21"/>
          <w:szCs w:val="21"/>
        </w:rPr>
        <w:t xml:space="preserve">VERDANT ENERGY SYSTEMS LIMITED</w:t>
      </w:r>
    </w:p>
    <w:p>
      <w:pPr>
        <w:spacing w:after="60"/>
      </w:pPr>
      <w:r>
        <w:rPr>
          <w:sz w:val="21"/>
          <w:szCs w:val="21"/>
        </w:rPr>
        <w:t xml:space="preserve">acting by a director</w:t>
      </w:r>
    </w:p>
    <w:p>
      <w:pPr>
        <w:spacing w:after="60"/>
      </w:pPr>
      <w:r>
        <w:rPr>
          <w:sz w:val="21"/>
          <w:szCs w:val="21"/>
        </w:rPr>
        <w:t xml:space="preserve"/>
      </w:r>
    </w:p>
    <w:p>
      <w:pPr>
        <w:spacing w:after="60"/>
      </w:pPr>
      <w:r>
        <w:rPr>
          <w:sz w:val="21"/>
          <w:szCs w:val="21"/>
        </w:rPr>
        <w:t xml:space="preserve">Director: ........................................</w:t>
      </w:r>
    </w:p>
    <w:p>
      <w:pPr>
        <w:spacing w:after="60"/>
      </w:pPr>
      <w:r>
        <w:rPr>
          <w:sz w:val="21"/>
          <w:szCs w:val="21"/>
        </w:rPr>
        <w:t xml:space="preserve">in the presence of:</w:t>
      </w:r>
    </w:p>
    <w:p>
      <w:pPr>
        <w:spacing w:after="60"/>
      </w:pPr>
      <w:r>
        <w:rPr>
          <w:sz w:val="21"/>
          <w:szCs w:val="21"/>
        </w:rPr>
        <w:t xml:space="preserve">Witness signature: ........................................</w:t>
      </w:r>
    </w:p>
    <w:p>
      <w:pPr>
        <w:spacing w:after="60"/>
      </w:pPr>
      <w:r>
        <w:rPr>
          <w:sz w:val="21"/>
          <w:szCs w:val="21"/>
        </w:rPr>
        <w:t xml:space="preserve">Witness name: ........................................</w:t>
      </w:r>
    </w:p>
    <w:p>
      <w:pPr>
        <w:spacing w:before="200"/>
      </w:pPr>
      <w:r>
        <w:rPr>
          <w:b/>
          <w:bCs/>
        </w:rPr>
        <w:t xml:space="preserve">SIGNED as a DEED by DR HELENA VOSS</w:t>
      </w:r>
    </w:p>
    <w:p>
      <w:pPr>
        <w:spacing w:after="60"/>
      </w:pPr>
      <w:r>
        <w:rPr>
          <w:sz w:val="21"/>
          <w:szCs w:val="21"/>
        </w:rPr>
        <w:t xml:space="preserve">Signature: ........................................</w:t>
      </w:r>
    </w:p>
    <w:p>
      <w:pPr>
        <w:spacing w:after="60"/>
      </w:pPr>
      <w:r>
        <w:rPr>
          <w:sz w:val="21"/>
          <w:szCs w:val="21"/>
        </w:rPr>
        <w:t xml:space="preserve">in the presence of:</w:t>
      </w:r>
    </w:p>
    <w:p>
      <w:pPr>
        <w:spacing w:after="60"/>
      </w:pPr>
      <w:r>
        <w:rPr>
          <w:sz w:val="21"/>
          <w:szCs w:val="21"/>
        </w:rPr>
        <w:t xml:space="preserve">Witness name and address: ........................................</w:t>
      </w:r>
    </w:p>
    <w:p>
      <w:pPr>
        <w:spacing w:before="200"/>
      </w:pPr>
      <w:r>
        <w:rPr>
          <w:b/>
          <w:bCs/>
        </w:rPr>
        <w:t xml:space="preserve">SIGNED as a DEED by MARCUS CALDER</w:t>
      </w:r>
    </w:p>
    <w:p>
      <w:pPr>
        <w:spacing w:after="60"/>
      </w:pPr>
      <w:r>
        <w:rPr>
          <w:sz w:val="21"/>
          <w:szCs w:val="21"/>
        </w:rPr>
        <w:t xml:space="preserve">Signature: ........................................</w:t>
      </w:r>
    </w:p>
    <w:p>
      <w:pPr>
        <w:spacing w:after="60"/>
      </w:pPr>
      <w:r>
        <w:rPr>
          <w:sz w:val="21"/>
          <w:szCs w:val="21"/>
        </w:rPr>
        <w:t xml:space="preserve">in the presence of:</w:t>
      </w:r>
    </w:p>
    <w:p>
      <w:pPr>
        <w:spacing w:after="60"/>
      </w:pPr>
      <w:r>
        <w:rPr>
          <w:sz w:val="21"/>
          <w:szCs w:val="21"/>
        </w:rPr>
        <w:t xml:space="preserve">Witness name and address: ........................................</w:t>
      </w:r>
    </w:p>
    <w:p>
      <w:pPr>
        <w:spacing w:before="200"/>
      </w:pPr>
      <w:r>
        <w:rPr>
          <w:b/>
          <w:bCs/>
        </w:rPr>
        <w:t xml:space="preserve">SIGNED for and on behalf of CALDERBROOK GROWTH PARTNERS LLP</w:t>
      </w:r>
    </w:p>
    <w:p>
      <w:pPr>
        <w:spacing w:after="60"/>
      </w:pPr>
      <w:r>
        <w:rPr>
          <w:sz w:val="21"/>
          <w:szCs w:val="21"/>
        </w:rPr>
        <w:t xml:space="preserve">Authorised signatory: ........................................</w:t>
      </w:r>
    </w:p>
    <w:p>
      <w:pPr>
        <w:spacing w:after="60"/>
      </w:pPr>
      <w:r>
        <w:rPr>
          <w:sz w:val="21"/>
          <w:szCs w:val="21"/>
        </w:rPr>
        <w:t xml:space="preserve">Name: ........................................</w:t>
      </w:r>
    </w:p>
    <w:p>
      <w:pPr>
        <w:spacing w:before="200"/>
      </w:pPr>
      <w:r>
        <w:rPr>
          <w:b/>
          <w:bCs/>
        </w:rPr>
        <w:t xml:space="preserve">SIGNED for and on behalf of RAVENSWORTH VENTURES LLP</w:t>
      </w:r>
    </w:p>
    <w:p>
      <w:pPr>
        <w:spacing w:after="60"/>
      </w:pPr>
      <w:r>
        <w:rPr>
          <w:sz w:val="21"/>
          <w:szCs w:val="21"/>
        </w:rPr>
        <w:t xml:space="preserve">Authorised signatory: ........................................</w:t>
      </w:r>
    </w:p>
    <w:p>
      <w:pPr>
        <w:spacing w:after="60"/>
      </w:pPr>
      <w:r>
        <w:rPr>
          <w:sz w:val="21"/>
          <w:szCs w:val="21"/>
        </w:rPr>
        <w:t xml:space="preserve">Name: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777777"/>
        <w:sz w:val="15"/>
        <w:szCs w:val="15"/>
      </w:rPr>
      <w:t xml:space="preserve">Strictly private and confidential</w:t>
    </w:r>
    <w:r>
      <w:rPr>
        <w:sz w:val="15"/>
        <w:szCs w:val="15"/>
      </w:rPr>
      <w:t xml:space="preserve">	</w:t>
    </w:r>
    <w:r>
      <w:rPr>
        <w:color w:val="7777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777777"/>
        <w:sz w:val="16"/>
        <w:szCs w:val="16"/>
      </w:rPr>
      <w:t xml:space="preserve">Project Onyx — Subscription and Shareholders'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560"/>
      </w:pPr>
    </w:lvl>
    <w:lvl w:ilvl="1" w15:tentative="1">
      <w:start w:val="1"/>
      <w:numFmt w:val="lowerLetter"/>
      <w:lvlText w:val="(%2)"/>
      <w:lvlJc w:val="left"/>
      <w:pPr>
        <w:ind w:left="1120" w:hanging="560"/>
      </w:pPr>
    </w:lvl>
    <w:lvl w:ilvl="2" w15:tentative="1">
      <w:start w:val="1"/>
      <w:numFmt w:val="lowerRoman"/>
      <w:lvlText w:val="(%3)"/>
      <w:lvlJc w:val="left"/>
      <w:pPr>
        <w:ind w:left="1680" w:hanging="56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2026-06-25T15:44:09.008Z</dcterms:created>
  <dcterms:modified xsi:type="dcterms:W3CDTF">2026-06-25T15:44:09.008Z</dcterms:modified>
</cp:coreProperties>
</file>

<file path=docProps/custom.xml><?xml version="1.0" encoding="utf-8"?>
<Properties xmlns="http://schemas.openxmlformats.org/officeDocument/2006/custom-properties" xmlns:vt="http://schemas.openxmlformats.org/officeDocument/2006/docPropsVTypes"/>
</file>