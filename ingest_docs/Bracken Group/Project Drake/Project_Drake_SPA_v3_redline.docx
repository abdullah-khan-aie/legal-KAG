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DATED [•] 2026</w:t>
      </w:r>
    </w:p>
    <w:p>
      <w:pPr>
        <w:spacing w:after="600"/>
      </w:pPr>
    </w:p>
    <w:p>
      <w:pPr>
        <w:spacing w:after="120"/>
        <w:jc w:val="center"/>
      </w:pPr>
      <w:r>
        <w:rPr>
          <w:b/>
          <w:bCs/>
        </w:rPr>
        <w:t xml:space="preserve">(1)  GEOFFREY HARWOOD and OTHERS (as Sellers)</w:t>
      </w:r>
    </w:p>
    <w:p>
      <w:pPr>
        <w:spacing w:after="120"/>
        <w:jc w:val="center"/>
      </w:pPr>
      <w:r>
        <w:rPr>
          <w:b/>
          <w:bCs/>
        </w:rPr>
        <w:t xml:space="preserve">(2)  BRACKEN GROUP PLC (as Buyer)</w:t>
      </w:r>
    </w:p>
    <w:p>
      <w:pPr>
        <w:spacing w:after="400"/>
      </w:pPr>
    </w:p>
    <w:p>
      <w:pPr>
        <w:spacing w:after="80"/>
        <w:jc w:val="center"/>
      </w:pPr>
      <w:r>
        <w:rPr>
          <w:b/>
          <w:bCs/>
          <w:sz w:val="30"/>
          <w:szCs w:val="30"/>
        </w:rPr>
        <w:t xml:space="preserve">SHARE PURCHASE AGREEMENT</w:t>
      </w:r>
    </w:p>
    <w:p>
      <w:pPr>
        <w:spacing w:after="240"/>
        <w:jc w:val="center"/>
      </w:pPr>
      <w:r>
        <w:rPr>
          <w:i/>
          <w:iCs/>
          <w:sz w:val="22"/>
          <w:szCs w:val="22"/>
        </w:rPr>
        <w:t xml:space="preserve">relating to the entire issued share capital of
Harwood Valve &amp; Controls Limited</w:t>
      </w:r>
    </w:p>
    <w:p>
      <w:pPr>
        <w:spacing w:after="800"/>
      </w:pPr>
    </w:p>
    <w:p>
      <w:pPr>
        <w:jc w:val="center"/>
      </w:pPr>
      <w:r>
        <w:rPr>
          <w:b/>
          <w:bCs/>
        </w:rPr>
        <w:t xml:space="preserve">Whitfield Carter LLP</w:t>
      </w:r>
    </w:p>
    <w:p>
      <w:pPr>
        <w:jc w:val="center"/>
      </w:pPr>
      <w:r>
        <w:rPr>
          <w:sz w:val="18"/>
          <w:szCs w:val="18"/>
        </w:rPr>
        <w:t xml:space="preserve">22 Bishopsgate, London EC2N 4BQ</w:t>
      </w:r>
    </w:p>
    <w:p>
      <w:pPr>
        <w:jc w:val="center"/>
      </w:pPr>
      <w:r>
        <w:rPr>
          <w:sz w:val="18"/>
          <w:szCs w:val="18"/>
        </w:rPr>
        <w:t xml:space="preserve">Ref: SCW/JO/DRAKE/00138</w:t>
      </w:r>
    </w:p>
    <w:p>
      <w:r>
        <w:br w:type="page"/>
      </w:r>
    </w:p>
    <w:p>
      <w:pPr>
        <w:pStyle w:val="Heading1"/>
      </w:pPr>
      <w:r>
        <w:t xml:space="preserve">THIS AGREEMENT is dated [•] 2026</w:t>
      </w:r>
    </w:p>
    <w:p>
      <w:pPr>
        <w:spacing w:after="120" w:line="276"/>
        <w:jc w:val="both"/>
        <w:rPr>
          <w:b/>
          <w:bCs/>
        </w:rPr>
      </w:pPr>
      <w:r>
        <w:rPr>
          <w:b/>
          <w:bCs/>
        </w:rPr>
        <w:t xml:space="preserve">PARTIES</w:t>
      </w:r>
    </w:p>
    <w:p>
      <w:pPr>
        <w:pStyle w:val="ListParagraph"/>
        <w:numPr>
          <w:ilvl w:val="0"/>
          <w:numId w:val="2"/>
        </w:numPr>
        <w:spacing w:after="80" w:line="276"/>
        <w:jc w:val="both"/>
      </w:pPr>
      <w:r>
        <w:t xml:space="preserve">Geoffrey Harwood of Marston Lodge, Sawley, Derbyshire DE72 3HL (“G Harwood”);</w:t>
      </w:r>
    </w:p>
    <w:p>
      <w:pPr>
        <w:pStyle w:val="ListParagraph"/>
        <w:numPr>
          <w:ilvl w:val="0"/>
          <w:numId w:val="2"/>
        </w:numPr>
        <w:spacing w:after="80" w:line="276"/>
        <w:jc w:val="both"/>
      </w:pPr>
      <w:r>
        <w:t xml:space="preserve">Margaret Harwood of Marston Lodge, Sawley, Derbyshire DE72 3HL (“M Harwood”);</w:t>
      </w:r>
    </w:p>
    <w:p>
      <w:pPr>
        <w:pStyle w:val="ListParagraph"/>
        <w:numPr>
          <w:ilvl w:val="0"/>
          <w:numId w:val="2"/>
        </w:numPr>
        <w:spacing w:after="80" w:line="276"/>
        <w:jc w:val="both"/>
      </w:pPr>
      <w:r>
        <w:t xml:space="preserve">Stephen Harwood of 14 Riverside Court, Nottingham NG2 1RT (“S Harwood”);</w:t>
      </w:r>
    </w:p>
    <w:p>
      <w:pPr>
        <w:pStyle w:val="ListParagraph"/>
        <w:numPr>
          <w:ilvl w:val="0"/>
          <w:numId w:val="2"/>
        </w:numPr>
        <w:spacing w:after="80" w:line="276"/>
        <w:jc w:val="both"/>
      </w:pPr>
      <w:r>
        <w:t xml:space="preserve">Camberwell Growth Capital LLP, a limited liability partnership registered in England and Wales (registered number OC418772) whose registered office is at 8 Finsbury Circus, London EC2M 7EA (the “Institutional Seller”),</w:t>
      </w:r>
    </w:p>
    <w:p>
      <w:pPr>
        <w:spacing w:after="120" w:line="276"/>
        <w:jc w:val="both"/>
      </w:pPr>
      <w:r>
        <w:t xml:space="preserve">(together the “Sellers”); and</w:t>
      </w:r>
    </w:p>
    <w:p>
      <w:pPr>
        <w:pStyle w:val="ListParagraph"/>
        <w:numPr>
          <w:ilvl w:val="0"/>
          <w:numId w:val="2"/>
        </w:numPr>
        <w:spacing w:after="80" w:line="276"/>
        <w:jc w:val="both"/>
      </w:pPr>
      <w:r>
        <w:t xml:space="preserve">Bracken Group plc, a company incorporated in England and Wales (registered number 03318842) whose registered office is at Bracken House, Wellington Road, Birmingham B15 1AA (the “Buyer”).</w:t>
      </w:r>
    </w:p>
    <w:p>
      <w:pPr>
        <w:spacing w:after="120" w:line="276"/>
        <w:jc w:val="both"/>
        <w:rPr>
          <w:b/>
          <w:bCs/>
        </w:rPr>
      </w:pPr>
      <w:r>
        <w:rPr>
          <w:b/>
          <w:bCs/>
        </w:rPr>
        <w:t xml:space="preserve">BACKGROUND</w:t>
      </w:r>
    </w:p>
    <w:p>
      <w:pPr>
        <w:pStyle w:val="ListParagraph"/>
        <w:numPr>
          <w:ilvl w:val="0"/>
          <w:numId w:val="3"/>
        </w:numPr>
        <w:spacing w:after="80" w:line="276"/>
        <w:jc w:val="both"/>
      </w:pPr>
      <w:r>
        <w:t xml:space="preserve">Harwood Valve &amp; Controls Limited (the “Company”) is a private company limited by shares, particulars of which are set out in Schedule 1.</w:t>
      </w:r>
    </w:p>
    <w:p>
      <w:pPr>
        <w:pStyle w:val="ListParagraph"/>
        <w:numPr>
          <w:ilvl w:val="0"/>
          <w:numId w:val="3"/>
        </w:numPr>
        <w:spacing w:after="80" w:line="276"/>
        <w:jc w:val="both"/>
      </w:pPr>
      <w:r>
        <w:t xml:space="preserve">The Sellers are the legal and beneficial owners of the Shares, comprising the entire issued share capital of the Company.</w:t>
      </w:r>
    </w:p>
    <w:p>
      <w:pPr>
        <w:pStyle w:val="ListParagraph"/>
        <w:numPr>
          <w:ilvl w:val="0"/>
          <w:numId w:val="3"/>
        </w:numPr>
        <w:spacing w:after="80" w:line="276"/>
        <w:jc w:val="both"/>
      </w:pPr>
      <w:r>
        <w:t xml:space="preserve">The Sellers have agreed to sell and the Buyer has agreed to purchase the Shares on the terms and subject to the conditions of this Agreement.</w:t>
      </w:r>
    </w:p>
    <w:p>
      <w:pPr>
        <w:spacing w:after="120" w:line="276"/>
        <w:jc w:val="both"/>
      </w:pPr>
      <w:r>
        <w:t xml:space="preserve">IT IS AGREED as follows:</w:t>
      </w:r>
    </w:p>
    <w:p>
      <w:pPr>
        <w:pStyle w:val="Heading1"/>
      </w:pPr>
      <w:r>
        <w:t xml:space="preserve">1.   DEFINITIONS AND INTERPRETATION</w:t>
      </w:r>
    </w:p>
    <w:p>
      <w:pPr>
        <w:spacing w:after="120" w:line="276"/>
        <w:jc w:val="both"/>
      </w:pPr>
      <w:r>
        <w:t xml:space="preserve">1.1   In this Agreement, the following definitions apply:</w:t>
      </w:r>
    </w:p>
    <w:p>
      <w:pPr>
        <w:spacing w:after="80" w:line="264"/>
        <w:jc w:val="both"/>
      </w:pPr>
      <w:r>
        <w:rPr>
          <w:b/>
          <w:bCs/>
        </w:rPr>
        <w:t xml:space="preserve">“Accounts” </w:t>
      </w:r>
      <w:r>
        <w:t xml:space="preserve">means the audited financial statements of the Company for the financial year ended 31 December 2025, comprising the balance sheet, profit and loss account, notes, auditors' and directors' reports.</w:t>
      </w:r>
    </w:p>
    <w:p>
      <w:pPr>
        <w:spacing w:after="80" w:line="264"/>
        <w:jc w:val="both"/>
      </w:pPr>
      <w:r>
        <w:rPr>
          <w:b/>
          <w:bCs/>
        </w:rPr>
        <w:t xml:space="preserve">“Business Day” </w:t>
      </w:r>
      <w:r>
        <w:t xml:space="preserve">means a day other than a Saturday, Sunday or public holiday in England when banks in London are open for business.</w:t>
      </w:r>
    </w:p>
    <w:p>
      <w:pPr>
        <w:spacing w:after="80" w:line="264"/>
        <w:jc w:val="both"/>
      </w:pPr>
      <w:r>
        <w:rPr>
          <w:b/>
          <w:bCs/>
        </w:rPr>
        <w:t xml:space="preserve">“Completion” </w:t>
      </w:r>
      <w:r>
        <w:t xml:space="preserve">means completion of the sale and purchase of the Shares in accordance with Clause 6.</w:t>
      </w:r>
    </w:p>
    <w:p>
      <w:pPr>
        <w:spacing w:after="80" w:line="264"/>
        <w:jc w:val="both"/>
      </w:pPr>
      <w:r>
        <w:rPr>
          <w:b/>
          <w:bCs/>
        </w:rPr>
        <w:t xml:space="preserve">“Completion Date” </w:t>
      </w:r>
      <w:r>
        <w:t xml:space="preserve">means the date on which Completion takes place.</w:t>
      </w:r>
    </w:p>
    <w:p>
      <w:pPr>
        <w:spacing w:after="80" w:line="264"/>
        <w:jc w:val="both"/>
      </w:pPr>
      <w:r>
        <w:rPr>
          <w:b/>
          <w:bCs/>
        </w:rPr>
        <w:t xml:space="preserve">“Consideration” </w:t>
      </w:r>
      <w:r>
        <w:t xml:space="preserve">means the consideration for the sale of the Shares, as set out in Clause 3.</w:t>
      </w:r>
    </w:p>
    <w:p>
      <w:pPr>
        <w:spacing w:after="80" w:line="264"/>
        <w:jc w:val="both"/>
      </w:pPr>
      <w:r>
        <w:rPr>
          <w:b/>
          <w:bCs/>
        </w:rPr>
        <w:t xml:space="preserve">“Disclosure Letter” </w:t>
      </w:r>
      <w:r>
        <w:t xml:space="preserve">means the letter of the same date as this Agreement from the Sellers to the Buyer disclosing exceptions to the Warranties.</w:t>
      </w:r>
    </w:p>
    <w:p>
      <w:pPr>
        <w:spacing w:after="80" w:line="264"/>
        <w:jc w:val="both"/>
      </w:pPr>
      <w:r>
        <w:rPr>
          <w:b/>
          <w:bCs/>
        </w:rPr>
        <w:t xml:space="preserve">“Encumbrance” </w:t>
      </w:r>
      <w:r>
        <w:t xml:space="preserve">means any mortgage, charge, pledge, lien, option, restriction, right of first refusal, right of pre-emption, third-party right or interest, or any other security interest of any kind.</w:t>
      </w:r>
    </w:p>
    <w:p>
      <w:pPr>
        <w:spacing w:after="80" w:line="264"/>
        <w:jc w:val="both"/>
      </w:pPr>
      <w:r>
        <w:rPr>
          <w:b/>
          <w:bCs/>
        </w:rPr>
        <w:t xml:space="preserve">“Enterprise Value” </w:t>
      </w:r>
      <w:r>
        <w:t xml:space="preserve">means £42,500,000 (forty-two million five hundred thousand pounds).</w:t>
      </w:r>
    </w:p>
    <w:p>
      <w:pPr>
        <w:spacing w:after="80" w:line="264"/>
        <w:jc w:val="both"/>
      </w:pPr>
      <w:r>
        <w:rPr>
          <w:b/>
          <w:bCs/>
        </w:rPr>
        <w:t xml:space="preserve">“Escrow Account” </w:t>
      </w:r>
      <w:r>
        <w:t xml:space="preserve">means the interest-bearing account to be opened in the joint names of the Sellers' Solicitors and the Buyer's Solicitors pursuant to Clause 3.5.</w:t>
      </w:r>
    </w:p>
    <w:p>
      <w:pPr>
        <w:spacing w:after="80" w:line="264"/>
        <w:jc w:val="both"/>
      </w:pPr>
      <w:r>
        <w:rPr>
          <w:b/>
          <w:bCs/>
        </w:rPr>
        <w:t xml:space="preserve">“Escrow Amount” </w:t>
      </w:r>
      <w:r>
        <w:t xml:space="preserve">means £3,000,000 (three million pounds).</w:t>
      </w:r>
    </w:p>
    <w:p>
      <w:pPr>
        <w:spacing w:after="80" w:line="264"/>
        <w:jc w:val="both"/>
      </w:pPr>
      <w:r>
        <w:rPr>
          <w:b/>
          <w:bCs/>
        </w:rPr>
        <w:t xml:space="preserve">“Management Accounts” </w:t>
      </w:r>
      <w:r>
        <w:t xml:space="preserve">means the unaudited management accounts of the Company for the period from 1 January 2026 to the Management Accounts Date.</w:t>
      </w:r>
    </w:p>
    <w:p>
      <w:pPr>
        <w:spacing w:after="80" w:line="264"/>
        <w:jc w:val="both"/>
      </w:pPr>
      <w:r>
        <w:rPr>
          <w:b/>
          <w:bCs/>
        </w:rPr>
        <w:t xml:space="preserve">“Tax Covenant” </w:t>
      </w:r>
      <w:r>
        <w:t xml:space="preserve">means the covenant relating to Taxation set out in Schedule 6.</w:t>
      </w:r>
    </w:p>
    <w:p>
      <w:pPr>
        <w:spacing w:after="80" w:line="264"/>
        <w:jc w:val="both"/>
      </w:pPr>
      <w:r>
        <w:rPr>
          <w:b/>
          <w:bCs/>
        </w:rPr>
        <w:t xml:space="preserve">“Warranties” </w:t>
      </w:r>
      <w:r>
        <w:t xml:space="preserve">means the warranties given by the Sellers under Clause 7 and set out in Schedule 4.</w:t>
      </w:r>
    </w:p>
    <w:p>
      <w:pPr>
        <w:spacing w:after="120" w:line="276"/>
        <w:jc w:val="both"/>
      </w:pPr>
      <w:r>
        <w:t xml:space="preserve">1.2   Clause and Schedule headings do not affect the interpretation of this Agreement.</w:t>
      </w:r>
    </w:p>
    <w:p>
      <w:pPr>
        <w:spacing w:after="120" w:line="276"/>
        <w:jc w:val="both"/>
      </w:pPr>
      <w:r>
        <w:t xml:space="preserve">1.3   References to Clauses and Schedules are to the clauses of and schedules to this Agreement. The Schedules form part of this Agreement.</w:t>
      </w:r>
    </w:p>
    <w:p>
      <w:pPr>
        <w:spacing w:after="120" w:line="276"/>
        <w:jc w:val="both"/>
      </w:pPr>
      <w:r>
        <w:t xml:space="preserve">1.4   Words in the singular include the plural and vice versa, and a reference to one gender includes a reference to the other genders.</w:t>
      </w:r>
    </w:p>
    <w:p>
      <w:pPr>
        <w:spacing w:after="120" w:line="276"/>
        <w:jc w:val="both"/>
      </w:pPr>
      <w:r>
        <w:t xml:space="preserve">1.5   A reference to a statute or statutory provision is a reference to it as amended, extended or re-enacted from time to time, and includes all subordinate legislation made under it.</w:t>
      </w:r>
    </w:p>
    <w:p>
      <w:pPr>
        <w:spacing w:after="120" w:line="276"/>
        <w:jc w:val="both"/>
      </w:pPr>
      <w:r>
        <w:t xml:space="preserve">1.6   A reference to “writing” or “written” includes email but not fax.</w:t>
      </w:r>
    </w:p>
    <w:p>
      <w:pPr>
        <w:spacing w:after="120" w:line="276"/>
        <w:jc w:val="both"/>
      </w:pPr>
      <w:r>
        <w:t xml:space="preserve">1.7   Where the words “include”, “including” or “in particular” are used they are deemed to have the words “without limitation” following them.</w:t>
      </w:r>
    </w:p>
    <w:p>
      <w:pPr>
        <w:pStyle w:val="Heading1"/>
      </w:pPr>
      <w:r>
        <w:t xml:space="preserve">2.   SALE AND PURCHASE</w:t>
      </w:r>
    </w:p>
    <w:p>
      <w:pPr>
        <w:pStyle w:val="ListParagraph"/>
        <w:numPr>
          <w:ilvl w:val="0"/>
          <w:numId w:val="4"/>
        </w:numPr>
        <w:spacing w:after="100" w:before="160" w:line="276"/>
        <w:jc w:val="both"/>
      </w:pPr>
      <w:r>
        <w:rPr>
          <w:b/>
          <w:bCs/>
        </w:rPr>
        <w:t xml:space="preserve">Sale of the Shares.  </w:t>
      </w:r>
      <w:r>
        <w:t xml:space="preserve">On the terms of this Agreement, the Sellers shall sell with full title guarantee, and the Buyer shall purchase, the Shares with effect from Completion free from all Encumbrances and together with all rights attaching to them at Completion, including the right to receive all dividends and distributions declared, made or paid on or after the Completion Date.</w:t>
      </w:r>
    </w:p>
    <w:p>
      <w:pPr>
        <w:pStyle w:val="ListParagraph"/>
        <w:numPr>
          <w:ilvl w:val="0"/>
          <w:numId w:val="4"/>
        </w:numPr>
        <w:spacing w:after="100" w:before="160" w:line="276"/>
        <w:jc w:val="both"/>
      </w:pPr>
      <w:r>
        <w:rPr>
          <w:b/>
          <w:bCs/>
        </w:rPr>
        <w:t xml:space="preserve">Pre-emption rights.  </w:t>
      </w:r>
      <w:r>
        <w:t xml:space="preserve">Each Seller waives, and shall procure the waiver of, any rights of pre-emption or other restriction on transfer in respect of the Shares conferred on it under the articles of association of the Company or otherwise.</w:t>
      </w:r>
    </w:p>
    <w:p>
      <w:pPr>
        <w:pStyle w:val="ListParagraph"/>
        <w:numPr>
          <w:ilvl w:val="0"/>
          <w:numId w:val="4"/>
        </w:numPr>
        <w:spacing w:after="100" w:before="160" w:line="276"/>
        <w:jc w:val="both"/>
      </w:pPr>
      <w:r>
        <w:rPr>
          <w:b/>
          <w:bCs/>
        </w:rPr>
        <w:t xml:space="preserve">Sale of all Shares.  </w:t>
      </w:r>
      <w:r>
        <w:t xml:space="preserve">The Buyer is not obliged to complete the purchase of any of the Shares unless the purchase of all the Shares is completed simultaneously.</w:t>
      </w:r>
    </w:p>
    <w:p>
      <w:pPr>
        <w:pStyle w:val="Heading1"/>
      </w:pPr>
      <w:r>
        <w:t xml:space="preserve">3.   CONSIDERATION</w:t>
      </w:r>
    </w:p>
    <w:p>
      <w:pPr>
        <w:pStyle w:val="ListParagraph"/>
        <w:numPr>
          <w:ilvl w:val="0"/>
          <w:numId w:val="4"/>
        </w:numPr>
        <w:spacing w:after="100" w:before="160" w:line="276"/>
        <w:jc w:val="both"/>
      </w:pPr>
      <w:r>
        <w:rPr>
          <w:b/>
          <w:bCs/>
        </w:rPr>
        <w:t xml:space="preserve">Total Consideration.  </w:t>
      </w:r>
      <w:r>
        <w:t xml:space="preserve">The total Consideration for the Shares shall be a sum equal to the Enterprise Value, adjusted in accordance with Clause 4 for Cash, Debt and a Normalised Working Capital adjustment, payable in accordance with this Clause 3. The initial cash consideration payable at Completion is £39,500,000 (the “Initial Consideration”).</w:t>
      </w:r>
    </w:p>
    <w:p>
      <w:pPr>
        <w:pStyle w:val="ListParagraph"/>
        <w:numPr>
          <w:ilvl w:val="0"/>
          <w:numId w:val="4"/>
        </w:numPr>
        <w:spacing w:after="100" w:before="160" w:line="276"/>
        <w:jc w:val="both"/>
      </w:pPr>
      <w:r>
        <w:rPr>
          <w:b/>
          <w:bCs/>
        </w:rPr>
        <w:t xml:space="preserve">Apportionment.  </w:t>
      </w:r>
      <w:r>
        <w:t xml:space="preserve">The Consideration shall be apportioned between the Sellers in the proportions set out in column (4) of Schedule 2. The Buyer shall not be concerned with such apportionment and payment to the Sellers' Solicitors shall discharge the Buyer's payment obligations.</w:t>
      </w:r>
    </w:p>
    <w:p>
      <w:pPr>
        <w:pStyle w:val="ListParagraph"/>
        <w:numPr>
          <w:ilvl w:val="0"/>
          <w:numId w:val="4"/>
        </w:numPr>
        <w:spacing w:after="100" w:before="160" w:line="276"/>
        <w:jc w:val="both"/>
      </w:pPr>
      <w:r>
        <w:rPr>
          <w:b/>
          <w:bCs/>
        </w:rPr>
        <w:t xml:space="preserve">Payment at Completion.  </w:t>
      </w:r>
      <w:r>
        <w:t xml:space="preserve">At Completion the Buyer shall pay the Initial Consideration less the Escrow Amount (being £36,500,000) to the Sellers' Solicitors by electronic transfer to the client account notified in writing not less than three Business Days before Completion.</w:t>
      </w:r>
    </w:p>
    <w:p>
      <w:pPr>
        <w:pStyle w:val="ListParagraph"/>
        <w:numPr>
          <w:ilvl w:val="0"/>
          <w:numId w:val="4"/>
        </w:numPr>
        <w:spacing w:after="100" w:before="160" w:line="276"/>
        <w:jc w:val="both"/>
      </w:pPr>
      <w:r>
        <w:rPr>
          <w:b/>
          <w:bCs/>
        </w:rPr>
        <w:t xml:space="preserve">Deferred Consideration.  </w:t>
      </w:r>
      <w:r>
        <w:t xml:space="preserve">Subject to Clause 3.7, deferred consideration of up to £3,000,000 (the “Earn-Out”) shall be payable in accordance with Schedule 7 by reference to the EBITDA of the Company for the financial year ending 31 December 2026.</w:t>
      </w:r>
    </w:p>
    <w:p>
      <w:pPr>
        <w:pStyle w:val="ListParagraph"/>
        <w:numPr>
          <w:ilvl w:val="0"/>
          <w:numId w:val="4"/>
        </w:numPr>
        <w:spacing w:after="100" w:before="160" w:line="276"/>
        <w:jc w:val="both"/>
      </w:pPr>
      <w:r>
        <w:rPr>
          <w:b/>
          <w:bCs/>
        </w:rPr>
        <w:t xml:space="preserve">Escrow.  </w:t>
      </w:r>
      <w:r>
        <w:t xml:space="preserve">The Escrow Amount shall be paid into the Escrow Account at Completion and held and released in accordance with the Escrow Letter as security for the Sellers' obligations under the Warranties and the Tax Covenant. Any amount remaining in the Escrow Account on the date falling </w:t>
      </w:r>
      <w:del w:id="301" w:author="James Osei" w:date="2026-01-08T16:20:00Z">
        <w:r>
          <w:delText xml:space="preserve">18</w:delText>
        </w:r>
      </w:del>
      <w:ins w:id="302" w:author="James Osei" w:date="2026-01-08T16:20:00Z">
        <w:r>
          <w:t xml:space="preserve">15</w:t>
        </w:r>
      </w:ins>
      <w:r>
        <w:t xml:space="preserve"> months after the Completion Date shall be released to the Sellers, together with accrued interest, save for amounts subject to a then-outstanding claim.</w:t>
      </w:r>
    </w:p>
    <w:p>
      <w:pPr>
        <w:pStyle w:val="ListParagraph"/>
        <w:numPr>
          <w:ilvl w:val="0"/>
          <w:numId w:val="4"/>
        </w:numPr>
        <w:spacing w:after="100" w:before="160" w:line="276"/>
        <w:jc w:val="both"/>
      </w:pPr>
      <w:r>
        <w:rPr>
          <w:b/>
          <w:bCs/>
        </w:rPr>
        <w:t xml:space="preserve">Reduction of Consideration.  </w:t>
      </w:r>
      <w:r>
        <w:t xml:space="preserve">Any payment made by the Sellers to the Buyer in respect of any claim under the Warranties, the Tax Covenant or under any indemnity in this Agreement shall, so far as possible, be treated as a reduction in the Consideration.</w:t>
      </w:r>
    </w:p>
    <w:p>
      <w:pPr>
        <w:pStyle w:val="ListParagraph"/>
        <w:numPr>
          <w:ilvl w:val="0"/>
          <w:numId w:val="4"/>
        </w:numPr>
        <w:spacing w:after="100" w:before="160" w:line="276"/>
        <w:jc w:val="both"/>
      </w:pPr>
      <w:r>
        <w:rPr>
          <w:b/>
          <w:bCs/>
        </w:rPr>
        <w:t xml:space="preserve">Interest on late payment.  </w:t>
      </w:r>
      <w:r>
        <w:t xml:space="preserve">If any party fails to pay any sum due under this Agreement on the due date, that party shall pay interest on the overdue sum from the due date until payment at 4% per annum above the base rate of Barclays Bank plc.</w:t>
      </w:r>
    </w:p>
    <w:p>
      <w:pPr>
        <w:pStyle w:val="Heading1"/>
      </w:pPr>
      <w:r>
        <w:t xml:space="preserve">4.   COMPLETION ACCOUNTS</w:t>
      </w:r>
    </w:p>
    <w:p>
      <w:pPr>
        <w:pStyle w:val="ListParagraph"/>
        <w:numPr>
          <w:ilvl w:val="0"/>
          <w:numId w:val="4"/>
        </w:numPr>
        <w:spacing w:after="100" w:before="160" w:line="276"/>
        <w:jc w:val="both"/>
      </w:pPr>
      <w:r>
        <w:rPr>
          <w:b/>
          <w:bCs/>
        </w:rPr>
        <w:t xml:space="preserve">Preparation.  </w:t>
      </w:r>
      <w:r>
        <w:t xml:space="preserve">The Buyer shall procure that draft completion accounts (the “Completion Accounts”) are prepared as at the close of business on the Completion Date in accordance with Schedule 8 and delivered to the Sellers' Representative within 45 Business Days of Completion.</w:t>
      </w:r>
    </w:p>
    <w:p>
      <w:pPr>
        <w:pStyle w:val="ListParagraph"/>
        <w:numPr>
          <w:ilvl w:val="0"/>
          <w:numId w:val="4"/>
        </w:numPr>
        <w:spacing w:after="100" w:before="160" w:line="276"/>
        <w:jc w:val="both"/>
      </w:pPr>
      <w:r>
        <w:rPr>
          <w:b/>
          <w:bCs/>
        </w:rPr>
        <w:t xml:space="preserve">Adjustment.  </w:t>
      </w:r>
      <w:r>
        <w:t xml:space="preserve">The Consideration shall be increased or reduced (as the case may be) on a pound-for-pound basis by reference to (a) Cash, (b) Debt and (c) the amount by which Actual Working Capital is greater or less than the Target Working Capital of £4,200,000, all as finally determined under this Clause 4 and Schedule 8.</w:t>
      </w:r>
    </w:p>
    <w:p>
      <w:pPr>
        <w:pStyle w:val="ListParagraph"/>
        <w:numPr>
          <w:ilvl w:val="0"/>
          <w:numId w:val="4"/>
        </w:numPr>
        <w:spacing w:after="100" w:before="160" w:line="276"/>
        <w:jc w:val="both"/>
      </w:pPr>
      <w:r>
        <w:rPr>
          <w:b/>
          <w:bCs/>
        </w:rPr>
        <w:t xml:space="preserve">Dispute resolution.  </w:t>
      </w:r>
      <w:r>
        <w:t xml:space="preserve">If the Sellers' Representative disputes the draft Completion Accounts, the parties shall use reasonable endeavours to resolve the dispute; failing resolution within 20 Business Days, the matter shall be referred to an independent firm of chartered accountants acting as experts and not as arbitrators, whose decision shall (in the absence of manifest error) be final and binding.</w:t>
      </w:r>
    </w:p>
    <w:p>
      <w:pPr>
        <w:pStyle w:val="Heading1"/>
      </w:pPr>
      <w:r>
        <w:t xml:space="preserve">5.   CONDITIONS</w:t>
      </w:r>
    </w:p>
    <w:p>
      <w:pPr>
        <w:spacing w:after="120" w:line="276"/>
        <w:jc w:val="both"/>
      </w:pPr>
      <w:r>
        <w:t xml:space="preserve">5.1   Completion is conditional on the following Conditions being satisfied (or waived) on or before the Long Stop Date:</w:t>
      </w:r>
    </w:p>
    <w:p>
      <w:pPr>
        <w:pStyle w:val="ListParagraph"/>
        <w:numPr>
          <w:ilvl w:val="0"/>
          <w:numId w:val="2"/>
        </w:numPr>
        <w:spacing w:after="80" w:line="276"/>
        <w:jc w:val="both"/>
      </w:pPr>
      <w:r>
        <w:t xml:space="preserve">the Buyer having received confirmation from the Competition and Markets Authority that it does not intend to make a reference under the Enterprise Act 2002 in relation to the Transaction, or the applicable waiting period having expired;</w:t>
      </w:r>
    </w:p>
    <w:p>
      <w:pPr>
        <w:pStyle w:val="ListParagraph"/>
        <w:numPr>
          <w:ilvl w:val="0"/>
          <w:numId w:val="2"/>
        </w:numPr>
        <w:spacing w:after="80" w:line="276"/>
        <w:jc w:val="both"/>
      </w:pPr>
      <w:r>
        <w:t xml:space="preserve">no material adverse change having occurred in respect of the Company between the date of this Agreement and Completion;</w:t>
      </w:r>
    </w:p>
    <w:p>
      <w:pPr>
        <w:pStyle w:val="ListParagraph"/>
        <w:numPr>
          <w:ilvl w:val="0"/>
          <w:numId w:val="2"/>
        </w:numPr>
        <w:spacing w:after="80" w:line="276"/>
        <w:jc w:val="both"/>
      </w:pPr>
      <w:r>
        <w:t xml:space="preserve">the Warranties remaining true and accurate in all material respects at Completion;</w:t>
      </w:r>
    </w:p>
    <w:p>
      <w:pPr>
        <w:pStyle w:val="ListParagraph"/>
        <w:numPr>
          <w:ilvl w:val="0"/>
          <w:numId w:val="2"/>
        </w:numPr>
        <w:spacing w:after="80" w:line="276"/>
        <w:jc w:val="both"/>
      </w:pPr>
      <w:r>
        <w:t xml:space="preserve">the change-of-control consent under the facility agreement dated 4 March 2023 between the Company and Clydesford Bank plc having been obtained; and</w:t>
      </w:r>
    </w:p>
    <w:p>
      <w:pPr>
        <w:pStyle w:val="ListParagraph"/>
        <w:numPr>
          <w:ilvl w:val="0"/>
          <w:numId w:val="2"/>
        </w:numPr>
        <w:spacing w:after="80" w:line="276"/>
        <w:jc w:val="both"/>
      </w:pPr>
      <w:r>
        <w:t xml:space="preserve">the key customer consents listed in Part 2 of Schedule 3 having been obtained.</w:t>
      </w:r>
    </w:p>
    <w:p>
      <w:pPr>
        <w:spacing w:after="120" w:line="276"/>
        <w:jc w:val="both"/>
      </w:pPr>
      <w:r>
        <w:t xml:space="preserve">5.2   The Buyer may waive the Conditions in Clauses 5.1(b) to 5.1(e) (in whole or in part) by written notice to the Sellers' Representative. The Condition in Clause 5.1(a) may not be waived.</w:t>
      </w:r>
    </w:p>
    <w:p>
      <w:pPr>
        <w:spacing w:after="120" w:line="276"/>
        <w:jc w:val="both"/>
      </w:pPr>
      <w:r>
        <w:t xml:space="preserve">5.3   The Long Stop Date is 30 April 2026 or such later date as the parties may agree in writing. If the Conditions are not satisfied or waived by the Long Stop Date, this Agreement shall (except for the Surviving Provisions) automatically terminate.</w:t>
      </w:r>
    </w:p>
    <w:p>
      <w:pPr>
        <w:pStyle w:val="Heading1"/>
      </w:pPr>
      <w:r>
        <w:t xml:space="preserve">6.   COMPLETION</w:t>
      </w:r>
    </w:p>
    <w:p>
      <w:pPr>
        <w:pStyle w:val="ListParagraph"/>
        <w:numPr>
          <w:ilvl w:val="0"/>
          <w:numId w:val="4"/>
        </w:numPr>
        <w:spacing w:after="100" w:before="160" w:line="276"/>
        <w:jc w:val="both"/>
      </w:pPr>
      <w:r>
        <w:rPr>
          <w:b/>
          <w:bCs/>
        </w:rPr>
        <w:t xml:space="preserve">Time and place.  </w:t>
      </w:r>
      <w:r>
        <w:t xml:space="preserve">Completion shall take place at the offices of the Buyer's Solicitors (or remotely by exchange of documents and electronic funds transfer) on the date falling five Business Days after the date on which the last of the Conditions is satisfied or waived, or at such other time and place as the parties may agree.</w:t>
      </w:r>
    </w:p>
    <w:p>
      <w:pPr>
        <w:pStyle w:val="ListParagraph"/>
        <w:numPr>
          <w:ilvl w:val="0"/>
          <w:numId w:val="4"/>
        </w:numPr>
        <w:spacing w:after="100" w:before="160" w:line="276"/>
        <w:jc w:val="both"/>
      </w:pPr>
      <w:r>
        <w:rPr>
          <w:b/>
          <w:bCs/>
        </w:rPr>
        <w:t xml:space="preserve">Sellers' obligations.  </w:t>
      </w:r>
      <w:r>
        <w:t xml:space="preserve">At Completion the Sellers shall deliver or procure the delivery to the Buyer of the items set out in Part 1 of Schedule 5, including duly executed transfers of the Shares, share certificates, the statutory books, the resignations of the resigning directors and the secretary, and the Disclosure Letter duly signed.</w:t>
      </w:r>
    </w:p>
    <w:p>
      <w:pPr>
        <w:pStyle w:val="ListParagraph"/>
        <w:numPr>
          <w:ilvl w:val="0"/>
          <w:numId w:val="4"/>
        </w:numPr>
        <w:spacing w:after="100" w:before="160" w:line="276"/>
        <w:jc w:val="both"/>
      </w:pPr>
      <w:r>
        <w:rPr>
          <w:b/>
          <w:bCs/>
        </w:rPr>
        <w:t xml:space="preserve">Buyer's obligations.  </w:t>
      </w:r>
      <w:r>
        <w:t xml:space="preserve">At Completion, against compliance by the Sellers with Clause 6.2, the Buyer shall pay the sums due under Clause 3.3 and deliver a certified copy of the board resolution of the Buyer authorising the Transaction.</w:t>
      </w:r>
    </w:p>
    <w:p>
      <w:pPr>
        <w:pStyle w:val="ListParagraph"/>
        <w:numPr>
          <w:ilvl w:val="0"/>
          <w:numId w:val="4"/>
        </w:numPr>
        <w:spacing w:after="100" w:before="160" w:line="276"/>
        <w:jc w:val="both"/>
      </w:pPr>
      <w:r>
        <w:rPr>
          <w:b/>
          <w:bCs/>
        </w:rPr>
        <w:t xml:space="preserve">Board meeting.  </w:t>
      </w:r>
      <w:r>
        <w:t xml:space="preserve">The Sellers shall procure that a board meeting of the Company is held at Completion at which the matters set out in Part 2 of Schedule 5 are transacted, including the registration of the transfers of the Shares (subject to stamping).</w:t>
      </w:r>
    </w:p>
    <w:p>
      <w:pPr>
        <w:pStyle w:val="Heading1"/>
      </w:pPr>
      <w:r>
        <w:t xml:space="preserve">7.   WARRANTIES</w:t>
      </w:r>
    </w:p>
    <w:p>
      <w:pPr>
        <w:pStyle w:val="ListParagraph"/>
        <w:numPr>
          <w:ilvl w:val="0"/>
          <w:numId w:val="4"/>
        </w:numPr>
        <w:spacing w:after="100" w:before="160" w:line="276"/>
        <w:jc w:val="both"/>
      </w:pPr>
      <w:r>
        <w:rPr>
          <w:b/>
          <w:bCs/>
        </w:rPr>
        <w:t xml:space="preserve">Sellers' Warranties.  </w:t>
      </w:r>
      <w:r>
        <w:t xml:space="preserve">The Sellers warrant to the Buyer that each Warranty set out in Schedule 4 is true, accurate and not misleading at the date of this Agreement and (save where expressed to be given only at a particular date) will be true, accurate and not misleading at Completion by reference to the facts and circumstances then existing.</w:t>
      </w:r>
    </w:p>
    <w:p>
      <w:pPr>
        <w:pStyle w:val="ListParagraph"/>
        <w:numPr>
          <w:ilvl w:val="0"/>
          <w:numId w:val="4"/>
        </w:numPr>
        <w:spacing w:after="100" w:before="160" w:line="276"/>
        <w:jc w:val="both"/>
      </w:pPr>
      <w:r>
        <w:rPr>
          <w:b/>
          <w:bCs/>
        </w:rPr>
        <w:t xml:space="preserve">Awareness.  </w:t>
      </w:r>
      <w:r>
        <w:t xml:space="preserve">Where a Warranty is qualified by the expression “so far as the Sellers are aware”, it is deemed to refer to the actual knowledge of G Harwood, M Harwood and S Harwood, each of whom is deemed to have made due and careful enquiry.</w:t>
      </w:r>
    </w:p>
    <w:p>
      <w:pPr>
        <w:pStyle w:val="ListParagraph"/>
        <w:numPr>
          <w:ilvl w:val="0"/>
          <w:numId w:val="4"/>
        </w:numPr>
        <w:spacing w:after="100" w:before="160" w:line="276"/>
        <w:jc w:val="both"/>
      </w:pPr>
      <w:r>
        <w:rPr>
          <w:b/>
          <w:bCs/>
        </w:rPr>
        <w:t xml:space="preserve">Separate Warranties.  </w:t>
      </w:r>
      <w:r>
        <w:t xml:space="preserve">Each Warranty is separate and independent and, except as expressly provided, is not limited by reference to any other Warranty or by anything in this Agreement.</w:t>
      </w:r>
    </w:p>
    <w:p>
      <w:pPr>
        <w:pStyle w:val="ListParagraph"/>
        <w:numPr>
          <w:ilvl w:val="0"/>
          <w:numId w:val="4"/>
        </w:numPr>
        <w:spacing w:after="100" w:before="160" w:line="276"/>
        <w:jc w:val="both"/>
      </w:pPr>
      <w:r>
        <w:rPr>
          <w:b/>
          <w:bCs/>
        </w:rPr>
        <w:t xml:space="preserve">Disclosure.  </w:t>
      </w:r>
      <w:r>
        <w:t xml:space="preserve">The Warranties are given subject only to matters fairly disclosed in the Disclosure Letter. No other knowledge of the Buyer (actual, constructive or imputed) shall prevent or limit a claim.</w:t>
      </w:r>
    </w:p>
    <w:p>
      <w:pPr>
        <w:pStyle w:val="ListParagraph"/>
        <w:numPr>
          <w:ilvl w:val="0"/>
          <w:numId w:val="4"/>
        </w:numPr>
        <w:spacing w:after="100" w:before="160" w:line="276"/>
        <w:jc w:val="both"/>
      </w:pPr>
      <w:r>
        <w:rPr>
          <w:b/>
          <w:bCs/>
        </w:rPr>
        <w:t xml:space="preserve">Limitations.  </w:t>
      </w:r>
      <w:r>
        <w:t xml:space="preserve">The liability of the Sellers in respect of the Warranties (other than the Fundamental Warranties) and the Tax Covenant is limited as set out in Schedule 9.</w:t>
      </w:r>
    </w:p>
    <w:p>
      <w:pPr>
        <w:pStyle w:val="Heading1"/>
      </w:pPr>
      <w:r>
        <w:t xml:space="preserve">8.   TAX</w:t>
      </w:r>
    </w:p>
    <w:p>
      <w:pPr>
        <w:spacing w:after="120" w:line="276"/>
        <w:jc w:val="both"/>
      </w:pPr>
      <w:r>
        <w:t xml:space="preserve">8.1   The Tax Covenant set out in Schedule 6 takes effect from Completion.</w:t>
      </w:r>
    </w:p>
    <w:p>
      <w:pPr>
        <w:spacing w:after="120" w:line="276"/>
        <w:jc w:val="both"/>
      </w:pPr>
      <w:r>
        <w:t xml:space="preserve">8.2   The provisions of Schedule 6 (Tax Covenant) shall operate in addition to and not in substitution for the Tax Warranties in Part 4 of Schedule 4.</w:t>
      </w:r>
    </w:p>
    <w:p>
      <w:pPr>
        <w:pStyle w:val="Heading1"/>
      </w:pPr>
      <w:r>
        <w:t xml:space="preserve">9.   RESTRICTIVE COVENANTS</w:t>
      </w:r>
    </w:p>
    <w:p>
      <w:pPr>
        <w:spacing w:after="120" w:line="276"/>
        <w:jc w:val="both"/>
      </w:pPr>
      <w:r>
        <w:t xml:space="preserve">9.1   Each of G Harwood, M Harwood and S Harwood (each a “Covenantor”) covenants with the Buyer that it shall not, for the periods specified below from the Completion Date:</w:t>
      </w:r>
    </w:p>
    <w:p>
      <w:pPr>
        <w:pStyle w:val="ListParagraph"/>
        <w:numPr>
          <w:ilvl w:val="0"/>
          <w:numId w:val="2"/>
        </w:numPr>
        <w:spacing w:after="80" w:line="276"/>
        <w:jc w:val="both"/>
      </w:pPr>
      <w:r>
        <w:t xml:space="preserve">for a period of </w:t>
      </w:r>
      <w:del w:id="305" w:author="James Osei" w:date="2026-01-08T16:20:00Z">
        <w:r>
          <w:delText xml:space="preserve">three years</w:delText>
        </w:r>
      </w:del>
      <w:ins w:id="306" w:author="James Osei" w:date="2026-01-08T16:20:00Z">
        <w:r>
          <w:t xml:space="preserve">30 months</w:t>
        </w:r>
      </w:ins>
      <w:r>
        <w:t xml:space="preserve">, carry on or be engaged, concerned or interested in any business which competes with the business of the Company as carried on at Completion within the United Kingdom or the Republic of Ireland;</w:t>
      </w:r>
    </w:p>
    <w:p>
      <w:pPr>
        <w:pStyle w:val="ListParagraph"/>
        <w:numPr>
          <w:ilvl w:val="0"/>
          <w:numId w:val="2"/>
        </w:numPr>
        <w:spacing w:after="80" w:line="276"/>
        <w:jc w:val="both"/>
      </w:pPr>
      <w:r>
        <w:t xml:space="preserve">for a period of three years, solicit or entice away any person who was a customer of the Company in the 12 months before Completion;</w:t>
      </w:r>
    </w:p>
    <w:p>
      <w:pPr>
        <w:pStyle w:val="ListParagraph"/>
        <w:numPr>
          <w:ilvl w:val="0"/>
          <w:numId w:val="2"/>
        </w:numPr>
        <w:spacing w:after="80" w:line="276"/>
        <w:jc w:val="both"/>
      </w:pPr>
      <w:r>
        <w:t xml:space="preserve">for a period of three years, solicit or entice away any Senior Employee of the Company; and</w:t>
      </w:r>
    </w:p>
    <w:p>
      <w:pPr>
        <w:pStyle w:val="ListParagraph"/>
        <w:numPr>
          <w:ilvl w:val="0"/>
          <w:numId w:val="2"/>
        </w:numPr>
        <w:spacing w:after="80" w:line="276"/>
        <w:jc w:val="both"/>
      </w:pPr>
      <w:r>
        <w:t xml:space="preserve">at any time, use or disclose any Confidential Information relating to the Company.</w:t>
      </w:r>
    </w:p>
    <w:p>
      <w:pPr>
        <w:spacing w:after="120" w:line="276"/>
        <w:jc w:val="both"/>
      </w:pPr>
      <w:r>
        <w:t xml:space="preserve">9.2   Each of the covenants in Clause 9.1 is a separate undertaking and is considered fair and reasonable by the parties. If any restriction is found void but would be valid if some part were deleted, the restriction applies with such modification as necessary to make it valid.</w:t>
      </w:r>
    </w:p>
    <w:p>
      <w:pPr>
        <w:pStyle w:val="Heading1"/>
      </w:pPr>
      <w:r>
        <w:t xml:space="preserve">10.   CONFIDENTIALITY AND ANNOUNCEMENTS</w:t>
      </w:r>
    </w:p>
    <w:p>
      <w:pPr>
        <w:spacing w:after="120" w:line="276"/>
        <w:jc w:val="both"/>
      </w:pPr>
      <w:r>
        <w:t xml:space="preserve">10.1   Each party shall keep confidential the terms of this Agreement and all confidential information relating to the other parties, save as required by law, any court or any competent regulatory authority.</w:t>
      </w:r>
    </w:p>
    <w:p>
      <w:pPr>
        <w:spacing w:after="120" w:line="276"/>
        <w:jc w:val="both"/>
      </w:pPr>
      <w:r>
        <w:t xml:space="preserve">10.2   No announcement concerning the Transaction shall be made by any party without the prior written consent of the others (such consent not to be unreasonably withheld), except as required by law or any regulatory body.</w:t>
      </w:r>
    </w:p>
    <w:p>
      <w:pPr>
        <w:pStyle w:val="Heading1"/>
      </w:pPr>
      <w:r>
        <w:t xml:space="preserve">11.   GENERAL</w:t>
      </w:r>
    </w:p>
    <w:p>
      <w:pPr>
        <w:pStyle w:val="ListParagraph"/>
        <w:numPr>
          <w:ilvl w:val="0"/>
          <w:numId w:val="4"/>
        </w:numPr>
        <w:spacing w:after="100" w:before="160" w:line="276"/>
        <w:jc w:val="both"/>
      </w:pPr>
      <w:r>
        <w:rPr>
          <w:b/>
          <w:bCs/>
        </w:rPr>
        <w:t xml:space="preserve">Further assurance.  </w:t>
      </w:r>
      <w:r>
        <w:t xml:space="preserve">Each Seller shall (at the Buyer's cost) do and execute all such acts and documents as the Buyer may reasonably require to give full effect to this Agreement.</w:t>
      </w:r>
    </w:p>
    <w:p>
      <w:pPr>
        <w:pStyle w:val="ListParagraph"/>
        <w:numPr>
          <w:ilvl w:val="0"/>
          <w:numId w:val="4"/>
        </w:numPr>
        <w:spacing w:after="100" w:before="160" w:line="276"/>
        <w:jc w:val="both"/>
      </w:pPr>
      <w:r>
        <w:rPr>
          <w:b/>
          <w:bCs/>
        </w:rPr>
        <w:t xml:space="preserve">Assignment.  </w:t>
      </w:r>
      <w:r>
        <w:t xml:space="preserve">No party may assign, charge or otherwise dispose of any of its rights under this Agreement without the prior written consent of the others, save that the Buyer may assign its rights to any member of the Buyer's Group or to a financing party by way of security.</w:t>
      </w:r>
    </w:p>
    <w:p>
      <w:pPr>
        <w:pStyle w:val="ListParagraph"/>
        <w:numPr>
          <w:ilvl w:val="0"/>
          <w:numId w:val="4"/>
        </w:numPr>
        <w:spacing w:after="100" w:before="160" w:line="276"/>
        <w:jc w:val="both"/>
      </w:pPr>
      <w:r>
        <w:rPr>
          <w:b/>
          <w:bCs/>
        </w:rPr>
        <w:t xml:space="preserve">Entire agreement.  </w:t>
      </w:r>
      <w:r>
        <w:t xml:space="preserve">This Agreement and the documents referred to in it constitute the entire agreement between the parties and supersede all prior discussions, correspondence, arrangements or agreements. Each party acknowledges that it has not relied on any representation not set out in this Agreement, but nothing limits liability for fraud.</w:t>
      </w:r>
    </w:p>
    <w:p>
      <w:pPr>
        <w:pStyle w:val="ListParagraph"/>
        <w:numPr>
          <w:ilvl w:val="0"/>
          <w:numId w:val="4"/>
        </w:numPr>
        <w:spacing w:after="100" w:before="160" w:line="276"/>
        <w:jc w:val="both"/>
      </w:pPr>
      <w:r>
        <w:rPr>
          <w:b/>
          <w:bCs/>
        </w:rPr>
        <w:t xml:space="preserve">Variation.  </w:t>
      </w:r>
      <w:r>
        <w:t xml:space="preserve">No variation of this Agreement is effective unless in writing and signed by or on behalf of each party.</w:t>
      </w:r>
    </w:p>
    <w:p>
      <w:pPr>
        <w:pStyle w:val="ListParagraph"/>
        <w:numPr>
          <w:ilvl w:val="0"/>
          <w:numId w:val="4"/>
        </w:numPr>
        <w:spacing w:after="100" w:before="160" w:line="276"/>
        <w:jc w:val="both"/>
      </w:pPr>
      <w:r>
        <w:rPr>
          <w:b/>
          <w:bCs/>
        </w:rPr>
        <w:t xml:space="preserve">Costs.  </w:t>
      </w:r>
      <w:r>
        <w:t xml:space="preserve">Except as otherwise provided, each party shall bear its own costs in connection with the negotiation, preparation and implementation of this Agreement.</w:t>
      </w:r>
    </w:p>
    <w:p>
      <w:pPr>
        <w:pStyle w:val="ListParagraph"/>
        <w:numPr>
          <w:ilvl w:val="0"/>
          <w:numId w:val="4"/>
        </w:numPr>
        <w:spacing w:after="100" w:before="160" w:line="276"/>
        <w:jc w:val="both"/>
      </w:pPr>
      <w:r>
        <w:rPr>
          <w:b/>
          <w:bCs/>
        </w:rPr>
        <w:t xml:space="preserve">Notices.  </w:t>
      </w:r>
      <w:r>
        <w:t xml:space="preserve">Any notice given under this Agreement shall be in writing and delivered by hand, pre-paid first class post or email to the address or email set out in this Clause 11.6, and shall be deemed received in accordance with the deemed-receipt provisions of this Clause.</w:t>
      </w:r>
    </w:p>
    <w:p>
      <w:pPr>
        <w:pStyle w:val="ListParagraph"/>
        <w:numPr>
          <w:ilvl w:val="0"/>
          <w:numId w:val="4"/>
        </w:numPr>
        <w:spacing w:after="100" w:before="160" w:line="276"/>
        <w:jc w:val="both"/>
      </w:pPr>
      <w:r>
        <w:rPr>
          <w:b/>
          <w:bCs/>
        </w:rPr>
        <w:t xml:space="preserve">Third-party rights.  </w:t>
      </w:r>
      <w:r>
        <w:t xml:space="preserve">Except as expressly provided, a person who is not a party to this Agreement has no right under the Contracts (Rights of Third Parties) Act 1999 to enforce any term of this Agreement.</w:t>
      </w:r>
    </w:p>
    <w:p>
      <w:pPr>
        <w:pStyle w:val="ListParagraph"/>
        <w:numPr>
          <w:ilvl w:val="0"/>
          <w:numId w:val="4"/>
        </w:numPr>
        <w:spacing w:after="100" w:before="160" w:line="276"/>
        <w:jc w:val="both"/>
      </w:pPr>
      <w:r>
        <w:rPr>
          <w:b/>
          <w:bCs/>
        </w:rPr>
        <w:t xml:space="preserve">Counterparts.  </w:t>
      </w:r>
      <w:r>
        <w:t xml:space="preserve">This Agreement may be executed in any number of counterparts, each of which when executed constitutes an original, and all the counterparts together constitute one and the same instrument.</w:t>
      </w:r>
    </w:p>
    <w:p>
      <w:pPr>
        <w:pStyle w:val="ListParagraph"/>
        <w:numPr>
          <w:ilvl w:val="0"/>
          <w:numId w:val="4"/>
        </w:numPr>
        <w:spacing w:after="100" w:before="160" w:line="276"/>
        <w:jc w:val="both"/>
      </w:pPr>
      <w:r>
        <w:rPr>
          <w:b/>
          <w:bCs/>
        </w:rPr>
        <w:t xml:space="preserve">Governing law.  </w:t>
      </w:r>
      <w:r>
        <w:t xml:space="preserve">This Agreement and any dispute or claim arising out of or in connection with it (including non-contractual disputes or claims) are governed by and construed in accordance with the law of England and Wales.</w:t>
      </w:r>
    </w:p>
    <w:p>
      <w:pPr>
        <w:pStyle w:val="ListParagraph"/>
        <w:numPr>
          <w:ilvl w:val="0"/>
          <w:numId w:val="4"/>
        </w:numPr>
        <w:spacing w:after="100" w:before="160" w:line="276"/>
        <w:jc w:val="both"/>
      </w:pPr>
      <w:r>
        <w:rPr>
          <w:b/>
          <w:bCs/>
        </w:rPr>
        <w:t xml:space="preserve">Jurisdiction.  </w:t>
      </w:r>
      <w:r>
        <w:t xml:space="preserve">Each party irrevocably agrees that the courts of England and Wales have exclusive jurisdiction to settle any dispute or claim arising out of or in connection with this Agreement.</w:t>
      </w:r>
    </w:p>
    <w:p>
      <w:r>
        <w:br w:type="page"/>
      </w:r>
    </w:p>
    <w:p>
      <w:pPr>
        <w:pStyle w:val="Heading1"/>
      </w:pPr>
      <w:r>
        <w:t xml:space="preserve">SCHEDULE 1   Particulars of the Company</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000"/>
        <w:gridCol w:w="6026"/>
      </w:tblGrid>
      <w:tr>
        <w:trPr>
          <w:tblHeader/>
        </w:trPr>
        <w:tc>
          <w:tcPr>
            <w:tcW w:type="dxa" w:w="3000"/>
            <w:shd w:fill="D9D9D9" w:val="clear"/>
            <w:tcMar>
              <w:top w:type="dxa" w:w="60"/>
              <w:left w:type="dxa" w:w="100"/>
              <w:bottom w:type="dxa" w:w="60"/>
              <w:right w:type="dxa" w:w="100"/>
            </w:tcMar>
          </w:tcPr>
          <w:p>
            <w:pPr>
              <w:spacing w:after="0"/>
            </w:pPr>
            <w:r>
              <w:rPr>
                <w:b/>
                <w:bCs/>
                <w:sz w:val="20"/>
                <w:szCs w:val="20"/>
              </w:rPr>
              <w:t xml:space="preserve">Item</w:t>
            </w:r>
          </w:p>
        </w:tc>
        <w:tc>
          <w:tcPr>
            <w:tcW w:type="dxa" w:w="6026"/>
            <w:shd w:fill="D9D9D9" w:val="clear"/>
            <w:tcMar>
              <w:top w:type="dxa" w:w="60"/>
              <w:left w:type="dxa" w:w="100"/>
              <w:bottom w:type="dxa" w:w="60"/>
              <w:right w:type="dxa" w:w="100"/>
            </w:tcMar>
          </w:tcPr>
          <w:p>
            <w:pPr>
              <w:spacing w:after="0"/>
            </w:pPr>
            <w:r>
              <w:rPr>
                <w:b/>
                <w:bCs/>
                <w:sz w:val="20"/>
                <w:szCs w:val="20"/>
              </w:rPr>
              <w:t xml:space="preserve">Detail</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Company name</w:t>
            </w:r>
          </w:p>
        </w:tc>
        <w:tc>
          <w:tcPr>
            <w:tcW w:type="dxa" w:w="6026"/>
            <w:tcMar>
              <w:top w:type="dxa" w:w="60"/>
              <w:left w:type="dxa" w:w="100"/>
              <w:bottom w:type="dxa" w:w="60"/>
              <w:right w:type="dxa" w:w="100"/>
            </w:tcMar>
          </w:tcPr>
          <w:p>
            <w:pPr>
              <w:spacing w:after="0"/>
            </w:pPr>
            <w:r>
              <w:rPr>
                <w:b w:val="false"/>
                <w:bCs w:val="false"/>
                <w:sz w:val="20"/>
                <w:szCs w:val="20"/>
              </w:rPr>
              <w:t xml:space="preserve">Harwood Valve &amp; Controls Limited</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Registered number</w:t>
            </w:r>
          </w:p>
        </w:tc>
        <w:tc>
          <w:tcPr>
            <w:tcW w:type="dxa" w:w="6026"/>
            <w:tcMar>
              <w:top w:type="dxa" w:w="60"/>
              <w:left w:type="dxa" w:w="100"/>
              <w:bottom w:type="dxa" w:w="60"/>
              <w:right w:type="dxa" w:w="100"/>
            </w:tcMar>
          </w:tcPr>
          <w:p>
            <w:pPr>
              <w:spacing w:after="0"/>
            </w:pPr>
            <w:r>
              <w:rPr>
                <w:b w:val="false"/>
                <w:bCs w:val="false"/>
                <w:sz w:val="20"/>
                <w:szCs w:val="20"/>
              </w:rPr>
              <w:t xml:space="preserve">02987641</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Date of incorporation</w:t>
            </w:r>
          </w:p>
        </w:tc>
        <w:tc>
          <w:tcPr>
            <w:tcW w:type="dxa" w:w="6026"/>
            <w:tcMar>
              <w:top w:type="dxa" w:w="60"/>
              <w:left w:type="dxa" w:w="100"/>
              <w:bottom w:type="dxa" w:w="60"/>
              <w:right w:type="dxa" w:w="100"/>
            </w:tcMar>
          </w:tcPr>
          <w:p>
            <w:pPr>
              <w:spacing w:after="0"/>
            </w:pPr>
            <w:r>
              <w:rPr>
                <w:b w:val="false"/>
                <w:bCs w:val="false"/>
                <w:sz w:val="20"/>
                <w:szCs w:val="20"/>
              </w:rPr>
              <w:t xml:space="preserve">12 May 1996</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Registered office</w:t>
            </w:r>
          </w:p>
        </w:tc>
        <w:tc>
          <w:tcPr>
            <w:tcW w:type="dxa" w:w="6026"/>
            <w:tcMar>
              <w:top w:type="dxa" w:w="60"/>
              <w:left w:type="dxa" w:w="100"/>
              <w:bottom w:type="dxa" w:w="60"/>
              <w:right w:type="dxa" w:w="100"/>
            </w:tcMar>
          </w:tcPr>
          <w:p>
            <w:pPr>
              <w:spacing w:after="0"/>
            </w:pPr>
            <w:r>
              <w:rPr>
                <w:b w:val="false"/>
                <w:bCs w:val="false"/>
                <w:sz w:val="20"/>
                <w:szCs w:val="20"/>
              </w:rPr>
              <w:t xml:space="preserve">Sawley Marina Industrial Estate, Long Eaton, Nottingham NG10 3AE</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Issued share capital</w:t>
            </w:r>
          </w:p>
        </w:tc>
        <w:tc>
          <w:tcPr>
            <w:tcW w:type="dxa" w:w="6026"/>
            <w:tcMar>
              <w:top w:type="dxa" w:w="60"/>
              <w:left w:type="dxa" w:w="100"/>
              <w:bottom w:type="dxa" w:w="60"/>
              <w:right w:type="dxa" w:w="100"/>
            </w:tcMar>
          </w:tcPr>
          <w:p>
            <w:pPr>
              <w:spacing w:after="0"/>
            </w:pPr>
            <w:r>
              <w:rPr>
                <w:b w:val="false"/>
                <w:bCs w:val="false"/>
                <w:sz w:val="20"/>
                <w:szCs w:val="20"/>
              </w:rPr>
              <w:t xml:space="preserve">1,000,000 ordinary shares of £1.00 each</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Directors</w:t>
            </w:r>
          </w:p>
        </w:tc>
        <w:tc>
          <w:tcPr>
            <w:tcW w:type="dxa" w:w="6026"/>
            <w:tcMar>
              <w:top w:type="dxa" w:w="60"/>
              <w:left w:type="dxa" w:w="100"/>
              <w:bottom w:type="dxa" w:w="60"/>
              <w:right w:type="dxa" w:w="100"/>
            </w:tcMar>
          </w:tcPr>
          <w:p>
            <w:pPr>
              <w:spacing w:after="0"/>
            </w:pPr>
            <w:r>
              <w:rPr>
                <w:b w:val="false"/>
                <w:bCs w:val="false"/>
                <w:sz w:val="20"/>
                <w:szCs w:val="20"/>
              </w:rPr>
              <w:t xml:space="preserve">Geoffrey Harwood; Margaret Harwood; Stephen Harwood; Julian Pace (Camberwell nominee)</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Secretary</w:t>
            </w:r>
          </w:p>
        </w:tc>
        <w:tc>
          <w:tcPr>
            <w:tcW w:type="dxa" w:w="6026"/>
            <w:tcMar>
              <w:top w:type="dxa" w:w="60"/>
              <w:left w:type="dxa" w:w="100"/>
              <w:bottom w:type="dxa" w:w="60"/>
              <w:right w:type="dxa" w:w="100"/>
            </w:tcMar>
          </w:tcPr>
          <w:p>
            <w:pPr>
              <w:spacing w:after="0"/>
            </w:pPr>
            <w:r>
              <w:rPr>
                <w:b w:val="false"/>
                <w:bCs w:val="false"/>
                <w:sz w:val="20"/>
                <w:szCs w:val="20"/>
              </w:rPr>
              <w:t xml:space="preserve">Margaret Harwood</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Accounting reference date</w:t>
            </w:r>
          </w:p>
        </w:tc>
        <w:tc>
          <w:tcPr>
            <w:tcW w:type="dxa" w:w="6026"/>
            <w:tcMar>
              <w:top w:type="dxa" w:w="60"/>
              <w:left w:type="dxa" w:w="100"/>
              <w:bottom w:type="dxa" w:w="60"/>
              <w:right w:type="dxa" w:w="100"/>
            </w:tcMar>
          </w:tcPr>
          <w:p>
            <w:pPr>
              <w:spacing w:after="0"/>
            </w:pPr>
            <w:r>
              <w:rPr>
                <w:b w:val="false"/>
                <w:bCs w:val="false"/>
                <w:sz w:val="20"/>
                <w:szCs w:val="20"/>
              </w:rPr>
              <w:t xml:space="preserve">31 December</w:t>
            </w:r>
          </w:p>
        </w:tc>
      </w:tr>
      <w:tr>
        <w:trPr>
          <w:tblHeader w:val="false"/>
        </w:trPr>
        <w:tc>
          <w:tcPr>
            <w:tcW w:type="dxa" w:w="3000"/>
            <w:tcMar>
              <w:top w:type="dxa" w:w="60"/>
              <w:left w:type="dxa" w:w="100"/>
              <w:bottom w:type="dxa" w:w="60"/>
              <w:right w:type="dxa" w:w="100"/>
            </w:tcMar>
          </w:tcPr>
          <w:p>
            <w:pPr>
              <w:spacing w:after="0"/>
            </w:pPr>
            <w:r>
              <w:rPr>
                <w:b w:val="false"/>
                <w:bCs w:val="false"/>
                <w:sz w:val="20"/>
                <w:szCs w:val="20"/>
              </w:rPr>
              <w:t xml:space="preserve">Auditors</w:t>
            </w:r>
          </w:p>
        </w:tc>
        <w:tc>
          <w:tcPr>
            <w:tcW w:type="dxa" w:w="6026"/>
            <w:tcMar>
              <w:top w:type="dxa" w:w="60"/>
              <w:left w:type="dxa" w:w="100"/>
              <w:bottom w:type="dxa" w:w="60"/>
              <w:right w:type="dxa" w:w="100"/>
            </w:tcMar>
          </w:tcPr>
          <w:p>
            <w:pPr>
              <w:spacing w:after="0"/>
            </w:pPr>
            <w:r>
              <w:rPr>
                <w:b w:val="false"/>
                <w:bCs w:val="false"/>
                <w:sz w:val="20"/>
                <w:szCs w:val="20"/>
              </w:rPr>
              <w:t xml:space="preserve">Lockhart Reade LLP, Nottingham</w:t>
            </w:r>
          </w:p>
        </w:tc>
      </w:tr>
    </w:tbl>
    <w:p>
      <w:pPr>
        <w:pStyle w:val="Heading1"/>
      </w:pPr>
      <w:r>
        <w:t xml:space="preserve">SCHEDULE 2   The Sellers and apportionment</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200"/>
        <w:gridCol w:w="1700"/>
        <w:gridCol w:w="1200"/>
        <w:gridCol w:w="2926"/>
      </w:tblGrid>
      <w:tr>
        <w:trPr>
          <w:tblHeader/>
        </w:trPr>
        <w:tc>
          <w:tcPr>
            <w:tcW w:type="dxa" w:w="3200"/>
            <w:shd w:fill="D9D9D9" w:val="clear"/>
            <w:tcMar>
              <w:top w:type="dxa" w:w="60"/>
              <w:left w:type="dxa" w:w="100"/>
              <w:bottom w:type="dxa" w:w="60"/>
              <w:right w:type="dxa" w:w="100"/>
            </w:tcMar>
          </w:tcPr>
          <w:p>
            <w:pPr>
              <w:spacing w:after="0"/>
            </w:pPr>
            <w:r>
              <w:rPr>
                <w:b/>
                <w:bCs/>
                <w:sz w:val="20"/>
                <w:szCs w:val="20"/>
              </w:rPr>
              <w:t xml:space="preserve">(1) Seller</w:t>
            </w:r>
          </w:p>
        </w:tc>
        <w:tc>
          <w:tcPr>
            <w:tcW w:type="dxa" w:w="1700"/>
            <w:shd w:fill="D9D9D9" w:val="clear"/>
            <w:tcMar>
              <w:top w:type="dxa" w:w="60"/>
              <w:left w:type="dxa" w:w="100"/>
              <w:bottom w:type="dxa" w:w="60"/>
              <w:right w:type="dxa" w:w="100"/>
            </w:tcMar>
          </w:tcPr>
          <w:p>
            <w:pPr>
              <w:spacing w:after="0"/>
            </w:pPr>
            <w:r>
              <w:rPr>
                <w:b/>
                <w:bCs/>
                <w:sz w:val="20"/>
                <w:szCs w:val="20"/>
              </w:rPr>
              <w:t xml:space="preserve">(2) Shares held</w:t>
            </w:r>
          </w:p>
        </w:tc>
        <w:tc>
          <w:tcPr>
            <w:tcW w:type="dxa" w:w="1200"/>
            <w:shd w:fill="D9D9D9" w:val="clear"/>
            <w:tcMar>
              <w:top w:type="dxa" w:w="60"/>
              <w:left w:type="dxa" w:w="100"/>
              <w:bottom w:type="dxa" w:w="60"/>
              <w:right w:type="dxa" w:w="100"/>
            </w:tcMar>
          </w:tcPr>
          <w:p>
            <w:pPr>
              <w:spacing w:after="0"/>
            </w:pPr>
            <w:r>
              <w:rPr>
                <w:b/>
                <w:bCs/>
                <w:sz w:val="20"/>
                <w:szCs w:val="20"/>
              </w:rPr>
              <w:t xml:space="preserve">(3) %</w:t>
            </w:r>
          </w:p>
        </w:tc>
        <w:tc>
          <w:tcPr>
            <w:tcW w:type="dxa" w:w="2926"/>
            <w:shd w:fill="D9D9D9" w:val="clear"/>
            <w:tcMar>
              <w:top w:type="dxa" w:w="60"/>
              <w:left w:type="dxa" w:w="100"/>
              <w:bottom w:type="dxa" w:w="60"/>
              <w:right w:type="dxa" w:w="100"/>
            </w:tcMar>
          </w:tcPr>
          <w:p>
            <w:pPr>
              <w:spacing w:after="0"/>
            </w:pPr>
            <w:r>
              <w:rPr>
                <w:b/>
                <w:bCs/>
                <w:sz w:val="20"/>
                <w:szCs w:val="20"/>
              </w:rPr>
              <w:t xml:space="preserve">(4) Consideration apportionment</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Geoffrey Harwood</w:t>
            </w:r>
          </w:p>
        </w:tc>
        <w:tc>
          <w:tcPr>
            <w:tcW w:type="dxa" w:w="1700"/>
            <w:tcMar>
              <w:top w:type="dxa" w:w="60"/>
              <w:left w:type="dxa" w:w="100"/>
              <w:bottom w:type="dxa" w:w="60"/>
              <w:right w:type="dxa" w:w="100"/>
            </w:tcMar>
          </w:tcPr>
          <w:p>
            <w:pPr>
              <w:spacing w:after="0"/>
            </w:pPr>
            <w:r>
              <w:rPr>
                <w:b w:val="false"/>
                <w:bCs w:val="false"/>
                <w:sz w:val="20"/>
                <w:szCs w:val="20"/>
              </w:rPr>
              <w:t xml:space="preserve">360,000</w:t>
            </w:r>
          </w:p>
        </w:tc>
        <w:tc>
          <w:tcPr>
            <w:tcW w:type="dxa" w:w="1200"/>
            <w:tcMar>
              <w:top w:type="dxa" w:w="60"/>
              <w:left w:type="dxa" w:w="100"/>
              <w:bottom w:type="dxa" w:w="60"/>
              <w:right w:type="dxa" w:w="100"/>
            </w:tcMar>
          </w:tcPr>
          <w:p>
            <w:pPr>
              <w:spacing w:after="0"/>
            </w:pPr>
            <w:r>
              <w:rPr>
                <w:b w:val="false"/>
                <w:bCs w:val="false"/>
                <w:sz w:val="20"/>
                <w:szCs w:val="20"/>
              </w:rPr>
              <w:t xml:space="preserve">36.0%</w:t>
            </w:r>
          </w:p>
        </w:tc>
        <w:tc>
          <w:tcPr>
            <w:tcW w:type="dxa" w:w="2926"/>
            <w:tcMar>
              <w:top w:type="dxa" w:w="60"/>
              <w:left w:type="dxa" w:w="100"/>
              <w:bottom w:type="dxa" w:w="60"/>
              <w:right w:type="dxa" w:w="100"/>
            </w:tcMar>
          </w:tcPr>
          <w:p>
            <w:pPr>
              <w:spacing w:after="0"/>
            </w:pPr>
            <w:r>
              <w:rPr>
                <w:b w:val="false"/>
                <w:bCs w:val="false"/>
                <w:sz w:val="20"/>
                <w:szCs w:val="20"/>
              </w:rPr>
              <w:t xml:space="preserve">36.0%</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Margaret Harwood</w:t>
            </w:r>
          </w:p>
        </w:tc>
        <w:tc>
          <w:tcPr>
            <w:tcW w:type="dxa" w:w="1700"/>
            <w:tcMar>
              <w:top w:type="dxa" w:w="60"/>
              <w:left w:type="dxa" w:w="100"/>
              <w:bottom w:type="dxa" w:w="60"/>
              <w:right w:type="dxa" w:w="100"/>
            </w:tcMar>
          </w:tcPr>
          <w:p>
            <w:pPr>
              <w:spacing w:after="0"/>
            </w:pPr>
            <w:r>
              <w:rPr>
                <w:b w:val="false"/>
                <w:bCs w:val="false"/>
                <w:sz w:val="20"/>
                <w:szCs w:val="20"/>
              </w:rPr>
              <w:t xml:space="preserve">240,000</w:t>
            </w:r>
          </w:p>
        </w:tc>
        <w:tc>
          <w:tcPr>
            <w:tcW w:type="dxa" w:w="1200"/>
            <w:tcMar>
              <w:top w:type="dxa" w:w="60"/>
              <w:left w:type="dxa" w:w="100"/>
              <w:bottom w:type="dxa" w:w="60"/>
              <w:right w:type="dxa" w:w="100"/>
            </w:tcMar>
          </w:tcPr>
          <w:p>
            <w:pPr>
              <w:spacing w:after="0"/>
            </w:pPr>
            <w:r>
              <w:rPr>
                <w:b w:val="false"/>
                <w:bCs w:val="false"/>
                <w:sz w:val="20"/>
                <w:szCs w:val="20"/>
              </w:rPr>
              <w:t xml:space="preserve">24.0%</w:t>
            </w:r>
          </w:p>
        </w:tc>
        <w:tc>
          <w:tcPr>
            <w:tcW w:type="dxa" w:w="2926"/>
            <w:tcMar>
              <w:top w:type="dxa" w:w="60"/>
              <w:left w:type="dxa" w:w="100"/>
              <w:bottom w:type="dxa" w:w="60"/>
              <w:right w:type="dxa" w:w="100"/>
            </w:tcMar>
          </w:tcPr>
          <w:p>
            <w:pPr>
              <w:spacing w:after="0"/>
            </w:pPr>
            <w:r>
              <w:rPr>
                <w:b w:val="false"/>
                <w:bCs w:val="false"/>
                <w:sz w:val="20"/>
                <w:szCs w:val="20"/>
              </w:rPr>
              <w:t xml:space="preserve">24.0%</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Stephen Harwood</w:t>
            </w:r>
          </w:p>
        </w:tc>
        <w:tc>
          <w:tcPr>
            <w:tcW w:type="dxa" w:w="1700"/>
            <w:tcMar>
              <w:top w:type="dxa" w:w="60"/>
              <w:left w:type="dxa" w:w="100"/>
              <w:bottom w:type="dxa" w:w="60"/>
              <w:right w:type="dxa" w:w="100"/>
            </w:tcMar>
          </w:tcPr>
          <w:p>
            <w:pPr>
              <w:spacing w:after="0"/>
            </w:pPr>
            <w:r>
              <w:rPr>
                <w:b w:val="false"/>
                <w:bCs w:val="false"/>
                <w:sz w:val="20"/>
                <w:szCs w:val="20"/>
              </w:rPr>
              <w:t xml:space="preserve">150,000</w:t>
            </w:r>
          </w:p>
        </w:tc>
        <w:tc>
          <w:tcPr>
            <w:tcW w:type="dxa" w:w="1200"/>
            <w:tcMar>
              <w:top w:type="dxa" w:w="60"/>
              <w:left w:type="dxa" w:w="100"/>
              <w:bottom w:type="dxa" w:w="60"/>
              <w:right w:type="dxa" w:w="100"/>
            </w:tcMar>
          </w:tcPr>
          <w:p>
            <w:pPr>
              <w:spacing w:after="0"/>
            </w:pPr>
            <w:r>
              <w:rPr>
                <w:b w:val="false"/>
                <w:bCs w:val="false"/>
                <w:sz w:val="20"/>
                <w:szCs w:val="20"/>
              </w:rPr>
              <w:t xml:space="preserve">15.0%</w:t>
            </w:r>
          </w:p>
        </w:tc>
        <w:tc>
          <w:tcPr>
            <w:tcW w:type="dxa" w:w="2926"/>
            <w:tcMar>
              <w:top w:type="dxa" w:w="60"/>
              <w:left w:type="dxa" w:w="100"/>
              <w:bottom w:type="dxa" w:w="60"/>
              <w:right w:type="dxa" w:w="100"/>
            </w:tcMar>
          </w:tcPr>
          <w:p>
            <w:pPr>
              <w:spacing w:after="0"/>
            </w:pPr>
            <w:r>
              <w:rPr>
                <w:b w:val="false"/>
                <w:bCs w:val="false"/>
                <w:sz w:val="20"/>
                <w:szCs w:val="20"/>
              </w:rPr>
              <w:t xml:space="preserve">15.0%</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Camberwell Growth Capital LLP</w:t>
            </w:r>
          </w:p>
        </w:tc>
        <w:tc>
          <w:tcPr>
            <w:tcW w:type="dxa" w:w="1700"/>
            <w:tcMar>
              <w:top w:type="dxa" w:w="60"/>
              <w:left w:type="dxa" w:w="100"/>
              <w:bottom w:type="dxa" w:w="60"/>
              <w:right w:type="dxa" w:w="100"/>
            </w:tcMar>
          </w:tcPr>
          <w:p>
            <w:pPr>
              <w:spacing w:after="0"/>
            </w:pPr>
            <w:r>
              <w:rPr>
                <w:b w:val="false"/>
                <w:bCs w:val="false"/>
                <w:sz w:val="20"/>
                <w:szCs w:val="20"/>
              </w:rPr>
              <w:t xml:space="preserve">250,000</w:t>
            </w:r>
          </w:p>
        </w:tc>
        <w:tc>
          <w:tcPr>
            <w:tcW w:type="dxa" w:w="1200"/>
            <w:tcMar>
              <w:top w:type="dxa" w:w="60"/>
              <w:left w:type="dxa" w:w="100"/>
              <w:bottom w:type="dxa" w:w="60"/>
              <w:right w:type="dxa" w:w="100"/>
            </w:tcMar>
          </w:tcPr>
          <w:p>
            <w:pPr>
              <w:spacing w:after="0"/>
            </w:pPr>
            <w:r>
              <w:rPr>
                <w:b w:val="false"/>
                <w:bCs w:val="false"/>
                <w:sz w:val="20"/>
                <w:szCs w:val="20"/>
              </w:rPr>
              <w:t xml:space="preserve">25.0%</w:t>
            </w:r>
          </w:p>
        </w:tc>
        <w:tc>
          <w:tcPr>
            <w:tcW w:type="dxa" w:w="2926"/>
            <w:tcMar>
              <w:top w:type="dxa" w:w="60"/>
              <w:left w:type="dxa" w:w="100"/>
              <w:bottom w:type="dxa" w:w="60"/>
              <w:right w:type="dxa" w:w="100"/>
            </w:tcMar>
          </w:tcPr>
          <w:p>
            <w:pPr>
              <w:spacing w:after="0"/>
            </w:pPr>
            <w:r>
              <w:rPr>
                <w:b w:val="false"/>
                <w:bCs w:val="false"/>
                <w:sz w:val="20"/>
                <w:szCs w:val="20"/>
              </w:rPr>
              <w:t xml:space="preserve">25.0%</w:t>
            </w:r>
          </w:p>
        </w:tc>
      </w:tr>
      <w:tr>
        <w:trPr>
          <w:tblHeader w:val="false"/>
        </w:trPr>
        <w:tc>
          <w:tcPr>
            <w:tcW w:type="dxa" w:w="3200"/>
            <w:tcMar>
              <w:top w:type="dxa" w:w="60"/>
              <w:left w:type="dxa" w:w="100"/>
              <w:bottom w:type="dxa" w:w="60"/>
              <w:right w:type="dxa" w:w="100"/>
            </w:tcMar>
          </w:tcPr>
          <w:p>
            <w:pPr>
              <w:spacing w:after="0"/>
            </w:pPr>
            <w:r>
              <w:rPr>
                <w:b w:val="false"/>
                <w:bCs w:val="false"/>
                <w:sz w:val="20"/>
                <w:szCs w:val="20"/>
              </w:rPr>
              <w:t xml:space="preserve">Total</w:t>
            </w:r>
          </w:p>
        </w:tc>
        <w:tc>
          <w:tcPr>
            <w:tcW w:type="dxa" w:w="1700"/>
            <w:tcMar>
              <w:top w:type="dxa" w:w="60"/>
              <w:left w:type="dxa" w:w="100"/>
              <w:bottom w:type="dxa" w:w="60"/>
              <w:right w:type="dxa" w:w="100"/>
            </w:tcMar>
          </w:tcPr>
          <w:p>
            <w:pPr>
              <w:spacing w:after="0"/>
            </w:pPr>
            <w:r>
              <w:rPr>
                <w:b w:val="false"/>
                <w:bCs w:val="false"/>
                <w:sz w:val="20"/>
                <w:szCs w:val="20"/>
              </w:rPr>
              <w:t xml:space="preserve">1,000,000</w:t>
            </w:r>
          </w:p>
        </w:tc>
        <w:tc>
          <w:tcPr>
            <w:tcW w:type="dxa" w:w="1200"/>
            <w:tcMar>
              <w:top w:type="dxa" w:w="60"/>
              <w:left w:type="dxa" w:w="100"/>
              <w:bottom w:type="dxa" w:w="60"/>
              <w:right w:type="dxa" w:w="100"/>
            </w:tcMar>
          </w:tcPr>
          <w:p>
            <w:pPr>
              <w:spacing w:after="0"/>
            </w:pPr>
            <w:r>
              <w:rPr>
                <w:b w:val="false"/>
                <w:bCs w:val="false"/>
                <w:sz w:val="20"/>
                <w:szCs w:val="20"/>
              </w:rPr>
              <w:t xml:space="preserve">100.0%</w:t>
            </w:r>
          </w:p>
        </w:tc>
        <w:tc>
          <w:tcPr>
            <w:tcW w:type="dxa" w:w="2926"/>
            <w:tcMar>
              <w:top w:type="dxa" w:w="60"/>
              <w:left w:type="dxa" w:w="100"/>
              <w:bottom w:type="dxa" w:w="60"/>
              <w:right w:type="dxa" w:w="100"/>
            </w:tcMar>
          </w:tcPr>
          <w:p>
            <w:pPr>
              <w:spacing w:after="0"/>
            </w:pPr>
            <w:r>
              <w:rPr>
                <w:b w:val="false"/>
                <w:bCs w:val="false"/>
                <w:sz w:val="20"/>
                <w:szCs w:val="20"/>
              </w:rPr>
              <w:t xml:space="preserve">100.0%</w:t>
            </w:r>
          </w:p>
        </w:tc>
      </w:tr>
    </w:tbl>
    <w:p>
      <w:pPr>
        <w:pStyle w:val="Heading1"/>
      </w:pPr>
      <w:r>
        <w:t xml:space="preserve">SCHEDULE 4   Warranties</w:t>
      </w:r>
    </w:p>
    <w:p>
      <w:pPr>
        <w:pStyle w:val="Heading2"/>
      </w:pPr>
      <w:r>
        <w:t xml:space="preserve">Part 1 – The Sellers and the Shares</w:t>
      </w:r>
    </w:p>
    <w:p>
      <w:pPr>
        <w:spacing w:after="120" w:line="276"/>
        <w:jc w:val="both"/>
      </w:pPr>
      <w:r>
        <w:t xml:space="preserve">1.   Each Seller has the requisite power and authority to enter into and perform this Agreement.</w:t>
      </w:r>
    </w:p>
    <w:p>
      <w:pPr>
        <w:spacing w:after="120" w:line="276"/>
        <w:jc w:val="both"/>
      </w:pPr>
      <w:r>
        <w:t xml:space="preserve">2.   The Shares constitute the entire issued and allotted share capital of the Company and are fully paid.</w:t>
      </w:r>
    </w:p>
    <w:p>
      <w:pPr>
        <w:spacing w:after="120" w:line="276"/>
        <w:jc w:val="both"/>
      </w:pPr>
      <w:r>
        <w:t xml:space="preserve">3.   Each Seller is the sole legal and beneficial owner of the Shares set out against its name in Schedule 2, free from Encumbrances.</w:t>
      </w:r>
    </w:p>
    <w:p>
      <w:pPr>
        <w:spacing w:after="120" w:line="276"/>
        <w:jc w:val="both"/>
      </w:pPr>
      <w:r>
        <w:t xml:space="preserve">4.   There is no option, right to acquire, mortgage, charge, pledge or other form of security or Encumbrance on, over or affecting any of the Shares.</w:t>
      </w:r>
    </w:p>
    <w:p>
      <w:pPr>
        <w:pStyle w:val="Heading2"/>
      </w:pPr>
      <w:r>
        <w:t xml:space="preserve">Part 2 – Accounts and financial</w:t>
      </w:r>
    </w:p>
    <w:p>
      <w:pPr>
        <w:spacing w:after="120" w:line="276"/>
        <w:jc w:val="both"/>
      </w:pPr>
      <w:r>
        <w:t xml:space="preserve">1.   The Accounts have been prepared in accordance with applicable law and UK GAAP and give a true and fair view of the assets, liabilities and state of affairs of the Company as at the Accounts Date.</w:t>
      </w:r>
    </w:p>
    <w:p>
      <w:pPr>
        <w:spacing w:after="120" w:line="276"/>
        <w:jc w:val="both"/>
      </w:pPr>
      <w:r>
        <w:t xml:space="preserve">2.   The Accounts are not affected by any unusual or non-recurring items save as disclosed.</w:t>
      </w:r>
    </w:p>
    <w:p>
      <w:pPr>
        <w:spacing w:after="120" w:line="276"/>
        <w:jc w:val="both"/>
      </w:pPr>
      <w:r>
        <w:t xml:space="preserve">3.   The Management Accounts have been prepared in a manner consistent with the Accounts and fairly present the financial position of the Company.</w:t>
      </w:r>
    </w:p>
    <w:p>
      <w:pPr>
        <w:spacing w:after="120" w:line="276"/>
        <w:jc w:val="both"/>
      </w:pPr>
      <w:r>
        <w:t xml:space="preserve">4.   Since the Accounts Date the business of the Company has been carried on in the ordinary course and there has been no material adverse change in its financial position.</w:t>
      </w:r>
    </w:p>
    <w:p>
      <w:pPr>
        <w:pStyle w:val="Heading2"/>
      </w:pPr>
      <w:r>
        <w:t xml:space="preserve">Part 3 – Commercial and operational</w:t>
      </w:r>
    </w:p>
    <w:p>
      <w:pPr>
        <w:spacing w:after="120" w:line="276"/>
        <w:jc w:val="both"/>
      </w:pPr>
      <w:r>
        <w:t xml:space="preserve">1.   The Company has no outstanding loan capital and has not lent any money which has not been repaid, save as disclosed.</w:t>
      </w:r>
    </w:p>
    <w:p>
      <w:pPr>
        <w:spacing w:after="120" w:line="276"/>
        <w:jc w:val="both"/>
      </w:pPr>
      <w:r>
        <w:t xml:space="preserve">2.   The material contracts of the Company are listed in the Disclosure Letter, are valid and binding, and the Company is not in material default under any of them.</w:t>
      </w:r>
    </w:p>
    <w:p>
      <w:pPr>
        <w:spacing w:after="120" w:line="276"/>
        <w:jc w:val="both"/>
      </w:pPr>
      <w:r>
        <w:t xml:space="preserve">3.   The Company holds all material licences, consents and authorisations necessary to carry on its business.</w:t>
      </w:r>
    </w:p>
    <w:p>
      <w:pPr>
        <w:spacing w:after="120" w:line="276"/>
        <w:jc w:val="both"/>
      </w:pPr>
      <w:r>
        <w:t xml:space="preserve">4.   The Company owns or is licensed to use all Intellectual Property necessary for the operation of its business, and so far as the Sellers are aware no third party is infringing it.</w:t>
      </w:r>
    </w:p>
    <w:p>
      <w:pPr>
        <w:spacing w:after="120" w:line="276"/>
        <w:jc w:val="both"/>
      </w:pPr>
      <w:r>
        <w:t xml:space="preserve">5.   The Company is not engaged in any litigation, arbitration or regulatory proceedings, and so far as the Sellers are aware none is pending or threatened.</w:t>
      </w:r>
    </w:p>
    <w:p>
      <w:pPr>
        <w:spacing w:after="120" w:line="276"/>
        <w:jc w:val="both"/>
      </w:pPr>
      <w:r>
        <w:t xml:space="preserve">6.   The Company has complied in all material respects with all applicable health and safety and environmental laws.</w:t>
      </w:r>
    </w:p>
    <w:p>
      <w:pPr>
        <w:pStyle w:val="Heading2"/>
      </w:pPr>
      <w:r>
        <w:t xml:space="preserve">Part 4 – Tax</w:t>
      </w:r>
    </w:p>
    <w:p>
      <w:pPr>
        <w:spacing w:after="120" w:line="276"/>
        <w:jc w:val="both"/>
      </w:pPr>
      <w:r>
        <w:t xml:space="preserve">1.   The Company has duly and punctually paid all Taxation which it has become liable to pay and is not liable to any penalty or interest in respect of Taxation.</w:t>
      </w:r>
    </w:p>
    <w:p>
      <w:pPr>
        <w:spacing w:after="120" w:line="276"/>
        <w:jc w:val="both"/>
      </w:pPr>
      <w:r>
        <w:t xml:space="preserve">2.   All returns, computations and notices required to be made by the Company for Taxation purposes have been made on a proper basis and are up to date.</w:t>
      </w:r>
    </w:p>
    <w:p>
      <w:pPr>
        <w:spacing w:after="120" w:line="276"/>
        <w:jc w:val="both"/>
      </w:pPr>
      <w:r>
        <w:t xml:space="preserve">3.   The Company is and has at all material times been resident in the United Kingdom for Taxation purposes only.</w:t>
      </w:r>
    </w:p>
    <w:p>
      <w:pPr>
        <w:spacing w:after="120" w:line="276"/>
        <w:jc w:val="both"/>
      </w:pPr>
      <w:r>
        <w:t xml:space="preserve">4.   The Company has complied with all PAYE and National Insurance obligations and has properly operated the construction industry scheme where applicable.</w:t>
      </w:r>
    </w:p>
    <w:p>
      <w:pPr>
        <w:pStyle w:val="Heading2"/>
      </w:pPr>
      <w:r>
        <w:t xml:space="preserve">Part 5 – Employees and pensions</w:t>
      </w:r>
    </w:p>
    <w:p>
      <w:pPr>
        <w:spacing w:after="120" w:line="276"/>
        <w:jc w:val="both"/>
      </w:pPr>
      <w:r>
        <w:t xml:space="preserve">1.   Full particulars of the terms of employment of the Senior Employees are set out in the Disclosure Bundle.</w:t>
      </w:r>
    </w:p>
    <w:p>
      <w:pPr>
        <w:spacing w:after="120" w:line="276"/>
        <w:jc w:val="both"/>
      </w:pPr>
      <w:r>
        <w:t xml:space="preserve">2.   There are no outstanding claims or disputes between the Company and any of its employees or former employees.</w:t>
      </w:r>
    </w:p>
    <w:p>
      <w:pPr>
        <w:spacing w:after="120" w:line="276"/>
        <w:jc w:val="both"/>
      </w:pPr>
      <w:r>
        <w:t xml:space="preserve">3.   The Company does not operate, and is not a party to, any defined-benefit pension scheme; the only arrangement is the auto-enrolment workplace pension disclosed.</w:t>
      </w:r>
    </w:p>
    <w:p>
      <w:pPr>
        <w:pStyle w:val="Heading1"/>
      </w:pPr>
      <w:r>
        <w:t xml:space="preserve">SCHEDULE 6   Tax Covenant (summary)</w:t>
      </w:r>
    </w:p>
    <w:p>
      <w:pPr>
        <w:spacing w:after="120" w:line="276"/>
        <w:jc w:val="both"/>
      </w:pPr>
      <w:r>
        <w:t xml:space="preserve">The Sellers covenant to pay to the Buyer an amount equal to any Liability for Taxation of the Company arising in respect of or by reference to any income, profits or gains earned, accrued or received, or any event occurring, on or before Completion, together with related costs, subject to the exclusions and limitations in this Schedule and Schedule 9. The full text of the Tax Covenant comprises definitions, the covenant to pay, exclusions, conduct of claims, the over-provisions and corresponding-savings mechanics, and the buyer's covenant, to be settled in negotiation.</w:t>
      </w:r>
    </w:p>
    <w:p>
      <w:pPr>
        <w:pStyle w:val="Heading1"/>
      </w:pPr>
      <w:r>
        <w:t xml:space="preserve">SCHEDULE 9   Limitations on liability</w:t>
      </w:r>
    </w:p>
    <w:p>
      <w:pPr>
        <w:pStyle w:val="ListParagraph"/>
        <w:numPr>
          <w:ilvl w:val="0"/>
          <w:numId w:val="2"/>
        </w:numPr>
        <w:spacing w:after="80" w:line="276"/>
        <w:jc w:val="both"/>
      </w:pPr>
      <w:r>
        <w:t xml:space="preserve">Time limits: a Warranty claim (other than a Tax Warranty claim) must be notified within </w:t>
      </w:r>
      <w:del w:id="309" w:author="James Osei" w:date="2026-01-08T16:20:00Z">
        <w:r>
          <w:delText xml:space="preserve">18 months</w:delText>
        </w:r>
      </w:del>
      <w:ins w:id="310" w:author="James Osei" w:date="2026-01-08T16:20:00Z">
        <w:r>
          <w:t xml:space="preserve">15 months</w:t>
        </w:r>
      </w:ins>
      <w:r>
        <w:t xml:space="preserve"> of Completion; a Tax Warranty or Tax Covenant claim within seven years of Completion.</w:t>
      </w:r>
    </w:p>
    <w:p>
      <w:pPr>
        <w:pStyle w:val="ListParagraph"/>
        <w:numPr>
          <w:ilvl w:val="0"/>
          <w:numId w:val="2"/>
        </w:numPr>
        <w:spacing w:after="80" w:line="276"/>
        <w:jc w:val="both"/>
      </w:pPr>
      <w:r>
        <w:t xml:space="preserve">De minimis: the Sellers are not liable unless the amount of an individual claim exceeds £</w:t>
      </w:r>
      <w:del w:id="311" w:author="James Osei" w:date="2026-01-08T16:20:00Z">
        <w:r>
          <w:delText xml:space="preserve">25,000</w:delText>
        </w:r>
      </w:del>
      <w:ins w:id="312" w:author="James Osei" w:date="2026-01-08T16:20:00Z">
        <w:r>
          <w:t xml:space="preserve">35,000</w:t>
        </w:r>
      </w:ins>
      <w:r>
        <w:t xml:space="preserve">.</w:t>
      </w:r>
    </w:p>
    <w:p>
      <w:pPr>
        <w:pStyle w:val="ListParagraph"/>
        <w:numPr>
          <w:ilvl w:val="0"/>
          <w:numId w:val="2"/>
        </w:numPr>
        <w:spacing w:after="80" w:line="276"/>
        <w:jc w:val="both"/>
      </w:pPr>
      <w:r>
        <w:t xml:space="preserve">Threshold: the Sellers are not liable unless the aggregate of all claims exceeds £</w:t>
      </w:r>
      <w:del w:id="313" w:author="James Osei" w:date="2026-01-08T16:20:00Z">
        <w:r>
          <w:delText xml:space="preserve">250,000</w:delText>
        </w:r>
      </w:del>
      <w:ins w:id="314" w:author="James Osei" w:date="2026-01-08T16:20:00Z">
        <w:r>
          <w:t xml:space="preserve">300,000</w:t>
        </w:r>
      </w:ins>
      <w:r>
        <w:t xml:space="preserve">, in which case the Sellers are liable for the whole amount and not merely the excess.</w:t>
      </w:r>
    </w:p>
    <w:p>
      <w:pPr>
        <w:pStyle w:val="ListParagraph"/>
        <w:numPr>
          <w:ilvl w:val="0"/>
          <w:numId w:val="2"/>
        </w:numPr>
        <w:spacing w:after="80" w:line="276"/>
        <w:jc w:val="both"/>
      </w:pPr>
      <w:r>
        <w:t xml:space="preserve">Cap: the aggregate liability of the Sellers for all Warranty and Tax Covenant claims shall not exceed the Consideration actually received; the cap for general Warranty claims (other than Fundamental and Tax) is £</w:t>
      </w:r>
      <w:del w:id="315" w:author="James Osei" w:date="2026-01-08T16:20:00Z">
        <w:r>
          <w:delText xml:space="preserve">10,625,000 (25%</w:delText>
        </w:r>
      </w:del>
      <w:ins w:id="316" w:author="James Osei" w:date="2026-01-08T16:20:00Z">
        <w:r>
          <w:t xml:space="preserve">9,562,500 (22.5%</w:t>
        </w:r>
      </w:ins>
      <w:r>
        <w:t xml:space="preserve"> of the Enterprise Value).</w:t>
      </w:r>
    </w:p>
    <w:p>
      <w:pPr>
        <w:pStyle w:val="ListParagraph"/>
        <w:numPr>
          <w:ilvl w:val="0"/>
          <w:numId w:val="2"/>
        </w:numPr>
        <w:spacing w:after="80" w:line="276"/>
        <w:jc w:val="both"/>
      </w:pPr>
      <w:r>
        <w:t xml:space="preserve">Conduct of claims, mitigation, recovery from third parties, and no double recovery provisions apply as set out in this Schedule.</w:t>
      </w:r>
    </w:p>
    <w:p>
      <w:r>
        <w:br w:type="page"/>
      </w:r>
    </w:p>
    <w:p>
      <w:pPr>
        <w:pStyle w:val="Heading1"/>
      </w:pPr>
      <w:r>
        <w:t xml:space="preserve">EXECUTION</w:t>
      </w:r>
    </w:p>
    <w:p>
      <w:pPr>
        <w:spacing w:after="120" w:line="276"/>
        <w:jc w:val="both"/>
      </w:pPr>
      <w:r>
        <w:t xml:space="preserve">This Agreement has been entered into on the date stated at the beginning of it.</w:t>
      </w:r>
    </w:p>
    <w:p>
      <w:pPr>
        <w:spacing w:after="40" w:before="200"/>
        <w:jc w:val="both"/>
      </w:pPr>
      <w:r>
        <w:rPr>
          <w:b/>
          <w:bCs/>
        </w:rPr>
        <w:t xml:space="preserve">SIGNED by GEOFFREY HARWOOD</w:t>
      </w:r>
    </w:p>
    <w:p>
      <w:pPr>
        <w:spacing w:after="20"/>
        <w:jc w:val="both"/>
      </w:pPr>
      <w:r>
        <w:t xml:space="preserve">____________________________</w:t>
      </w:r>
    </w:p>
    <w:p>
      <w:pPr>
        <w:spacing w:after="40" w:before="200"/>
        <w:jc w:val="both"/>
      </w:pPr>
      <w:r>
        <w:rPr>
          <w:b/>
          <w:bCs/>
        </w:rPr>
        <w:t xml:space="preserve">SIGNED by MARGARET HARWOOD</w:t>
      </w:r>
    </w:p>
    <w:p>
      <w:pPr>
        <w:spacing w:after="20"/>
        <w:jc w:val="both"/>
      </w:pPr>
      <w:r>
        <w:t xml:space="preserve">____________________________</w:t>
      </w:r>
    </w:p>
    <w:p>
      <w:pPr>
        <w:spacing w:after="40" w:before="200"/>
        <w:jc w:val="both"/>
      </w:pPr>
      <w:r>
        <w:rPr>
          <w:b/>
          <w:bCs/>
        </w:rPr>
        <w:t xml:space="preserve">SIGNED by STEPHEN HARWOOD</w:t>
      </w:r>
    </w:p>
    <w:p>
      <w:pPr>
        <w:spacing w:after="20"/>
        <w:jc w:val="both"/>
      </w:pPr>
      <w:r>
        <w:t xml:space="preserve">____________________________</w:t>
      </w:r>
    </w:p>
    <w:p>
      <w:pPr>
        <w:spacing w:after="40" w:before="200"/>
        <w:jc w:val="both"/>
      </w:pPr>
      <w:r>
        <w:rPr>
          <w:b/>
          <w:bCs/>
        </w:rPr>
        <w:t xml:space="preserve">SIGNED for and on behalf of CAMBERWELL GROWTH CAPITAL LLP</w:t>
      </w:r>
    </w:p>
    <w:p>
      <w:pPr>
        <w:spacing w:after="20"/>
        <w:jc w:val="both"/>
      </w:pPr>
      <w:r>
        <w:t xml:space="preserve">____________________________</w:t>
      </w:r>
    </w:p>
    <w:p>
      <w:pPr>
        <w:spacing w:after="20"/>
        <w:jc w:val="both"/>
      </w:pPr>
      <w:r>
        <w:t xml:space="preserve">Name:</w:t>
      </w:r>
    </w:p>
    <w:p>
      <w:pPr>
        <w:spacing w:after="20"/>
        <w:jc w:val="both"/>
      </w:pPr>
      <w:r>
        <w:t xml:space="preserve">Title: Authorised signatory</w:t>
      </w:r>
    </w:p>
    <w:p>
      <w:pPr>
        <w:spacing w:after="40" w:before="200"/>
        <w:jc w:val="both"/>
      </w:pPr>
      <w:r>
        <w:rPr>
          <w:b/>
          <w:bCs/>
        </w:rPr>
        <w:t xml:space="preserve">SIGNED for and on behalf of BRACKEN GROUP PLC</w:t>
      </w:r>
    </w:p>
    <w:p>
      <w:pPr>
        <w:spacing w:after="20"/>
        <w:jc w:val="both"/>
      </w:pPr>
      <w:r>
        <w:t xml:space="preserve">____________________________</w:t>
      </w:r>
    </w:p>
    <w:p>
      <w:pPr>
        <w:spacing w:after="20"/>
        <w:jc w:val="both"/>
      </w:pPr>
      <w:r>
        <w:t xml:space="preserve">Name:</w:t>
      </w:r>
    </w:p>
    <w:p>
      <w:pPr>
        <w:spacing w:after="20"/>
        <w:jc w:val="both"/>
      </w:pPr>
      <w:r>
        <w:t xml:space="preserve">Title: Director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888888"/>
        <w:sz w:val="14"/>
        <w:szCs w:val="14"/>
      </w:rPr>
      <w:t xml:space="preserve">SPA v1   Strictly private &amp;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color w:val="666666"/>
        <w:sz w:val="16"/>
        <w:szCs w:val="16"/>
      </w:rPr>
      <w:t xml:space="preserve">Project Drake – Share Purchase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2026-06-26T10:25:05.592Z</dcterms:created>
  <dcterms:modified xsi:type="dcterms:W3CDTF">2026-06-26T10:25:05.593Z</dcterms:modified>
</cp:coreProperties>
</file>

<file path=docProps/custom.xml><?xml version="1.0" encoding="utf-8"?>
<Properties xmlns="http://schemas.openxmlformats.org/officeDocument/2006/custom-properties" xmlns:vt="http://schemas.openxmlformats.org/officeDocument/2006/docPropsVTypes"/>
</file>