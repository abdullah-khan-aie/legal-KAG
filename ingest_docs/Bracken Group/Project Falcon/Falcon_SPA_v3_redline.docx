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SHARE PURCHASE AGREEMENT</w:t>
      </w:r>
    </w:p>
    <w:p>
      <w:pPr>
        <w:spacing w:after="20"/>
        <w:jc w:val="center"/>
      </w:pPr>
      <w:r>
        <w:rPr>
          <w:sz w:val="20"/>
          <w:szCs w:val="20"/>
        </w:rPr>
        <w:t xml:space="preserve">relating to the entire issued share capital of</w:t>
      </w:r>
    </w:p>
    <w:p>
      <w:pPr>
        <w:spacing w:after="200"/>
        <w:jc w:val="center"/>
      </w:pPr>
      <w:r>
        <w:rPr>
          <w:b/>
          <w:bCs/>
          <w:sz w:val="24"/>
          <w:szCs w:val="24"/>
        </w:rPr>
        <w:t xml:space="preserve">GREAVES PRECISION COMPONENTS LIMITED</w:t>
      </w:r>
    </w:p>
    <w:p>
      <w:pPr>
        <w:spacing w:after="40"/>
        <w:jc w:val="center"/>
      </w:pPr>
      <w:r>
        <w:rPr>
          <w:i/>
          <w:iCs/>
        </w:rPr>
        <w:t xml:space="preserve">Project Falcon</w:t>
      </w:r>
    </w:p>
    <w:p>
      <w:pPr>
        <w:spacing w:after="20"/>
        <w:jc w:val="center"/>
      </w:pPr>
      <w:r>
        <w:rPr>
          <w:sz w:val="20"/>
          <w:szCs w:val="20"/>
        </w:rPr>
        <w:t xml:space="preserve">(1)  THE PERSONS LISTED IN SCHEDULE 1 (the Sellers)</w:t>
      </w:r>
    </w:p>
    <w:p>
      <w:pPr>
        <w:spacing w:after="200"/>
        <w:jc w:val="center"/>
      </w:pPr>
      <w:r>
        <w:rPr>
          <w:sz w:val="20"/>
          <w:szCs w:val="20"/>
        </w:rPr>
        <w:t xml:space="preserve">(2)  BRACKEN GROUP PLC (the Buyer)</w:t>
      </w:r>
    </w:p>
    <w:p>
      <w:pPr>
        <w:spacing w:after="200"/>
        <w:jc w:val="center"/>
      </w:pPr>
      <w:r>
        <w:rPr>
          <w:color w:val="777777"/>
          <w:sz w:val="16"/>
          <w:szCs w:val="16"/>
        </w:rPr>
        <w:t xml:space="preserve">Whitfield Carter LLP · 22 Bishopsgate · London EC2N 4BQ</w:t>
      </w:r>
    </w:p>
    <w:p>
      <w:r>
        <w:br w:type="page"/>
      </w:r>
    </w:p>
    <w:p>
      <w:pPr>
        <w:pStyle w:val="Heading1"/>
      </w:pPr>
      <w:r>
        <w:t xml:space="preserve">THIS AGREEMENT is made on [        ] 2025</w:t>
      </w:r>
    </w:p>
    <w:p>
      <w:pPr>
        <w:pStyle w:val="Heading2"/>
      </w:pPr>
      <w:r>
        <w:t xml:space="preserve">PARTIES</w:t>
      </w:r>
    </w:p>
    <w:p>
      <w:pPr>
        <w:pStyle w:val="ListParagraph"/>
        <w:numPr>
          <w:ilvl w:val="0"/>
          <w:numId w:val="2"/>
        </w:numPr>
        <w:spacing w:after="120"/>
      </w:pPr>
      <w:r>
        <w:rPr>
          <w:b/>
          <w:bCs/>
        </w:rPr>
        <w:t xml:space="preserve">THE PERSONS </w:t>
      </w:r>
      <w:r>
        <w:t xml:space="preserve">whose names and addresses are set out in column (1) of Schedule 1 (together the “Sellers”); and</w:t>
      </w:r>
    </w:p>
    <w:p>
      <w:pPr>
        <w:pStyle w:val="ListParagraph"/>
        <w:numPr>
          <w:ilvl w:val="0"/>
          <w:numId w:val="2"/>
        </w:numPr>
        <w:spacing w:after="120"/>
      </w:pPr>
      <w:r>
        <w:rPr>
          <w:b/>
          <w:bCs/>
        </w:rPr>
        <w:t xml:space="preserve">BRACKEN GROUP PLC</w:t>
      </w:r>
      <w:r>
        <w:t xml:space="preserve">, a company incorporated in England and Wales (registered number 03918244) whose registered office is at Bracken House, 40 Queen Anne Street, London W1G 9EL (the “Buyer”).</w:t>
      </w:r>
    </w:p>
    <w:p>
      <w:pPr>
        <w:pStyle w:val="Heading2"/>
      </w:pPr>
      <w:r>
        <w:t xml:space="preserve">BACKGROUND</w:t>
      </w:r>
    </w:p>
    <w:p>
      <w:pPr>
        <w:spacing w:after="120"/>
      </w:pPr>
      <w:r>
        <w:t xml:space="preserve">(A)  Greaves Precision Components Limited (the “Company”) is a private company limited by shares, particulars of which are set out in Schedule 2.</w:t>
      </w:r>
    </w:p>
    <w:p>
      <w:pPr>
        <w:spacing w:after="120"/>
      </w:pPr>
      <w:r>
        <w:t xml:space="preserve">(B)  The Sellers are the legal and beneficial owners of, or are otherwise able to procure the transfer of, the entire issued share capital of the Company in the proportions set out in Schedule 1.</w:t>
      </w:r>
    </w:p>
    <w:p>
      <w:pPr>
        <w:spacing w:after="120"/>
      </w:pPr>
      <w:r>
        <w:t xml:space="preserve">(C)  The Sellers have agreed to sell, and the Buyer has agreed to buy, the Shares on and subject to the terms of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20"/>
      </w:pPr>
      <w:r>
        <w:rPr>
          <w:b/>
          <w:bCs/>
        </w:rPr>
        <w:t xml:space="preserve">Definitions. </w:t>
      </w: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Term</w:t>
            </w:r>
          </w:p>
        </w:tc>
        <w:tc>
          <w:tcPr>
            <w:tcW w:type="dxa" w:w="69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Meaning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audited financial statements of the Company for the financial year ended 31 December 2024 (the “Accounts Date”).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Business Day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 day other than a Saturday, Sunday or public holiday in England when banks in London are open for business.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Claim</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any claim by the Buyer under the Warranties or the Tax Covenant.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 of the sale and purchase of the Shares in accordance with clause 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 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completion accounts prepared in accordance with Schedule 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Consideration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consideration payable for the Shares as set out in clause 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Disclosure Letter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letter of the same date as this Agreement from the Sellers to the Buyer disclosing matters against the Warranties.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Encumbrance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any mortgage, charge, pledge, lien, option, right of pre-emption, security interest or other third party right or interest.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Escrow Account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interest-bearing joint account established under the Escrow Agreement in the names of the Buyer’s and Sellers’ solicitors.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Escrow Amount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Management 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unaudited management accounts of the Company for the period from the Accounts Date to 31 May 2025.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Net Debt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aggregate of the Company’s borrowings less cash, as determined by the Completion Accounts.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Shares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1,000,000 ordinary shares of £1.00 each in the capital of the Company, comprising the entire issued share capital.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Target Working Capital</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£3,200,000.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Tax Covenant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covenant relating to Tax set out in Schedule 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Warranties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warranties set out in clause 8 and Schedule 4.</w:t>
            </w:r>
          </w:p>
        </w:tc>
      </w:tr>
    </w:tbl>
    <w:p>
      <w:pPr>
        <w:pStyle w:val="ListParagraph"/>
        <w:numPr>
          <w:ilvl w:val="1"/>
          <w:numId w:val="2"/>
        </w:numPr>
        <w:spacing w:after="120"/>
      </w:pPr>
      <w:r>
        <w:t xml:space="preserve">Clause, Schedule and paragraph headings do not affect interpretation. References to a statute include subordinate legislation and any amendment or re-enactment. Words in the singular include the plural and vice versa. A reference to “writing” includes email.</w:t>
      </w:r>
    </w:p>
    <w:p>
      <w:pPr>
        <w:pStyle w:val="ListParagraph"/>
        <w:numPr>
          <w:ilvl w:val="1"/>
          <w:numId w:val="2"/>
        </w:numPr>
        <w:spacing w:after="120"/>
      </w:pPr>
      <w:r>
        <w:t xml:space="preserve">Where any Warranty is qualified by the expression “so far as the Sellers are aware”, that statement is deemed to include an undertaking that it has been made after due and careful enquiry.</w:t>
      </w:r>
    </w:p>
    <w:p>
      <w:pPr>
        <w:pStyle w:val="Heading2"/>
      </w:pPr>
      <w:r>
        <w:t xml:space="preserve">2   Sale and Purchase of the Shares</w:t>
      </w:r>
    </w:p>
    <w:p>
      <w:pPr>
        <w:pStyle w:val="ListParagraph"/>
        <w:numPr>
          <w:ilvl w:val="1"/>
          <w:numId w:val="2"/>
        </w:numPr>
        <w:spacing w:after="120"/>
      </w:pPr>
      <w:r>
        <w:t xml:space="preserve">On the terms of this Agreement, the Sellers shall sell with full title guarantee, and the Buyer shall buy, the Shares with effect from Completion free from all Encumbrances and together with all rights attaching to them, including the right to receive all dividends declared on or after the date of this Agreement.</w:t>
      </w:r>
    </w:p>
    <w:p>
      <w:pPr>
        <w:pStyle w:val="ListParagraph"/>
        <w:numPr>
          <w:ilvl w:val="1"/>
          <w:numId w:val="2"/>
        </w:numPr>
        <w:spacing w:after="120"/>
      </w:pPr>
      <w:r>
        <w:t xml:space="preserve">Each Seller waives any right of pre-emption or other restriction on transfer conferred on him or her in respect of the Shares under the articles of association of the Company or otherwise.</w:t>
      </w:r>
    </w:p>
    <w:p>
      <w:pPr>
        <w:pStyle w:val="ListParagraph"/>
        <w:numPr>
          <w:ilvl w:val="1"/>
          <w:numId w:val="2"/>
        </w:numPr>
        <w:spacing w:after="120"/>
      </w:pPr>
      <w:r>
        <w:t xml:space="preserve">The Buyer is not obliged to complete the purchase of any of the Shares unless the purchase of all the Shares is completed simultaneously.</w:t>
      </w:r>
    </w:p>
    <w:p>
      <w:pPr>
        <w:pStyle w:val="Heading2"/>
      </w:pPr>
      <w:r>
        <w:t xml:space="preserve">3   Consideration</w:t>
      </w:r>
    </w:p>
    <w:p>
      <w:pPr>
        <w:pStyle w:val="ListParagraph"/>
        <w:numPr>
          <w:ilvl w:val="1"/>
          <w:numId w:val="2"/>
        </w:numPr>
        <w:spacing w:after="120"/>
      </w:pPr>
      <w:r>
        <w:t xml:space="preserve">The total consideration for the Shares is the sum of: (a) £22,900,000 payable in cash at Completion (the “Completion Payment”); (b) the Escrow Amount of £1,500,000; and (c) the Earn-Out Consideration of up to £1,000,000 determined under Schedule 7, giving a headline equity value of £25,400,000, in each case subject to adjustment under clause 4 and Schedule 6.</w:t>
      </w:r>
    </w:p>
    <w:p>
      <w:pPr>
        <w:pStyle w:val="ListParagraph"/>
        <w:numPr>
          <w:ilvl w:val="1"/>
          <w:numId w:val="2"/>
        </w:numPr>
        <w:spacing w:after="120"/>
      </w:pPr>
      <w:r>
        <w:t xml:space="preserve">The Consideration shall be apportioned between the Sellers in the proportions set out in column (3) of Schedule 1.</w:t>
      </w:r>
    </w:p>
    <w:p>
      <w:pPr>
        <w:pStyle w:val="ListParagraph"/>
        <w:numPr>
          <w:ilvl w:val="1"/>
          <w:numId w:val="2"/>
        </w:numPr>
        <w:spacing w:after="120"/>
      </w:pPr>
      <w:r>
        <w:t xml:space="preserve">At Completion the Buyer shall pay the Completion Payment to the Sellers’ Solicitors (whose receipt shall be a good and sufficient discharge) and shall pay the Escrow Amount into the Escrow Account, to be dealt with in accordance with the Escrow Agreement and released </w:t>
      </w:r>
      <w:del w:id="3001" w:author="Jonathan Vane (Castle &amp; Vane LLP)" w:date="2025-09-26T16:05:00Z">
        <w:r>
          <w:delText xml:space="preserve">24</w:delText>
        </w:r>
      </w:del>
      <w:ins w:id="3002" w:author="Jonathan Vane (Castle &amp; Vane LLP)" w:date="2025-09-26T16:05:00Z">
        <w:r>
          <w:t xml:space="preserve">21</w:t>
        </w:r>
      </w:ins>
      <w:r>
        <w:t xml:space="preserve"> months after Completion subject to any claims then outstanding.</w:t>
      </w:r>
    </w:p>
    <w:p>
      <w:pPr>
        <w:pStyle w:val="ListParagraph"/>
        <w:numPr>
          <w:ilvl w:val="1"/>
          <w:numId w:val="2"/>
        </w:numPr>
        <w:spacing w:after="120"/>
      </w:pPr>
      <w:r>
        <w:t xml:space="preserve">Any payment made by the Sellers to the Buyer in respect of a Claim shall, so far as possible, be treated as a reduction in the Consideration.</w:t>
      </w:r>
    </w:p>
    <w:p>
      <w:pPr>
        <w:pStyle w:val="Heading2"/>
      </w:pPr>
      <w:r>
        <w:t xml:space="preserve">4   Completion Accounts and Adjustment</w:t>
      </w:r>
    </w:p>
    <w:p>
      <w:pPr>
        <w:pStyle w:val="ListParagraph"/>
        <w:numPr>
          <w:ilvl w:val="1"/>
          <w:numId w:val="2"/>
        </w:numPr>
        <w:spacing w:after="120"/>
      </w:pPr>
      <w:r>
        <w:t xml:space="preserve">The Completion Accounts shall be prepared in accordance with Schedule 6 to determine the actual Net Debt and Working Capital of the Company as at Completion.</w:t>
      </w:r>
    </w:p>
    <w:p>
      <w:pPr>
        <w:pStyle w:val="ListParagraph"/>
        <w:numPr>
          <w:ilvl w:val="1"/>
          <w:numId w:val="2"/>
        </w:numPr>
        <w:spacing w:after="120"/>
      </w:pPr>
      <w:r>
        <w:t xml:space="preserve">If actual Net Debt exceeds estimated Net Debt of £2,600,000, the Consideration shall be reduced by the excess; if it is lower, the Consideration shall be increased by the shortfall.</w:t>
      </w:r>
    </w:p>
    <w:p>
      <w:pPr>
        <w:pStyle w:val="ListParagraph"/>
        <w:numPr>
          <w:ilvl w:val="1"/>
          <w:numId w:val="2"/>
        </w:numPr>
        <w:spacing w:after="120"/>
      </w:pPr>
      <w:r>
        <w:t xml:space="preserve">If actual Working Capital is less than the Target Working Capital, the Consideration shall be reduced by the difference; if greater, it shall be increased by the difference, in each case settled within 10 Business Days of agreement or determination of the Completion Accounts.</w:t>
      </w:r>
    </w:p>
    <w:p>
      <w:pPr>
        <w:pStyle w:val="Heading2"/>
      </w:pPr>
      <w:r>
        <w:t xml:space="preserve">5   Conditions and Pre-Completion Conduct</w:t>
      </w:r>
    </w:p>
    <w:p>
      <w:pPr>
        <w:pStyle w:val="ListParagraph"/>
        <w:numPr>
          <w:ilvl w:val="1"/>
          <w:numId w:val="2"/>
        </w:numPr>
        <w:spacing w:after="120"/>
      </w:pPr>
      <w:r>
        <w:t xml:space="preserve">Completion is conditional on the Warranties being true and accurate in all material respects at Completion and on no material adverse change having occurred in the business or financial position of the Company between the date of this Agreement and Completion.</w:t>
      </w:r>
    </w:p>
    <w:p>
      <w:pPr>
        <w:pStyle w:val="ListParagraph"/>
        <w:numPr>
          <w:ilvl w:val="1"/>
          <w:numId w:val="2"/>
        </w:numPr>
        <w:spacing w:after="120"/>
      </w:pPr>
      <w:r>
        <w:t xml:space="preserve">Between the date of this Agreement and Completion the Sellers shall procure that the Company carries on its business in the ordinary course and shall not, without the Buyer’s prior written consent: (a) declare or pay any dividend; (b) dispose of any material asset; (c) incur borrowing outside the ordinary course; (d) make any change to the terms of employment of any senior employee; or (e) enter into any contract of an unusual or onerous nature.</w:t>
      </w:r>
    </w:p>
    <w:p>
      <w:pPr>
        <w:pStyle w:val="Heading2"/>
      </w:pPr>
      <w:r>
        <w:t xml:space="preserve">6   Completion</w:t>
      </w:r>
    </w:p>
    <w:p>
      <w:pPr>
        <w:pStyle w:val="ListParagraph"/>
        <w:numPr>
          <w:ilvl w:val="1"/>
          <w:numId w:val="2"/>
        </w:numPr>
        <w:spacing w:after="120"/>
      </w:pPr>
      <w:r>
        <w:t xml:space="preserve">Completion shall take place at the offices of the Buyer’s Solicitors (or remotely by exchange of documents) on the date of this Agreement (or such other date as the Parties agree).</w:t>
      </w:r>
    </w:p>
    <w:p>
      <w:pPr>
        <w:pStyle w:val="ListParagraph"/>
        <w:numPr>
          <w:ilvl w:val="1"/>
          <w:numId w:val="2"/>
        </w:numPr>
        <w:spacing w:after="120"/>
      </w:pPr>
      <w:r>
        <w:t xml:space="preserve">At Completion the Sellers shall deliver or procure the delivery to the Buyer of the items listed in Part 1 of Schedule 3, including duly executed stock transfer forms in respect of the Shares, the share certificates, the statutory registers and minute books, the resignations of the resigning directors and the secretary, and bank mandates.</w:t>
      </w:r>
    </w:p>
    <w:p>
      <w:pPr>
        <w:pStyle w:val="ListParagraph"/>
        <w:numPr>
          <w:ilvl w:val="1"/>
          <w:numId w:val="2"/>
        </w:numPr>
        <w:spacing w:after="120"/>
      </w:pPr>
      <w:r>
        <w:t xml:space="preserve">At Completion the Buyer shall: (a) pay the Completion Payment and the Escrow Amount in accordance with clause 3; and (b) deliver a certified copy of the board minutes of the Buyer authorising the transaction.</w:t>
      </w:r>
    </w:p>
    <w:p>
      <w:pPr>
        <w:pStyle w:val="ListParagraph"/>
        <w:numPr>
          <w:ilvl w:val="1"/>
          <w:numId w:val="2"/>
        </w:numPr>
        <w:spacing w:after="120"/>
      </w:pPr>
      <w:r>
        <w:t xml:space="preserve">The Buyer shall procure that a board meeting of the Company is held at Completion at which the transfers of the Shares are approved for registration, the new directors are appointed and the resignations are accepted.</w:t>
      </w:r>
    </w:p>
    <w:p>
      <w:pPr>
        <w:pStyle w:val="Heading2"/>
      </w:pPr>
      <w:r>
        <w:t xml:space="preserve">7   Earn-Out</w:t>
      </w:r>
    </w:p>
    <w:p>
      <w:pPr>
        <w:pStyle w:val="ListParagraph"/>
        <w:numPr>
          <w:ilvl w:val="1"/>
          <w:numId w:val="2"/>
        </w:numPr>
        <w:spacing w:after="120"/>
      </w:pPr>
      <w:r>
        <w:t xml:space="preserve">The Earn-Out Consideration shall be calculated by reference to the audited EBITDA of the Company for the financial year ending 31 December 2026 in accordance with Schedule 7, subject to a maximum of £1,000,000 payable where EBITDA equals or exceeds £4,200,000 and reducing on a straight-line basis to nil where EBITDA is £3,800,000 or less.</w:t>
      </w:r>
    </w:p>
    <w:p>
      <w:pPr>
        <w:pStyle w:val="ListParagraph"/>
        <w:numPr>
          <w:ilvl w:val="1"/>
          <w:numId w:val="2"/>
        </w:numPr>
        <w:spacing w:after="120"/>
      </w:pPr>
      <w:r>
        <w:t xml:space="preserve">During the Earn-Out Period the Buyer shall not take any action with the principal purpose of artificially reducing the Earn-Out Consideration and shall procure that the Company is operated in good faith and substantially in accordance with its existing business plan.</w:t>
      </w:r>
    </w:p>
    <w:p>
      <w:pPr>
        <w:pStyle w:val="Heading2"/>
      </w:pPr>
      <w:r>
        <w:t xml:space="preserve">8   Warranties</w:t>
      </w:r>
    </w:p>
    <w:p>
      <w:pPr>
        <w:pStyle w:val="ListParagraph"/>
        <w:numPr>
          <w:ilvl w:val="1"/>
          <w:numId w:val="2"/>
        </w:numPr>
        <w:spacing w:after="120"/>
      </w:pPr>
      <w:r>
        <w:t xml:space="preserve">The Sellers warrant to the Buyer that each of the Warranties set out in Schedule 4 is true, accurate and not misleading at the date of this Agreement and (by reference to the facts then existing) at Completion.</w:t>
      </w:r>
    </w:p>
    <w:p>
      <w:pPr>
        <w:pStyle w:val="ListParagraph"/>
        <w:numPr>
          <w:ilvl w:val="1"/>
          <w:numId w:val="2"/>
        </w:numPr>
        <w:spacing w:after="120"/>
      </w:pPr>
      <w:r>
        <w:t xml:space="preserve">The Warranties are given subject only to matters fairly disclosed in the Disclosure Letter. The Buyer’s knowledge of any matter shall not prejudice any Claim, save in respect of matters fairly disclosed.</w:t>
      </w:r>
    </w:p>
    <w:p>
      <w:pPr>
        <w:pStyle w:val="ListParagraph"/>
        <w:numPr>
          <w:ilvl w:val="1"/>
          <w:numId w:val="2"/>
        </w:numPr>
        <w:spacing w:after="120"/>
      </w:pPr>
      <w:r>
        <w:t xml:space="preserve">Each Warranty is separate and independent and, unless expressly provided, is not limited by reference to any other Warranty.</w:t>
      </w:r>
    </w:p>
    <w:p>
      <w:pPr>
        <w:pStyle w:val="Heading2"/>
      </w:pPr>
      <w:r>
        <w:t xml:space="preserve">9   Limitations on the Sellers' Liability</w:t>
      </w:r>
    </w:p>
    <w:p>
      <w:pPr>
        <w:pStyle w:val="ListParagraph"/>
        <w:numPr>
          <w:ilvl w:val="1"/>
          <w:numId w:val="2"/>
        </w:numPr>
        <w:spacing w:after="120"/>
      </w:pPr>
      <w:r>
        <w:t xml:space="preserve">The Sellers shall not be liable for any Claim unless: (a) the amount of that Claim exceeds £</w:t>
      </w:r>
      <w:del w:id="3003" w:author="Jonathan Vane (Castle &amp; Vane LLP)" w:date="2025-09-26T16:05:00Z">
        <w:r>
          <w:delText xml:space="preserve">15,000</w:delText>
        </w:r>
      </w:del>
      <w:ins w:id="3004" w:author="Jonathan Vane (Castle &amp; Vane LLP)" w:date="2025-09-26T16:05:00Z">
        <w:r>
          <w:t xml:space="preserve">12,500</w:t>
        </w:r>
      </w:ins>
      <w:r>
        <w:t xml:space="preserve"> (a “de minimis” claim being disregarded); and (b) the aggregate of all Claims (excluding de minimis claims) exceeds £150,000, in which case the Sellers shall be liable for the whole amount and not merely the excess.</w:t>
      </w:r>
    </w:p>
    <w:p>
      <w:pPr>
        <w:pStyle w:val="ListParagraph"/>
        <w:numPr>
          <w:ilvl w:val="1"/>
          <w:numId w:val="2"/>
        </w:numPr>
        <w:spacing w:after="120"/>
      </w:pPr>
      <w:r>
        <w:t xml:space="preserve">The aggregate liability of the Sellers for all Claims under the Warranties shall not exceed an amount equal to the Consideration actually received by the Sellers, and the aggregate liability of the Sellers under the Tax Covenant and the Tax Warranties shall not exceed the Consideration.</w:t>
      </w:r>
    </w:p>
    <w:p>
      <w:pPr>
        <w:pStyle w:val="ListParagraph"/>
        <w:numPr>
          <w:ilvl w:val="1"/>
          <w:numId w:val="2"/>
        </w:numPr>
        <w:spacing w:after="120"/>
      </w:pPr>
      <w:r>
        <w:t xml:space="preserve">The Sellers shall not be liable for any Claim (other than a Tax Claim) unless written notice of it is given by the Buyer to the Sellers within 24 months of Completion, and for any Tax Claim unless notice is given within 7 years of Completion.</w:t>
      </w:r>
    </w:p>
    <w:p>
      <w:pPr>
        <w:pStyle w:val="ListParagraph"/>
        <w:numPr>
          <w:ilvl w:val="1"/>
          <w:numId w:val="2"/>
        </w:numPr>
        <w:spacing w:after="120"/>
      </w:pPr>
      <w:r>
        <w:t xml:space="preserve">The Sellers shall not be liable for any Claim to the extent that it arises from a change in law or accounting practice after the date of this Agreement, or to the extent that provision for the matter was made in the Accounts or the Completion Accounts.</w:t>
      </w:r>
    </w:p>
    <w:p>
      <w:pPr>
        <w:pStyle w:val="Heading2"/>
      </w:pPr>
      <w:r>
        <w:t xml:space="preserve">10   Tax Covenant</w:t>
      </w:r>
    </w:p>
    <w:p>
      <w:pPr>
        <w:pStyle w:val="ListParagraph"/>
        <w:numPr>
          <w:ilvl w:val="1"/>
          <w:numId w:val="2"/>
        </w:numPr>
        <w:spacing w:after="120"/>
      </w:pPr>
      <w:r>
        <w:t xml:space="preserve">The provisions of Schedule 5 (Tax Covenant) shall apply with effect from Completion. The Sellers covenant to pay to the Buyer an amount equal to any liability to Tax of the Company arising in respect of events occurring, or income earned, on or before Completion, save to the extent excluded by that Schedule.</w:t>
      </w:r>
    </w:p>
    <w:p>
      <w:pPr>
        <w:pStyle w:val="Heading2"/>
      </w:pPr>
      <w:r>
        <w:t xml:space="preserve">11   Restrictive Covenants</w:t>
      </w:r>
    </w:p>
    <w:p>
      <w:pPr>
        <w:pStyle w:val="ListParagraph"/>
        <w:numPr>
          <w:ilvl w:val="1"/>
          <w:numId w:val="2"/>
        </w:numPr>
        <w:spacing w:after="120"/>
      </w:pPr>
      <w:r>
        <w:t xml:space="preserve">Each Seller covenants with the Buyer that he or she shall not, for a period of 36 months from Completion, within the United Kingdom: (a) carry on or be engaged in any business which competes with the business of the Company as carried on at Completion; (b) solicit or entice away any employee, customer or supplier of the Company; or (c) use the name “Greaves Precision” or any confusingly similar name.</w:t>
      </w:r>
    </w:p>
    <w:p>
      <w:pPr>
        <w:pStyle w:val="ListParagraph"/>
        <w:numPr>
          <w:ilvl w:val="1"/>
          <w:numId w:val="2"/>
        </w:numPr>
        <w:spacing w:after="120"/>
      </w:pPr>
      <w:r>
        <w:t xml:space="preserve">Each restriction in clause 11.1 is a separate undertaking, and is considered by the Parties to be reasonable and necessary to protect the goodwill of the business acquired. If any restriction is held void but would be valid if reduced in scope, it shall apply with the minimum modification necessary to make it valid.</w:t>
      </w:r>
    </w:p>
    <w:p>
      <w:pPr>
        <w:pStyle w:val="Heading2"/>
      </w:pPr>
      <w:r>
        <w:t xml:space="preserve">12   Confidentiality and Announcements</w:t>
      </w:r>
    </w:p>
    <w:p>
      <w:pPr>
        <w:pStyle w:val="ListParagraph"/>
        <w:numPr>
          <w:ilvl w:val="1"/>
          <w:numId w:val="2"/>
        </w:numPr>
        <w:spacing w:after="120"/>
      </w:pPr>
      <w:r>
        <w:t xml:space="preserve">Each Party shall keep confidential the terms of this Agreement and all information relating to the other Parties, save as required by law or any competent authority. No announcement concerning the transaction shall be made without the prior written consent of the Buyer and the Sellers (such consent not to be unreasonably withheld).</w:t>
      </w:r>
    </w:p>
    <w:p>
      <w:pPr>
        <w:pStyle w:val="Heading2"/>
      </w:pPr>
      <w:r>
        <w:t xml:space="preserve">13   General</w:t>
      </w:r>
    </w:p>
    <w:p>
      <w:pPr>
        <w:pStyle w:val="ListParagraph"/>
        <w:numPr>
          <w:ilvl w:val="1"/>
          <w:numId w:val="2"/>
        </w:numPr>
        <w:spacing w:after="120"/>
      </w:pPr>
      <w:r>
        <w:rPr>
          <w:b/>
          <w:bCs/>
        </w:rPr>
        <w:t xml:space="preserve">Further assurance. </w:t>
      </w:r>
      <w:r>
        <w:t xml:space="preserve">Each Seller shall, at the Buyer’s cost, execute such documents and do such acts as the Buyer may reasonably require to vest the Shares in the Buyer.</w:t>
      </w:r>
    </w:p>
    <w:p>
      <w:pPr>
        <w:pStyle w:val="ListParagraph"/>
        <w:numPr>
          <w:ilvl w:val="1"/>
          <w:numId w:val="2"/>
        </w:numPr>
        <w:spacing w:after="120"/>
      </w:pPr>
      <w:r>
        <w:rPr>
          <w:b/>
          <w:bCs/>
        </w:rPr>
        <w:t xml:space="preserve">Entire agreement. </w:t>
      </w:r>
      <w:r>
        <w:t xml:space="preserve">This Agreement, the Disclosure Letter and the documents referred to in them constitute the entire agreement between the Parties and supersede all prior arrangements. Each Party acknowledges that it has not relied on any representation not set out in this Agreement, save that nothing limits liability for fraud.</w:t>
      </w:r>
    </w:p>
    <w:p>
      <w:pPr>
        <w:pStyle w:val="ListParagraph"/>
        <w:numPr>
          <w:ilvl w:val="1"/>
          <w:numId w:val="2"/>
        </w:numPr>
        <w:spacing w:after="120"/>
      </w:pPr>
      <w:r>
        <w:rPr>
          <w:b/>
          <w:bCs/>
        </w:rPr>
        <w:t xml:space="preserve">Variation and waiver. </w:t>
      </w:r>
      <w:r>
        <w:t xml:space="preserve">No variation is effective unless in writing and signed by or on behalf of each Party. No failure or delay in exercising a right operates as a waiver of it.</w:t>
      </w:r>
    </w:p>
    <w:p>
      <w:pPr>
        <w:pStyle w:val="ListParagraph"/>
        <w:numPr>
          <w:ilvl w:val="1"/>
          <w:numId w:val="2"/>
        </w:numPr>
        <w:spacing w:after="120"/>
      </w:pPr>
      <w:r>
        <w:rPr>
          <w:b/>
          <w:bCs/>
        </w:rPr>
        <w:t xml:space="preserve">Assignment. </w:t>
      </w:r>
      <w:r>
        <w:t xml:space="preserve">No Party may assign or otherwise deal with any of its rights under this Agreement without the prior written consent of the others, save that the Buyer may assign the benefit of the Warranties to a member of its group or to a purchaser of the Company.</w:t>
      </w:r>
    </w:p>
    <w:p>
      <w:pPr>
        <w:pStyle w:val="ListParagraph"/>
        <w:numPr>
          <w:ilvl w:val="1"/>
          <w:numId w:val="2"/>
        </w:numPr>
        <w:spacing w:after="120"/>
      </w:pPr>
      <w:r>
        <w:rPr>
          <w:b/>
          <w:bCs/>
        </w:rPr>
        <w:t xml:space="preserve">Third party rights. </w:t>
      </w:r>
      <w:r>
        <w:t xml:space="preserve">Save as expressly provided, a person who is not a Party has no right under the Contracts (Rights of Third Parties) Act 1999 to enforce any term of this Agreement.</w:t>
      </w:r>
    </w:p>
    <w:p>
      <w:pPr>
        <w:pStyle w:val="ListParagraph"/>
        <w:numPr>
          <w:ilvl w:val="1"/>
          <w:numId w:val="2"/>
        </w:numPr>
        <w:spacing w:after="120"/>
      </w:pPr>
      <w:r>
        <w:rPr>
          <w:b/>
          <w:bCs/>
        </w:rPr>
        <w:t xml:space="preserve">Notices. </w:t>
      </w:r>
      <w:r>
        <w:t xml:space="preserve">Any notice shall be in writing and delivered by hand, by pre-paid first class post or by email to the address or email address notified by the relevant Party, and shall be deemed received, if by hand, when delivered; if by post, at 9.00 a.m. on the second Business Day after posting; and if by email, on receipt of confirmation of delivery.</w:t>
      </w:r>
    </w:p>
    <w:p>
      <w:pPr>
        <w:pStyle w:val="ListParagraph"/>
        <w:numPr>
          <w:ilvl w:val="1"/>
          <w:numId w:val="2"/>
        </w:numPr>
        <w:spacing w:after="120"/>
      </w:pPr>
      <w:r>
        <w:rPr>
          <w:b/>
          <w:bCs/>
        </w:rPr>
        <w:t xml:space="preserve">Costs. </w:t>
      </w:r>
      <w:r>
        <w:t xml:space="preserve">Except as otherwise provided, each Party shall bear its own costs in connection with this Agreement.</w:t>
      </w:r>
    </w:p>
    <w:p>
      <w:pPr>
        <w:pStyle w:val="ListParagraph"/>
        <w:numPr>
          <w:ilvl w:val="1"/>
          <w:numId w:val="2"/>
        </w:numPr>
        <w:spacing w:after="120"/>
      </w:pPr>
      <w:r>
        <w:rPr>
          <w:b/>
          <w:bCs/>
        </w:rPr>
        <w:t xml:space="preserve">Counterparts. </w:t>
      </w:r>
      <w:r>
        <w:t xml:space="preserve">This Agreement may be executed in any number of counterparts, each of which when executed constitutes an original and all of which together constitute one agreement.</w:t>
      </w:r>
    </w:p>
    <w:p>
      <w:pPr>
        <w:pStyle w:val="ListParagraph"/>
        <w:numPr>
          <w:ilvl w:val="1"/>
          <w:numId w:val="2"/>
        </w:numPr>
        <w:spacing w:after="120"/>
      </w:pPr>
      <w:r>
        <w:rPr>
          <w:b/>
          <w:bCs/>
        </w:rPr>
        <w:t xml:space="preserve">Governing law and jurisdiction. </w:t>
      </w:r>
      <w:r>
        <w:t xml:space="preserve">This Agreement and any dispute arising out of or in connection with it are governed by and construed in accordance with the law of England and Wales, and the Parties irrevocably submit to the exclusive jurisdiction of the courts of England and Wales.</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200"/>
        <w:gridCol w:w="3400"/>
      </w:tblGrid>
      <w:tr>
        <w:tc>
          <w:tcPr>
            <w:tcW w:type="dxa" w:w="3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(1) Seller</w:t>
            </w:r>
          </w:p>
        </w:tc>
        <w:tc>
          <w:tcPr>
            <w:tcW w:type="dxa" w:w="2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(2) Shares held</w:t>
            </w:r>
          </w:p>
        </w:tc>
        <w:tc>
          <w:tcPr>
            <w:tcW w:type="dxa" w:w="3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(3) % / Consideration share</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Geoffrey Greaves</w:t>
            </w:r>
          </w:p>
          <w:p>
            <w:pPr>
              <w:spacing w:after="0"/>
            </w:pPr>
            <w:r>
              <w:rPr>
                <w:b w:val="false"/>
                <w:bCs w:val="false"/>
              </w:rPr>
              <w:t xml:space="preserve">Unit 7, Calderbrook Industrial Estate, Rochdale OL15 9LR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 — £15,240,000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Margaret Greaves</w:t>
            </w:r>
          </w:p>
          <w:p>
            <w:pPr>
              <w:spacing w:after="0"/>
            </w:pPr>
            <w:r>
              <w:rPr>
                <w:b w:val="false"/>
                <w:bCs w:val="false"/>
              </w:rPr>
              <w:t xml:space="preserve">14 Wenning Avenue, Hornby, Lancaster LA2 8JT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 — £3,810,000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Daniel Greaves</w:t>
            </w:r>
          </w:p>
          <w:p>
            <w:pPr>
              <w:spacing w:after="0"/>
            </w:pPr>
            <w:r>
              <w:rPr>
                <w:b w:val="false"/>
                <w:bCs w:val="false"/>
              </w:rPr>
              <w:t xml:space="preserve">3 Millgate, Whalley, Clitheroe BB7 9TA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 — £3,810,000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Trustees of the Greaves Family Trust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 — £2,540,000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 — £25,400,000</w:t>
            </w:r>
          </w:p>
        </w:tc>
      </w:tr>
    </w:tbl>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Item</w:t>
            </w:r>
          </w:p>
        </w:tc>
        <w:tc>
          <w:tcPr>
            <w:tcW w:type="dxa" w:w="6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Company name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Greaves Precision Components Limited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Registered number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04412877</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Date of incorporation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12 March 2002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Registered office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Unit 7, Calderbrook Industrial Estate, Rochdale OL15 9LR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Issued share capital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£1,000,000 — 1,000,000 ordinary shares of £1.00 each</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Directors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Geoffrey Greaves; Daniel Greaves; Margaret Greaves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Secretary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Margaret Greaves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31 December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Auditors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Hartley Dunne LLP, Manchester</w:t>
            </w:r>
          </w:p>
        </w:tc>
      </w:tr>
    </w:tbl>
    <w:p>
      <w:pPr>
        <w:pStyle w:val="Heading1"/>
      </w:pPr>
      <w:r>
        <w:t xml:space="preserve">SCHEDULE 3 — Completion Obligations</w:t>
      </w:r>
    </w:p>
    <w:p>
      <w:pPr>
        <w:pStyle w:val="Heading3"/>
      </w:pPr>
      <w:r>
        <w:t xml:space="preserve">Part 1 — Sellers' obligations</w:t>
      </w:r>
    </w:p>
    <w:p>
      <w:pPr>
        <w:pStyle w:val="ListParagraph"/>
        <w:numPr>
          <w:ilvl w:val="0"/>
          <w:numId w:val="3"/>
        </w:numPr>
        <w:spacing w:after="80"/>
      </w:pPr>
      <w:r>
        <w:t xml:space="preserve">Transfers of the Shares duly executed by the registered holders in favour of the Buyer.</w:t>
      </w:r>
    </w:p>
    <w:p>
      <w:pPr>
        <w:pStyle w:val="ListParagraph"/>
        <w:numPr>
          <w:ilvl w:val="0"/>
          <w:numId w:val="3"/>
        </w:numPr>
        <w:spacing w:after="80"/>
      </w:pPr>
      <w:r>
        <w:t xml:space="preserve">Share certificates for the Shares (or an indemnity for any lost certificate).</w:t>
      </w:r>
    </w:p>
    <w:p>
      <w:pPr>
        <w:pStyle w:val="ListParagraph"/>
        <w:numPr>
          <w:ilvl w:val="0"/>
          <w:numId w:val="3"/>
        </w:numPr>
        <w:spacing w:after="80"/>
      </w:pPr>
      <w:r>
        <w:t xml:space="preserve">The statutory books, certificate of incorporation, common seal (if any) and minute books of the Company.</w:t>
      </w:r>
    </w:p>
    <w:p>
      <w:pPr>
        <w:pStyle w:val="ListParagraph"/>
        <w:numPr>
          <w:ilvl w:val="0"/>
          <w:numId w:val="3"/>
        </w:numPr>
        <w:spacing w:after="80"/>
      </w:pPr>
      <w:r>
        <w:t xml:space="preserve">Resignations of Geoffrey Greaves and Margaret Greaves as directors and of Margaret Greaves as secretary, in the agreed form.</w:t>
      </w:r>
    </w:p>
    <w:p>
      <w:pPr>
        <w:pStyle w:val="ListParagraph"/>
        <w:numPr>
          <w:ilvl w:val="0"/>
          <w:numId w:val="3"/>
        </w:numPr>
        <w:spacing w:after="80"/>
      </w:pPr>
      <w:r>
        <w:t xml:space="preserve">The Disclosure Letter duly executed by the Sellers.</w:t>
      </w:r>
    </w:p>
    <w:p>
      <w:pPr>
        <w:pStyle w:val="ListParagraph"/>
        <w:numPr>
          <w:ilvl w:val="0"/>
          <w:numId w:val="3"/>
        </w:numPr>
        <w:spacing w:after="80"/>
      </w:pPr>
      <w:r>
        <w:t xml:space="preserve">The Escrow Agreement and the service/consultancy agreements for Daniel Greaves and Geoffrey Greaves duly executed.</w:t>
      </w:r>
    </w:p>
    <w:p>
      <w:pPr>
        <w:pStyle w:val="Heading3"/>
      </w:pPr>
      <w:r>
        <w:t xml:space="preserve">Part 2 — Buyer's obligations</w:t>
      </w:r>
    </w:p>
    <w:p>
      <w:pPr>
        <w:pStyle w:val="ListParagraph"/>
        <w:numPr>
          <w:ilvl w:val="0"/>
          <w:numId w:val="3"/>
        </w:numPr>
        <w:spacing w:after="80"/>
      </w:pPr>
      <w:r>
        <w:t xml:space="preserve">Payment of the Completion Payment and the Escrow Amount in accordance with clause 3.</w:t>
      </w:r>
    </w:p>
    <w:p>
      <w:pPr>
        <w:pStyle w:val="ListParagraph"/>
        <w:numPr>
          <w:ilvl w:val="0"/>
          <w:numId w:val="3"/>
        </w:numPr>
        <w:spacing w:after="80"/>
      </w:pPr>
      <w:r>
        <w:t xml:space="preserve">Certified copy board minutes of the Buyer authorising the execution and completion of this Agreement.</w:t>
      </w:r>
    </w:p>
    <w:p>
      <w:pPr>
        <w:pStyle w:val="Heading1"/>
      </w:pPr>
      <w:r>
        <w:t xml:space="preserve">SCHEDULE 4 — Warranties</w:t>
      </w:r>
    </w:p>
    <w:p>
      <w:pPr>
        <w:pStyle w:val="Heading3"/>
      </w:pPr>
      <w:r>
        <w:t xml:space="preserve">Part 1 — Capacity and the Shares</w:t>
      </w:r>
    </w:p>
    <w:p>
      <w:pPr>
        <w:pStyle w:val="ListParagraph"/>
        <w:numPr>
          <w:ilvl w:val="0"/>
          <w:numId w:val="3"/>
        </w:numPr>
        <w:spacing w:after="80"/>
      </w:pPr>
      <w:r>
        <w:t xml:space="preserve">Each Seller has full power and authority to enter into and perform this Agreement and is the legal and beneficial owner of the Shares set against his or her name, free from Encumbrances.</w:t>
      </w:r>
    </w:p>
    <w:p>
      <w:pPr>
        <w:pStyle w:val="ListParagraph"/>
        <w:numPr>
          <w:ilvl w:val="0"/>
          <w:numId w:val="3"/>
        </w:numPr>
        <w:spacing w:after="80"/>
      </w:pPr>
      <w:r>
        <w:t xml:space="preserve">The Shares constitute the whole of the issued and allotted share capital of the Company and are fully paid.</w:t>
      </w:r>
    </w:p>
    <w:p>
      <w:pPr>
        <w:pStyle w:val="ListParagraph"/>
        <w:numPr>
          <w:ilvl w:val="0"/>
          <w:numId w:val="3"/>
        </w:numPr>
        <w:spacing w:after="80"/>
      </w:pPr>
      <w:r>
        <w:t xml:space="preserve">No person has any right to require the allotment, issue, transfer or redemption of any share in the Company.</w:t>
      </w:r>
    </w:p>
    <w:p>
      <w:pPr>
        <w:pStyle w:val="Heading3"/>
      </w:pPr>
      <w:r>
        <w:t xml:space="preserve">Part 2 — Accounts and financial</w:t>
      </w:r>
    </w:p>
    <w:p>
      <w:pPr>
        <w:pStyle w:val="ListParagraph"/>
        <w:numPr>
          <w:ilvl w:val="0"/>
          <w:numId w:val="3"/>
        </w:numPr>
        <w:spacing w:after="80"/>
      </w:pPr>
      <w:r>
        <w:t xml:space="preserve">The Accounts have been prepared in accordance with applicable law and UK GAAP and give a true and fair view of the state of affairs of the Company as at the Accounts Date.</w:t>
      </w:r>
    </w:p>
    <w:p>
      <w:pPr>
        <w:pStyle w:val="ListParagraph"/>
        <w:numPr>
          <w:ilvl w:val="0"/>
          <w:numId w:val="3"/>
        </w:numPr>
        <w:spacing w:after="80"/>
      </w:pPr>
      <w:r>
        <w:t xml:space="preserve">The Management Accounts have been prepared with reasonable care on a basis consistent with the Accounts and are not misleading in any material respect.</w:t>
      </w:r>
    </w:p>
    <w:p>
      <w:pPr>
        <w:pStyle w:val="ListParagraph"/>
        <w:numPr>
          <w:ilvl w:val="0"/>
          <w:numId w:val="3"/>
        </w:numPr>
        <w:spacing w:after="80"/>
      </w:pPr>
      <w:r>
        <w:t xml:space="preserve">Since the Accounts Date the business of the Company has been carried on in the ordinary course and there has been no material adverse change in its financial position.</w:t>
      </w:r>
    </w:p>
    <w:p>
      <w:pPr>
        <w:pStyle w:val="Heading3"/>
      </w:pPr>
      <w:r>
        <w:t xml:space="preserve">Part 3 — Assets, contracts and trading</w:t>
      </w:r>
    </w:p>
    <w:p>
      <w:pPr>
        <w:pStyle w:val="ListParagraph"/>
        <w:numPr>
          <w:ilvl w:val="0"/>
          <w:numId w:val="3"/>
        </w:numPr>
        <w:spacing w:after="80"/>
      </w:pPr>
      <w:r>
        <w:t xml:space="preserve">The Company owns or is entitled to use all assets necessary for the conduct of its business as carried on at the date of this Agreement.</w:t>
      </w:r>
    </w:p>
    <w:p>
      <w:pPr>
        <w:pStyle w:val="ListParagraph"/>
        <w:numPr>
          <w:ilvl w:val="0"/>
          <w:numId w:val="3"/>
        </w:numPr>
        <w:spacing w:after="80"/>
      </w:pPr>
      <w:r>
        <w:t xml:space="preserve">No material customer or supplier (being one accounting for more than 5% of turnover or supply) has in the 12 months before the date of this Agreement ceased, or given written notice to cease or materially reduce, its trade with the Company.</w:t>
      </w:r>
    </w:p>
    <w:p>
      <w:pPr>
        <w:pStyle w:val="ListParagraph"/>
        <w:numPr>
          <w:ilvl w:val="0"/>
          <w:numId w:val="3"/>
        </w:numPr>
        <w:spacing w:after="80"/>
      </w:pPr>
      <w:r>
        <w:t xml:space="preserve">The Company is not a party to any contract which is of an unusual, onerous or long-term nature or which cannot be terminated on 12 months’ notice or less.</w:t>
      </w:r>
    </w:p>
    <w:p>
      <w:pPr>
        <w:pStyle w:val="Heading3"/>
      </w:pPr>
      <w:r>
        <w:t xml:space="preserve">Part 4 — Employees and pensions</w:t>
      </w:r>
    </w:p>
    <w:p>
      <w:pPr>
        <w:pStyle w:val="ListParagraph"/>
        <w:numPr>
          <w:ilvl w:val="0"/>
          <w:numId w:val="3"/>
        </w:numPr>
        <w:spacing w:after="80"/>
      </w:pPr>
      <w:r>
        <w:t xml:space="preserve">Full particulars of the terms of employment of each employee are contained in the Disclosure Documents; there are no amounts owing to any employee other than salary for the current period.</w:t>
      </w:r>
    </w:p>
    <w:p>
      <w:pPr>
        <w:pStyle w:val="ListParagraph"/>
        <w:numPr>
          <w:ilvl w:val="0"/>
          <w:numId w:val="3"/>
        </w:numPr>
        <w:spacing w:after="80"/>
      </w:pPr>
      <w:r>
        <w:t xml:space="preserve">The Company operates only a defined contribution pension arrangement and has no liability in respect of any defined benefit scheme.</w:t>
      </w:r>
    </w:p>
    <w:p>
      <w:pPr>
        <w:pStyle w:val="Heading3"/>
      </w:pPr>
      <w:r>
        <w:t xml:space="preserve">Part 5 — Litigation, compliance and IP</w:t>
      </w:r>
    </w:p>
    <w:p>
      <w:pPr>
        <w:pStyle w:val="ListParagraph"/>
        <w:numPr>
          <w:ilvl w:val="0"/>
          <w:numId w:val="3"/>
        </w:numPr>
        <w:spacing w:after="80"/>
      </w:pPr>
      <w:r>
        <w:t xml:space="preserve">The Company is not engaged in any litigation, arbitration or other proceedings, and so far as the Sellers are aware none is pending or threatened.</w:t>
      </w:r>
    </w:p>
    <w:p>
      <w:pPr>
        <w:pStyle w:val="ListParagraph"/>
        <w:numPr>
          <w:ilvl w:val="0"/>
          <w:numId w:val="3"/>
        </w:numPr>
        <w:spacing w:after="80"/>
      </w:pPr>
      <w:r>
        <w:t xml:space="preserve">The Company has conducted its business in all material respects in accordance with applicable laws and holds all material licences and consents required for its business.</w:t>
      </w:r>
    </w:p>
    <w:p>
      <w:pPr>
        <w:pStyle w:val="ListParagraph"/>
        <w:numPr>
          <w:ilvl w:val="0"/>
          <w:numId w:val="3"/>
        </w:numPr>
        <w:spacing w:after="80"/>
      </w:pPr>
      <w:r>
        <w:t xml:space="preserve">The Company owns or has the right to use all intellectual property used in its business, and so far as the Sellers are aware its activities do not infringe the rights of any third party.</w:t>
      </w:r>
    </w:p>
    <w:p>
      <w:pPr>
        <w:pStyle w:val="Heading3"/>
      </w:pPr>
      <w:r>
        <w:t xml:space="preserve">Part 6 — Tax</w:t>
      </w:r>
    </w:p>
    <w:p>
      <w:pPr>
        <w:pStyle w:val="ListParagraph"/>
        <w:numPr>
          <w:ilvl w:val="0"/>
          <w:numId w:val="3"/>
        </w:numPr>
        <w:spacing w:after="80"/>
      </w:pPr>
      <w:r>
        <w:t xml:space="preserve">The Company has within applicable time limits made all returns and payments and given all notices required for Tax purposes, and is not involved in any dispute with any Tax Authority.</w:t>
      </w:r>
    </w:p>
    <w:p>
      <w:pPr>
        <w:pStyle w:val="ListParagraph"/>
        <w:numPr>
          <w:ilvl w:val="0"/>
          <w:numId w:val="3"/>
        </w:numPr>
        <w:spacing w:after="80"/>
      </w:pPr>
      <w:r>
        <w:t xml:space="preserve">The Company is and has at all times been resident for Tax purposes only in the United Kingdom.</w:t>
      </w:r>
    </w:p>
    <w:p>
      <w:pPr>
        <w:pStyle w:val="Heading1"/>
      </w:pPr>
      <w:r>
        <w:t xml:space="preserve">SCHEDULE 5 — Tax Covenant</w:t>
      </w:r>
    </w:p>
    <w:p>
      <w:pPr>
        <w:spacing w:after="120"/>
      </w:pPr>
      <w:r>
        <w:t xml:space="preserve">1. In this Schedule, “Tax”, “Tax Authority”, “Event” and “Liability to Tax” have the meanings given in the principal agreement and below. “Liability to Tax” includes any actual liability to make a payment of Tax and the loss of any Relief.</w:t>
      </w:r>
    </w:p>
    <w:p>
      <w:pPr>
        <w:spacing w:after="120"/>
      </w:pPr>
      <w:r>
        <w:t xml:space="preserve">2. Subject to the limitations in clause 9 and paragraph 4 below, the Sellers covenant to pay to the Buyer an amount equal to any Liability to Tax of the Company arising as a result of, or by reference to, any Event occurring, or any income, profits or gains earned, accrued or received, on or before Completion.</w:t>
      </w:r>
    </w:p>
    <w:p>
      <w:pPr>
        <w:spacing w:after="120"/>
      </w:pPr>
      <w:r>
        <w:t xml:space="preserve">3. The covenant in paragraph 2 also extends to any reasonable third-party costs properly incurred by the Buyer or the Company in connection with such Liability to Tax or in successfully taking any action under this Schedule.</w:t>
      </w:r>
    </w:p>
    <w:p>
      <w:pPr>
        <w:spacing w:after="120"/>
      </w:pPr>
      <w:r>
        <w:t xml:space="preserve">4. The Sellers shall not be liable under paragraph 2 to the extent that: (a) provision or reserve for the liability was made in the Accounts or the Completion Accounts; (b) the liability arises from a transaction in the ordinary course of business since the Accounts Date; (c) it arises from a change in law or in Tax rates after Completion; or (d) it has been recovered under the Warranties (or vice versa).</w:t>
      </w:r>
    </w:p>
    <w:p>
      <w:pPr>
        <w:spacing w:after="120"/>
      </w:pPr>
      <w:r>
        <w:t xml:space="preserve">5. The Buyer shall procure that the Company takes such action to contest a Tax claim as the Sellers may reasonably request, subject to the Sellers indemnifying the Company against the costs of doing so.</w:t>
      </w:r>
    </w:p>
    <w:p>
      <w:pPr>
        <w:pStyle w:val="Heading1"/>
      </w:pPr>
      <w:r>
        <w:t xml:space="preserve">SCHEDULE 6 — Completion Accounts</w:t>
      </w:r>
    </w:p>
    <w:p>
      <w:pPr>
        <w:spacing w:after="120"/>
      </w:pPr>
      <w:r>
        <w:t xml:space="preserve">1. The Completion Accounts shall comprise a statement of Net Debt and Working Capital of the Company as at the close of business on the Completion Date, prepared in accordance with the specific accounting policies in Part 2, then UK GAAP applied consistently with the Accounts.</w:t>
      </w:r>
    </w:p>
    <w:p>
      <w:pPr>
        <w:spacing w:after="120"/>
      </w:pPr>
      <w:r>
        <w:t xml:space="preserve">2. The Buyer shall procure that draft Completion Accounts are prepared and delivered to the Sellers within 45 Business Days of Completion. The Sellers shall have 20 Business Days to review and notify any disagreement, failing which the draft becomes final.</w:t>
      </w:r>
    </w:p>
    <w:p>
      <w:pPr>
        <w:spacing w:after="120"/>
      </w:pPr>
      <w:r>
        <w:t xml:space="preserve">3. Any matter remaining in dispute shall be referred to an independent firm of chartered accountants agreed by the Parties (or, failing agreement, appointed by the President of the ICAEW), acting as expert and not as arbitrator, whose determination shall be final and binding save in the case of manifest error.</w:t>
      </w:r>
    </w:p>
    <w:p>
      <w:pPr>
        <w:pStyle w:val="Heading1"/>
      </w:pPr>
      <w:r>
        <w:t xml:space="preserve">SCHEDULE 7 — Earn-Out</w:t>
      </w:r>
    </w:p>
    <w:p>
      <w:pPr>
        <w:spacing w:after="120"/>
      </w:pPr>
      <w:r>
        <w:t xml:space="preserve">1. “Earn-Out EBITDA” means the audited earnings of the Company before interest, tax, depreciation and amortisation for the year ending 31 December 2026, adjusted to exclude any management charge imposed by the Buyer’s group and any exceptional item arising from the change of control.</w:t>
      </w:r>
    </w:p>
    <w:p>
      <w:pPr>
        <w:spacing w:after="120"/>
      </w:pPr>
      <w:r>
        <w:t xml:space="preserve">2. The Earn-Out Consideration is: (a) nil if Earn-Out EBITDA is £3,800,000 or less; (b) £1,000,000 if Earn-Out EBITDA is £4,200,000 or more; and (c) between those points, a pro-rata amount calculated as £1,000,000 × (Earn-Out EBITDA − £3,800,000) / £400,000.</w:t>
      </w:r>
    </w:p>
    <w:p>
      <w:pPr>
        <w:spacing w:after="120"/>
      </w:pPr>
      <w:r>
        <w:t xml:space="preserve">3. The Earn-Out Consideration shall be paid within 10 Business Days of the audited accounts for FY2026 being finalised, and shall be apportioned between the Sellers in the proportions in Schedule 1.</w:t>
      </w:r>
    </w:p>
    <w:p>
      <w:r>
        <w:br w:type="page"/>
      </w:r>
    </w:p>
    <w:p>
      <w:pPr>
        <w:pStyle w:val="Heading1"/>
      </w:pPr>
      <w:r>
        <w:t xml:space="preserve">EXECUTION</w:t>
      </w:r>
    </w:p>
    <w:p>
      <w:pPr>
        <w:spacing w:after="120"/>
      </w:pPr>
      <w:r>
        <w:rPr>
          <w:b/>
          <w:bCs/>
        </w:rPr>
        <w:t xml:space="preserve">IN WITNESS WHEREOF </w:t>
      </w:r>
      <w:r>
        <w:t xml:space="preserve">this Agreement has been executed and delivered as a deed on the date first stated above.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SIGNED as a DEED by GEOFFREY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p>
            <w:pPr>
              <w:spacing w:after="0"/>
            </w:pPr>
            <w: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MARGARET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DANIEL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the TRUSTEES OF THE GREAVES FAMILY TRUST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EXECUTED as a DEED by BRACKEN GROUP PLC acting by a director and its secretary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Director: ........................</w:t>
            </w:r>
          </w:p>
          <w:p>
            <w:pPr>
              <w:spacing w:after="0"/>
            </w:pPr>
            <w:r>
              <w:rPr>
                <w:b w:val="false"/>
                <w:bCs w:val="false"/>
              </w:rPr>
              <w:t xml:space="preserve">Secretary: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60"/>
    </w:pPr>
    <w:r>
      <w:rPr>
        <w:color w:val="777777"/>
        <w:sz w:val="14"/>
        <w:szCs w:val="14"/>
      </w:rPr>
      <w:t xml:space="preserve">Project Falcon SPA — v3 (Castle &amp; Vane counter, 26 Sep 2025)   Whitfield Carter LLP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40"/>
      <w:jc w:val="left"/>
    </w:pPr>
    <w:r>
      <w:rPr>
        <w:color w:val="555555"/>
        <w:sz w:val="15"/>
        <w:szCs w:val="15"/>
      </w:rPr>
      <w:t xml:space="preserve">Solicitors  ·  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2026-06-25T12:50:50.254Z</dcterms:created>
  <dcterms:modified xsi:type="dcterms:W3CDTF">2026-06-25T12:50:50.254Z</dcterms:modified>
</cp:coreProperties>
</file>

<file path=docProps/custom.xml><?xml version="1.0" encoding="utf-8"?>
<Properties xmlns="http://schemas.openxmlformats.org/officeDocument/2006/custom-properties" xmlns:vt="http://schemas.openxmlformats.org/officeDocument/2006/docPropsVTypes"/>
</file>