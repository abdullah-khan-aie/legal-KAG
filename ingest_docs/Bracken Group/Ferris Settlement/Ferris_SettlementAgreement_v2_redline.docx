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DATED  [      ] 2026</w:t>
      </w:r>
    </w:p>
    <w:p>
      <w:pPr>
        <w:spacing w:after="100" w:line="264"/>
      </w:pPr>
      <w:r>
        <w:t xml:space="preserve"/>
      </w:r>
    </w:p>
    <w:p>
      <w:pPr>
        <w:spacing w:after="120"/>
        <w:jc w:val="center"/>
      </w:pPr>
      <w:r>
        <w:rPr>
          <w:b/>
          <w:bCs/>
          <w:sz w:val="24"/>
          <w:szCs w:val="24"/>
        </w:rPr>
        <w:t xml:space="preserve">(1)  BRACKEN GROUP PLC</w:t>
      </w:r>
    </w:p>
    <w:p>
      <w:pPr>
        <w:spacing w:after="120"/>
        <w:jc w:val="center"/>
      </w:pPr>
      <w:r>
        <w:rPr>
          <w:b/>
          <w:bCs/>
          <w:sz w:val="22"/>
          <w:szCs w:val="22"/>
        </w:rPr>
        <w:t xml:space="preserve">- and -</w:t>
      </w:r>
    </w:p>
    <w:p>
      <w:pPr>
        <w:spacing w:after="120"/>
        <w:jc w:val="center"/>
      </w:pPr>
      <w:r>
        <w:rPr>
          <w:b/>
          <w:bCs/>
          <w:sz w:val="24"/>
          <w:szCs w:val="24"/>
        </w:rPr>
        <w:t xml:space="preserve">(2)  GEOFFREY ALAN HARTNELL</w:t>
      </w:r>
    </w:p>
    <w:p>
      <w:pPr>
        <w:spacing w:after="100" w:line="264"/>
      </w:pPr>
      <w:r>
        <w:t xml:space="preserve"/>
      </w:r>
    </w:p>
    <w:p>
      <w:pPr>
        <w:spacing w:after="120"/>
        <w:jc w:val="center"/>
      </w:pPr>
      <w:r>
        <w:rPr>
          <w:b/>
          <w:bCs/>
          <w:sz w:val="22"/>
          <w:szCs w:val="22"/>
        </w:rPr>
        <w:t xml:space="preserve">____________________________________</w:t>
      </w:r>
    </w:p>
    <w:p>
      <w:pPr>
        <w:spacing w:after="120"/>
        <w:jc w:val="center"/>
      </w:pPr>
      <w:r>
        <w:rPr>
          <w:b/>
          <w:bCs/>
          <w:sz w:val="30"/>
          <w:szCs w:val="30"/>
        </w:rPr>
        <w:t xml:space="preserve">SETTLEMENT AGREEMENT</w:t>
      </w:r>
    </w:p>
    <w:p>
      <w:pPr>
        <w:spacing w:after="120"/>
        <w:jc w:val="center"/>
      </w:pPr>
      <w:r>
        <w:rPr>
          <w:b/>
          <w:bCs/>
          <w:sz w:val="22"/>
          <w:szCs w:val="22"/>
        </w:rPr>
        <w:t xml:space="preserve">____________________________________</w:t>
      </w:r>
    </w:p>
    <w:p>
      <w:pPr>
        <w:spacing w:after="100" w:line="264"/>
      </w:pPr>
      <w:r>
        <w:t xml:space="preserve"/>
      </w:r>
    </w:p>
    <w:p>
      <w:pPr>
        <w:spacing w:after="100" w:line="264"/>
      </w:pPr>
      <w:r>
        <w:rPr>
          <w:i/>
          <w:iCs/>
          <w:sz w:val="20"/>
          <w:szCs w:val="20"/>
        </w:rPr>
        <w:t xml:space="preserve">This agreement is made under and in compliance with the conditions regulating settlement agreements within the meaning of section 203 of the Employment Rights Act 1996 and the equivalent provisions of the other statutes referred to in clause 6.</w:t>
      </w:r>
    </w:p>
    <w:p>
      <w:r>
        <w:br w:type="page"/>
      </w:r>
    </w:p>
    <w:p>
      <w:pPr>
        <w:spacing w:after="100" w:line="264"/>
      </w:pPr>
      <w:r>
        <w:rPr>
          <w:b/>
          <w:bCs/>
        </w:rPr>
        <w:t xml:space="preserve">THIS AGREEMENT is dated [      ] 2026 and is made BETWEEN:</w:t>
      </w:r>
    </w:p>
    <w:p>
      <w:pPr>
        <w:pStyle w:val="ListParagraph"/>
        <w:numPr>
          <w:ilvl w:val="0"/>
          <w:numId w:val="2"/>
        </w:numPr>
        <w:spacing w:after="100" w:line="264"/>
      </w:pPr>
      <w:r>
        <w:rPr>
          <w:b/>
          <w:bCs/>
        </w:rPr>
        <w:t xml:space="preserve">Bracken Group plc</w:t>
      </w:r>
      <w:r>
        <w:t xml:space="preserve">, a company incorporated in England and Wales with registered number 03987612 whose registered office is at Bracken House, 60 Cornwall Street, Birmingham B3 2DX (the “Company”); and</w:t>
      </w:r>
    </w:p>
    <w:p>
      <w:pPr>
        <w:pStyle w:val="ListParagraph"/>
        <w:numPr>
          <w:ilvl w:val="0"/>
          <w:numId w:val="2"/>
        </w:numPr>
        <w:spacing w:after="100" w:line="264"/>
      </w:pPr>
      <w:r>
        <w:rPr>
          <w:b/>
          <w:bCs/>
        </w:rPr>
        <w:t xml:space="preserve">Geoffrey Alan Hartnell</w:t>
      </w:r>
      <w:r>
        <w:t xml:space="preserve"> of 14 Wollaton Hall Drive, Nottingham NG8 1AF (the “Employee”),</w:t>
      </w:r>
    </w:p>
    <w:p>
      <w:pPr>
        <w:spacing w:after="100" w:line="264"/>
      </w:pPr>
      <w:r>
        <w:t xml:space="preserve">each a “party” and together the “parties”.</w:t>
      </w:r>
    </w:p>
    <w:p>
      <w:pPr>
        <w:pStyle w:val="Heading1"/>
      </w:pPr>
      <w:r>
        <w:t xml:space="preserve">RECITALS</w:t>
      </w:r>
    </w:p>
    <w:p>
      <w:pPr>
        <w:pStyle w:val="ListParagraph"/>
        <w:numPr>
          <w:ilvl w:val="0"/>
          <w:numId w:val="3"/>
        </w:numPr>
        <w:spacing w:after="100" w:line="264"/>
      </w:pPr>
      <w:r>
        <w:t xml:space="preserve">The Employee has been employed by the Company since 2 March 2009. The Employee's employment will terminate on the Termination Date (as defined below).</w:t>
      </w:r>
    </w:p>
    <w:p>
      <w:pPr>
        <w:pStyle w:val="ListParagraph"/>
        <w:numPr>
          <w:ilvl w:val="0"/>
          <w:numId w:val="3"/>
        </w:numPr>
        <w:spacing w:after="100" w:line="264"/>
      </w:pPr>
      <w:r>
        <w:t xml:space="preserve">Certain disputes and differences have arisen between the parties in connection with the Employee's employment and its termination, including the matters raised in the Employee's grievance dated 9 January 2026.</w:t>
      </w:r>
    </w:p>
    <w:p>
      <w:pPr>
        <w:pStyle w:val="ListParagraph"/>
        <w:numPr>
          <w:ilvl w:val="0"/>
          <w:numId w:val="3"/>
        </w:numPr>
        <w:spacing w:after="100" w:line="264"/>
      </w:pPr>
      <w:r>
        <w:t xml:space="preserve">The parties have entered into discussions on a without prejudice basis and as part of a protected conversation under section 111A of the Employment Rights Act 1996 with a view to settling those disputes and differences.</w:t>
      </w:r>
    </w:p>
    <w:p>
      <w:pPr>
        <w:pStyle w:val="ListParagraph"/>
        <w:numPr>
          <w:ilvl w:val="0"/>
          <w:numId w:val="3"/>
        </w:numPr>
        <w:spacing w:after="100" w:line="264"/>
      </w:pPr>
      <w:r>
        <w:t xml:space="preserve">This agreement sets out the terms and conditions agreed between the parties in full and final settlement of the Claims (as defined below). The parties intend this agreement to be an effective settlement agreement and to satisfy the conditions regulating settlement agreements under the relevant statutory provisions.</w:t>
      </w:r>
    </w:p>
    <w:p>
      <w:pPr>
        <w:pStyle w:val="Heading1"/>
      </w:pPr>
      <w:r>
        <w:t xml:space="preserve">AGREED TERMS</w:t>
      </w:r>
    </w:p>
    <w:p>
      <w:pPr>
        <w:pStyle w:val="Heading2"/>
      </w:pPr>
      <w:r>
        <w:t xml:space="preserve">1.  Definitions and interpretation</w:t>
      </w:r>
    </w:p>
    <w:p>
      <w:pPr>
        <w:pStyle w:val="ListParagraph"/>
        <w:numPr>
          <w:ilvl w:val="1"/>
          <w:numId w:val="2"/>
        </w:numPr>
        <w:spacing w:after="100" w:line="264"/>
      </w:pPr>
      <w:r>
        <w:t xml:space="preserve">In this agreement, unless the context otherwise requires, the following definitions apply:</w:t>
      </w:r>
    </w:p>
    <w:p>
      <w:pPr>
        <w:spacing w:after="100" w:line="264"/>
        <w:ind w:left="1100"/>
      </w:pPr>
      <w:r>
        <w:rPr>
          <w:b/>
          <w:bCs/>
        </w:rPr>
        <w:t xml:space="preserve">“Adviser”</w:t>
      </w:r>
      <w:r>
        <w:t xml:space="preserve"> means Eleanor Bartlett of Ashworth Quinn LLP;</w:t>
      </w:r>
    </w:p>
    <w:p>
      <w:pPr>
        <w:spacing w:after="100" w:line="264"/>
        <w:ind w:left="1100"/>
      </w:pPr>
      <w:r>
        <w:rPr>
          <w:b/>
          <w:bCs/>
        </w:rPr>
        <w:t xml:space="preserve">“Claims”</w:t>
      </w:r>
      <w:r>
        <w:t xml:space="preserve"> means the claims and potential claims listed in clause 6.1;</w:t>
      </w:r>
    </w:p>
    <w:p>
      <w:pPr>
        <w:spacing w:after="100" w:line="264"/>
        <w:ind w:left="1100"/>
      </w:pPr>
      <w:r>
        <w:rPr>
          <w:b/>
          <w:bCs/>
        </w:rPr>
        <w:t xml:space="preserve">“Termination Date”</w:t>
      </w:r>
      <w:r>
        <w:t xml:space="preserve"> means 30 April 2026;</w:t>
      </w:r>
    </w:p>
    <w:p>
      <w:pPr>
        <w:spacing w:after="100" w:line="264"/>
        <w:ind w:left="1100"/>
      </w:pPr>
      <w:r>
        <w:rPr>
          <w:b/>
          <w:bCs/>
        </w:rPr>
        <w:t xml:space="preserve">“Termination Payment”</w:t>
      </w:r>
      <w:r>
        <w:t xml:space="preserve"> means the sum of </w:t>
      </w:r>
      <w:del w:id="1001" w:author="Eleanor Bartlett" w:date="2026-02-12T11:20:00Z">
        <w:r>
          <w:delText xml:space="preserve">£180,000</w:delText>
        </w:r>
      </w:del>
      <w:ins w:id="1002" w:author="Eleanor Bartlett" w:date="2026-02-12T11:20:00Z">
        <w:r>
          <w:t xml:space="preserve">£247,500</w:t>
        </w:r>
      </w:ins>
      <w:r>
        <w:t xml:space="preserve"> referred to in clause 3.1;</w:t>
      </w:r>
    </w:p>
    <w:p>
      <w:pPr>
        <w:pStyle w:val="ListParagraph"/>
        <w:numPr>
          <w:ilvl w:val="1"/>
          <w:numId w:val="2"/>
        </w:numPr>
        <w:spacing w:after="100" w:line="264"/>
      </w:pPr>
      <w:r>
        <w:t xml:space="preserve">The headings in this agreement are for convenience only and shall not affect its interpretation. References to clauses are to clauses of this agreement. Words in the singular include the plural and vice versa.</w:t>
      </w:r>
    </w:p>
    <w:p>
      <w:pPr>
        <w:pStyle w:val="ListParagraph"/>
        <w:numPr>
          <w:ilvl w:val="1"/>
          <w:numId w:val="2"/>
        </w:numPr>
        <w:spacing w:after="100" w:line="264"/>
      </w:pPr>
      <w:r>
        <w:t xml:space="preserve">A reference to a statute or statutory provision is a reference to it as amended, extended or re-enacted from time to time and includes all subordinate legislation made under it.</w:t>
      </w:r>
    </w:p>
    <w:p>
      <w:pPr>
        <w:pStyle w:val="Heading2"/>
      </w:pPr>
      <w:r>
        <w:t xml:space="preserve">2.  Termination of employment</w:t>
      </w:r>
    </w:p>
    <w:p>
      <w:pPr>
        <w:pStyle w:val="ListParagraph"/>
        <w:numPr>
          <w:ilvl w:val="1"/>
          <w:numId w:val="2"/>
        </w:numPr>
        <w:spacing w:after="100" w:line="264"/>
      </w:pPr>
      <w:r>
        <w:t xml:space="preserve">The Employee's employment with the Company will terminate on the Termination Date. The Employee's continuous employment for statutory purposes is treated as commencing on 2 March 2009.</w:t>
      </w:r>
    </w:p>
    <w:p>
      <w:pPr>
        <w:pStyle w:val="ListParagraph"/>
        <w:numPr>
          <w:ilvl w:val="1"/>
          <w:numId w:val="2"/>
        </w:numPr>
        <w:spacing w:after="100" w:line="264"/>
      </w:pPr>
      <w:r>
        <w:t xml:space="preserve">The Company will pay the Employee's salary and contractual benefits in the usual way, subject to deductions for income tax and National Insurance contributions, up to and including the Termination Date. The Company will pay the Employee in respect of any accrued but untaken holiday entitlement as at the Termination Date.</w:t>
      </w:r>
    </w:p>
    <w:p>
      <w:pPr>
        <w:pStyle w:val="ListParagraph"/>
        <w:numPr>
          <w:ilvl w:val="1"/>
          <w:numId w:val="2"/>
        </w:numPr>
        <w:spacing w:after="100" w:line="264"/>
      </w:pPr>
      <w:r>
        <w:t xml:space="preserve">The Employee confirms that, with effect from the Termination Date, he resigns from all offices and directorships held by him in the Company and any group company and will execute such documents as may be necessary to give effect to such resignations.</w:t>
      </w:r>
    </w:p>
    <w:p>
      <w:pPr>
        <w:pStyle w:val="ListParagraph"/>
        <w:numPr>
          <w:ilvl w:val="1"/>
          <w:numId w:val="2"/>
        </w:numPr>
        <w:spacing w:after="100" w:line="264"/>
      </w:pPr>
      <w:r>
        <w:t xml:space="preserve">The Company will not require the Employee to perform his duties during his notice period and the Employee will be placed on garden leave from the date of this agreement until the Termination Date, during which time the provisions of clause 9 apply.</w:t>
      </w:r>
    </w:p>
    <w:p>
      <w:pPr>
        <w:pStyle w:val="Heading2"/>
      </w:pPr>
      <w:r>
        <w:t xml:space="preserve">3.  Termination payment</w:t>
      </w:r>
    </w:p>
    <w:p>
      <w:pPr>
        <w:pStyle w:val="ListParagraph"/>
        <w:numPr>
          <w:ilvl w:val="1"/>
          <w:numId w:val="2"/>
        </w:numPr>
        <w:spacing w:after="100" w:line="264"/>
      </w:pPr>
      <w:r>
        <w:t xml:space="preserve">In consideration of the Employee entering into this agreement and complying with its terms, and without admission of liability, the Company will pay the Employee the Termination Payment of </w:t>
      </w:r>
      <w:del w:id="1001" w:author="Eleanor Bartlett" w:date="2026-02-12T11:20:00Z">
        <w:r>
          <w:delText xml:space="preserve">£180,000</w:delText>
        </w:r>
      </w:del>
      <w:ins w:id="1002" w:author="Eleanor Bartlett" w:date="2026-02-12T11:20:00Z">
        <w:r>
          <w:t xml:space="preserve">£247,500</w:t>
        </w:r>
      </w:ins>
      <w:r>
        <w:t xml:space="preserve"> made up as follows:</w:t>
      </w:r>
    </w:p>
    <w:p>
      <w:pPr>
        <w:pStyle w:val="ListParagraph"/>
        <w:numPr>
          <w:ilvl w:val="2"/>
          <w:numId w:val="2"/>
        </w:numPr>
        <w:spacing w:after="100" w:line="264"/>
      </w:pPr>
      <w:r>
        <w:t xml:space="preserve">the sum of £30,000 which the parties believe may be paid without deduction of income tax under sections 401 to 403 of the Income Tax (Earnings and Pensions) Act 2003; and</w:t>
      </w:r>
    </w:p>
    <w:p>
      <w:pPr>
        <w:pStyle w:val="ListParagraph"/>
        <w:numPr>
          <w:ilvl w:val="2"/>
          <w:numId w:val="2"/>
        </w:numPr>
        <w:spacing w:after="100" w:line="264"/>
      </w:pPr>
      <w:r>
        <w:t xml:space="preserve">the balance of </w:t>
      </w:r>
      <w:del w:id="1003" w:author="Eleanor Bartlett" w:date="2026-02-12T11:20:00Z">
        <w:r>
          <w:delText xml:space="preserve">£150,000</w:delText>
        </w:r>
      </w:del>
      <w:ins w:id="1004" w:author="Eleanor Bartlett" w:date="2026-02-12T11:20:00Z">
        <w:r>
          <w:t xml:space="preserve">£217,500</w:t>
        </w:r>
      </w:ins>
      <w:r>
        <w:t xml:space="preserve"> which will be subject to deductions for income tax and employee National Insurance contributions in the ordinary way.</w:t>
      </w:r>
    </w:p>
    <w:p>
      <w:pPr>
        <w:pStyle w:val="ListParagraph"/>
        <w:numPr>
          <w:ilvl w:val="1"/>
          <w:numId w:val="2"/>
        </w:numPr>
        <w:spacing w:after="100" w:line="264"/>
      </w:pPr>
      <w:r>
        <w:t xml:space="preserve">The Company will make payment of the Termination Payment within 21 days of the later of (a) the Termination Date and (b) the date on which the Company receives a copy of this agreement signed by the Employee and the certificate at Schedule 1 signed by the Adviser.</w:t>
      </w:r>
    </w:p>
    <w:p>
      <w:pPr>
        <w:pStyle w:val="ListParagraph"/>
        <w:numPr>
          <w:ilvl w:val="1"/>
          <w:numId w:val="2"/>
        </w:numPr>
        <w:spacing w:after="100" w:line="264"/>
      </w:pPr>
      <w:r>
        <w:t xml:space="preserve">The Employee is responsible for any further income tax and employee National Insurance contributions due in respect of the Termination Payment beyond those deducted by the Company. The Employee will indemnify the Company against any such further liability, together with any interest, penalties, costs and expenses, save that this indemnity does not extend to employer National Insurance contributions or to any penalty arising from the Company's default.</w:t>
      </w:r>
    </w:p>
    <w:p>
      <w:pPr>
        <w:pStyle w:val="Heading2"/>
      </w:pPr>
      <w:r>
        <w:t xml:space="preserve">4.  Benefits and other payments</w:t>
      </w:r>
    </w:p>
    <w:p>
      <w:pPr>
        <w:pStyle w:val="ListParagraph"/>
        <w:numPr>
          <w:ilvl w:val="1"/>
          <w:numId w:val="2"/>
        </w:numPr>
        <w:spacing w:after="100" w:line="264"/>
      </w:pPr>
      <w:r>
        <w:t xml:space="preserve">The Company will procure the continuation of the Employee's private medical insurance cover for </w:t>
      </w:r>
      <w:del w:id="1005" w:author="Eleanor Bartlett" w:date="2026-02-12T11:20:00Z">
        <w:r>
          <w:delText xml:space="preserve">a period of 3 months</w:delText>
        </w:r>
      </w:del>
      <w:ins w:id="1006" w:author="Eleanor Bartlett" w:date="2026-02-12T11:20:00Z">
        <w:r>
          <w:t xml:space="preserve">a period of 6 months</w:t>
        </w:r>
      </w:ins>
      <w:r>
        <w:t xml:space="preserve"> following the Termination Date, or until the Employee commences alternative employment offering equivalent cover, whichever is the earlier.</w:t>
      </w:r>
    </w:p>
    <w:p>
      <w:pPr>
        <w:pStyle w:val="ListParagraph"/>
        <w:numPr>
          <w:ilvl w:val="1"/>
          <w:numId w:val="2"/>
        </w:numPr>
        <w:spacing w:after="100" w:line="264"/>
      </w:pPr>
      <w:r>
        <w:t xml:space="preserve">The Company will make a contribution of </w:t>
      </w:r>
      <w:del w:id="1007" w:author="Eleanor Bartlett" w:date="2026-02-12T11:20:00Z">
        <w:r>
          <w:delText xml:space="preserve">£1,250 plus VAT</w:delText>
        </w:r>
      </w:del>
      <w:ins w:id="1008" w:author="Eleanor Bartlett" w:date="2026-02-12T11:20:00Z">
        <w:r>
          <w:t xml:space="preserve">£1,500 plus VAT</w:t>
        </w:r>
      </w:ins>
      <w:r>
        <w:t xml:space="preserve"> towards the Employee's legal costs incurred exclusively in connection with the termination of his employment and the advice on the terms and effect of this agreement. This contribution will be paid directly to the Adviser's firm within 28 days of receipt of an appropriately addressed invoice.</w:t>
      </w:r>
    </w:p>
    <w:p>
      <w:pPr>
        <w:pStyle w:val="ListParagraph"/>
        <w:numPr>
          <w:ilvl w:val="1"/>
          <w:numId w:val="2"/>
        </w:numPr>
        <w:spacing w:after="100" w:line="264"/>
      </w:pPr>
      <w:r>
        <w:t xml:space="preserve">The Employee's membership of the Company's group life assurance scheme and his active membership of the Company's pension scheme will cease on the Termination Date. The Company will pay employer pension contributions accrued up to the Termination Date.</w:t>
      </w:r>
    </w:p>
    <w:p>
      <w:pPr>
        <w:pStyle w:val="Heading2"/>
      </w:pPr>
      <w:r>
        <w:t xml:space="preserve">5.  Return of property and confidential information</w:t>
      </w:r>
    </w:p>
    <w:p>
      <w:pPr>
        <w:pStyle w:val="ListParagraph"/>
        <w:numPr>
          <w:ilvl w:val="1"/>
          <w:numId w:val="2"/>
        </w:numPr>
        <w:spacing w:after="100" w:line="264"/>
      </w:pPr>
      <w:r>
        <w:t xml:space="preserve">On or before the Termination Date the Employee will return to the Company all property belonging to the Company or any group company in his possession or control, including any documents, computer equipment, mobile telephone, security passes, credit cards and keys, and will delete any Company information held on personal devices.</w:t>
      </w:r>
    </w:p>
    <w:p>
      <w:pPr>
        <w:pStyle w:val="ListParagraph"/>
        <w:numPr>
          <w:ilvl w:val="1"/>
          <w:numId w:val="2"/>
        </w:numPr>
        <w:spacing w:after="100" w:line="264"/>
      </w:pPr>
      <w:r>
        <w:t xml:space="preserve">The Employee will continue to be bound by his common law and contractual duties of confidentiality and will not at any time use or disclose to any person any confidential information concerning the business, finances or affairs of the Company or any group company, save as required by law.</w:t>
      </w:r>
    </w:p>
    <w:p>
      <w:pPr>
        <w:pStyle w:val="Heading2"/>
      </w:pPr>
      <w:r>
        <w:t xml:space="preserve">6.  Settlement of claims</w:t>
      </w:r>
    </w:p>
    <w:p>
      <w:pPr>
        <w:pStyle w:val="ListParagraph"/>
        <w:numPr>
          <w:ilvl w:val="1"/>
          <w:numId w:val="2"/>
        </w:numPr>
        <w:spacing w:after="100" w:line="264"/>
      </w:pPr>
      <w:r>
        <w:t xml:space="preserve">The terms of this agreement are in full and final settlement of all and any claims, complaints, rights or causes of action which the Employee has or may have against the Company or any group company or their respective officers or employees arising out of or in connection with his employment or its termination, whether under contract, statute, common law or otherwise, in any jurisdiction, including in particular (but without limitation) claims for:</w:t>
      </w:r>
    </w:p>
    <w:p>
      <w:pPr>
        <w:pStyle w:val="ListParagraph"/>
        <w:numPr>
          <w:ilvl w:val="0"/>
          <w:numId w:val="4"/>
        </w:numPr>
        <w:spacing w:after="60" w:line="264"/>
      </w:pPr>
      <w:r>
        <w:t xml:space="preserve">unfair dismissal under section 94 of the Employment Rights Act 1996;</w:t>
      </w:r>
    </w:p>
    <w:p>
      <w:pPr>
        <w:pStyle w:val="ListParagraph"/>
        <w:numPr>
          <w:ilvl w:val="0"/>
          <w:numId w:val="4"/>
        </w:numPr>
        <w:spacing w:after="60" w:line="264"/>
      </w:pPr>
      <w:r>
        <w:t xml:space="preserve">automatically unfair dismissal under section 103A of the Employment Rights Act 1996 (protected disclosures);</w:t>
      </w:r>
    </w:p>
    <w:p>
      <w:pPr>
        <w:pStyle w:val="ListParagraph"/>
        <w:numPr>
          <w:ilvl w:val="0"/>
          <w:numId w:val="4"/>
        </w:numPr>
        <w:spacing w:after="60" w:line="264"/>
      </w:pPr>
      <w:r>
        <w:t xml:space="preserve">detriment on the ground of having made a protected disclosure under section 47B of the Employment Rights Act 1996;</w:t>
      </w:r>
    </w:p>
    <w:p>
      <w:pPr>
        <w:pStyle w:val="ListParagraph"/>
        <w:numPr>
          <w:ilvl w:val="0"/>
          <w:numId w:val="4"/>
        </w:numPr>
        <w:spacing w:after="60" w:line="264"/>
      </w:pPr>
      <w:r>
        <w:t xml:space="preserve">a redundancy payment under section 135 of the Employment Rights Act 1996;</w:t>
      </w:r>
    </w:p>
    <w:p>
      <w:pPr>
        <w:pStyle w:val="ListParagraph"/>
        <w:numPr>
          <w:ilvl w:val="0"/>
          <w:numId w:val="4"/>
        </w:numPr>
        <w:spacing w:after="60" w:line="264"/>
      </w:pPr>
      <w:r>
        <w:t xml:space="preserve">wrongful dismissal and breach of contract;</w:t>
      </w:r>
    </w:p>
    <w:p>
      <w:pPr>
        <w:pStyle w:val="ListParagraph"/>
        <w:numPr>
          <w:ilvl w:val="0"/>
          <w:numId w:val="4"/>
        </w:numPr>
        <w:spacing w:after="60" w:line="264"/>
      </w:pPr>
      <w:r>
        <w:t xml:space="preserve">direct and indirect age discrimination, harassment and victimisation under the Equality Act 2010;</w:t>
      </w:r>
    </w:p>
    <w:p>
      <w:pPr>
        <w:pStyle w:val="ListParagraph"/>
        <w:numPr>
          <w:ilvl w:val="0"/>
          <w:numId w:val="4"/>
        </w:numPr>
        <w:spacing w:after="60" w:line="264"/>
      </w:pPr>
      <w:r>
        <w:t xml:space="preserve">unlawful deductions from wages under Part II of the Employment Rights Act 1996;</w:t>
      </w:r>
    </w:p>
    <w:p>
      <w:pPr>
        <w:pStyle w:val="ListParagraph"/>
        <w:numPr>
          <w:ilvl w:val="0"/>
          <w:numId w:val="4"/>
        </w:numPr>
        <w:spacing w:after="60" w:line="264"/>
      </w:pPr>
      <w:r>
        <w:t xml:space="preserve">in respect of holiday pay under the Working Time Regulations 1998; and</w:t>
      </w:r>
    </w:p>
    <w:p>
      <w:pPr>
        <w:pStyle w:val="ListParagraph"/>
        <w:numPr>
          <w:ilvl w:val="0"/>
          <w:numId w:val="4"/>
        </w:numPr>
        <w:spacing w:after="60" w:line="264"/>
      </w:pPr>
      <w:r>
        <w:t xml:space="preserve">in respect of the right to be accompanied under the Employment Relations Act 1999,</w:t>
      </w:r>
    </w:p>
    <w:p>
      <w:pPr>
        <w:spacing w:after="100" w:line="264"/>
        <w:ind w:left="600"/>
      </w:pPr>
      <w:r>
        <w:t xml:space="preserve">(together the “Claims”).</w:t>
      </w:r>
    </w:p>
    <w:p>
      <w:pPr>
        <w:pStyle w:val="ListParagraph"/>
        <w:numPr>
          <w:ilvl w:val="1"/>
          <w:numId w:val="2"/>
        </w:numPr>
        <w:spacing w:after="100" w:line="264"/>
      </w:pPr>
      <w:r>
        <w:t xml:space="preserve">The Employee warrants that the Claims listed in clause 6.1 are the only claims that he has or may have against the Company or any group company. The Employee acknowledges that the Company acts in entering into this agreement in reliance upon that warranty.</w:t>
      </w:r>
    </w:p>
    <w:p>
      <w:pPr>
        <w:pStyle w:val="ListParagraph"/>
        <w:numPr>
          <w:ilvl w:val="1"/>
          <w:numId w:val="2"/>
        </w:numPr>
        <w:spacing w:after="100" w:line="264"/>
      </w:pPr>
      <w:r>
        <w:t xml:space="preserve">The settlement at clause 6.1 does not apply to: (a) any claim by the Employee to enforce the terms of this agreement; (b) any claim in respect of accrued pension rights; or (c) any claim for personal injury of which the Employee is not aware and could not reasonably be aware at the date of this agreement (other than a claim for personal injury arising from the matters raised in the grievance dated 9 January 2026).</w:t>
      </w:r>
    </w:p>
    <w:p>
      <w:pPr>
        <w:pStyle w:val="ListParagraph"/>
        <w:numPr>
          <w:ilvl w:val="1"/>
          <w:numId w:val="2"/>
        </w:numPr>
        <w:spacing w:after="100" w:line="264"/>
      </w:pPr>
      <w:r>
        <w:t xml:space="preserve">The Employee confirms that he has received independent legal advice from the Adviser as to the terms and effect of this agreement and in particular its effect on his ability to pursue the Claims before an employment tribunal or court. The Employee confirms that the conditions regulating settlement agreements under the relevant statutory provisions have been satisfied.</w:t>
      </w:r>
    </w:p>
    <w:p>
      <w:pPr>
        <w:pStyle w:val="Heading2"/>
      </w:pPr>
      <w:r>
        <w:t xml:space="preserve">7.  Reference and announcements</w:t>
      </w:r>
    </w:p>
    <w:p>
      <w:pPr>
        <w:pStyle w:val="ListParagraph"/>
        <w:numPr>
          <w:ilvl w:val="1"/>
          <w:numId w:val="2"/>
        </w:numPr>
        <w:spacing w:after="100" w:line="264"/>
      </w:pPr>
      <w:r>
        <w:t xml:space="preserve">Upon receipt of a written request from a prospective employer, the Company will provide a reference in the form set out in Schedule 2 and will not depart from the substance or sentiment of that reference, provided that the Company may make such amendments as are necessary to ensure that the reference is true, accurate and not misleading.</w:t>
      </w:r>
    </w:p>
    <w:p>
      <w:pPr>
        <w:pStyle w:val="ListParagraph"/>
        <w:numPr>
          <w:ilvl w:val="1"/>
          <w:numId w:val="2"/>
        </w:numPr>
        <w:spacing w:after="100" w:line="264"/>
      </w:pPr>
      <w:r>
        <w:t xml:space="preserve">The parties will agree the form of any internal and external announcement of the Employee's departure and neither party will make any statement inconsistent with that agreed form.</w:t>
      </w:r>
    </w:p>
    <w:p>
      <w:pPr>
        <w:pStyle w:val="Heading2"/>
      </w:pPr>
      <w:r>
        <w:t xml:space="preserve">8.  Confidentiality and non-derogatory statements</w:t>
      </w:r>
    </w:p>
    <w:p>
      <w:pPr>
        <w:pStyle w:val="ListParagraph"/>
        <w:numPr>
          <w:ilvl w:val="1"/>
          <w:numId w:val="2"/>
        </w:numPr>
        <w:spacing w:after="100" w:line="264"/>
      </w:pPr>
      <w:r>
        <w:t xml:space="preserve">The Employee and the Company will keep confidential the existence and terms of, and the circumstances giving rise to, this agreement, save that the Employee may disclose the terms to his spouse, professional advisers, HM Revenue &amp; Customs and as required by law, and the Company may disclose the terms to its officers, professional advisers and as required by law or regulation.</w:t>
      </w:r>
    </w:p>
    <w:p>
      <w:pPr>
        <w:pStyle w:val="ListParagraph"/>
        <w:numPr>
          <w:ilvl w:val="1"/>
          <w:numId w:val="2"/>
        </w:numPr>
        <w:spacing w:after="100" w:line="264"/>
      </w:pPr>
      <w:r>
        <w:t xml:space="preserve">Neither party will make or publish, or cause to be made or published, any derogatory or disparaging statement (whether in writing or otherwise) about the other party or, in the case of the Employee, about any group company or any of its officers or employees.</w:t>
      </w:r>
    </w:p>
    <w:p>
      <w:pPr>
        <w:pStyle w:val="Heading2"/>
      </w:pPr>
      <w:r>
        <w:t xml:space="preserve">9.  Restrictive covenants</w:t>
      </w:r>
    </w:p>
    <w:p>
      <w:pPr>
        <w:pStyle w:val="ListParagraph"/>
        <w:numPr>
          <w:ilvl w:val="1"/>
          <w:numId w:val="2"/>
        </w:numPr>
        <w:spacing w:after="100" w:line="264"/>
      </w:pPr>
      <w:r>
        <w:t xml:space="preserve">The Employee acknowledges that the post-termination restrictions in clause 18 of his service agreement dated 2 March 2017 remain in force, save that, in consideration of the payments made under this agreement, the parties agree that the duration of those restrictions is </w:t>
      </w:r>
      <w:del w:id="1009" w:author="Eleanor Bartlett" w:date="2026-02-12T11:20:00Z">
        <w:r>
          <w:delText xml:space="preserve">reduced to 6 months from the Termination Date</w:delText>
        </w:r>
      </w:del>
      <w:ins w:id="1010" w:author="Eleanor Bartlett" w:date="2026-02-12T11:20:00Z">
        <w:r>
          <w:t xml:space="preserve">reduced to 9 months from the Termination Date</w:t>
        </w:r>
      </w:ins>
      <w:r>
        <w:t xml:space="preserve">. For the avoidance of doubt the restrictions continue to apply to the businesses of the Company and the Helix Logistics and Greaves Precision operations.</w:t>
      </w:r>
    </w:p>
    <w:p>
      <w:pPr>
        <w:pStyle w:val="ListParagraph"/>
        <w:numPr>
          <w:ilvl w:val="1"/>
          <w:numId w:val="2"/>
        </w:numPr>
        <w:spacing w:after="100" w:line="264"/>
      </w:pPr>
      <w:r>
        <w:t xml:space="preserve">The Employee agrees that the restrictions in clause 9.1 are reasonable and necessary to protect the legitimate business interests of the Company and that he will not at any time make any application to set them aside.</w:t>
      </w:r>
    </w:p>
    <w:p>
      <w:pPr>
        <w:pStyle w:val="Heading2"/>
      </w:pPr>
      <w:r>
        <w:t xml:space="preserve">10.  Warranties</w:t>
      </w:r>
    </w:p>
    <w:p>
      <w:pPr>
        <w:pStyle w:val="ListParagraph"/>
        <w:numPr>
          <w:ilvl w:val="1"/>
          <w:numId w:val="2"/>
        </w:numPr>
        <w:spacing w:after="100" w:line="264"/>
      </w:pPr>
      <w:r>
        <w:t xml:space="preserve">The Employee warrants that: (a) he has not committed any repudiatory breach of his contract of employment; (b) he is not aware of any matter which would entitle the Company to terminate his employment without notice; (c) he has not received or accepted any offer of employment or engagement; and (d) he has disclosed to the Company all matters of which he is aware that may be relevant to the Company's decision to enter into this agreement.</w:t>
      </w:r>
    </w:p>
    <w:p>
      <w:pPr>
        <w:pStyle w:val="Heading2"/>
      </w:pPr>
      <w:r>
        <w:t xml:space="preserve">11.  Independent legal advice</w:t>
      </w:r>
    </w:p>
    <w:p>
      <w:pPr>
        <w:pStyle w:val="ListParagraph"/>
        <w:numPr>
          <w:ilvl w:val="1"/>
          <w:numId w:val="2"/>
        </w:numPr>
        <w:spacing w:after="100" w:line="264"/>
      </w:pPr>
      <w:r>
        <w:t xml:space="preserve">The Employee confirms that, before signing this agreement, he received independent advice from the Adviser, who is a relevant independent adviser within the meaning of the relevant statutory provisions, as to the terms and effect of this agreement and in particular its effect on his ability to pursue the Claims. The Adviser will sign the certificate at Schedule 1.</w:t>
      </w:r>
    </w:p>
    <w:p>
      <w:pPr>
        <w:pStyle w:val="ListParagraph"/>
        <w:numPr>
          <w:ilvl w:val="1"/>
          <w:numId w:val="2"/>
        </w:numPr>
        <w:spacing w:after="100" w:line="264"/>
      </w:pPr>
      <w:r>
        <w:t xml:space="preserve">The Company will be entitled to enforce the terms of this agreement notwithstanding any failure by the Employee to comply with any of his obligations, without prejudice to the Company's right to recover the Termination Payment in the event of a material breach.</w:t>
      </w:r>
    </w:p>
    <w:p>
      <w:pPr>
        <w:pStyle w:val="Heading2"/>
      </w:pPr>
      <w:r>
        <w:t xml:space="preserve">12.  General</w:t>
      </w:r>
    </w:p>
    <w:p>
      <w:pPr>
        <w:pStyle w:val="ListParagraph"/>
        <w:numPr>
          <w:ilvl w:val="1"/>
          <w:numId w:val="2"/>
        </w:numPr>
        <w:spacing w:after="100" w:line="264"/>
      </w:pPr>
      <w:r>
        <w:t xml:space="preserve">This agreement constitutes the entire agreement between the parties and supersedes any prior agreement or arrangement, whether written or oral, relating to its subject matter.</w:t>
      </w:r>
    </w:p>
    <w:p>
      <w:pPr>
        <w:pStyle w:val="ListParagraph"/>
        <w:numPr>
          <w:ilvl w:val="1"/>
          <w:numId w:val="2"/>
        </w:numPr>
        <w:spacing w:after="100" w:line="264"/>
      </w:pPr>
      <w:r>
        <w:t xml:space="preserve">No variation of this agreement is effective unless it is in writing and signed by or on behalf of each party.</w:t>
      </w:r>
    </w:p>
    <w:p>
      <w:pPr>
        <w:pStyle w:val="ListParagraph"/>
        <w:numPr>
          <w:ilvl w:val="1"/>
          <w:numId w:val="2"/>
        </w:numPr>
        <w:spacing w:after="100" w:line="264"/>
      </w:pPr>
      <w:r>
        <w:t xml:space="preserve">Each of the clauses of this agreement is severable. If any clause is found to be void or unenforceable, that clause will be deemed deleted and the remaining clauses will continue in full force and effect.</w:t>
      </w:r>
    </w:p>
    <w:p>
      <w:pPr>
        <w:pStyle w:val="ListParagraph"/>
        <w:numPr>
          <w:ilvl w:val="1"/>
          <w:numId w:val="2"/>
        </w:numPr>
        <w:spacing w:after="100" w:line="264"/>
      </w:pPr>
      <w:r>
        <w:t xml:space="preserve">A person who is not a party to this agreement has no right under the Contracts (Rights of Third Parties) Act 1999 to enforce any of its terms, save that each group company may enforce the terms of clauses 5, 6 and 8.</w:t>
      </w:r>
    </w:p>
    <w:p>
      <w:pPr>
        <w:pStyle w:val="ListParagraph"/>
        <w:numPr>
          <w:ilvl w:val="1"/>
          <w:numId w:val="2"/>
        </w:numPr>
        <w:spacing w:after="100" w:line="264"/>
      </w:pPr>
      <w:r>
        <w:t xml:space="preserve">This agreement may be executed in any number of counterparts, each of which when executed constitutes a duplicate original, but all the counterparts together constitute one agreement.</w:t>
      </w:r>
    </w:p>
    <w:p>
      <w:pPr>
        <w:pStyle w:val="ListParagraph"/>
        <w:numPr>
          <w:ilvl w:val="1"/>
          <w:numId w:val="2"/>
        </w:numPr>
        <w:spacing w:after="100" w:line="264"/>
      </w:pPr>
      <w:r>
        <w:t xml:space="preserve">This agreement and any dispute or claim arising out of or in connection with it is governed by and construed in accordance with the law of England and Wales, and the parties irrevocably submit to the exclusive jurisdiction of the courts of England and Wales.</w:t>
      </w:r>
    </w:p>
    <w:p>
      <w:pPr>
        <w:pStyle w:val="ListParagraph"/>
        <w:numPr>
          <w:ilvl w:val="1"/>
          <w:numId w:val="2"/>
        </w:numPr>
        <w:spacing w:after="100" w:line="264"/>
      </w:pPr>
      <w:r>
        <w:t xml:space="preserve">Although marked “without prejudice and subject to contract”, this agreement will become an open and binding document upon signature by both parties and the Adviser.</w:t>
      </w:r>
    </w:p>
    <w:p>
      <w:r>
        <w:br w:type="page"/>
      </w:r>
    </w:p>
    <w:p>
      <w:pPr>
        <w:spacing w:after="120"/>
        <w:jc w:val="center"/>
      </w:pPr>
      <w:r>
        <w:rPr>
          <w:b/>
          <w:bCs/>
          <w:sz w:val="22"/>
          <w:szCs w:val="22"/>
        </w:rPr>
        <w:t xml:space="preserve">SCHEDULE 1 — ADVISER'S CERTIFICATE</w:t>
      </w:r>
    </w:p>
    <w:p>
      <w:pPr>
        <w:spacing w:after="100" w:line="264"/>
      </w:pPr>
      <w:r>
        <w:t xml:space="preserve">I, Eleanor Bartlett, of Ashworth Quinn LLP, confirm that I am a relevant independent adviser within the meaning of section 203(3A) of the Employment Rights Act 1996. I have advised Geoffrey Alan Hartnell of the terms and effect of this agreement and in particular its effect on his ability to pursue his rights before an employment tribunal. There is in force a contract of insurance covering the risk of a claim by the Employee in respect of loss arising in consequence of that advice.</w:t>
      </w:r>
    </w:p>
    <w:p>
      <w:pPr>
        <w:spacing w:after="100" w:line="264"/>
      </w:pPr>
      <w:r>
        <w:t xml:space="preserve"/>
      </w:r>
    </w:p>
    <w:p>
      <w:pPr>
        <w:spacing w:after="100" w:line="264"/>
      </w:pPr>
      <w:r>
        <w:t xml:space="preserve">Signed: ............................................   Dated: .......................</w:t>
      </w:r>
    </w:p>
    <w:p>
      <w:pPr>
        <w:spacing w:after="100" w:line="264"/>
      </w:pPr>
      <w:r>
        <w:t xml:space="preserve">Eleanor Bartlett, Partner, Ashworth Quinn LLP</w:t>
      </w:r>
    </w:p>
    <w:p>
      <w:r>
        <w:br w:type="page"/>
      </w:r>
    </w:p>
    <w:p>
      <w:pPr>
        <w:spacing w:after="120"/>
        <w:jc w:val="center"/>
      </w:pPr>
      <w:r>
        <w:rPr>
          <w:b/>
          <w:bCs/>
          <w:sz w:val="22"/>
          <w:szCs w:val="22"/>
        </w:rPr>
        <w:t xml:space="preserve">SCHEDULE 2 — AGREED REFERENCE</w:t>
      </w:r>
    </w:p>
    <w:p>
      <w:pPr>
        <w:spacing w:after="100" w:line="264"/>
      </w:pPr>
      <w:r>
        <w:t xml:space="preserve">Geoffrey Hartnell was employed by Bracken Group plc from 2 March 2009 until 30 April 2026, latterly as Group Operations Director. In that role he held responsibility for the group's logistics, manufacturing operations and health-and-safety function across the group's UK sites. He discharged his responsibilities with diligence and professionalism. His employment ended as a result of a reorganisation of the group's operations function. We wish him well in his future career. This reference is given in good faith and without legal liability on the part of the Company or the author.</w:t>
      </w:r>
    </w:p>
    <w:p>
      <w:r>
        <w:br w:type="page"/>
      </w:r>
    </w:p>
    <w:p>
      <w:pPr>
        <w:spacing w:after="120"/>
        <w:jc w:val="center"/>
      </w:pPr>
      <w:r>
        <w:rPr>
          <w:b/>
          <w:bCs/>
          <w:sz w:val="22"/>
          <w:szCs w:val="22"/>
        </w:rPr>
        <w:t xml:space="preserve">EXECUTION</w:t>
      </w:r>
    </w:p>
    <w:p>
      <w:pPr>
        <w:spacing w:after="100" w:line="264"/>
      </w:pPr>
      <w:r>
        <w:rPr>
          <w:b/>
          <w:bCs/>
        </w:rPr>
        <w:t xml:space="preserve">EXECUTED as an AGREEMENT</w:t>
      </w:r>
    </w:p>
    <w:p>
      <w:pPr>
        <w:spacing w:after="100" w:line="264"/>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60"/>
              <w:left w:type="dxa" w:w="0"/>
              <w:bottom w:type="dxa" w:w="60"/>
              <w:right w:type="dxa" w:w="200"/>
            </w:tcMar>
          </w:tcPr>
          <w:p>
            <w:pPr>
              <w:spacing w:after="200"/>
            </w:pPr>
            <w:r>
              <w:rPr>
                <w:sz w:val="20"/>
                <w:szCs w:val="20"/>
              </w:rPr>
              <w:t xml:space="preserve">SIGNED for and on behalf of</w:t>
            </w:r>
          </w:p>
          <w:p>
            <w:pPr>
              <w:spacing w:after="200"/>
            </w:pPr>
            <w:r>
              <w:rPr>
                <w:sz w:val="20"/>
                <w:szCs w:val="20"/>
              </w:rPr>
              <w:t xml:space="preserve">BRACKEN GROUP PLC</w:t>
            </w:r>
          </w:p>
          <w:p>
            <w:pPr>
              <w:spacing w:after="200"/>
            </w:pPr>
            <w:r>
              <w:rPr>
                <w:sz w:val="20"/>
                <w:szCs w:val="20"/>
              </w:rPr>
              <w:t xml:space="preserve"/>
            </w:r>
          </w:p>
          <w:p>
            <w:pPr>
              <w:spacing w:after="200"/>
            </w:pPr>
            <w:r>
              <w:rPr>
                <w:sz w:val="20"/>
                <w:szCs w:val="20"/>
              </w:rPr>
              <w:t xml:space="preserve">Signature: ...........................</w:t>
            </w:r>
          </w:p>
          <w:p>
            <w:pPr>
              <w:spacing w:after="200"/>
            </w:pPr>
            <w:r>
              <w:rPr>
                <w:sz w:val="20"/>
                <w:szCs w:val="20"/>
              </w:rPr>
              <w:t xml:space="preserve">Name: Karen Mensah</w:t>
            </w:r>
          </w:p>
          <w:p>
            <w:pPr>
              <w:spacing w:after="200"/>
            </w:pPr>
            <w:r>
              <w:rPr>
                <w:sz w:val="20"/>
                <w:szCs w:val="20"/>
              </w:rPr>
              <w:t xml:space="preserve">Title: Group HR Director</w:t>
            </w:r>
          </w:p>
          <w:p>
            <w:pPr>
              <w:spacing w:after="200"/>
            </w:pPr>
            <w:r>
              <w:rPr>
                <w:sz w:val="20"/>
                <w:szCs w:val="20"/>
              </w:rPr>
              <w:t xml:space="preserve">Date: .......................</w:t>
            </w:r>
          </w:p>
        </w:tc>
        <w:tc>
          <w:tcPr>
            <w:tcW w:type="dxa" w:w="4513"/>
            <w:tcBorders>
              <w:top w:val="none"/>
              <w:left w:val="none"/>
              <w:bottom w:val="none"/>
              <w:right w:val="none"/>
            </w:tcBorders>
            <w:tcMar>
              <w:top w:type="dxa" w:w="60"/>
              <w:left w:type="dxa" w:w="200"/>
              <w:bottom w:type="dxa" w:w="60"/>
              <w:right w:type="dxa" w:w="0"/>
            </w:tcMar>
          </w:tcPr>
          <w:p>
            <w:pPr>
              <w:spacing w:after="200"/>
            </w:pPr>
            <w:r>
              <w:rPr>
                <w:sz w:val="20"/>
                <w:szCs w:val="20"/>
              </w:rPr>
              <w:t xml:space="preserve">SIGNED by</w:t>
            </w:r>
          </w:p>
          <w:p>
            <w:pPr>
              <w:spacing w:after="200"/>
            </w:pPr>
            <w:r>
              <w:rPr>
                <w:sz w:val="20"/>
                <w:szCs w:val="20"/>
              </w:rPr>
              <w:t xml:space="preserve">GEOFFREY ALAN HARTNELL</w:t>
            </w:r>
          </w:p>
          <w:p>
            <w:pPr>
              <w:spacing w:after="200"/>
            </w:pPr>
            <w:r>
              <w:rPr>
                <w:sz w:val="20"/>
                <w:szCs w:val="20"/>
              </w:rPr>
              <w:t xml:space="preserve"/>
            </w:r>
          </w:p>
          <w:p>
            <w:pPr>
              <w:spacing w:after="200"/>
            </w:pPr>
            <w:r>
              <w:rPr>
                <w:sz w:val="20"/>
                <w:szCs w:val="20"/>
              </w:rPr>
              <w:t xml:space="preserve">Signature: ...........................</w:t>
            </w:r>
          </w:p>
          <w:p>
            <w:pPr>
              <w:spacing w:after="200"/>
            </w:pPr>
            <w:r>
              <w:rPr>
                <w:sz w:val="20"/>
                <w:szCs w:val="20"/>
              </w:rPr>
              <w:t xml:space="preserve"/>
            </w:r>
          </w:p>
          <w:p>
            <w:pPr>
              <w:spacing w:after="200"/>
            </w:pPr>
            <w:r>
              <w:rPr>
                <w:sz w:val="20"/>
                <w:szCs w:val="20"/>
              </w:rPr>
              <w:t xml:space="preserve"/>
            </w:r>
          </w:p>
          <w:p>
            <w:pPr>
              <w:spacing w:after="200"/>
            </w:pPr>
            <w:r>
              <w:rPr>
                <w:sz w:val="20"/>
                <w:szCs w:val="20"/>
              </w:rPr>
              <w:t xml:space="preserve">Date: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lvl w:ilvl="3" w15:tentative="1">
      <w:start w:val="1"/>
      <w:numFmt w:val="lowerRoman"/>
      <w:lvlText w:val="(%4)"/>
      <w:lvlJc w:val="left"/>
      <w:pPr>
        <w:ind w:left="2100" w:hanging="500"/>
      </w:pPr>
    </w:lvl>
  </w:abstractNum>
  <w:abstractNum w:abstractNumId="3" w15:restartNumberingAfterBreak="0">
    <w:multiLevelType w:val="hybridMultilevel"/>
    <w:lvl w:ilvl="0" w15:tentative="1">
      <w:start w:val="1"/>
      <w:numFmt w:val="upperLetter"/>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2026-06-25T23:02:18.786Z</dcterms:created>
  <dcterms:modified xsi:type="dcterms:W3CDTF">2026-06-25T23:02:18.786Z</dcterms:modified>
</cp:coreProperties>
</file>

<file path=docProps/custom.xml><?xml version="1.0" encoding="utf-8"?>
<Properties xmlns="http://schemas.openxmlformats.org/officeDocument/2006/custom-properties" xmlns:vt="http://schemas.openxmlformats.org/officeDocument/2006/docPropsVTypes"/>
</file>