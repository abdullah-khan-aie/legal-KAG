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rPr>
        <w:t xml:space="preserve">DATED 14 NOVEMBER 2025</w:t>
      </w:r>
    </w:p>
    <w:p>
      <w:pPr>
        <w:spacing w:after="600"/>
        <w:jc w:val="center"/>
      </w:pPr>
      <w:r>
        <w:t xml:space="preserve">____________________________</w:t>
      </w:r>
    </w:p>
    <w:p>
      <w:pPr>
        <w:spacing w:after="120"/>
        <w:jc w:val="center"/>
      </w:pPr>
      <w:r>
        <w:rPr>
          <w:b/>
          <w:bCs/>
          <w:sz w:val="28"/>
          <w:szCs w:val="28"/>
        </w:rPr>
        <w:t xml:space="preserve">CALBRYN THERAPEUTICS LIMITED</w:t>
      </w:r>
    </w:p>
    <w:p>
      <w:pPr>
        <w:spacing w:after="240"/>
        <w:jc w:val="center"/>
      </w:pPr>
      <w:r>
        <w:t xml:space="preserve">(1)</w:t>
      </w:r>
    </w:p>
    <w:p>
      <w:pPr>
        <w:spacing w:after="120"/>
        <w:jc w:val="center"/>
      </w:pPr>
      <w:r>
        <w:rPr>
          <w:i/>
          <w:iCs/>
        </w:rPr>
        <w:t xml:space="preserve">and</w:t>
      </w:r>
    </w:p>
    <w:p>
      <w:pPr>
        <w:spacing w:after="120"/>
        <w:jc w:val="center"/>
      </w:pPr>
      <w:r>
        <w:rPr>
          <w:b/>
          <w:bCs/>
          <w:sz w:val="28"/>
          <w:szCs w:val="28"/>
        </w:rPr>
        <w:t xml:space="preserve">HARTWELL PHARMA LIMITED</w:t>
      </w:r>
    </w:p>
    <w:p>
      <w:pPr>
        <w:spacing w:after="600"/>
        <w:jc w:val="center"/>
      </w:pPr>
      <w:r>
        <w:t xml:space="preserve">(2)</w:t>
      </w:r>
    </w:p>
    <w:p>
      <w:pPr>
        <w:spacing w:after="120"/>
        <w:jc w:val="center"/>
      </w:pPr>
      <w:r>
        <w:rPr>
          <w:b/>
          <w:bCs/>
          <w:sz w:val="28"/>
          <w:szCs w:val="28"/>
        </w:rPr>
        <w:t xml:space="preserve">EXCLUSIVE LICENCE AND RESEARCH COLLABORATION AGREEMENT</w:t>
      </w:r>
    </w:p>
    <w:p>
      <w:pPr>
        <w:spacing w:after="1200"/>
        <w:jc w:val="center"/>
      </w:pPr>
      <w:r>
        <w:rPr>
          <w:i/>
          <w:iCs/>
        </w:rPr>
        <w:t xml:space="preserve">relating to the CAL-218 Programme (Project Larkspur)</w:t>
      </w:r>
    </w:p>
    <w:p>
      <w:pPr>
        <w:spacing w:after="120"/>
        <w:jc w:val="center"/>
      </w:pPr>
      <w:r>
        <w:rPr>
          <w:b/>
          <w:bCs/>
        </w:rPr>
        <w:t xml:space="preserve">Whitfield Carter LLP</w:t>
      </w:r>
    </w:p>
    <w:p>
      <w:pPr>
        <w:jc w:val="center"/>
      </w:pPr>
      <w:r>
        <w:t xml:space="preserve">22 Bishopsgate, London EC2N 4BQ</w:t>
      </w:r>
    </w:p>
    <w:p>
      <w:r>
        <w:br w:type="page"/>
      </w:r>
    </w:p>
    <w:p>
      <w:pPr>
        <w:pStyle w:val="Heading1"/>
      </w:pPr>
      <w:r>
        <w:t xml:space="preserve">THIS AGREEMENT is made on 14 November 2025</w:t>
      </w:r>
    </w:p>
    <w:p>
      <w:pPr>
        <w:spacing w:after="120"/>
      </w:pPr>
      <w:r>
        <w:rPr>
          <w:b/>
          <w:bCs/>
        </w:rPr>
        <w:t xml:space="preserve">PARTIES</w:t>
      </w:r>
    </w:p>
    <w:p>
      <w:pPr>
        <w:tabs>
          <w:tab w:val="left" w:pos="720"/>
        </w:tabs>
        <w:spacing w:after="120"/>
        <w:ind w:left="720" w:hanging="720"/>
      </w:pPr>
      <w:r>
        <w:rPr>
          <w:b/>
          <w:bCs/>
        </w:rPr>
        <w:t xml:space="preserve">(1)	</w:t>
      </w:r>
      <w:r>
        <w:t xml:space="preserve">CALBRYN THERAPEUTICS LIMITED, a company incorporated in England and Wales with registered number 09214477 whose registered office is at Unit 4, Granta Park, Great Abington, Cambridge CB21 6GP (the “Licensor”); and</w:t>
      </w:r>
    </w:p>
    <w:p>
      <w:pPr>
        <w:tabs>
          <w:tab w:val="left" w:pos="720"/>
        </w:tabs>
        <w:spacing w:after="120"/>
        <w:ind w:left="720" w:hanging="720"/>
      </w:pPr>
      <w:r>
        <w:rPr>
          <w:b/>
          <w:bCs/>
        </w:rPr>
        <w:t xml:space="preserve">(2)	</w:t>
      </w:r>
      <w:r>
        <w:t xml:space="preserve">HARTWELL PHARMA LIMITED, a company incorporated in England and Wales with registered number 07788120 whose registered office is at Hartwell House, 18 Mortimer Street, London W1T 3JH (the “Licensee”),</w:t>
      </w:r>
    </w:p>
    <w:p>
      <w:pPr>
        <w:spacing w:after="120"/>
      </w:pPr>
      <w:r>
        <w:t xml:space="preserve">each a “Party” and together the “Parties”.</w:t>
      </w:r>
    </w:p>
    <w:p>
      <w:pPr>
        <w:pStyle w:val="Heading1"/>
      </w:pPr>
      <w:r>
        <w:t xml:space="preserve">BACKGROUND</w:t>
      </w:r>
    </w:p>
    <w:p>
      <w:pPr>
        <w:tabs>
          <w:tab w:val="left" w:pos="720"/>
        </w:tabs>
        <w:spacing w:after="120"/>
        <w:ind w:left="720" w:hanging="720"/>
      </w:pPr>
      <w:r>
        <w:rPr>
          <w:b/>
          <w:bCs/>
        </w:rPr>
        <w:t xml:space="preserve">(A)	</w:t>
      </w:r>
      <w:r>
        <w:t xml:space="preserve">The Licensor is a clinical-stage biotechnology company which has developed and owns certain intellectual property relating to a pre-clinical small-molecule programme directed at the KRAS G12D oncogenic driver, known internally as CAL-218 (the “Programme”).</w:t>
      </w:r>
    </w:p>
    <w:p>
      <w:pPr>
        <w:tabs>
          <w:tab w:val="left" w:pos="720"/>
        </w:tabs>
        <w:spacing w:after="120"/>
        <w:ind w:left="720" w:hanging="720"/>
      </w:pPr>
      <w:r>
        <w:rPr>
          <w:b/>
          <w:bCs/>
        </w:rPr>
        <w:t xml:space="preserve">(B)	</w:t>
      </w:r>
      <w:r>
        <w:t xml:space="preserve">The Licensee is a biopharmaceutical company engaged in the research, development and commercialisation of oncology medicines and has the resources to develop and commercialise products derived from the Programme.</w:t>
      </w:r>
    </w:p>
    <w:p>
      <w:pPr>
        <w:tabs>
          <w:tab w:val="left" w:pos="720"/>
        </w:tabs>
        <w:spacing w:after="120"/>
        <w:ind w:left="720" w:hanging="720"/>
      </w:pPr>
      <w:r>
        <w:rPr>
          <w:b/>
          <w:bCs/>
        </w:rPr>
        <w:t xml:space="preserve">(C)	</w:t>
      </w:r>
      <w:r>
        <w:t xml:space="preserve">Following a period of evaluation under a mutual confidentiality agreement dated 8 August 2025 and a non-binding term sheet dated 19 September 2025, the Parties have agreed that the Licensor shall grant to the Licensee an exclusive worldwide licence under the Licensed IP, and the Parties shall conduct a research collaboration, on the terms set out in this Agreement.</w:t>
      </w:r>
    </w:p>
    <w:p>
      <w:pPr>
        <w:pStyle w:val="Heading1"/>
      </w:pPr>
      <w:r>
        <w:t xml:space="preserve">AGREED TERMS</w:t>
      </w:r>
    </w:p>
    <w:p>
      <w:pPr>
        <w:pStyle w:val="Heading2"/>
      </w:pPr>
      <w:r>
        <w:t xml:space="preserve">1.	Definitions and Interpretation</w:t>
      </w:r>
    </w:p>
    <w:p>
      <w:pPr>
        <w:spacing w:after="120"/>
      </w:pPr>
      <w:r>
        <w:t xml:space="preserve">1.1	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Affiliate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 relation to a Party, any entity that directly or indirectly Controls, is Controlled by, or is under common Control with, that Party.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Calbryn Background IP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Patents listed in Schedule 1 and all Know-How owned or Controlled by the Licensor as at the Effective Date relating to the Programme.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Collaboration Plan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research collaboration plan set out in Schedule 2, as amended from time to time by the JSC in accordance with clause 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Combination Product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Licensed Product that comprises one or more Licensed Compounds together with one or more other active pharmaceutical ingredients.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Control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ownership of, or the right to grant a licence or sub-licence under, Intellectual Property Rights without breaching any obligation owed to a third party.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Effective Date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14 November 2025.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Field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diagnosis, treatment or prevention of any human oncological indication.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First Commercial Sale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first sale of a Licensed Product to a third party by the Licensee, its Affiliate or a Sub-licensee in a country following Regulatory Approval in that country.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Improvements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improvement, modification, enhancement or derivative of the Licensed Compounds or Licensed IP created in the course of the Collaboration.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JSC</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joint steering committee established under clause 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Know-How</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technical, scientific and other information, data, results and materials relating to the Programme that are not in the public domain.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Compounds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CAL-218 and each back-up and follow-on compound within the Programme, as further described in Schedule 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IP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Calbryn Background IP and the Licensor’s interest in any Improvements.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Product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product the manufacture, use or sale of which would, absent the licence granted under this Agreement, infringe a Valid Claim, or which incorporates or is derived from a Licensed Compound.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Net Sales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gross amounts invoiced by the Licensee, its Affiliates and Sub-licensees for sales of Licensed Products to third parties, less the deductions set out in Schedule 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Option Compound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second pre-clinical compound series (CAL-301) over which the Licensee is granted an option under clause 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Regulatory Approval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approvals, licences, registrations or authorisations of any Regulatory Authority necessary for the marketing and sale of a Licensed Product in a country.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Sub-licensee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third party (other than an Affiliate) to which the Licensee grants a sub-licence under clause 2.4.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Territory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worldwide.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Valid Claim</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claim of an issued and unexpired Patent within the Licensed IP that has not been revoked, held invalid or unenforceable by a competent court or authority.</w:t>
            </w:r>
          </w:p>
        </w:tc>
      </w:tr>
    </w:tbl>
    <w:p>
      <w:pPr>
        <w:spacing w:after="120"/>
      </w:pPr>
      <w:r>
        <w:t xml:space="preserve">1.2	Clause, schedule and paragraph headings shall not affect the interpretation of this Agreement. References to clauses and schedules are to the clauses and schedules of this Agreement.</w:t>
      </w:r>
    </w:p>
    <w:p>
      <w:pPr>
        <w:spacing w:after="120"/>
      </w:pPr>
      <w:r>
        <w:t xml:space="preserve">1.3	Words in the singular shall include the plural and vice versa, and a reference to one gender shall include a reference to the other genders.</w:t>
      </w:r>
    </w:p>
    <w:p>
      <w:pPr>
        <w:spacing w:after="120"/>
      </w:pPr>
      <w:r>
        <w:t xml:space="preserve">1.4	The schedules form part of this Agreement and shall have effect as if set out in full in the body of this Agreement.</w:t>
      </w:r>
    </w:p>
    <w:p>
      <w:pPr>
        <w:pStyle w:val="Heading2"/>
      </w:pPr>
      <w:r>
        <w:t xml:space="preserve">2.	Grant of Licence</w:t>
      </w:r>
    </w:p>
    <w:p>
      <w:pPr>
        <w:tabs>
          <w:tab w:val="left" w:pos="720"/>
        </w:tabs>
        <w:spacing w:after="120"/>
        <w:ind w:left="720" w:hanging="720"/>
      </w:pPr>
      <w:r>
        <w:rPr>
          <w:b/>
          <w:bCs/>
        </w:rPr>
        <w:t xml:space="preserve">2.1	</w:t>
      </w:r>
      <w:r>
        <w:t xml:space="preserve">The Licensor hereby grants to the Licensee, with effect from the Effective Date, an exclusive (even as to the Licensor, save as expressly reserved in clause 2.3), royalty-bearing licence under the Licensed IP to research, develop, make, have made, use, import, market, sell and otherwise commercialise Licensed Products in the Field in the Territory.</w:t>
      </w:r>
    </w:p>
    <w:p>
      <w:pPr>
        <w:tabs>
          <w:tab w:val="left" w:pos="720"/>
        </w:tabs>
        <w:spacing w:after="120"/>
        <w:ind w:left="720" w:hanging="720"/>
      </w:pPr>
      <w:r>
        <w:rPr>
          <w:b/>
          <w:bCs/>
        </w:rPr>
        <w:t xml:space="preserve">2.2	</w:t>
      </w:r>
      <w:r>
        <w:t xml:space="preserve">The licence granted under clause 2.1 includes the right to grant sub-licences in accordance with clause 2.4.</w:t>
      </w:r>
    </w:p>
    <w:p>
      <w:pPr>
        <w:tabs>
          <w:tab w:val="left" w:pos="720"/>
        </w:tabs>
        <w:spacing w:after="120"/>
        <w:ind w:left="720" w:hanging="720"/>
      </w:pPr>
      <w:r>
        <w:rPr>
          <w:b/>
          <w:bCs/>
        </w:rPr>
        <w:t xml:space="preserve">2.3	</w:t>
      </w:r>
      <w:r>
        <w:t xml:space="preserve">The Licensor reserves the non-exclusive, non-transferable right to use the Licensed IP solely for its internal, non-commercial research purposes, and to perform its obligations under the Collaboration Plan. The Licensor shall not grant any rights under the Licensed IP to any third party in the Field during the term of this Agreement.</w:t>
      </w:r>
    </w:p>
    <w:p>
      <w:pPr>
        <w:tabs>
          <w:tab w:val="left" w:pos="720"/>
        </w:tabs>
        <w:spacing w:after="120"/>
        <w:ind w:left="720" w:hanging="720"/>
      </w:pPr>
      <w:r>
        <w:rPr>
          <w:b/>
          <w:bCs/>
        </w:rPr>
        <w:t xml:space="preserve">2.4	</w:t>
      </w:r>
      <w:r>
        <w:t xml:space="preserve">The Licensee may grant sub-licences under the licence granted in clause 2.1 to its Affiliates and to third parties, provided that: (a) each sub-licence is consistent with and subject to the terms of this Agreement; (b) the Licensee remains responsible for the acts and omissions of each Sub-licensee; and (c) the Licensee provides the Licensor with a copy of each sub-licence agreement (which may be redacted as to commercially sensitive terms) within 30 days of execution.</w:t>
      </w:r>
    </w:p>
    <w:p>
      <w:pPr>
        <w:tabs>
          <w:tab w:val="left" w:pos="720"/>
        </w:tabs>
        <w:spacing w:after="120"/>
        <w:ind w:left="720" w:hanging="720"/>
      </w:pPr>
      <w:r>
        <w:rPr>
          <w:b/>
          <w:bCs/>
        </w:rPr>
        <w:t xml:space="preserve">2.5	</w:t>
      </w:r>
      <w:r>
        <w:t xml:space="preserve">No licence is granted by either Party other than as expressly set out in this Agreement, and no rights are granted by implication, estoppel or otherwise.</w:t>
      </w:r>
    </w:p>
    <w:p>
      <w:pPr>
        <w:pStyle w:val="Heading2"/>
      </w:pPr>
      <w:r>
        <w:t xml:space="preserve">3.	Option over the Option Compound</w:t>
      </w:r>
    </w:p>
    <w:p>
      <w:pPr>
        <w:tabs>
          <w:tab w:val="left" w:pos="720"/>
        </w:tabs>
        <w:spacing w:after="120"/>
        <w:ind w:left="720" w:hanging="720"/>
      </w:pPr>
      <w:r>
        <w:rPr>
          <w:b/>
          <w:bCs/>
        </w:rPr>
        <w:t xml:space="preserve">3.1	</w:t>
      </w:r>
      <w:r>
        <w:t xml:space="preserve">The Licensor grants to the Licensee an exclusive option, exercisable during the period of 18 months from the Effective Date (the “Option Period”), to take an exclusive worldwide licence under the Licensed IP in respect of the Option Compound (CAL-301) on terms equivalent to those set out in this Agreement.</w:t>
      </w:r>
    </w:p>
    <w:p>
      <w:pPr>
        <w:tabs>
          <w:tab w:val="left" w:pos="720"/>
        </w:tabs>
        <w:spacing w:after="120"/>
        <w:ind w:left="720" w:hanging="720"/>
      </w:pPr>
      <w:r>
        <w:rPr>
          <w:b/>
          <w:bCs/>
        </w:rPr>
        <w:t xml:space="preserve">3.2	</w:t>
      </w:r>
      <w:r>
        <w:t xml:space="preserve">The Licensee may exercise the option by written notice to the Licensor at any time during the Option Period, accompanied by payment of the Option Fee set out in clause 6.2.</w:t>
      </w:r>
    </w:p>
    <w:p>
      <w:pPr>
        <w:tabs>
          <w:tab w:val="left" w:pos="720"/>
        </w:tabs>
        <w:spacing w:after="120"/>
        <w:ind w:left="720" w:hanging="720"/>
      </w:pPr>
      <w:r>
        <w:rPr>
          <w:b/>
          <w:bCs/>
        </w:rPr>
        <w:t xml:space="preserve">3.3	</w:t>
      </w:r>
      <w:r>
        <w:t xml:space="preserve">If the Licensee does not exercise the option before expiry of the Option Period, the option shall lapse and the Licensor shall be free to deal with the Option Compound without restriction.</w:t>
      </w:r>
    </w:p>
    <w:p>
      <w:pPr>
        <w:pStyle w:val="Heading2"/>
      </w:pPr>
      <w:r>
        <w:t xml:space="preserve">4.	Governance and the Collaboration</w:t>
      </w:r>
    </w:p>
    <w:p>
      <w:pPr>
        <w:tabs>
          <w:tab w:val="left" w:pos="720"/>
        </w:tabs>
        <w:spacing w:after="120"/>
        <w:ind w:left="720" w:hanging="720"/>
      </w:pPr>
      <w:r>
        <w:rPr>
          <w:b/>
          <w:bCs/>
        </w:rPr>
        <w:t xml:space="preserve">4.1	</w:t>
      </w:r>
      <w:r>
        <w:t xml:space="preserve">The Parties shall establish a joint steering committee (the JSC) within 30 days of the Effective Date, comprising three representatives of each Party. The JSC shall oversee the conduct of the Collaboration Plan, review research progress, and approve amendments to the Collaboration Plan.</w:t>
      </w:r>
    </w:p>
    <w:p>
      <w:pPr>
        <w:tabs>
          <w:tab w:val="left" w:pos="720"/>
        </w:tabs>
        <w:spacing w:after="120"/>
        <w:ind w:left="720" w:hanging="720"/>
      </w:pPr>
      <w:r>
        <w:rPr>
          <w:b/>
          <w:bCs/>
        </w:rPr>
        <w:t xml:space="preserve">4.2	</w:t>
      </w:r>
      <w:r>
        <w:t xml:space="preserve">The JSC shall meet not less than quarterly. Decisions of the JSC shall be made by consensus. If the JSC is unable to reach consensus on a matter, the matter shall be referred to the Chief Scientific Officers of each Party, failing which the Licensee shall have the deciding vote on matters relating to development and commercialisation, and the Licensor shall have the deciding vote on matters relating to the Licensor’s internal research conduct.</w:t>
      </w:r>
    </w:p>
    <w:p>
      <w:pPr>
        <w:tabs>
          <w:tab w:val="left" w:pos="720"/>
        </w:tabs>
        <w:spacing w:after="120"/>
        <w:ind w:left="720" w:hanging="720"/>
      </w:pPr>
      <w:r>
        <w:rPr>
          <w:b/>
          <w:bCs/>
        </w:rPr>
        <w:t xml:space="preserve">4.3	</w:t>
      </w:r>
      <w:r>
        <w:t xml:space="preserve">Each Party shall use Commercially Reasonable Efforts to perform the activities allocated to it under the Collaboration Plan. The Licensee shall fund the Collaboration in accordance with the budget in Schedule 2, up to a maximum of £2,400,000 over the initial two-year research term.</w:t>
      </w:r>
    </w:p>
    <w:p>
      <w:pPr>
        <w:pStyle w:val="Heading2"/>
      </w:pPr>
      <w:r>
        <w:t xml:space="preserve">5.	Development and Diligence</w:t>
      </w:r>
    </w:p>
    <w:p>
      <w:pPr>
        <w:tabs>
          <w:tab w:val="left" w:pos="720"/>
        </w:tabs>
        <w:spacing w:after="120"/>
        <w:ind w:left="720" w:hanging="720"/>
      </w:pPr>
      <w:r>
        <w:rPr>
          <w:b/>
          <w:bCs/>
        </w:rPr>
        <w:t xml:space="preserve">5.1	</w:t>
      </w:r>
      <w:r>
        <w:t xml:space="preserve">The Licensee shall use Commercially Reasonable Efforts to develop and commercialise at least one Licensed Product in each of the United States, the United Kingdom and at least two Major European Markets.</w:t>
      </w:r>
    </w:p>
    <w:p>
      <w:pPr>
        <w:tabs>
          <w:tab w:val="left" w:pos="720"/>
        </w:tabs>
        <w:spacing w:after="120"/>
        <w:ind w:left="720" w:hanging="720"/>
      </w:pPr>
      <w:r>
        <w:rPr>
          <w:b/>
          <w:bCs/>
        </w:rPr>
        <w:t xml:space="preserve">5.2	</w:t>
      </w:r>
      <w:r>
        <w:t xml:space="preserve">The Licensee shall provide the Licensor with a written development report not less than once every six months, summarising progress against the development milestones set out in Schedule 4.</w:t>
      </w:r>
    </w:p>
    <w:p>
      <w:pPr>
        <w:tabs>
          <w:tab w:val="left" w:pos="720"/>
        </w:tabs>
        <w:spacing w:after="120"/>
        <w:ind w:left="720" w:hanging="720"/>
      </w:pPr>
      <w:r>
        <w:rPr>
          <w:b/>
          <w:bCs/>
        </w:rPr>
        <w:t xml:space="preserve">5.3	</w:t>
      </w:r>
      <w:r>
        <w:t xml:space="preserve">If the Licensee fails to achieve the first development milestone (IND/CTA acceptance) within </w:t>
      </w:r>
      <w:del w:id="9011" w:author="James Osei" w:date="2025-10-09T10:18:00Z">
        <w:r>
          <w:delText xml:space="preserve">36</w:delText>
        </w:r>
      </w:del>
      <w:ins w:id="9012" w:author="James Osei" w:date="2025-10-09T10:18:00Z">
        <w:r>
          <w:t xml:space="preserve">42</w:t>
        </w:r>
      </w:ins>
      <w:r>
        <w:t xml:space="preserve"> months of the Effective Date (subject to extension for Force Majeure and regulatory delay not attributable to the Licensee), the Licensor may, as its sole remedy, convert the exclusive licence to a non-exclusive licence on 60 days’ written notice.</w:t>
      </w:r>
    </w:p>
    <w:p>
      <w:pPr>
        <w:pStyle w:val="Heading2"/>
      </w:pPr>
      <w:r>
        <w:t xml:space="preserve">6.	Financial Provisions</w:t>
      </w:r>
    </w:p>
    <w:p>
      <w:pPr>
        <w:tabs>
          <w:tab w:val="left" w:pos="720"/>
        </w:tabs>
        <w:spacing w:after="120"/>
        <w:ind w:left="720" w:hanging="720"/>
      </w:pPr>
      <w:r>
        <w:rPr>
          <w:b/>
          <w:bCs/>
        </w:rPr>
        <w:t xml:space="preserve">6.1	</w:t>
      </w:r>
      <w:r>
        <w:t xml:space="preserve">In consideration of the grant of the licence under clause 2.1, the Licensee shall pay to the Licensor a non-refundable, non-creditable upfront fee of </w:t>
      </w:r>
      <w:del w:id="9001" w:author="James Osei" w:date="2025-10-09T10:15:00Z">
        <w:r>
          <w:delText xml:space="preserve">£8,000,000</w:delText>
        </w:r>
      </w:del>
      <w:ins w:id="9002" w:author="James Osei" w:date="2025-10-09T10:15:00Z">
        <w:r>
          <w:t xml:space="preserve">£7,000,000</w:t>
        </w:r>
      </w:ins>
      <w:r>
        <w:t xml:space="preserve"> within </w:t>
      </w:r>
      <w:del w:id="9003" w:author="James Osei" w:date="2025-10-09T10:15:00Z">
        <w:r>
          <w:delText xml:space="preserve">30</w:delText>
        </w:r>
      </w:del>
      <w:ins w:id="9004" w:author="James Osei" w:date="2025-10-09T10:15:00Z">
        <w:r>
          <w:t xml:space="preserve">45</w:t>
        </w:r>
      </w:ins>
      <w:r>
        <w:t xml:space="preserve"> days of the Effective Date.</w:t>
      </w:r>
    </w:p>
    <w:p>
      <w:pPr>
        <w:tabs>
          <w:tab w:val="left" w:pos="720"/>
        </w:tabs>
        <w:spacing w:after="120"/>
        <w:ind w:left="720" w:hanging="720"/>
      </w:pPr>
      <w:r>
        <w:rPr>
          <w:b/>
          <w:bCs/>
        </w:rPr>
        <w:t xml:space="preserve">6.2	</w:t>
      </w:r>
      <w:r>
        <w:t xml:space="preserve">If the Licensee exercises the option under clause 3, the Licensee shall pay to the Licensor an option exercise fee of £3,000,000 (the “Option Fee”) within 30 days of exercise.</w:t>
      </w:r>
    </w:p>
    <w:p>
      <w:pPr>
        <w:tabs>
          <w:tab w:val="left" w:pos="720"/>
        </w:tabs>
        <w:spacing w:after="120"/>
        <w:ind w:left="720" w:hanging="720"/>
      </w:pPr>
      <w:r>
        <w:rPr>
          <w:b/>
          <w:bCs/>
        </w:rPr>
        <w:t xml:space="preserve">6.3	</w:t>
      </w:r>
      <w:r>
        <w:t xml:space="preserve">The Licensee shall pay to the Licensor the development, regulatory and commercial milestone payments set out in Schedule 4, up to an aggregate maximum of £62,000,000, within 45 days of achievement of the relevant milestone.</w:t>
      </w:r>
    </w:p>
    <w:p>
      <w:pPr>
        <w:tabs>
          <w:tab w:val="left" w:pos="720"/>
        </w:tabs>
        <w:spacing w:after="120"/>
        <w:ind w:left="720" w:hanging="720"/>
      </w:pPr>
      <w:r>
        <w:rPr>
          <w:b/>
          <w:bCs/>
        </w:rPr>
        <w:t xml:space="preserve">6.4	</w:t>
      </w:r>
      <w:r>
        <w:t xml:space="preserve">The Licensee shall pay to the Licensor tiered royalties on Net Sales of Licensed Products on a Licensed Product-by-Licensed Product and country-by-country basis, at the rates set out in clause 6.5, during the Royalty Term.</w:t>
      </w:r>
    </w:p>
    <w:p>
      <w:pPr>
        <w:spacing w:after="120"/>
      </w:pPr>
      <w:r>
        <w:t xml:space="preserve">6.5	The royalty rates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Annual Net Sales of a Licensed Product</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Royalty Rate</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up to and including £100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7%</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£100 million up to and including £300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9%</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£300 million up to and including £500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11%</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£500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12%</w:t>
            </w:r>
          </w:p>
        </w:tc>
      </w:tr>
    </w:tbl>
    <w:p>
      <w:pPr>
        <w:tabs>
          <w:tab w:val="left" w:pos="720"/>
        </w:tabs>
        <w:spacing w:after="120"/>
        <w:ind w:left="720" w:hanging="720"/>
      </w:pPr>
      <w:r>
        <w:rPr>
          <w:b/>
          <w:bCs/>
        </w:rPr>
        <w:t xml:space="preserve">6.6	</w:t>
      </w:r>
      <w:r>
        <w:t xml:space="preserve">The “Royalty Term” means, in respect of each Licensed Product in each country, the period from First Commercial Sale until the later of (a) expiry of the last Valid Claim covering that Licensed Product in that country, and (b) ten years from First Commercial Sale in that country.</w:t>
      </w:r>
    </w:p>
    <w:p>
      <w:pPr>
        <w:tabs>
          <w:tab w:val="left" w:pos="720"/>
        </w:tabs>
        <w:spacing w:after="120"/>
        <w:ind w:left="720" w:hanging="720"/>
      </w:pPr>
      <w:r>
        <w:rPr>
          <w:b/>
          <w:bCs/>
        </w:rPr>
        <w:t xml:space="preserve">6.7	</w:t>
      </w:r>
      <w:r>
        <w:t xml:space="preserve">Royalties shall be paid quarterly in arrears within 45 days of the end of each calendar quarter, accompanied by a royalty report in the form of Schedule 3. All payments are exclusive of VAT and shall be made in pounds sterling.</w:t>
      </w:r>
    </w:p>
    <w:p>
      <w:pPr>
        <w:tabs>
          <w:tab w:val="left" w:pos="720"/>
        </w:tabs>
        <w:spacing w:after="120"/>
        <w:ind w:left="720" w:hanging="720"/>
      </w:pPr>
      <w:r>
        <w:rPr>
          <w:b/>
          <w:bCs/>
        </w:rPr>
        <w:t xml:space="preserve">6.8	</w:t>
      </w:r>
      <w:r>
        <w:t xml:space="preserve">The Licensee shall keep complete and accurate records of Net Sales. The Licensor may, not more than once in any calendar year and on 30 days’ notice, appoint an independent accountant to audit such records. If any audit reveals an underpayment exceeding 5%, the Licensee shall bear the reasonable costs of the audit.</w:t>
      </w:r>
    </w:p>
    <w:p>
      <w:pPr>
        <w:pStyle w:val="Heading2"/>
      </w:pPr>
      <w:r>
        <w:t xml:space="preserve">7.	Intellectual Property</w:t>
      </w:r>
    </w:p>
    <w:p>
      <w:pPr>
        <w:tabs>
          <w:tab w:val="left" w:pos="720"/>
        </w:tabs>
        <w:spacing w:after="120"/>
        <w:ind w:left="720" w:hanging="720"/>
      </w:pPr>
      <w:r>
        <w:rPr>
          <w:b/>
          <w:bCs/>
        </w:rPr>
        <w:t xml:space="preserve">7.1	</w:t>
      </w:r>
      <w:r>
        <w:t xml:space="preserve">All right, title and interest in and to the Calbryn Background IP shall remain vested in the Licensor.</w:t>
      </w:r>
    </w:p>
    <w:p>
      <w:pPr>
        <w:tabs>
          <w:tab w:val="left" w:pos="720"/>
        </w:tabs>
        <w:spacing w:after="120"/>
        <w:ind w:left="720" w:hanging="720"/>
      </w:pPr>
      <w:r>
        <w:rPr>
          <w:b/>
          <w:bCs/>
        </w:rPr>
        <w:t xml:space="preserve">7.2	</w:t>
      </w:r>
      <w:r>
        <w:t xml:space="preserve">All Improvements made solely by or on behalf of the Licensee shall be owned by the Licensee. All Improvements made solely by or on behalf of the Licensor shall be owned by the Licensor and shall be included in the Licensed IP. Improvements made jointly shall be owned jointly, and each Party hereby grants to the other a licence under its interest in jointly-owned Improvements to the extent necessary to exercise its rights and perform its obligations under this Agreement.</w:t>
      </w:r>
    </w:p>
    <w:p>
      <w:pPr>
        <w:tabs>
          <w:tab w:val="left" w:pos="720"/>
        </w:tabs>
        <w:spacing w:after="120"/>
        <w:ind w:left="720" w:hanging="720"/>
      </w:pPr>
      <w:r>
        <w:rPr>
          <w:b/>
          <w:bCs/>
        </w:rPr>
        <w:t xml:space="preserve">7.3	</w:t>
      </w:r>
      <w:r>
        <w:t xml:space="preserve">The Licensor shall have the first right, but not the obligation, to prosecute and maintain the Patents within the Calbryn Background IP at its own cost. If the Licensor elects not to prosecute or maintain any such Patent, it shall notify the Licensee, which may assume prosecution and maintenance at its own cost, in which case the relevant Patent shall be assigned to the Licensee.</w:t>
      </w:r>
    </w:p>
    <w:p>
      <w:pPr>
        <w:tabs>
          <w:tab w:val="left" w:pos="720"/>
        </w:tabs>
        <w:spacing w:after="120"/>
        <w:ind w:left="720" w:hanging="720"/>
      </w:pPr>
      <w:r>
        <w:rPr>
          <w:b/>
          <w:bCs/>
        </w:rPr>
        <w:t xml:space="preserve">7.4	</w:t>
      </w:r>
      <w:r>
        <w:t xml:space="preserve">The Licensee shall have the first right to take action against any third-party infringement of the Licensed IP in the Field. Any recovery shall, after reimbursement of each Party’s costs, be retained by the Party that brought the action, save that the Licensor shall receive an amount equivalent to the royalty it would have received on the infringing sales.</w:t>
      </w:r>
    </w:p>
    <w:p>
      <w:pPr>
        <w:pStyle w:val="Heading2"/>
      </w:pPr>
      <w:r>
        <w:t xml:space="preserve">8.	Representations and Warranties</w:t>
      </w:r>
    </w:p>
    <w:p>
      <w:pPr>
        <w:tabs>
          <w:tab w:val="left" w:pos="720"/>
        </w:tabs>
        <w:spacing w:after="120"/>
        <w:ind w:left="720" w:hanging="720"/>
      </w:pPr>
      <w:r>
        <w:rPr>
          <w:b/>
          <w:bCs/>
        </w:rPr>
        <w:t xml:space="preserve">8.1	</w:t>
      </w:r>
      <w:r>
        <w:t xml:space="preserve">The Licensor represents and warrants to the Licensee that, as at the Effective Date: (a) it is the sole legal and beneficial owner of, or otherwise Controls, the Licensed IP; (b) the Patents listed in Schedule 1 are subsisting and, to the best of the Licensor’s knowledge, are not invalid; (c) it has not granted any licence or other right under the Licensed IP that conflicts with the licence granted under this Agreement; (d) to the best of its knowledge, the exploitation of the Licensed Compounds as contemplated does not infringe the Intellectual Property Rights of any third party; and (e) the disclosures made in the Disclosure Schedule are true and accurate in all material respects.</w:t>
      </w:r>
    </w:p>
    <w:p>
      <w:pPr>
        <w:tabs>
          <w:tab w:val="left" w:pos="720"/>
        </w:tabs>
        <w:spacing w:after="120"/>
        <w:ind w:left="720" w:hanging="720"/>
      </w:pPr>
      <w:r>
        <w:rPr>
          <w:b/>
          <w:bCs/>
        </w:rPr>
        <w:t xml:space="preserve">8.2	</w:t>
      </w:r>
      <w:r>
        <w:t xml:space="preserve">Each Party represents and warrants that it has full power and authority to enter into and perform this Agreement.</w:t>
      </w:r>
    </w:p>
    <w:p>
      <w:pPr>
        <w:tabs>
          <w:tab w:val="left" w:pos="720"/>
        </w:tabs>
        <w:spacing w:after="120"/>
        <w:ind w:left="720" w:hanging="720"/>
      </w:pPr>
      <w:r>
        <w:rPr>
          <w:b/>
          <w:bCs/>
        </w:rPr>
        <w:t xml:space="preserve">8.3	</w:t>
      </w:r>
      <w:r>
        <w:t xml:space="preserve">Except as expressly set out in this Agreement, all warranties, conditions and terms, whether express or implied by statute, common law or otherwise, are excluded to the fullest extent permitted by law. In particular, the Licensor gives no warranty that any Licensed Product will be successfully developed or will receive Regulatory Approval.</w:t>
      </w:r>
    </w:p>
    <w:p>
      <w:pPr>
        <w:pStyle w:val="Heading2"/>
      </w:pPr>
      <w:r>
        <w:t xml:space="preserve">9.	Limitation of Liability</w:t>
      </w:r>
    </w:p>
    <w:p>
      <w:pPr>
        <w:tabs>
          <w:tab w:val="left" w:pos="720"/>
        </w:tabs>
        <w:spacing w:after="120"/>
        <w:ind w:left="720" w:hanging="720"/>
      </w:pPr>
      <w:r>
        <w:rPr>
          <w:b/>
          <w:bCs/>
        </w:rPr>
        <w:t xml:space="preserve">9.1	</w:t>
      </w:r>
      <w:r>
        <w:t xml:space="preserve">Nothing in this Agreement shall limit or exclude either Party’s liability for: (a) death or personal injury caused by its negligence; (b) fraud or fraudulent misrepresentation; or (c) any other liability that cannot be limited or excluded by law.</w:t>
      </w:r>
    </w:p>
    <w:p>
      <w:pPr>
        <w:tabs>
          <w:tab w:val="left" w:pos="720"/>
        </w:tabs>
        <w:spacing w:after="120"/>
        <w:ind w:left="720" w:hanging="720"/>
      </w:pPr>
      <w:r>
        <w:rPr>
          <w:b/>
          <w:bCs/>
        </w:rPr>
        <w:t xml:space="preserve">9.2	</w:t>
      </w:r>
      <w:r>
        <w:t xml:space="preserve">Subject to clause 9.1, neither Party shall be liable to the other for any indirect, special or consequential loss, or for loss of profit, revenue, anticipated savings or goodwill.</w:t>
      </w:r>
    </w:p>
    <w:p>
      <w:pPr>
        <w:tabs>
          <w:tab w:val="left" w:pos="720"/>
        </w:tabs>
        <w:spacing w:after="120"/>
        <w:ind w:left="720" w:hanging="720"/>
      </w:pPr>
      <w:r>
        <w:rPr>
          <w:b/>
          <w:bCs/>
        </w:rPr>
        <w:t xml:space="preserve">9.3	</w:t>
      </w:r>
      <w:r>
        <w:t xml:space="preserve">Subject to clauses 9.1 and 9.2, the total aggregate liability of the Licensor to the Licensee arising out of or in connection with this Agreement, whether in contract, tort (including negligence) or otherwise, shall not exceed a sum equal to the total amounts paid by the Licensee to the Licensor under this Agreement in the </w:t>
      </w:r>
      <w:del w:id="9021" w:author="James Osei" w:date="2025-10-09T10:24:00Z">
        <w:r>
          <w:delText xml:space="preserve">24</w:delText>
        </w:r>
      </w:del>
      <w:ins w:id="9022" w:author="James Osei" w:date="2025-10-09T10:24:00Z">
        <w:r>
          <w:t xml:space="preserve">36</w:t>
        </w:r>
      </w:ins>
      <w:r>
        <w:t xml:space="preserve"> months preceding the event giving rise to the liability, save that for any breach of the warranty in clause 8.1(a) (ownership) or clause 8.1(c) (no conflicting grant) such liability shall not exceed </w:t>
      </w:r>
      <w:del w:id="9023" w:author="James Osei" w:date="2025-10-09T10:24:00Z">
        <w:r>
          <w:delText xml:space="preserve">£20,000,000</w:delText>
        </w:r>
      </w:del>
      <w:ins w:id="9024" w:author="James Osei" w:date="2025-10-09T10:24:00Z">
        <w:r>
          <w:t xml:space="preserve">£15,000,000</w:t>
        </w:r>
      </w:ins>
      <w:r>
        <w:t xml:space="preserve">.</w:t>
      </w:r>
    </w:p>
    <w:p>
      <w:pPr>
        <w:pStyle w:val="Heading2"/>
      </w:pPr>
      <w:r>
        <w:t xml:space="preserve">10.	Confidentiality</w:t>
      </w:r>
    </w:p>
    <w:p>
      <w:pPr>
        <w:tabs>
          <w:tab w:val="left" w:pos="720"/>
        </w:tabs>
        <w:spacing w:after="120"/>
        <w:ind w:left="720" w:hanging="720"/>
      </w:pPr>
      <w:r>
        <w:rPr>
          <w:b/>
          <w:bCs/>
        </w:rPr>
        <w:t xml:space="preserve">10.1	</w:t>
      </w:r>
      <w:r>
        <w:t xml:space="preserve">Each Party shall keep confidential all Confidential Information of the other Party and shall not use it other than for the purposes of this Agreement. This obligation shall survive termination for a period of seven years.</w:t>
      </w:r>
    </w:p>
    <w:p>
      <w:pPr>
        <w:tabs>
          <w:tab w:val="left" w:pos="720"/>
        </w:tabs>
        <w:spacing w:after="120"/>
        <w:ind w:left="720" w:hanging="720"/>
      </w:pPr>
      <w:r>
        <w:rPr>
          <w:b/>
          <w:bCs/>
        </w:rPr>
        <w:t xml:space="preserve">10.2	</w:t>
      </w:r>
      <w:r>
        <w:t xml:space="preserve">The confidentiality agreement between the Parties dated 8 August 2025 is superseded by this clause 10 in respect of information disclosed on or after the Effective Date.</w:t>
      </w:r>
    </w:p>
    <w:p>
      <w:pPr>
        <w:pStyle w:val="Heading2"/>
      </w:pPr>
      <w:r>
        <w:t xml:space="preserve">11.	Term and Termination</w:t>
      </w:r>
    </w:p>
    <w:p>
      <w:pPr>
        <w:tabs>
          <w:tab w:val="left" w:pos="720"/>
        </w:tabs>
        <w:spacing w:after="120"/>
        <w:ind w:left="720" w:hanging="720"/>
      </w:pPr>
      <w:r>
        <w:rPr>
          <w:b/>
          <w:bCs/>
        </w:rPr>
        <w:t xml:space="preserve">11.1	</w:t>
      </w:r>
      <w:r>
        <w:t xml:space="preserve">This Agreement shall commence on the Effective Date and, unless terminated earlier in accordance with this clause 11, shall continue on a country-by-country and Licensed Product-by-Licensed Product basis until expiry of the last Royalty Term, whereupon the licence in that country for that Licensed Product shall become perpetual, irrevocable, fully paid-up and royalty-free.</w:t>
      </w:r>
    </w:p>
    <w:p>
      <w:pPr>
        <w:tabs>
          <w:tab w:val="left" w:pos="720"/>
        </w:tabs>
        <w:spacing w:after="120"/>
        <w:ind w:left="720" w:hanging="720"/>
      </w:pPr>
      <w:r>
        <w:rPr>
          <w:b/>
          <w:bCs/>
        </w:rPr>
        <w:t xml:space="preserve">11.2	</w:t>
      </w:r>
      <w:r>
        <w:t xml:space="preserve">Either Party may terminate this Agreement by written notice if the other Party commits a material breach which is not remedied within 60 days of written notice, or becomes insolvent.</w:t>
      </w:r>
    </w:p>
    <w:p>
      <w:pPr>
        <w:tabs>
          <w:tab w:val="left" w:pos="720"/>
        </w:tabs>
        <w:spacing w:after="120"/>
        <w:ind w:left="720" w:hanging="720"/>
      </w:pPr>
      <w:r>
        <w:rPr>
          <w:b/>
          <w:bCs/>
        </w:rPr>
        <w:t xml:space="preserve">11.3	</w:t>
      </w:r>
      <w:r>
        <w:t xml:space="preserve">The Licensee may terminate this Agreement in its entirety, or on a Licensed Product-by-Licensed Product or country-by-country basis, for convenience on 90 days’ written notice.</w:t>
      </w:r>
    </w:p>
    <w:p>
      <w:pPr>
        <w:tabs>
          <w:tab w:val="left" w:pos="720"/>
        </w:tabs>
        <w:spacing w:after="120"/>
        <w:ind w:left="720" w:hanging="720"/>
      </w:pPr>
      <w:r>
        <w:rPr>
          <w:b/>
          <w:bCs/>
        </w:rPr>
        <w:t xml:space="preserve">11.4	</w:t>
      </w:r>
      <w:r>
        <w:t xml:space="preserve">On termination by the Licensor for the Licensee’s material breach, or by the Licensee for convenience, all licences granted to the Licensee shall terminate, and the Licensee shall, at the Licensor’s request and on commercially reasonable terms, transfer to the Licensor any Regulatory Approvals and grant the Licensor a licence under the Licensee’s Improvements to enable continued development.</w:t>
      </w:r>
    </w:p>
    <w:p>
      <w:pPr>
        <w:pStyle w:val="Heading2"/>
      </w:pPr>
      <w:r>
        <w:t xml:space="preserve">12.	General</w:t>
      </w:r>
    </w:p>
    <w:p>
      <w:pPr>
        <w:tabs>
          <w:tab w:val="left" w:pos="720"/>
        </w:tabs>
        <w:spacing w:after="120"/>
        <w:ind w:left="720" w:hanging="720"/>
      </w:pPr>
      <w:r>
        <w:rPr>
          <w:b/>
          <w:bCs/>
        </w:rPr>
        <w:t xml:space="preserve">12.1	</w:t>
      </w:r>
      <w:r>
        <w:t xml:space="preserve">Notices: Any notice under this Agreement shall be in writing and delivered by hand, pre-paid first-class post or email to the address of the relevant Party set out in this Agreement (or as notified).</w:t>
      </w:r>
    </w:p>
    <w:p>
      <w:pPr>
        <w:tabs>
          <w:tab w:val="left" w:pos="720"/>
        </w:tabs>
        <w:spacing w:after="120"/>
        <w:ind w:left="720" w:hanging="720"/>
      </w:pPr>
      <w:r>
        <w:rPr>
          <w:b/>
          <w:bCs/>
        </w:rPr>
        <w:t xml:space="preserve">12.2	</w:t>
      </w:r>
      <w:r>
        <w:t xml:space="preserve">Entire Agreement: This Agreement, together with the documents referred to in it, constitutes the entire agreement between the Parties and supersedes all prior agreements, save for the matters preserved in clause 10.2.</w:t>
      </w:r>
    </w:p>
    <w:p>
      <w:pPr>
        <w:tabs>
          <w:tab w:val="left" w:pos="720"/>
        </w:tabs>
        <w:spacing w:after="120"/>
        <w:ind w:left="720" w:hanging="720"/>
      </w:pPr>
      <w:r>
        <w:rPr>
          <w:b/>
          <w:bCs/>
        </w:rPr>
        <w:t xml:space="preserve">12.3	</w:t>
      </w:r>
      <w:r>
        <w:t xml:space="preserve">Assignment: Neither Party may assign or otherwise deal in any of its rights under this Agreement without the prior written consent of the other, save that the Licensee may assign to an Affiliate or in connection with the sale of all or substantially all of the business to which this Agreement relates.</w:t>
      </w:r>
    </w:p>
    <w:p>
      <w:pPr>
        <w:tabs>
          <w:tab w:val="left" w:pos="720"/>
        </w:tabs>
        <w:spacing w:after="120"/>
        <w:ind w:left="720" w:hanging="720"/>
      </w:pPr>
      <w:r>
        <w:rPr>
          <w:b/>
          <w:bCs/>
        </w:rPr>
        <w:t xml:space="preserve">12.4	</w:t>
      </w:r>
      <w:r>
        <w:t xml:space="preserve">Third Party Rights: A person who is not a Party to this Agreement shall have no rights under the Contracts (Rights of Third Parties) Act 1999 to enforce any term of this Agreement.</w:t>
      </w:r>
    </w:p>
    <w:p>
      <w:pPr>
        <w:tabs>
          <w:tab w:val="left" w:pos="720"/>
        </w:tabs>
        <w:spacing w:after="120"/>
        <w:ind w:left="720" w:hanging="720"/>
      </w:pPr>
      <w:r>
        <w:rPr>
          <w:b/>
          <w:bCs/>
        </w:rPr>
        <w:t xml:space="preserve">12.5	</w:t>
      </w:r>
      <w:r>
        <w:t xml:space="preserve">Variation: No variation of this Agreement shall be effective unless it is in writing and signed by or on behalf of each Party.</w:t>
      </w:r>
    </w:p>
    <w:p>
      <w:pPr>
        <w:tabs>
          <w:tab w:val="left" w:pos="720"/>
        </w:tabs>
        <w:spacing w:after="120"/>
        <w:ind w:left="720" w:hanging="720"/>
      </w:pPr>
      <w:r>
        <w:rPr>
          <w:b/>
          <w:bCs/>
        </w:rPr>
        <w:t xml:space="preserve">12.6	</w:t>
      </w:r>
      <w:r>
        <w:t xml:space="preserve">Governing Law: This Agreement and any dispute or claim arising out of or in connection with it shall be governed by and construed in accordance with the law of England and Wales.</w:t>
      </w:r>
    </w:p>
    <w:p>
      <w:pPr>
        <w:tabs>
          <w:tab w:val="left" w:pos="720"/>
        </w:tabs>
        <w:spacing w:after="120"/>
        <w:ind w:left="720" w:hanging="720"/>
      </w:pPr>
      <w:r>
        <w:rPr>
          <w:b/>
          <w:bCs/>
        </w:rPr>
        <w:t xml:space="preserve">12.7	</w:t>
      </w:r>
      <w:r>
        <w:t xml:space="preserve">Jurisdiction: Each Party irrevocably submits to the exclusive jurisdiction of the courts of England and Wales.</w:t>
      </w:r>
    </w:p>
    <w:p>
      <w:pPr>
        <w:tabs>
          <w:tab w:val="left" w:pos="720"/>
        </w:tabs>
        <w:spacing w:after="120"/>
        <w:ind w:left="720" w:hanging="720"/>
      </w:pPr>
      <w:r>
        <w:rPr>
          <w:b/>
          <w:bCs/>
        </w:rPr>
        <w:t xml:space="preserve">12.8	</w:t>
      </w:r>
      <w:r>
        <w:t xml:space="preserve">Counterparts: This Agreement may be executed in any number of counterparts, each of which when executed shall constitute a duplicate original, but all the counterparts shall together constitute one agreement.</w:t>
      </w:r>
    </w:p>
    <w:p>
      <w:r>
        <w:br w:type="page"/>
      </w:r>
    </w:p>
    <w:p>
      <w:pPr>
        <w:pStyle w:val="Heading1"/>
      </w:pPr>
      <w:r>
        <w:t xml:space="preserve">Schedule 1 — Licensed Patents and Compounds</w:t>
      </w:r>
    </w:p>
    <w:p>
      <w:pPr>
        <w:spacing w:after="120"/>
      </w:pPr>
      <w:r>
        <w:rPr>
          <w:b/>
          <w:bCs/>
        </w:rPr>
        <w:t xml:space="preserve">Part A — Patent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80"/>
        <w:gridCol w:w="2280"/>
      </w:tblGrid>
      <w:tr>
        <w:tc>
          <w:tcPr>
            <w:tcW w:type="dxa" w:w="16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Family</w:t>
            </w:r>
          </w:p>
        </w:tc>
        <w:tc>
          <w:tcPr>
            <w:tcW w:type="dxa" w:w="32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Title</w:t>
            </w:r>
          </w:p>
        </w:tc>
        <w:tc>
          <w:tcPr>
            <w:tcW w:type="dxa" w:w="228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Priority</w:t>
            </w:r>
          </w:p>
        </w:tc>
        <w:tc>
          <w:tcPr>
            <w:tcW w:type="dxa" w:w="228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Status</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CAL-218-A</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KRAS G12D inhibitory pyridopyrimidinones</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2 184 221 (12 Mar 2021)</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Granted GB; pending EP, US, JP</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CAL-218-B</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Crystalline forms and salts of CAL-218</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2 201 559 (4 Aug 2022)</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Pending GB, PCT</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CAL-218-C</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Methods of treating KRAS-driven solid tumours</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US 63/418,902 (21 Oct 2022)</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PCT filed</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CAL-301-A</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Allosteric KRAS modulators (Option Compound)</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2 209 880 (15 Jan 2023)</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Pending GB</w:t>
            </w:r>
          </w:p>
        </w:tc>
      </w:tr>
    </w:tbl>
    <w:p>
      <w:pPr>
        <w:spacing w:after="120"/>
      </w:pPr>
      <w:r>
        <w:t xml:space="preserve">Part B — Licensed Compounds: CAL-218 (lead), CAL-218-BK1 and CAL-218-BK2 (back-ups). Option Compound: CAL-301 series.</w:t>
      </w:r>
    </w:p>
    <w:p>
      <w:pPr>
        <w:pStyle w:val="Heading1"/>
      </w:pPr>
      <w:r>
        <w:t xml:space="preserve">Schedule 2 — Collaboration Plan and Budget (summary)</w:t>
      </w:r>
    </w:p>
    <w:p>
      <w:pPr>
        <w:spacing w:after="120"/>
      </w:pPr>
      <w:r>
        <w:t xml:space="preserve">Two-year research term. Workstreams: (i) lead optimisation (Licensor), (ii) DMPK and tox package (Licensee), (iii) CMC and formulation (Licensee), (iv) translational biomarker work (joint). Licensee funding capped at £2,400,000. Detailed plan maintained by the JSC.</w:t>
      </w:r>
    </w:p>
    <w:p>
      <w:pPr>
        <w:pStyle w:val="Heading1"/>
      </w:pPr>
      <w:r>
        <w:t xml:space="preserve">Schedule 3 — Net Sales Deductions and Royalty Report Form</w:t>
      </w:r>
    </w:p>
    <w:p>
      <w:pPr>
        <w:spacing w:after="120"/>
      </w:pPr>
      <w:r>
        <w:t xml:space="preserve">Permitted deductions from gross invoiced amounts: trade, cash and quantity discounts actually given; credits and allowances for returns; rebates and chargebacks; freight, insurance and handling; and sales, excise and value added taxes. Combination Product net sales apportioned on the standard A/(A+B) basis.</w:t>
      </w:r>
    </w:p>
    <w:p>
      <w:pPr>
        <w:pStyle w:val="Heading1"/>
      </w:pPr>
      <w:r>
        <w:t xml:space="preserve">Schedule 4 — Milestones</w:t>
      </w:r>
    </w:p>
    <w:p>
      <w:pPr>
        <w:spacing w:after="120"/>
      </w:pPr>
      <w:r>
        <w:rPr>
          <w:b/>
          <w:bCs/>
        </w:rPr>
        <w:t xml:space="preserve">Development and Regulatory Milestones (aggregate £42,000,000):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Milestone Event</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Payment</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Acceptance of first IND/CTA for a Licensed Product</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£3,000,000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Dosing of first patient in first Phase II trial</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£5,000,000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Dosing of first patient in first Phase III trial</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£9,000,000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the United States</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£10,000,000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the European Union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£8,000,000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Japan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£7,000,000</w:t>
            </w:r>
          </w:p>
        </w:tc>
      </w:tr>
    </w:tbl>
    <w:p>
      <w:pPr>
        <w:spacing w:after="120"/>
      </w:pPr>
      <w:r>
        <w:rPr>
          <w:b/>
          <w:bCs/>
        </w:rPr>
        <w:t xml:space="preserve">Commercial (Sales) Milestones (aggregate £20,000,000):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Annual Net Sales of Licensed Products first exceed</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Payment</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£150,000,000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£350,000,000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£8,000,000</w:t>
            </w:r>
          </w:p>
        </w:tc>
      </w:tr>
    </w:tbl>
    <w:p>
      <w:r>
        <w:br w:type="page"/>
      </w:r>
    </w:p>
    <w:p>
      <w:pPr>
        <w:pStyle w:val="Heading1"/>
      </w:pPr>
      <w:r>
        <w:t xml:space="preserve">Execution</w:t>
      </w:r>
    </w:p>
    <w:p>
      <w:pPr>
        <w:spacing w:after="120"/>
      </w:pPr>
      <w:r>
        <w:rPr>
          <w:i/>
          <w:iCs/>
        </w:rPr>
        <w:t xml:space="preserve">IN WITNESS WHEREOF this Agreement has been entered into on the date stated at the beginning of it.</w:t>
      </w:r>
    </w:p>
    <w:p>
      <w:pPr>
        <w:spacing w:after="120"/>
      </w:pPr>
      <w:r>
        <w:rPr>
          <w:b/>
          <w:bCs/>
        </w:rPr>
        <w:t xml:space="preserve">Signed for and on behalf of CALBRYN THERAPEUTICS LIMITED</w:t>
      </w:r>
    </w:p>
    <w:p>
      <w:pPr>
        <w:spacing w:after="120"/>
      </w:pPr>
      <w:r>
        <w:t xml:space="preserve">Signature: ......................................................</w:t>
      </w:r>
    </w:p>
    <w:p>
      <w:pPr>
        <w:spacing w:after="120"/>
      </w:pPr>
      <w:r>
        <w:t xml:space="preserve">Name: Dr Lukas Brandt</w:t>
      </w:r>
    </w:p>
    <w:p>
      <w:pPr>
        <w:spacing w:after="120"/>
      </w:pPr>
      <w:r>
        <w:t xml:space="preserve">Title: Chief Executive Officer</w:t>
      </w:r>
    </w:p>
    <w:p>
      <w:pPr>
        <w:spacing w:after="120"/>
      </w:pPr>
      <w:r>
        <w:t xml:space="preserve"> </w:t>
      </w:r>
    </w:p>
    <w:p>
      <w:pPr>
        <w:spacing w:after="120"/>
      </w:pPr>
      <w:r>
        <w:rPr>
          <w:b/>
          <w:bCs/>
        </w:rPr>
        <w:t xml:space="preserve">Signed for and on behalf of HARTWELL PHARMA LIMITED</w:t>
      </w:r>
    </w:p>
    <w:p>
      <w:pPr>
        <w:spacing w:after="120"/>
      </w:pPr>
      <w:r>
        <w:t xml:space="preserve">Signature: ......................................................</w:t>
      </w:r>
    </w:p>
    <w:p>
      <w:pPr>
        <w:spacing w:after="120"/>
      </w:pPr>
      <w:r>
        <w:t xml:space="preserve">Name: Dr Helena Vance</w:t>
      </w:r>
    </w:p>
    <w:p>
      <w:pPr>
        <w:spacing w:after="120"/>
      </w:pPr>
      <w:r>
        <w:t xml:space="preserve">Title: Chief Executive Officer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Whitfield Carter LLP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Project Larkspur — Licence &amp; Collaboration Agreement (Draft v2 — REDLINE against v1 (Whitfield Carter mark-up))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4"/>
      <w:szCs w:val="24"/>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2026-06-30T20:58:42.965Z</dcterms:created>
  <dcterms:modified xsi:type="dcterms:W3CDTF">2026-06-30T20:58:42.965Z</dcterms:modified>
</cp:coreProperties>
</file>

<file path=docProps/custom.xml><?xml version="1.0" encoding="utf-8"?>
<Properties xmlns="http://schemas.openxmlformats.org/officeDocument/2006/custom-properties" xmlns:vt="http://schemas.openxmlformats.org/officeDocument/2006/docPropsVTypes"/>
</file>