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22"/>
          <w:szCs w:val="22"/>
        </w:rPr>
        <w:t xml:space="preserve">DATED [●] OCTOBER 2025</w:t>
      </w:r>
    </w:p>
    <w:p>
      <w:pPr>
        <w:spacing w:after="600"/>
      </w:pPr>
    </w:p>
    <w:p>
      <w:pPr>
        <w:spacing w:after="160"/>
        <w:jc w:val="center"/>
      </w:pPr>
      <w:r>
        <w:rPr>
          <w:b/>
          <w:bCs/>
          <w:sz w:val="22"/>
          <w:szCs w:val="22"/>
        </w:rPr>
        <w:t xml:space="preserve">(1)  SENTVIA HEALTH SYSTEMS LIMITED</w:t>
      </w:r>
    </w:p>
    <w:p>
      <w:pPr>
        <w:spacing w:after="200"/>
        <w:jc w:val="center"/>
      </w:pPr>
      <w:r>
        <w:rPr>
          <w:i/>
          <w:iCs/>
        </w:rPr>
        <w:t xml:space="preserve">and</w:t>
      </w:r>
    </w:p>
    <w:p>
      <w:pPr>
        <w:spacing w:after="160"/>
        <w:jc w:val="center"/>
      </w:pPr>
      <w:r>
        <w:rPr>
          <w:b/>
          <w:bCs/>
          <w:sz w:val="22"/>
          <w:szCs w:val="22"/>
        </w:rPr>
        <w:t xml:space="preserve">(2)  HARTWELL PHARMA LIMITED</w:t>
      </w:r>
    </w:p>
    <w:p>
      <w:pPr>
        <w:spacing w:after="800"/>
      </w:pPr>
    </w:p>
    <w:p>
      <w:pPr>
        <w:spacing w:after="160"/>
        <w:jc w:val="center"/>
      </w:pPr>
      <w:r>
        <w:rPr>
          <w:b/>
          <w:bCs/>
          <w:sz w:val="28"/>
          <w:szCs w:val="28"/>
        </w:rPr>
        <w:t xml:space="preserve">MASTER SOFTWARE-AS-A-SERVICE SUBSCRIPTION AGREEMENT</w:t>
      </w:r>
    </w:p>
    <w:p>
      <w:pPr>
        <w:spacing w:after="200"/>
        <w:jc w:val="center"/>
      </w:pPr>
      <w:r>
        <w:rPr>
          <w:i/>
          <w:iCs/>
          <w:sz w:val="22"/>
          <w:szCs w:val="22"/>
        </w:rPr>
        <w:t xml:space="preserve">relating to the Sentvia Vigil™ pharmacovigilance platform</w:t>
      </w:r>
    </w:p>
    <w:p>
      <w:pPr>
        <w:spacing w:after="1200"/>
      </w:pPr>
    </w:p>
    <w:p>
      <w:pPr>
        <w:jc w:val="center"/>
      </w:pPr>
      <w:r>
        <w:rPr>
          <w:b/>
          <w:bCs/>
          <w:sz w:val="22"/>
          <w:szCs w:val="22"/>
        </w:rPr>
        <w:t xml:space="preserve">Whitfield Carter LLP</w:t>
      </w:r>
    </w:p>
    <w:p>
      <w:pPr>
        <w:jc w:val="center"/>
      </w:pPr>
      <w:r>
        <w:rPr>
          <w:sz w:val="18"/>
          <w:szCs w:val="18"/>
        </w:rPr>
        <w:t xml:space="preserve">22 Bishopsgate, London EC2N 4BQ</w:t>
      </w:r>
    </w:p>
    <w:p>
      <w:pPr>
        <w:jc w:val="center"/>
      </w:pPr>
      <w:r>
        <w:rPr>
          <w:sz w:val="18"/>
          <w:szCs w:val="18"/>
        </w:rPr>
        <w:t xml:space="preserve">Ref: WC-00122 / Project Meridian</w:t>
      </w:r>
    </w:p>
    <w:p>
      <w:r>
        <w:br w:type="page"/>
      </w:r>
    </w:p>
    <w:p>
      <w:pPr>
        <w:pStyle w:val="Heading1"/>
      </w:pPr>
      <w:r>
        <w:t xml:space="preserve">THIS AGREEMENT is dated [●] October 2025</w:t>
      </w:r>
    </w:p>
    <w:p>
      <w:pPr>
        <w:spacing w:after="120"/>
      </w:pPr>
      <w:r>
        <w:rPr>
          <w:b/>
          <w:bCs/>
        </w:rPr>
        <w:t xml:space="preserve">PARTIES</w:t>
      </w:r>
    </w:p>
    <w:p>
      <w:pPr>
        <w:spacing w:after="120"/>
        <w:ind w:left="720" w:hanging="720"/>
        <w:jc w:val="both"/>
      </w:pPr>
      <w:r>
        <w:rPr>
          <w:b w:val="false"/>
          <w:bCs w:val="false"/>
        </w:rPr>
        <w:t xml:space="preserve">(1)	</w:t>
      </w:r>
      <w:r>
        <w:t xml:space="preserve">SENTVIA HEALTH SYSTEMS LIMITED, a company incorporated in England and Wales with registered number 11842376 whose registered office is at 4th Floor, 110 Cannon Street, London EC4N 6EU (the “Supplier”); and</w:t>
      </w:r>
    </w:p>
    <w:p>
      <w:pPr>
        <w:spacing w:after="120"/>
        <w:ind w:left="720" w:hanging="720"/>
        <w:jc w:val="both"/>
      </w:pPr>
      <w:r>
        <w:rPr>
          <w:b w:val="false"/>
          <w:bCs w:val="false"/>
        </w:rPr>
        <w:t xml:space="preserve">(2)	</w:t>
      </w:r>
      <w:r>
        <w:t xml:space="preserve">HARTWELL PHARMA LIMITED, a company incorporated in England and Wales with registered number 06723145 whose registered office is at Hartwell House, Granta Park, Cambridge CB21 6GP (the “Customer”),</w:t>
      </w:r>
    </w:p>
    <w:p>
      <w:pPr>
        <w:spacing w:after="120"/>
        <w:jc w:val="both"/>
      </w:pPr>
      <w:r>
        <w:t xml:space="preserve">each a “party” and together the “parties”.</w:t>
      </w:r>
    </w:p>
    <w:p>
      <w:pPr>
        <w:spacing w:after="120" w:before="160"/>
      </w:pPr>
      <w:r>
        <w:rPr>
          <w:b/>
          <w:bCs/>
        </w:rPr>
        <w:t xml:space="preserve">BACKGROUND</w:t>
      </w:r>
    </w:p>
    <w:p>
      <w:pPr>
        <w:pStyle w:val="ListParagraph"/>
        <w:numPr>
          <w:ilvl w:val="0"/>
          <w:numId w:val="2"/>
        </w:numPr>
        <w:spacing w:after="100"/>
        <w:jc w:val="both"/>
      </w:pPr>
      <w:r>
        <w:t xml:space="preserve">The Supplier is engaged in the business of designing, developing and operating cloud-based software solutions for the collection, management, analysis and regulatory reporting of pharmacovigilance and clinical-safety data.</w:t>
      </w:r>
    </w:p>
    <w:p>
      <w:pPr>
        <w:pStyle w:val="ListParagraph"/>
        <w:numPr>
          <w:ilvl w:val="0"/>
          <w:numId w:val="2"/>
        </w:numPr>
        <w:spacing w:after="100"/>
        <w:jc w:val="both"/>
      </w:pPr>
      <w:r>
        <w:t xml:space="preserve">The Customer is a pharmaceutical company that wishes to procure a subscription to the Supplier's Sentvia Vigil™ platform, together with associated implementation, migration and support services, in order to consolidate and modernise its global drug-safety case-management and signal-detection processes.</w:t>
      </w:r>
    </w:p>
    <w:p>
      <w:pPr>
        <w:pStyle w:val="ListParagraph"/>
        <w:numPr>
          <w:ilvl w:val="0"/>
          <w:numId w:val="2"/>
        </w:numPr>
        <w:spacing w:after="100"/>
        <w:jc w:val="both"/>
      </w:pPr>
      <w:r>
        <w:t xml:space="preserve">The Supplier has agreed to provide, and the Customer has agreed to take, the Platform and the related services on the terms and subject to the conditions set out in this agreement.</w:t>
      </w:r>
    </w:p>
    <w:p>
      <w:pPr>
        <w:spacing w:after="120" w:before="160"/>
      </w:pPr>
      <w:r>
        <w:rPr>
          <w:b/>
          <w:bCs/>
        </w:rPr>
        <w:t xml:space="preserve">AGREED TERMS</w:t>
      </w:r>
    </w:p>
    <w:p>
      <w:pPr>
        <w:pStyle w:val="Heading1"/>
      </w:pPr>
      <w:r>
        <w:t xml:space="preserve">1.  INTERPRETATION</w:t>
      </w:r>
    </w:p>
    <w:p>
      <w:pPr>
        <w:spacing w:after="120"/>
        <w:ind w:left="720" w:hanging="720"/>
        <w:jc w:val="both"/>
      </w:pPr>
      <w:r>
        <w:rPr>
          <w:b/>
          <w:bCs/>
        </w:rPr>
        <w:t xml:space="preserve">1.1	</w:t>
      </w:r>
      <w:r>
        <w:t xml:space="preserve">The definitions and rules of interpretation in this clause apply in this agreement.</w:t>
      </w:r>
    </w:p>
    <w:p>
      <w:pPr>
        <w:spacing w:after="120"/>
        <w:jc w:val="both"/>
      </w:pPr>
      <w:r>
        <w:t xml:space="preserve">Definitions:</w:t>
      </w:r>
    </w:p>
    <w:p>
      <w:pPr>
        <w:spacing w:after="100"/>
        <w:ind w:left="720" w:hanging="720"/>
        <w:jc w:val="both"/>
      </w:pPr>
      <w:r>
        <w:rPr>
          <w:b/>
          <w:bCs/>
        </w:rPr>
        <w:t xml:space="preserve">Acceptable Use Policy</w:t>
      </w:r>
      <w:r>
        <w:t xml:space="preserve">: means the policy governing use of the Platform set out in Schedule 4 (Acceptable Use Policy), as updated by the Supplier from time to time in accordance with clause 4.6.</w:t>
      </w:r>
    </w:p>
    <w:p>
      <w:pPr>
        <w:spacing w:after="100"/>
        <w:ind w:left="720" w:hanging="720"/>
        <w:jc w:val="both"/>
      </w:pPr>
      <w:r>
        <w:rPr>
          <w:b/>
          <w:bCs/>
        </w:rPr>
        <w:t xml:space="preserve">Affiliate</w:t>
      </w:r>
      <w:r>
        <w:t xml:space="preserve">: means in relation to a party, any entity that directly or indirectly controls, is controlled by, or is under common control with that party, where “control” means the ownership of more than 50% of the voting share capital of an entity or the ability to direct its affairs.</w:t>
      </w:r>
    </w:p>
    <w:p>
      <w:pPr>
        <w:spacing w:after="100"/>
        <w:ind w:left="720" w:hanging="720"/>
        <w:jc w:val="both"/>
      </w:pPr>
      <w:r>
        <w:rPr>
          <w:b/>
          <w:bCs/>
        </w:rPr>
        <w:t xml:space="preserve">Authorised Users</w:t>
      </w:r>
      <w:r>
        <w:t xml:space="preserve">: means those employees, agents and independent contractors of the Customer and its Affiliates who are authorised by the Customer to use the Platform and the Documentation, up to the number of user subscriptions specified in Schedule 1 (Order Form).</w:t>
      </w:r>
    </w:p>
    <w:p>
      <w:pPr>
        <w:spacing w:after="100"/>
        <w:ind w:left="720" w:hanging="720"/>
        <w:jc w:val="both"/>
      </w:pPr>
      <w:r>
        <w:rPr>
          <w:b/>
          <w:bCs/>
        </w:rPr>
        <w:t xml:space="preserve">Business Day</w:t>
      </w:r>
      <w:r>
        <w:t xml:space="preserve">: means a day other than a Saturday, Sunday or public holiday in England when banks in London are open for business.</w:t>
      </w:r>
    </w:p>
    <w:p>
      <w:pPr>
        <w:spacing w:after="100"/>
        <w:ind w:left="720" w:hanging="720"/>
        <w:jc w:val="both"/>
      </w:pPr>
      <w:r>
        <w:rPr>
          <w:b/>
          <w:bCs/>
        </w:rPr>
        <w:t xml:space="preserve">Charges</w:t>
      </w:r>
      <w:r>
        <w:t xml:space="preserve">: means the subscription fees, professional services fees and other amounts payable by the Customer under this agreement, as set out in Schedule 2 (Charges and Payment) and the Order Form.</w:t>
      </w:r>
    </w:p>
    <w:p>
      <w:pPr>
        <w:spacing w:after="100"/>
        <w:ind w:left="720" w:hanging="720"/>
        <w:jc w:val="both"/>
      </w:pPr>
      <w:r>
        <w:rPr>
          <w:b/>
          <w:bCs/>
        </w:rPr>
        <w:t xml:space="preserve">Confidential Information</w:t>
      </w:r>
      <w:r>
        <w:t xml:space="preserve">: means all information disclosed (whether in writing, orally or otherwise) by one party to the other which is marked as confidential or which a reasonable person would consider confidential, including the terms of this agreement, the Customer Data and the Supplier's pricing, know-how and Platform architecture.</w:t>
      </w:r>
    </w:p>
    <w:p>
      <w:pPr>
        <w:spacing w:after="100"/>
        <w:ind w:left="720" w:hanging="720"/>
        <w:jc w:val="both"/>
      </w:pPr>
      <w:r>
        <w:rPr>
          <w:b/>
          <w:bCs/>
        </w:rPr>
        <w:t xml:space="preserve">Customer Data</w:t>
      </w:r>
      <w:r>
        <w:t xml:space="preserve">: means all data, content, records and information (including Personal Data and any pharmacovigilance, clinical, safety or patient-related data) submitted to, processed by, or generated through the Platform by or on behalf of the Customer or its Authorised Users.</w:t>
      </w:r>
    </w:p>
    <w:p>
      <w:pPr>
        <w:spacing w:after="100"/>
        <w:ind w:left="720" w:hanging="720"/>
        <w:jc w:val="both"/>
      </w:pPr>
      <w:r>
        <w:rPr>
          <w:b/>
          <w:bCs/>
        </w:rPr>
        <w:t xml:space="preserve">Data Protection Legislation</w:t>
      </w:r>
      <w:r>
        <w:t xml:space="preserve">: means the UK GDPR, the Data Protection Act 2018, the Privacy and Electronic Communications Regulations 2003, and all other applicable laws relating to the processing of Personal Data and privacy in force from time to time.</w:t>
      </w:r>
    </w:p>
    <w:p>
      <w:pPr>
        <w:spacing w:after="100"/>
        <w:ind w:left="720" w:hanging="720"/>
        <w:jc w:val="both"/>
      </w:pPr>
      <w:r>
        <w:rPr>
          <w:b/>
          <w:bCs/>
        </w:rPr>
        <w:t xml:space="preserve">Data Processing Agreement</w:t>
      </w:r>
      <w:r>
        <w:t xml:space="preserve">: means the data processing agreement entered into between the parties and set out in Schedule 5 (Data Processing Agreement).</w:t>
      </w:r>
    </w:p>
    <w:p>
      <w:pPr>
        <w:spacing w:after="100"/>
        <w:ind w:left="720" w:hanging="720"/>
        <w:jc w:val="both"/>
      </w:pPr>
      <w:r>
        <w:rPr>
          <w:b/>
          <w:bCs/>
        </w:rPr>
        <w:t xml:space="preserve">Documentation</w:t>
      </w:r>
      <w:r>
        <w:t xml:space="preserve">: means the operating manuals, user guides, technical specifications and online help files made available by the Supplier in relation to the Platform.</w:t>
      </w:r>
    </w:p>
    <w:p>
      <w:pPr>
        <w:spacing w:after="100"/>
        <w:ind w:left="720" w:hanging="720"/>
        <w:jc w:val="both"/>
      </w:pPr>
      <w:r>
        <w:rPr>
          <w:b/>
          <w:bCs/>
        </w:rPr>
        <w:t xml:space="preserve">Effective Date</w:t>
      </w:r>
      <w:r>
        <w:t xml:space="preserve">: means the date of this agreement as set out at the head of this agreement.</w:t>
      </w:r>
    </w:p>
    <w:p>
      <w:pPr>
        <w:spacing w:after="100"/>
        <w:ind w:left="720" w:hanging="720"/>
        <w:jc w:val="both"/>
      </w:pPr>
      <w:r>
        <w:rPr>
          <w:b/>
          <w:bCs/>
        </w:rPr>
        <w:t xml:space="preserve">Good Industry Practice</w:t>
      </w:r>
      <w:r>
        <w:t xml:space="preserve">: means the exercise of that degree of skill, care, prudence and foresight which would reasonably be expected from a skilled and experienced supplier of software-as-a-service solutions to the life sciences and pharmaceutical sector.</w:t>
      </w:r>
    </w:p>
    <w:p>
      <w:pPr>
        <w:spacing w:after="100"/>
        <w:ind w:left="720" w:hanging="720"/>
        <w:jc w:val="both"/>
      </w:pPr>
      <w:r>
        <w:rPr>
          <w:b/>
          <w:bCs/>
        </w:rPr>
        <w:t xml:space="preserve">Implementation Plan</w:t>
      </w:r>
      <w:r>
        <w:t xml:space="preserve">: means the plan for implementation and onboarding of the Platform set out in the applicable Statement of Work.</w:t>
      </w:r>
    </w:p>
    <w:p>
      <w:pPr>
        <w:spacing w:after="100"/>
        <w:ind w:left="720" w:hanging="720"/>
        <w:jc w:val="both"/>
      </w:pPr>
      <w:r>
        <w:rPr>
          <w:b/>
          <w:bCs/>
        </w:rPr>
        <w:t xml:space="preserve">Initial Term</w:t>
      </w:r>
      <w:r>
        <w:t xml:space="preserve">: means the period of 36 (thirty-six) months commencing on the Service Commencement Date.</w:t>
      </w:r>
    </w:p>
    <w:p>
      <w:pPr>
        <w:spacing w:after="100"/>
        <w:ind w:left="720" w:hanging="720"/>
        <w:jc w:val="both"/>
      </w:pPr>
      <w:r>
        <w:rPr>
          <w:b/>
          <w:bCs/>
        </w:rPr>
        <w:t xml:space="preserve">Intellectual Property Rights</w:t>
      </w:r>
      <w:r>
        <w:t xml:space="preserve">: means patents, utility models, rights to inventions, copyright and neighbouring and related rights, trade marks, business names and domain names, rights in get-up, goodwill, database rights, rights in confidential information (including know-how) and all other intellectual property rights, in each case whether registered or unregistered.</w:t>
      </w:r>
    </w:p>
    <w:p>
      <w:pPr>
        <w:spacing w:after="100"/>
        <w:ind w:left="720" w:hanging="720"/>
        <w:jc w:val="both"/>
      </w:pPr>
      <w:r>
        <w:rPr>
          <w:b/>
          <w:bCs/>
        </w:rPr>
        <w:t xml:space="preserve">Order Form</w:t>
      </w:r>
      <w:r>
        <w:t xml:space="preserve">: means the order form set out in Schedule 1, specifying the subscriptions, modules, Authorised User numbers, term and Charges.</w:t>
      </w:r>
    </w:p>
    <w:p>
      <w:pPr>
        <w:spacing w:after="100"/>
        <w:ind w:left="720" w:hanging="720"/>
        <w:jc w:val="both"/>
      </w:pPr>
      <w:r>
        <w:rPr>
          <w:b/>
          <w:bCs/>
        </w:rPr>
        <w:t xml:space="preserve">Personal Data</w:t>
      </w:r>
      <w:r>
        <w:t xml:space="preserve">: means has the meaning given in the Data Protection Legislation.</w:t>
      </w:r>
    </w:p>
    <w:p>
      <w:pPr>
        <w:spacing w:after="100"/>
        <w:ind w:left="720" w:hanging="720"/>
        <w:jc w:val="both"/>
      </w:pPr>
      <w:r>
        <w:rPr>
          <w:b/>
          <w:bCs/>
        </w:rPr>
        <w:t xml:space="preserve">Platform</w:t>
      </w:r>
      <w:r>
        <w:t xml:space="preserve">: means the Sentvia Vigil™ cloud-based pharmacovigilance and clinical-safety data management platform, comprising the modules and functionality identified in the Order Form, made available by the Supplier as a service via the internet.</w:t>
      </w:r>
    </w:p>
    <w:p>
      <w:pPr>
        <w:spacing w:after="100"/>
        <w:ind w:left="720" w:hanging="720"/>
        <w:jc w:val="both"/>
      </w:pPr>
      <w:r>
        <w:rPr>
          <w:b/>
          <w:bCs/>
        </w:rPr>
        <w:t xml:space="preserve">Service Commencement Date</w:t>
      </w:r>
      <w:r>
        <w:t xml:space="preserve">: means the date on which the Supplier notifies the Customer in writing that the Platform has been provisioned and is available for use, expected to be on or around completion of the implementation activities described in the Statement of Work.</w:t>
      </w:r>
    </w:p>
    <w:p>
      <w:pPr>
        <w:spacing w:after="100"/>
        <w:ind w:left="720" w:hanging="720"/>
        <w:jc w:val="both"/>
      </w:pPr>
      <w:r>
        <w:rPr>
          <w:b/>
          <w:bCs/>
        </w:rPr>
        <w:t xml:space="preserve">Service Levels</w:t>
      </w:r>
      <w:r>
        <w:t xml:space="preserve">: means the service availability and support levels set out in Schedule 3 (Service Level Agreement).</w:t>
      </w:r>
    </w:p>
    <w:p>
      <w:pPr>
        <w:spacing w:after="100"/>
        <w:ind w:left="720" w:hanging="720"/>
        <w:jc w:val="both"/>
      </w:pPr>
      <w:r>
        <w:rPr>
          <w:b/>
          <w:bCs/>
        </w:rPr>
        <w:t xml:space="preserve">Statement of Work or SOW</w:t>
      </w:r>
      <w:r>
        <w:t xml:space="preserve">: means a document agreed and signed by both parties describing professional, implementation, configuration or migration services to be provided by the Supplier, substantially in the form of Schedule 6.</w:t>
      </w:r>
    </w:p>
    <w:p>
      <w:pPr>
        <w:spacing w:after="100"/>
        <w:ind w:left="720" w:hanging="720"/>
        <w:jc w:val="both"/>
      </w:pPr>
      <w:r>
        <w:rPr>
          <w:b/>
          <w:bCs/>
        </w:rPr>
        <w:t xml:space="preserve">Support Services</w:t>
      </w:r>
      <w:r>
        <w:t xml:space="preserve">: means the maintenance and technical support services provided by the Supplier in accordance with Schedule 3.</w:t>
      </w:r>
    </w:p>
    <w:p>
      <w:pPr>
        <w:spacing w:after="100"/>
        <w:ind w:left="720" w:hanging="720"/>
        <w:jc w:val="both"/>
      </w:pPr>
      <w:r>
        <w:rPr>
          <w:b/>
          <w:bCs/>
        </w:rPr>
        <w:t xml:space="preserve">Virus</w:t>
      </w:r>
      <w:r>
        <w:t xml:space="preserve">: means any thing or device (including any software, code, file or programme) which may prevent, impair or otherwise adversely affect the operation of any computer software, hardware or network.</w:t>
      </w:r>
    </w:p>
    <w:p>
      <w:pPr>
        <w:spacing w:after="120"/>
        <w:ind w:left="720" w:hanging="720"/>
        <w:jc w:val="both"/>
      </w:pPr>
      <w:r>
        <w:rPr>
          <w:b/>
          <w:bCs/>
        </w:rPr>
        <w:t xml:space="preserve">1.2	</w:t>
      </w:r>
      <w:r>
        <w:t xml:space="preserve">Clause, Schedule and paragraph headings shall not affect the interpretation of this agreement.</w:t>
      </w:r>
    </w:p>
    <w:p>
      <w:pPr>
        <w:spacing w:after="120"/>
        <w:ind w:left="720" w:hanging="720"/>
        <w:jc w:val="both"/>
      </w:pPr>
      <w:r>
        <w:rPr>
          <w:b/>
          <w:bCs/>
        </w:rPr>
        <w:t xml:space="preserve">1.3	</w:t>
      </w:r>
      <w:r>
        <w:t xml:space="preserve">A reference to a statute or statutory provision is a reference to it as amended, extended or re-enacted from time to time, and includes all subordinate legislation made under it.</w:t>
      </w:r>
    </w:p>
    <w:p>
      <w:pPr>
        <w:spacing w:after="120"/>
        <w:ind w:left="720" w:hanging="720"/>
        <w:jc w:val="both"/>
      </w:pPr>
      <w:r>
        <w:rPr>
          <w:b/>
          <w:bCs/>
        </w:rPr>
        <w:t xml:space="preserve">1.4	</w:t>
      </w:r>
      <w:r>
        <w:t xml:space="preserve">Any words following the terms including, include, in particular, for example or any similar expression shall be construed as illustrative and shall not limit the sense of the words preceding those terms.</w:t>
      </w:r>
    </w:p>
    <w:p>
      <w:pPr>
        <w:spacing w:after="120"/>
        <w:ind w:left="720" w:hanging="720"/>
        <w:jc w:val="both"/>
      </w:pPr>
      <w:r>
        <w:rPr>
          <w:b/>
          <w:bCs/>
        </w:rPr>
        <w:t xml:space="preserve">1.5	</w:t>
      </w:r>
      <w:r>
        <w:t xml:space="preserve">In the case of conflict or ambiguity between any provision contained in the body of this agreement and any provision contained in the Schedules, the provision in the body of this agreement shall take precedence, save that the Data Processing Agreement at Schedule 5 shall prevail in respect of the processing of Personal Data.</w:t>
      </w:r>
    </w:p>
    <w:p>
      <w:pPr>
        <w:pStyle w:val="Heading1"/>
      </w:pPr>
      <w:r>
        <w:t xml:space="preserve">2.  COMMENCEMENT AND TERM</w:t>
      </w:r>
    </w:p>
    <w:p>
      <w:pPr>
        <w:spacing w:after="120"/>
        <w:ind w:left="720" w:hanging="720"/>
        <w:jc w:val="both"/>
      </w:pPr>
      <w:r>
        <w:rPr>
          <w:b/>
          <w:bCs/>
        </w:rPr>
        <w:t xml:space="preserve">2.1	</w:t>
      </w:r>
      <w:r>
        <w:t xml:space="preserve">This agreement commences on the Effective Date and, unless terminated earlier in accordance with its terms, continues for the Initial Term and shall automatically renew for successive periods of 12 (twelve) months (each a “Renewal Term”) unless either party gives not less than 90 (ninety) days' written notice to terminate, such notice to expire at the end of the Initial Term or the then-current Renewal Term.</w:t>
      </w:r>
    </w:p>
    <w:p>
      <w:pPr>
        <w:spacing w:after="120"/>
        <w:ind w:left="720" w:hanging="720"/>
        <w:jc w:val="both"/>
      </w:pPr>
      <w:r>
        <w:rPr>
          <w:b/>
          <w:bCs/>
        </w:rPr>
        <w:t xml:space="preserve">2.2	</w:t>
      </w:r>
      <w:r>
        <w:t xml:space="preserve">The Supplier shall provision the Platform and notify the Customer of the Service Commencement Date in accordance with the Implementation Plan. The subscription Charges shall accrue from the Service Commencement Date.</w:t>
      </w:r>
    </w:p>
    <w:p>
      <w:pPr>
        <w:pStyle w:val="Heading1"/>
      </w:pPr>
      <w:r>
        <w:t xml:space="preserve">3.  SUPPLY OF THE PLATFORM</w:t>
      </w:r>
    </w:p>
    <w:p>
      <w:pPr>
        <w:spacing w:after="120"/>
        <w:ind w:left="720" w:hanging="720"/>
        <w:jc w:val="both"/>
      </w:pPr>
      <w:r>
        <w:rPr>
          <w:b/>
          <w:bCs/>
        </w:rPr>
        <w:t xml:space="preserve">3.1	</w:t>
      </w:r>
      <w:r>
        <w:t xml:space="preserve">In consideration of the Charges, the Supplier hereby grants to the Customer a non-exclusive, non-transferable right, without the right to grant sub-licences, to permit the Authorised Users to use the Platform and the Documentation during the term solely for the Customer's internal business operations.</w:t>
      </w:r>
    </w:p>
    <w:p>
      <w:pPr>
        <w:spacing w:after="120"/>
        <w:ind w:left="720" w:hanging="720"/>
        <w:jc w:val="both"/>
      </w:pPr>
      <w:r>
        <w:rPr>
          <w:b/>
          <w:bCs/>
        </w:rPr>
        <w:t xml:space="preserve">3.2	</w:t>
      </w:r>
      <w:r>
        <w:t xml:space="preserve">The Supplier shall make the Platform available to the Authorised Users in accordance with the Service Levels and shall provide the Customer with the Support Services.</w:t>
      </w:r>
    </w:p>
    <w:p>
      <w:pPr>
        <w:spacing w:after="120"/>
        <w:ind w:left="720" w:hanging="720"/>
        <w:jc w:val="both"/>
      </w:pPr>
      <w:r>
        <w:rPr>
          <w:b/>
          <w:bCs/>
        </w:rPr>
        <w:t xml:space="preserve">3.3	</w:t>
      </w:r>
      <w:r>
        <w:t xml:space="preserve">The Supplier shall, as part of the Services and at no additional cost to the Customer, provide the Customer's nominated personnel with online training in the use of the Platform in accordance with the Implementation Plan.</w:t>
      </w:r>
    </w:p>
    <w:p>
      <w:pPr>
        <w:spacing w:after="120"/>
        <w:ind w:left="720" w:hanging="720"/>
        <w:jc w:val="both"/>
      </w:pPr>
      <w:r>
        <w:rPr>
          <w:b/>
          <w:bCs/>
        </w:rPr>
        <w:t xml:space="preserve">3.4	</w:t>
      </w:r>
      <w:r>
        <w:t xml:space="preserve">The Supplier may from time to time apply updates, upgrades and new releases to the Platform provided that no such change materially degrades the functionality, performance or security of the Platform. The Supplier shall give the Customer not less than 10 (ten) Business Days' notice of any planned material change.</w:t>
      </w:r>
    </w:p>
    <w:p>
      <w:pPr>
        <w:pStyle w:val="Heading1"/>
      </w:pPr>
      <w:r>
        <w:t xml:space="preserve">4.  CUSTOMER OBLIGATIONS AND USE RESTRICTIONS</w:t>
      </w:r>
    </w:p>
    <w:p>
      <w:pPr>
        <w:spacing w:after="120"/>
        <w:ind w:left="720" w:hanging="720"/>
        <w:jc w:val="both"/>
      </w:pPr>
      <w:r>
        <w:rPr>
          <w:b/>
          <w:bCs/>
        </w:rPr>
        <w:t xml:space="preserve">4.1	</w:t>
      </w:r>
      <w:r>
        <w:t xml:space="preserve">The Customer shall provide the Supplier with all necessary co-operation, access and information as may reasonably be required by the Supplier to provide the Platform, including access to the Customer's relevant personnel and systems.</w:t>
      </w:r>
    </w:p>
    <w:p>
      <w:pPr>
        <w:spacing w:after="120"/>
        <w:ind w:left="720" w:hanging="720"/>
        <w:jc w:val="both"/>
      </w:pPr>
      <w:r>
        <w:rPr>
          <w:b/>
          <w:bCs/>
        </w:rPr>
        <w:t xml:space="preserve">4.2	</w:t>
      </w:r>
      <w:r>
        <w:t xml:space="preserve">The Customer shall ensure that the Authorised Users use the Platform in accordance with the terms of this agreement, the Documentation and the Acceptable Use Policy, and shall be responsible for any breach of this agreement by an Authorised User.</w:t>
      </w:r>
    </w:p>
    <w:p>
      <w:pPr>
        <w:spacing w:after="120"/>
        <w:ind w:left="720" w:hanging="720"/>
        <w:jc w:val="both"/>
      </w:pPr>
      <w:r>
        <w:rPr>
          <w:b/>
          <w:bCs/>
        </w:rPr>
        <w:t xml:space="preserve">4.3	</w:t>
      </w:r>
      <w:r>
        <w:t xml:space="preserve">The Customer shall not, except as expressly permitted by this agreement or applicable law: (a) attempt to copy, modify, duplicate, create derivative works from, frame, mirror, republish, download, display, transmit or distribute all or any part of the Platform; (b) attempt to de-compile, reverse engineer, disassemble or reduce to human-perceivable form all or any part of the Platform; or (c) access all or any part of the Platform in order to build a product or service which competes with the Platform.</w:t>
      </w:r>
    </w:p>
    <w:p>
      <w:pPr>
        <w:spacing w:after="120"/>
        <w:ind w:left="720" w:hanging="720"/>
        <w:jc w:val="both"/>
      </w:pPr>
      <w:r>
        <w:rPr>
          <w:b/>
          <w:bCs/>
        </w:rPr>
        <w:t xml:space="preserve">4.4	</w:t>
      </w:r>
      <w:r>
        <w:t xml:space="preserve">The Customer shall not store, distribute or transmit any Virus, or any material through the Platform that is unlawful, harmful, threatening, defamatory or otherwise objectionable, and the Supplier reserves the right, without liability, to disable the Customer's access to any material that breaches this clause.</w:t>
      </w:r>
    </w:p>
    <w:p>
      <w:pPr>
        <w:spacing w:after="120"/>
        <w:ind w:left="720" w:hanging="720"/>
        <w:jc w:val="both"/>
      </w:pPr>
      <w:r>
        <w:rPr>
          <w:b/>
          <w:bCs/>
        </w:rPr>
        <w:t xml:space="preserve">4.5	</w:t>
      </w:r>
      <w:r>
        <w:t xml:space="preserve">The number of Authorised Users shall not exceed the number of user subscriptions purchased as set out in the Order Form. The Customer may purchase additional user subscriptions during the term at the rates set out in Schedule 2.</w:t>
      </w:r>
    </w:p>
    <w:p>
      <w:pPr>
        <w:spacing w:after="120"/>
        <w:ind w:left="720" w:hanging="720"/>
        <w:jc w:val="both"/>
      </w:pPr>
      <w:r>
        <w:rPr>
          <w:b/>
          <w:bCs/>
        </w:rPr>
        <w:t xml:space="preserve">4.6	</w:t>
      </w:r>
      <w:r>
        <w:t xml:space="preserve">The Supplier may amend the Acceptable Use Policy on not less than 30 (thirty) days' notice, provided that no amendment materially reduces the Customer's rights under this agreement.</w:t>
      </w:r>
    </w:p>
    <w:p>
      <w:pPr>
        <w:pStyle w:val="Heading1"/>
      </w:pPr>
      <w:r>
        <w:t xml:space="preserve">5.  DATA PROTECTION AND DATA SECURITY</w:t>
      </w:r>
    </w:p>
    <w:p>
      <w:pPr>
        <w:spacing w:after="120"/>
        <w:ind w:left="720" w:hanging="720"/>
        <w:jc w:val="both"/>
      </w:pPr>
      <w:r>
        <w:rPr>
          <w:b/>
          <w:bCs/>
        </w:rPr>
        <w:t xml:space="preserve">5.1	</w:t>
      </w:r>
      <w:r>
        <w:t xml:space="preserve">Both parties will comply with all applicable requirements of the Data Protection Legislation. This clause 5 is in addition to, and does not relieve, remove or replace, a party's obligations or rights under the Data Protection Legislation.</w:t>
      </w:r>
    </w:p>
    <w:p>
      <w:pPr>
        <w:spacing w:after="120"/>
        <w:ind w:left="720" w:hanging="720"/>
        <w:jc w:val="both"/>
      </w:pPr>
      <w:r>
        <w:rPr>
          <w:b/>
          <w:bCs/>
        </w:rPr>
        <w:t xml:space="preserve">5.2	</w:t>
      </w:r>
      <w:r>
        <w:t xml:space="preserve">The parties acknowledge that, for the purposes of the Data Protection Legislation, the Customer is the controller and the Supplier is the processor in respect of Customer Data that constitutes Personal Data. The Data Processing Agreement at Schedule 5 sets out the subject-matter, duration, nature and purpose of the processing, the types of Personal Data and categories of data subject.</w:t>
      </w:r>
    </w:p>
    <w:p>
      <w:pPr>
        <w:spacing w:after="120"/>
        <w:ind w:left="720" w:hanging="720"/>
        <w:jc w:val="both"/>
      </w:pPr>
      <w:r>
        <w:rPr>
          <w:b/>
          <w:bCs/>
        </w:rPr>
        <w:t xml:space="preserve">5.3	</w:t>
      </w:r>
      <w:r>
        <w:t xml:space="preserve">The Supplier shall process Customer Data only on the documented instructions of the Customer and shall implement appropriate technical and organisational measures, as set out in Schedule 7, to protect against unauthorised or unlawful processing of, and accidental loss of or damage to, Customer Data.</w:t>
      </w:r>
    </w:p>
    <w:p>
      <w:pPr>
        <w:spacing w:after="120"/>
        <w:ind w:left="720" w:hanging="720"/>
        <w:jc w:val="both"/>
      </w:pPr>
      <w:r>
        <w:rPr>
          <w:b/>
          <w:bCs/>
        </w:rPr>
        <w:t xml:space="preserve">5.4	</w:t>
      </w:r>
      <w:r>
        <w:t xml:space="preserve">The Customer acknowledges that Customer Data may include special category data and data relating to the safety of medicinal products, and the Supplier shall treat all such data with a heightened standard of care commensurate with its sensitivity and with the Customer's regulatory obligations.</w:t>
      </w:r>
    </w:p>
    <w:p>
      <w:pPr>
        <w:spacing w:after="120"/>
        <w:ind w:left="720" w:hanging="720"/>
        <w:jc w:val="both"/>
      </w:pPr>
      <w:r>
        <w:rPr>
          <w:b/>
          <w:bCs/>
        </w:rPr>
        <w:t xml:space="preserve">5.5	</w:t>
      </w:r>
      <w:r>
        <w:t xml:space="preserve">The Supplier shall not transfer Customer Data outside the United Kingdom or the European Economic Area without the prior written consent of the Customer and, where such transfer is consented to, the Supplier shall ensure that an appropriate transfer mechanism is in place in accordance with the Data Protection Legislation.</w:t>
      </w:r>
    </w:p>
    <w:p>
      <w:pPr>
        <w:pStyle w:val="Heading1"/>
      </w:pPr>
      <w:r>
        <w:t xml:space="preserve">6.  CHARGES AND PAYMENT</w:t>
      </w:r>
    </w:p>
    <w:p>
      <w:pPr>
        <w:spacing w:after="120"/>
        <w:ind w:left="720" w:hanging="720"/>
        <w:jc w:val="both"/>
      </w:pPr>
      <w:r>
        <w:rPr>
          <w:b/>
          <w:bCs/>
        </w:rPr>
        <w:t xml:space="preserve">6.1	</w:t>
      </w:r>
      <w:r>
        <w:t xml:space="preserve">The Customer shall pay the Charges to the Supplier in accordance with this clause 6 and Schedule 2.</w:t>
      </w:r>
    </w:p>
    <w:p>
      <w:pPr>
        <w:spacing w:after="120"/>
        <w:ind w:left="720" w:hanging="720"/>
        <w:jc w:val="both"/>
      </w:pPr>
      <w:r>
        <w:rPr>
          <w:b/>
          <w:bCs/>
        </w:rPr>
        <w:t xml:space="preserve">6.2	</w:t>
      </w:r>
      <w:r>
        <w:t xml:space="preserve">The Supplier shall invoice the Customer for the annual subscription Charges in advance and for professional services Charges monthly in arrears against agreed milestones set out in the relevant Statement of Work.</w:t>
      </w:r>
    </w:p>
    <w:p>
      <w:pPr>
        <w:spacing w:after="120"/>
        <w:ind w:left="720" w:hanging="720"/>
        <w:jc w:val="both"/>
      </w:pPr>
      <w:r>
        <w:rPr>
          <w:b/>
          <w:bCs/>
        </w:rPr>
        <w:t xml:space="preserve">6.3	</w:t>
      </w:r>
      <w:r>
        <w:t xml:space="preserve">The Customer shall pay each undisputed invoice within </w:t>
      </w:r>
      <w:del w:id="9101" w:author="Marcus Ashworth (Ashworth Quinn LLP)" w:date="2025-11-12T11:20:00Z">
        <w:r>
          <w:delText xml:space="preserve">30 (thirty)</w:delText>
        </w:r>
      </w:del>
      <w:ins w:id="9102" w:author="Marcus Ashworth (Ashworth Quinn LLP)" w:date="2025-11-12T11:20:00Z">
        <w:r>
          <w:t xml:space="preserve">30 (thirty) days, or such other period as the Supplier may agree in writing not exceeding 45 (forty-five)</w:t>
        </w:r>
      </w:ins>
      <w:r>
        <w:t xml:space="preserve"> days of the date of the invoice to a bank account nominated in writing by the Supplier.</w:t>
      </w:r>
    </w:p>
    <w:p>
      <w:pPr>
        <w:spacing w:after="120"/>
        <w:ind w:left="720" w:hanging="720"/>
        <w:jc w:val="both"/>
      </w:pPr>
      <w:r>
        <w:rPr>
          <w:b/>
          <w:bCs/>
        </w:rPr>
        <w:t xml:space="preserve">6.4	</w:t>
      </w:r>
      <w:r>
        <w:t xml:space="preserve">All amounts payable under this agreement are exclusive of value added tax, which shall be added at the prevailing rate where applicable.</w:t>
      </w:r>
    </w:p>
    <w:p>
      <w:pPr>
        <w:spacing w:after="120"/>
        <w:ind w:left="720" w:hanging="720"/>
        <w:jc w:val="both"/>
      </w:pPr>
      <w:r>
        <w:rPr>
          <w:b/>
          <w:bCs/>
        </w:rPr>
        <w:t xml:space="preserve">6.5	</w:t>
      </w:r>
      <w:r>
        <w:t xml:space="preserve">Without prejudice to any other right or remedy, if the Customer fails to pay any undisputed sum due by the due date, the Supplier may charge interest on the overdue amount at the rate of 3% per annum above the base rate of the Bank of England from time to time, accruing daily.</w:t>
      </w:r>
    </w:p>
    <w:p>
      <w:pPr>
        <w:spacing w:after="120"/>
        <w:ind w:left="720" w:hanging="720"/>
        <w:jc w:val="both"/>
      </w:pPr>
      <w:r>
        <w:rPr>
          <w:b/>
          <w:bCs/>
        </w:rPr>
        <w:t xml:space="preserve">6.6	</w:t>
      </w:r>
      <w:r>
        <w:t xml:space="preserve">The Supplier may increase the subscription Charges with effect from each anniversary of the Service Commencement Date on not less than 60 (sixty) days' written notice, provided that any such increase shall not exceed the greater of (a) </w:t>
      </w:r>
      <w:del w:id="9111" w:author="Marcus Ashworth (Ashworth Quinn LLP)" w:date="2025-11-12T11:22:00Z">
        <w:r>
          <w:delText xml:space="preserve">4%</w:delText>
        </w:r>
      </w:del>
      <w:ins w:id="9112" w:author="Marcus Ashworth (Ashworth Quinn LLP)" w:date="2025-11-12T11:22:00Z">
        <w:del w:id="9311" w:author="Elena Marchetti (Whitfield Carter LLP)" w:date="2025-11-20T16:08:00Z">
          <w:r>
            <w:delText xml:space="preserve">6%</w:delText>
          </w:r>
        </w:del>
      </w:ins>
      <w:ins w:id="9312" w:author="Elena Marchetti (Whitfield Carter LLP)" w:date="2025-11-20T16:08:00Z">
        <w:r>
          <w:t xml:space="preserve">5%</w:t>
        </w:r>
      </w:ins>
      <w:r>
        <w:t xml:space="preserve"> and (b) the percentage increase in the Consumer Prices Index in the preceding 12-month period.</w:t>
      </w:r>
    </w:p>
    <w:p>
      <w:pPr>
        <w:pStyle w:val="Heading1"/>
      </w:pPr>
      <w:r>
        <w:t xml:space="preserve">7.  INTELLECTUAL PROPERTY RIGHTS</w:t>
      </w:r>
    </w:p>
    <w:p>
      <w:pPr>
        <w:spacing w:after="120"/>
        <w:ind w:left="720" w:hanging="720"/>
        <w:jc w:val="both"/>
      </w:pPr>
      <w:r>
        <w:rPr>
          <w:b/>
          <w:bCs/>
        </w:rPr>
        <w:t xml:space="preserve">7.1	</w:t>
      </w:r>
      <w:r>
        <w:t xml:space="preserve">The Customer acknowledges that all Intellectual Property Rights in the Platform and the Documentation are and shall remain the property of the Supplier or its licensors, and the Customer shall have no rights in or to the Platform other than the right to use it in accordance with this agreement.</w:t>
      </w:r>
    </w:p>
    <w:p>
      <w:pPr>
        <w:spacing w:after="120"/>
        <w:ind w:left="720" w:hanging="720"/>
        <w:jc w:val="both"/>
      </w:pPr>
      <w:r>
        <w:rPr>
          <w:b/>
          <w:bCs/>
        </w:rPr>
        <w:t xml:space="preserve">7.2	</w:t>
      </w:r>
      <w:r>
        <w:t xml:space="preserve">The Customer and its licensors shall retain ownership of all Intellectual Property Rights in the Customer Data. The Customer grants the Supplier a non-exclusive licence to use, copy and process the Customer Data to the extent necessary to provide the Platform and the Support Services.</w:t>
      </w:r>
    </w:p>
    <w:p>
      <w:pPr>
        <w:spacing w:after="120"/>
        <w:ind w:left="720" w:hanging="720"/>
        <w:jc w:val="both"/>
      </w:pPr>
      <w:r>
        <w:rPr>
          <w:b/>
          <w:bCs/>
        </w:rPr>
        <w:t xml:space="preserve">7.3	</w:t>
      </w:r>
      <w:r>
        <w:t xml:space="preserve">The Supplier shall indemnify the Customer against all liabilities, costs, expenses, damages and losses suffered or incurred by the Customer arising out of any claim that the Customer's use of the Platform in accordance with this agreement infringes the Intellectual Property Rights of a third party, subject to the limitations in clause 9.</w:t>
      </w:r>
    </w:p>
    <w:p>
      <w:pPr>
        <w:pStyle w:val="Heading1"/>
      </w:pPr>
      <w:r>
        <w:t xml:space="preserve">8.  CONFIDENTIALITY</w:t>
      </w:r>
    </w:p>
    <w:p>
      <w:pPr>
        <w:spacing w:after="120"/>
        <w:ind w:left="720" w:hanging="720"/>
        <w:jc w:val="both"/>
      </w:pPr>
      <w:r>
        <w:rPr>
          <w:b/>
          <w:bCs/>
        </w:rPr>
        <w:t xml:space="preserve">8.1	</w:t>
      </w:r>
      <w:r>
        <w:t xml:space="preserve">Each party shall keep the other party's Confidential Information confidential and shall not use it except for the purpose of exercising or performing its rights and obligations under this agreement, nor disclose it except to those of its employees, agents and professional advisers who need to know it for that purpose and who are bound by equivalent obligations of confidentiality.</w:t>
      </w:r>
    </w:p>
    <w:p>
      <w:pPr>
        <w:spacing w:after="120"/>
        <w:ind w:left="720" w:hanging="720"/>
        <w:jc w:val="both"/>
      </w:pPr>
      <w:r>
        <w:rPr>
          <w:b/>
          <w:bCs/>
        </w:rPr>
        <w:t xml:space="preserve">8.2	</w:t>
      </w:r>
      <w:r>
        <w:t xml:space="preserve">The obligations in clause 8.1 shall not apply to information which is or becomes publicly known other than through breach of this agreement, was lawfully in the receiving party's possession before disclosure, or is required to be disclosed by law or any regulatory authority.</w:t>
      </w:r>
    </w:p>
    <w:p>
      <w:pPr>
        <w:spacing w:after="120"/>
        <w:ind w:left="720" w:hanging="720"/>
        <w:jc w:val="both"/>
      </w:pPr>
      <w:r>
        <w:rPr>
          <w:b/>
          <w:bCs/>
        </w:rPr>
        <w:t xml:space="preserve">8.3	</w:t>
      </w:r>
      <w:r>
        <w:t xml:space="preserve">This clause 8 shall survive termination of this agreement for a period of 5 (five) years, save that in respect of Confidential Information that constitutes a trade secret the obligations shall continue for so long as that information retains its status as a trade secret.</w:t>
      </w:r>
    </w:p>
    <w:p>
      <w:pPr>
        <w:pStyle w:val="Heading1"/>
      </w:pPr>
      <w:r>
        <w:t xml:space="preserve">9.  WARRANTIES</w:t>
      </w:r>
    </w:p>
    <w:p>
      <w:pPr>
        <w:spacing w:after="120"/>
        <w:ind w:left="720" w:hanging="720"/>
        <w:jc w:val="both"/>
      </w:pPr>
      <w:r>
        <w:rPr>
          <w:b/>
          <w:bCs/>
        </w:rPr>
        <w:t xml:space="preserve">9.1	</w:t>
      </w:r>
      <w:r>
        <w:t xml:space="preserve">The Supplier warrants and represents to the Customer that the matters set out in Schedule 8 (Warranties) are true, accurate and not misleading as at the Effective Date and shall remain so throughout the term.</w:t>
      </w:r>
    </w:p>
    <w:p>
      <w:pPr>
        <w:spacing w:after="120"/>
        <w:ind w:left="720" w:hanging="720"/>
        <w:jc w:val="both"/>
      </w:pPr>
      <w:r>
        <w:rPr>
          <w:b/>
          <w:bCs/>
        </w:rPr>
        <w:t xml:space="preserve">9.2	</w:t>
      </w:r>
      <w:r>
        <w:t xml:space="preserve">If the Platform does not conform with the warranties in Schedule 8, the Supplier shall, at its expense, use commercially reasonable endeavours to correct any such non-conformance promptly, or provide the Customer with an alternative means of accomplishing the desired performance. Such correction or substitution constitutes the Customer's sole and exclusive remedy for any breach of the warranties set out in paragraphs 2 and 3 of Schedule 8.</w:t>
      </w:r>
    </w:p>
    <w:p>
      <w:pPr>
        <w:spacing w:after="120"/>
        <w:ind w:left="720" w:hanging="720"/>
        <w:jc w:val="both"/>
      </w:pPr>
      <w:r>
        <w:rPr>
          <w:b/>
          <w:bCs/>
        </w:rPr>
        <w:t xml:space="preserve">9.3	</w:t>
      </w:r>
      <w:r>
        <w:t xml:space="preserve">Except as expressly stated in this agreement, all warranties, conditions and terms, whether express or implied by statute, common law or otherwise, are to the fullest extent permitted by law excluded from this agreement.</w:t>
      </w:r>
    </w:p>
    <w:p>
      <w:pPr>
        <w:pStyle w:val="Heading1"/>
      </w:pPr>
      <w:r>
        <w:t xml:space="preserve">10.  LIMITATION OF LIABILITY</w:t>
      </w:r>
    </w:p>
    <w:p>
      <w:pPr>
        <w:spacing w:after="120"/>
        <w:ind w:left="720" w:hanging="720"/>
        <w:jc w:val="both"/>
      </w:pPr>
      <w:r>
        <w:rPr>
          <w:b/>
          <w:bCs/>
        </w:rPr>
        <w:t xml:space="preserve">10.1	</w:t>
      </w:r>
      <w:r>
        <w:t xml:space="preserve">Nothing in this agreement shall limit or exclude either party's liability for: (a) death or personal injury caused by its negligence; (b) fraud or fraudulent misrepresentation; or (c) any other liability which cannot be limited or excluded by applicable law.</w:t>
      </w:r>
    </w:p>
    <w:p>
      <w:pPr>
        <w:spacing w:after="120"/>
        <w:ind w:left="720" w:hanging="720"/>
        <w:jc w:val="both"/>
      </w:pPr>
      <w:r>
        <w:rPr>
          <w:b/>
          <w:bCs/>
        </w:rPr>
        <w:t xml:space="preserve">10.2	</w:t>
      </w:r>
      <w:r>
        <w:t xml:space="preserve">Subject to clause 10.1, neither party shall be liable to the other, whether in contract, tort (including negligence), breach of statutory duty or otherwise, for any loss of profit, loss of business, depletion of goodwill, or any indirect or consequential loss arising under or in connection with this agreement.</w:t>
      </w:r>
    </w:p>
    <w:p>
      <w:pPr>
        <w:spacing w:after="120"/>
        <w:ind w:left="720" w:hanging="720"/>
        <w:jc w:val="both"/>
      </w:pPr>
      <w:r>
        <w:rPr>
          <w:b/>
          <w:bCs/>
        </w:rPr>
        <w:t xml:space="preserve">10.3	</w:t>
      </w:r>
      <w:r>
        <w:t xml:space="preserve">Subject to clauses 10.1 and 10.2, the Supplier's total aggregate liability arising under or in connection with this agreement, whether in contract, tort (including negligence) or otherwise, shall in no circumstances exceed an amount equal to </w:t>
      </w:r>
      <w:del w:id="9121" w:author="Marcus Ashworth (Ashworth Quinn LLP)" w:date="2025-11-12T11:25:00Z">
        <w:r>
          <w:delText xml:space="preserve">150% (one hundred and fifty per cent)</w:delText>
        </w:r>
      </w:del>
      <w:ins w:id="9122" w:author="Marcus Ashworth (Ashworth Quinn LLP)" w:date="2025-11-12T11:25:00Z">
        <w:del w:id="9301" w:author="Elena Marchetti (Whitfield Carter LLP)" w:date="2025-11-20T16:05:00Z">
          <w:r>
            <w:delText xml:space="preserve">100% (one hundred per cent)</w:delText>
          </w:r>
        </w:del>
      </w:ins>
      <w:ins w:id="9302" w:author="Elena Marchetti (Whitfield Carter LLP)" w:date="2025-11-20T16:05:00Z">
        <w:r>
          <w:t xml:space="preserve">125% (one hundred and twenty-five per cent)</w:t>
        </w:r>
      </w:ins>
      <w:r>
        <w:t xml:space="preserve"> of the total Charges paid and payable by the Customer in the 12 (twelve) months immediately preceding the event giving rise to the claim.</w:t>
      </w:r>
    </w:p>
    <w:p>
      <w:pPr>
        <w:spacing w:after="120"/>
        <w:ind w:left="720" w:hanging="720"/>
        <w:jc w:val="both"/>
      </w:pPr>
      <w:r>
        <w:rPr>
          <w:b/>
          <w:bCs/>
        </w:rPr>
        <w:t xml:space="preserve">10.4	</w:t>
      </w:r>
      <w:r>
        <w:t xml:space="preserve">The limitation in clause 10.3 shall not apply to the Supplier's liability under the indemnity in clause 7.3 (intellectual property infringement) or to either party's liability for breach of clause 5 (data protection) or clause 8 (confidentiality), in respect of which the aggregate cap shall be an amount equal to </w:t>
      </w:r>
      <w:del w:id="9131" w:author="Marcus Ashworth (Ashworth Quinn LLP)" w:date="2025-11-12T11:27:00Z">
        <w:r>
          <w:delText xml:space="preserve">200%</w:delText>
        </w:r>
      </w:del>
      <w:ins w:id="9132" w:author="Marcus Ashworth (Ashworth Quinn LLP)" w:date="2025-11-12T11:27:00Z">
        <w:r>
          <w:t xml:space="preserve">150%</w:t>
        </w:r>
      </w:ins>
      <w:r>
        <w:t xml:space="preserve"> of the total Charges paid and payable in the 12 months preceding the relevant claim.</w:t>
      </w:r>
    </w:p>
    <w:p>
      <w:pPr>
        <w:pStyle w:val="Heading1"/>
      </w:pPr>
      <w:r>
        <w:t xml:space="preserve">11.  TERMINATION</w:t>
      </w:r>
    </w:p>
    <w:p>
      <w:pPr>
        <w:spacing w:after="120"/>
        <w:ind w:left="720" w:hanging="720"/>
        <w:jc w:val="both"/>
      </w:pPr>
      <w:r>
        <w:rPr>
          <w:b/>
          <w:bCs/>
        </w:rPr>
        <w:t xml:space="preserve">11.1	</w:t>
      </w:r>
      <w:r>
        <w:t xml:space="preserve">Without affecting any other right or remedy available to it, either party may terminate this agreement with immediate effect by giving written notice to the other party if: (a) the other party commits a material breach of this agreement which is irremediable or, if remediable, fails to remedy that breach within 30 (thirty) days after being notified in writing to do so; or (b) the other party becomes insolvent, is unable to pay its debts as they fall due, or has an administrator, receiver or liquidator appointed.</w:t>
      </w:r>
    </w:p>
    <w:p>
      <w:pPr>
        <w:spacing w:after="120"/>
        <w:ind w:left="720" w:hanging="720"/>
        <w:jc w:val="both"/>
      </w:pPr>
      <w:r>
        <w:rPr>
          <w:b/>
          <w:bCs/>
        </w:rPr>
        <w:t xml:space="preserve">11.2	</w:t>
      </w:r>
      <w:r>
        <w:t xml:space="preserve">On termination or expiry of this agreement for any reason: (a) all licences granted under this agreement shall immediately terminate; (b) the Supplier shall, on request, provide the Customer with a complete export of the Customer Data in a structured, commonly used and machine-readable format during a transition-out period of 90 (ninety) days; and (c) each party shall return or destroy the other's Confidential Information, save to the extent required to be retained by law or regulatory requirement.</w:t>
      </w:r>
    </w:p>
    <w:p>
      <w:pPr>
        <w:spacing w:after="120"/>
        <w:ind w:left="720" w:hanging="720"/>
        <w:jc w:val="both"/>
      </w:pPr>
      <w:r>
        <w:rPr>
          <w:b/>
          <w:bCs/>
        </w:rPr>
        <w:t xml:space="preserve">11.3	</w:t>
      </w:r>
      <w:r>
        <w:t xml:space="preserve">Any provision of this agreement that expressly or by implication is intended to come into or continue in force on or after termination or expiry shall remain in full force and effect, including clauses 5, 7, 8, 10, 11.2, 12 and 14.</w:t>
      </w:r>
    </w:p>
    <w:p>
      <w:pPr>
        <w:pStyle w:val="Heading1"/>
      </w:pPr>
      <w:r>
        <w:t xml:space="preserve">12.  AUDIT AND REGULATORY CO-OPERATION</w:t>
      </w:r>
    </w:p>
    <w:p>
      <w:pPr>
        <w:spacing w:after="120"/>
        <w:ind w:left="720" w:hanging="720"/>
        <w:jc w:val="both"/>
      </w:pPr>
      <w:r>
        <w:rPr>
          <w:b/>
          <w:bCs/>
        </w:rPr>
        <w:t xml:space="preserve">12.1	</w:t>
      </w:r>
      <w:r>
        <w:t xml:space="preserve">The Supplier shall maintain complete and accurate records relating to the provision of the Platform and shall, on not less than 20 (twenty) Business Days' written notice, permit the Customer (or its appointed independent auditor) to inspect and audit the Supplier's relevant records, systems and security controls, not more than once in any 12-month period save where an audit is required by a competent regulatory authority or follows a Security Incident.</w:t>
      </w:r>
    </w:p>
    <w:p>
      <w:pPr>
        <w:spacing w:after="120"/>
        <w:ind w:left="720" w:hanging="720"/>
        <w:jc w:val="both"/>
      </w:pPr>
      <w:r>
        <w:rPr>
          <w:b/>
          <w:bCs/>
        </w:rPr>
        <w:t xml:space="preserve">12.2	</w:t>
      </w:r>
      <w:r>
        <w:t xml:space="preserve">The Supplier acknowledges that the Customer is subject to inspection by the Medicines and Healthcare products Regulatory Agency (MHRA) and other competent authorities and shall provide all reasonable co-operation and access to enable the Customer to respond to any regulatory inspection, audit or information request relating to the Customer Data or the Platform.</w:t>
      </w:r>
    </w:p>
    <w:p>
      <w:pPr>
        <w:pStyle w:val="Heading1"/>
      </w:pPr>
      <w:r>
        <w:t xml:space="preserve">13.  FORCE MAJEURE</w:t>
      </w:r>
    </w:p>
    <w:p>
      <w:pPr>
        <w:spacing w:after="120"/>
        <w:ind w:left="720" w:hanging="720"/>
        <w:jc w:val="both"/>
      </w:pPr>
      <w:r>
        <w:rPr>
          <w:b/>
          <w:bCs/>
        </w:rPr>
        <w:t xml:space="preserve">13.1	</w:t>
      </w:r>
      <w:r>
        <w:t xml:space="preserve">Neither party shall be in breach of this agreement nor liable for delay in performing, or failure to perform, any of its obligations under this agreement if such delay or failure results from a Force Majeure Event, being any event beyond a party's reasonable control. The affected party shall be entitled to a reasonable extension of time for performance, but if the period of delay continues for 8 (eight) weeks, the party not affected may terminate this agreement on 14 (fourteen) days' written notice.</w:t>
      </w:r>
    </w:p>
    <w:p>
      <w:pPr>
        <w:pStyle w:val="Heading1"/>
      </w:pPr>
      <w:r>
        <w:t xml:space="preserve">14.  GENERAL</w:t>
      </w:r>
    </w:p>
    <w:p>
      <w:pPr>
        <w:spacing w:after="120"/>
        <w:ind w:left="720" w:hanging="720"/>
        <w:jc w:val="both"/>
      </w:pPr>
      <w:r>
        <w:rPr>
          <w:b/>
          <w:bCs/>
        </w:rPr>
        <w:t xml:space="preserve">14.1	</w:t>
      </w:r>
      <w:r>
        <w:t xml:space="preserve">Assignment and other dealings. Neither party shall assign, transfer, charge, sub-contract or deal in any other manner with any of its rights and obligations under this agreement without the prior written consent of the other party (such consent not to be unreasonably withheld or delayed), save that the Supplier may sub-contract elements of the hosting and Support Services to its approved sub-processors listed in the Data Processing Agreement.</w:t>
      </w:r>
    </w:p>
    <w:p>
      <w:pPr>
        <w:spacing w:after="120"/>
        <w:ind w:left="720" w:hanging="720"/>
        <w:jc w:val="both"/>
      </w:pPr>
      <w:r>
        <w:rPr>
          <w:b/>
          <w:bCs/>
        </w:rPr>
        <w:t xml:space="preserve">14.2	</w:t>
      </w:r>
      <w:r>
        <w:t xml:space="preserve">Entire agreement. This agreement constitutes the entire agreement between the parties and supersedes and extinguishes all previous agreements, promises, assurances, warranties, representations and understandings between them, whether written or oral, relating to its subject matter.</w:t>
      </w:r>
    </w:p>
    <w:p>
      <w:pPr>
        <w:spacing w:after="120"/>
        <w:ind w:left="720" w:hanging="720"/>
        <w:jc w:val="both"/>
      </w:pPr>
      <w:r>
        <w:rPr>
          <w:b/>
          <w:bCs/>
        </w:rPr>
        <w:t xml:space="preserve">14.3	</w:t>
      </w:r>
      <w:r>
        <w:t xml:space="preserve">Variation. No variation of this agreement shall be effective unless it is in writing and signed by the parties (or their authorised representatives).</w:t>
      </w:r>
    </w:p>
    <w:p>
      <w:pPr>
        <w:spacing w:after="120"/>
        <w:ind w:left="720" w:hanging="720"/>
        <w:jc w:val="both"/>
      </w:pPr>
      <w:r>
        <w:rPr>
          <w:b/>
          <w:bCs/>
        </w:rPr>
        <w:t xml:space="preserve">14.4	</w:t>
      </w:r>
      <w:r>
        <w:t xml:space="preserve">Waiver. No failure or delay by a party to exercise any right or remedy provided under this agreement or by law shall constitute a waiver of that or any other right or remedy.</w:t>
      </w:r>
    </w:p>
    <w:p>
      <w:pPr>
        <w:spacing w:after="120"/>
        <w:ind w:left="720" w:hanging="720"/>
        <w:jc w:val="both"/>
      </w:pPr>
      <w:r>
        <w:rPr>
          <w:b/>
          <w:bCs/>
        </w:rPr>
        <w:t xml:space="preserve">14.5	</w:t>
      </w:r>
      <w:r>
        <w:t xml:space="preserve">Severance. If any provision or part-provision of this agreement is or becomes invalid, illegal or unenforceable, it shall be deemed modified to the minimum extent necessary to make it valid, legal and enforceable. If such modification is not possible, the relevant provision shall be deemed deleted.</w:t>
      </w:r>
    </w:p>
    <w:p>
      <w:pPr>
        <w:spacing w:after="120"/>
        <w:ind w:left="720" w:hanging="720"/>
        <w:jc w:val="both"/>
      </w:pPr>
      <w:r>
        <w:rPr>
          <w:b/>
          <w:bCs/>
        </w:rPr>
        <w:t xml:space="preserve">14.6	</w:t>
      </w:r>
      <w:r>
        <w:t xml:space="preserve">Notices. Any notice given to a party under or in connection with this agreement shall be in writing and shall be delivered by hand or by pre-paid first-class post or by email to the address or email address set out in the Order Form, and shall be deemed received in accordance with the customary rules set out in this clause.</w:t>
      </w:r>
    </w:p>
    <w:p>
      <w:pPr>
        <w:spacing w:after="120"/>
        <w:ind w:left="720" w:hanging="720"/>
        <w:jc w:val="both"/>
      </w:pPr>
      <w:r>
        <w:rPr>
          <w:b/>
          <w:bCs/>
        </w:rPr>
        <w:t xml:space="preserve">14.7	</w:t>
      </w:r>
      <w:r>
        <w:t xml:space="preserve">Third party rights. Except as expressly provided, a person who is not a party to this agreement shall not have any rights under the Contracts (Rights of Third Parties) Act 1999 to enforce any term of this agreement.</w:t>
      </w:r>
    </w:p>
    <w:p>
      <w:pPr>
        <w:spacing w:after="120"/>
        <w:ind w:left="720" w:hanging="720"/>
        <w:jc w:val="both"/>
      </w:pPr>
      <w:r>
        <w:rPr>
          <w:b/>
          <w:bCs/>
        </w:rPr>
        <w:t xml:space="preserve">14.8	</w:t>
      </w:r>
      <w:r>
        <w:t xml:space="preserve">Counterparts. This agreement may be executed in any number of counterparts, each of which when executed shall constitute a duplicate original, but all the counterparts shall together constitute the one agreement.</w:t>
      </w:r>
    </w:p>
    <w:p>
      <w:pPr>
        <w:spacing w:after="120"/>
        <w:ind w:left="720" w:hanging="720"/>
        <w:jc w:val="both"/>
      </w:pPr>
      <w:r>
        <w:rPr>
          <w:b/>
          <w:bCs/>
        </w:rPr>
        <w:t xml:space="preserve">14.9	</w:t>
      </w:r>
      <w:r>
        <w:t xml:space="preserve">Governing law. This agreement and any dispute or claim (including non-contractual disputes or claims) arising out of or in connection with it or its subject matter or formation shall be governed by and construed in accordance with the law of England and Wales.</w:t>
      </w:r>
    </w:p>
    <w:p>
      <w:pPr>
        <w:spacing w:after="120"/>
        <w:ind w:left="720" w:hanging="720"/>
        <w:jc w:val="both"/>
      </w:pPr>
      <w:r>
        <w:rPr>
          <w:b/>
          <w:bCs/>
        </w:rPr>
        <w:t xml:space="preserve">14.10	</w:t>
      </w:r>
      <w:r>
        <w:t xml:space="preserve">Jurisdiction. Each party irrevocably agrees that the courts of England and Wales shall have exclusive jurisdiction to settle any dispute or claim (including non-contractual disputes or claims) arising out of or in connection with this agreement or its subject matter or formation.</w:t>
      </w:r>
    </w:p>
    <w:p>
      <w:r>
        <w:br w:type="page"/>
      </w:r>
    </w:p>
    <w:p>
      <w:pPr>
        <w:spacing w:after="160"/>
        <w:jc w:val="center"/>
      </w:pPr>
      <w:r>
        <w:rPr>
          <w:b/>
          <w:bCs/>
          <w:sz w:val="24"/>
          <w:szCs w:val="24"/>
        </w:rPr>
        <w:t xml:space="preserve">EXECUTION</w:t>
      </w:r>
    </w:p>
    <w:p>
      <w:pPr>
        <w:spacing w:after="120"/>
        <w:jc w:val="both"/>
      </w:pPr>
      <w:r>
        <w:t xml:space="preserve">This agreement has been entered into on the date stated at the beginning of it.</w:t>
      </w:r>
    </w:p>
    <w:p>
      <w:pPr>
        <w:spacing w:after="80" w:before="240"/>
      </w:pPr>
      <w:r>
        <w:rPr>
          <w:b/>
          <w:bCs/>
        </w:rPr>
        <w:t xml:space="preserve">SIGNED for and on behalf of</w:t>
      </w:r>
    </w:p>
    <w:p>
      <w:pPr>
        <w:spacing w:after="120"/>
        <w:jc w:val="both"/>
      </w:pPr>
      <w:r>
        <w:t xml:space="preserve">SENTVIA HEALTH SYSTEMS LIMITED</w:t>
      </w:r>
    </w:p>
    <w:p>
      <w:pPr>
        <w:spacing w:after="80"/>
      </w:pPr>
      <w:r>
        <w:t xml:space="preserve">Signature: ............................................................</w:t>
      </w:r>
    </w:p>
    <w:p>
      <w:pPr>
        <w:spacing w:after="80"/>
      </w:pPr>
      <w:r>
        <w:t xml:space="preserve">Name: Daniel Reisman</w:t>
      </w:r>
    </w:p>
    <w:p>
      <w:pPr>
        <w:spacing w:after="240"/>
      </w:pPr>
      <w:r>
        <w:t xml:space="preserve">Title: Chief Executive Officer</w:t>
      </w:r>
    </w:p>
    <w:p>
      <w:pPr>
        <w:spacing w:after="80" w:before="200"/>
      </w:pPr>
      <w:r>
        <w:rPr>
          <w:b/>
          <w:bCs/>
        </w:rPr>
        <w:t xml:space="preserve">SIGNED for and on behalf of</w:t>
      </w:r>
    </w:p>
    <w:p>
      <w:pPr>
        <w:spacing w:after="120"/>
        <w:jc w:val="both"/>
      </w:pPr>
      <w:r>
        <w:t xml:space="preserve">HARTWELL PHARMA LIMITED</w:t>
      </w:r>
    </w:p>
    <w:p>
      <w:pPr>
        <w:spacing w:after="80"/>
      </w:pPr>
      <w:r>
        <w:t xml:space="preserve">Signature: ............................................................</w:t>
      </w:r>
    </w:p>
    <w:p>
      <w:pPr>
        <w:spacing w:after="80"/>
      </w:pPr>
      <w:r>
        <w:t xml:space="preserve">Name: Gregory Mercer</w:t>
      </w:r>
    </w:p>
    <w:p>
      <w:pPr>
        <w:spacing w:after="240"/>
      </w:pPr>
      <w:r>
        <w:t xml:space="preserve">Title: Chief Financial Officer</w:t>
      </w:r>
    </w:p>
    <w:p>
      <w:r>
        <w:br w:type="page"/>
      </w:r>
    </w:p>
    <w:p>
      <w:pPr>
        <w:spacing w:after="160"/>
        <w:jc w:val="center"/>
      </w:pPr>
      <w:r>
        <w:rPr>
          <w:b/>
          <w:bCs/>
          <w:sz w:val="24"/>
          <w:szCs w:val="24"/>
        </w:rPr>
        <w:t xml:space="preserve">SCHEDULE 1 — ORDER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Item</w:t>
            </w:r>
          </w:p>
        </w:tc>
        <w:tc>
          <w:tcPr>
            <w:tcW w:type="dxa" w:w="5826"/>
            <w:tcBorders>
              <w:top w:val="single" w:color="BBBBBB" w:sz="1"/>
              <w:left w:val="single" w:color="BBBBBB" w:sz="1"/>
              <w:bottom w:val="single" w:color="BBBBBB" w:sz="1"/>
              <w:right w:val="single" w:color="BBBBBB" w:sz="1"/>
            </w:tcBorders>
            <w:shd w:fill="E8EEF5" w:val="clear"/>
            <w:tcMar>
              <w:top w:type="dxa" w:w="60"/>
              <w:left w:type="dxa" w:w="110"/>
              <w:bottom w:type="dxa" w:w="60"/>
              <w:right w:type="dxa" w:w="110"/>
            </w:tcMar>
          </w:tcPr>
          <w:p>
            <w:r>
              <w:rPr>
                <w:b/>
                <w:bCs/>
                <w:sz w:val="20"/>
                <w:szCs w:val="20"/>
              </w:rPr>
              <w:t xml:space="preserve">Detail</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Platform</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Sentvia Vigil™ — Core Safety Case Management; Signal Detection &amp; Management module; Aggregate Reporting module; Regulatory Submissions Gateway (E2B(R3))</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Authorised Users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120 named users (90 Standard, 25 Power, 5 Administrator)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Environments</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Production, Validation (UAT) and Sandbox</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Initial Term</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36 months from the Service Commencement Date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Annual Subscription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£486,000 per annum (exclusive of VAT) — see Schedule 2</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Implementation / Migration</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£145,000 fixed-fee professional services — see SOW-01 / Schedule 6</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Data residency</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United Kingdom (primary), Republic of Ireland (DR)</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Notices — Supplier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legal@sentivahealth.com; 4th Floor, 110 Cannon Street, London EC4N 6EU</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Notices — Customer</w:t>
            </w:r>
          </w:p>
        </w:tc>
        <w:tc>
          <w:tcPr>
            <w:tcW w:type="dxa" w:w="58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legal@hartwellpharma.com; Hartwell House, Granta Park, Cambridge CB21 6GP</w:t>
            </w:r>
          </w:p>
        </w:tc>
      </w:tr>
    </w:tbl>
    <w:p>
      <w:r>
        <w:br w:type="page"/>
      </w:r>
    </w:p>
    <w:p>
      <w:pPr>
        <w:spacing w:after="160"/>
        <w:jc w:val="center"/>
      </w:pPr>
      <w:r>
        <w:rPr>
          <w:b/>
          <w:bCs/>
          <w:sz w:val="24"/>
          <w:szCs w:val="24"/>
        </w:rPr>
        <w:t xml:space="preserve">SCHEDULE 8 — WARRANTIES</w:t>
      </w:r>
    </w:p>
    <w:p>
      <w:pPr>
        <w:spacing w:after="120"/>
        <w:jc w:val="both"/>
      </w:pPr>
      <w:r>
        <w:t xml:space="preserve">The Supplier warrants, represents and undertakes to the Customer that, as at the Effective Date and throughout the term:</w:t>
      </w:r>
    </w:p>
    <w:p>
      <w:pPr>
        <w:spacing w:after="120"/>
        <w:ind w:left="720" w:hanging="720"/>
        <w:jc w:val="both"/>
      </w:pPr>
      <w:r>
        <w:rPr>
          <w:b/>
          <w:bCs/>
        </w:rPr>
        <w:t xml:space="preserve">1.	</w:t>
      </w:r>
      <w:r>
        <w:t xml:space="preserve">the Supplier has full right, power and authority to enter into and perform its obligations under this agreement;</w:t>
      </w:r>
    </w:p>
    <w:p>
      <w:pPr>
        <w:spacing w:after="120"/>
        <w:ind w:left="720" w:hanging="720"/>
        <w:jc w:val="both"/>
      </w:pPr>
      <w:r>
        <w:rPr>
          <w:b/>
          <w:bCs/>
        </w:rPr>
        <w:t xml:space="preserve">2.	</w:t>
      </w:r>
      <w:r>
        <w:t xml:space="preserve">the Platform and Support Services will be provided with reasonable skill and care and in accordance with Good Industry Practice;</w:t>
      </w:r>
    </w:p>
    <w:p>
      <w:pPr>
        <w:spacing w:after="120"/>
        <w:ind w:left="720" w:hanging="720"/>
        <w:jc w:val="both"/>
      </w:pPr>
      <w:r>
        <w:rPr>
          <w:b/>
          <w:bCs/>
        </w:rPr>
        <w:t xml:space="preserve">3.	</w:t>
      </w:r>
      <w:r>
        <w:t xml:space="preserve">the Platform will perform materially in accordance with the Documentation and the functional specification set out in the Order Form;</w:t>
      </w:r>
    </w:p>
    <w:p>
      <w:pPr>
        <w:spacing w:after="120"/>
        <w:ind w:left="720" w:hanging="720"/>
        <w:jc w:val="both"/>
      </w:pPr>
      <w:r>
        <w:rPr>
          <w:b/>
          <w:bCs/>
        </w:rPr>
        <w:t xml:space="preserve">4.	</w:t>
      </w:r>
      <w:r>
        <w:t xml:space="preserve">the Supplier will use commercially reasonable endeavours, consistent with industry standards, to ensure the Platform is free from Viruses and from material defects in design, materials and workmanship;</w:t>
      </w:r>
    </w:p>
    <w:p>
      <w:pPr>
        <w:spacing w:after="120"/>
        <w:ind w:left="720" w:hanging="720"/>
        <w:jc w:val="both"/>
      </w:pPr>
      <w:r>
        <w:rPr>
          <w:b/>
          <w:bCs/>
        </w:rPr>
        <w:t xml:space="preserve">5.	</w:t>
      </w:r>
      <w:r>
        <w:t xml:space="preserve">the Platform has been developed and is hosted in accordance with the information-security standards described in Schedule 7 (Security Schedule), and the Supplier holds and will maintain throughout the term certification to ISO/IEC 27001;</w:t>
      </w:r>
    </w:p>
    <w:p>
      <w:pPr>
        <w:spacing w:after="120"/>
        <w:ind w:left="720" w:hanging="720"/>
        <w:jc w:val="both"/>
      </w:pPr>
      <w:r>
        <w:rPr>
          <w:b/>
          <w:bCs/>
        </w:rPr>
        <w:t xml:space="preserve">6.	</w:t>
      </w:r>
      <w:r>
        <w:t xml:space="preserve">the Platform, when used by the Customer in accordance with this agreement, will comply with all applicable regulatory requirements relating to electronic records and electronic signatures, including the principles of EU GMP Annex 11 and the data-integrity expectations of the MHRA, and will support the Customer's obligations under Good Pharmacovigilance Practices (GVP);</w:t>
      </w:r>
    </w:p>
    <w:p>
      <w:pPr>
        <w:spacing w:after="120"/>
        <w:ind w:left="720" w:hanging="720"/>
        <w:jc w:val="both"/>
      </w:pPr>
      <w:r>
        <w:rPr>
          <w:b/>
          <w:bCs/>
        </w:rPr>
        <w:t xml:space="preserve">7.	</w:t>
      </w:r>
      <w:r>
        <w:t xml:space="preserve">the receipt, use and onward supply of the Platform and the Documentation by the Customer and the Authorised Users in accordance with this agreement will not infringe the Intellectual Property Rights of any third party;</w:t>
      </w:r>
    </w:p>
    <w:p>
      <w:pPr>
        <w:spacing w:after="120"/>
        <w:ind w:left="720" w:hanging="720"/>
        <w:jc w:val="both"/>
      </w:pPr>
      <w:r>
        <w:rPr>
          <w:b/>
          <w:bCs/>
        </w:rPr>
        <w:t xml:space="preserve">8.	</w:t>
      </w:r>
      <w:r>
        <w:t xml:space="preserve">the Supplier will comply with all applicable laws and regulations in the performance of its obligations under this agreement, including the Bribery Act 2010 and applicable anti-modern-slavery legislation; and</w:t>
      </w:r>
    </w:p>
    <w:p>
      <w:pPr>
        <w:spacing w:after="120"/>
        <w:ind w:left="720" w:hanging="720"/>
        <w:jc w:val="both"/>
      </w:pPr>
      <w:r>
        <w:rPr>
          <w:b/>
          <w:bCs/>
        </w:rPr>
        <w:t xml:space="preserve">9.	</w:t>
      </w:r>
      <w:r>
        <w:t xml:space="preserve">the Supplier has and will maintain all necessary licences, consents and permissions necessary for the performance of its obligations under this agreement.</w:t>
      </w:r>
    </w:p>
    <w:p>
      <w:pPr>
        <w:spacing w:before="160"/>
      </w:pPr>
      <w:r>
        <w:rPr>
          <w:i/>
          <w:iCs/>
          <w:sz w:val="18"/>
          <w:szCs w:val="18"/>
        </w:rPr>
        <w:t xml:space="preserve">The remaining Schedules (Schedule 2 — Charges and Payment, Schedule 3 — Service Level Agreement, Schedule 4 — Acceptable Use Policy, Schedule 5 — Data Processing Agreement, Schedule 6 — Statement of Work, and Schedule 7 — Security Schedule) are set out in the separate documents of those names forming part of this agreement.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color w:val="666666"/>
        <w:sz w:val="16"/>
        <w:szCs w:val="16"/>
      </w:rPr>
      <w:t xml:space="preserve">WC-00122 / Sentvia–Hartwell MSA</w:t>
    </w:r>
    <w:r>
      <w:rPr>
        <w:sz w:val="16"/>
        <w:szCs w:val="16"/>
      </w:rPr>
      <w:t xml:space="preserv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color w:val="666666"/>
        <w:sz w:val="16"/>
        <w:szCs w:val="16"/>
      </w:rPr>
      <w:t xml:space="preserve">Master SaaS Subscription Agreement — Project Meridian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54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sz w:val="24"/>
      <w:szCs w:val="24"/>
    </w:rPr>
  </w:style>
  <w:style w:type="paragraph" w:styleId="Heading2">
    <w:name w:val="Heading 2"/>
    <w:basedOn w:val="Normal"/>
    <w:next w:val="Normal"/>
    <w:qFormat/>
    <w:pPr>
      <w:keepNext/>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2026-06-25T16:10:45.600Z</dcterms:created>
  <dcterms:modified xsi:type="dcterms:W3CDTF">2026-06-25T16:10:45.601Z</dcterms:modified>
</cp:coreProperties>
</file>

<file path=docProps/custom.xml><?xml version="1.0" encoding="utf-8"?>
<Properties xmlns="http://schemas.openxmlformats.org/officeDocument/2006/custom-properties" xmlns:vt="http://schemas.openxmlformats.org/officeDocument/2006/docPropsVTypes"/>
</file>