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PATENT LICENCE AGREEMENT</w:t>
      </w:r>
    </w:p>
    <w:p>
      <w:pPr>
        <w:spacing w:after="240"/>
        <w:jc w:val="center"/>
      </w:pPr>
      <w:r>
        <w:rPr>
          <w:color w:val="595959"/>
          <w:sz w:val="20"/>
          <w:szCs w:val="20"/>
        </w:rPr>
        <w:t xml:space="preserve">relating to the CBX-417 oncology programme</w:t>
      </w:r>
    </w:p>
    <w:p>
      <w:pPr>
        <w:spacing w:after="120"/>
        <w:jc w:val="center"/>
      </w:pPr>
      <w:r>
        <w:rPr>
          <w:b/>
          <w:bCs/>
        </w:rPr>
        <w:t xml:space="preserve">DATED 2025</w:t>
      </w:r>
    </w:p>
    <w:p>
      <w:pPr>
        <w:spacing w:after="120"/>
      </w:pPr>
      <w:r>
        <w:rPr>
          <w:b/>
          <w:bCs/>
        </w:rPr>
        <w:t xml:space="preserve">(1)  CALBRYN THERAPEUTICS LIMITED</w:t>
      </w:r>
    </w:p>
    <w:p>
      <w:pPr>
        <w:spacing w:after="120"/>
      </w:pPr>
      <w:r>
        <w:rPr>
          <w:b/>
          <w:bCs/>
        </w:rPr>
        <w:t xml:space="preserve">(2)  HARTWELL PHARMA LIMITED</w:t>
      </w:r>
    </w:p>
    <w:p>
      <w:pPr>
        <w:spacing w:after="120"/>
      </w:pPr>
      <w:r>
        <w:rPr>
          <w:i/>
          <w:iCs/>
          <w:sz w:val="18"/>
          <w:szCs w:val="18"/>
        </w:rPr>
        <w:t xml:space="preserve">Draft v1 — 25 July 2025 — prepared by Whitfield Carter LLP. Subject to contract.</w:t>
      </w:r>
    </w:p>
    <w:p>
      <w:pPr>
        <w:pageBreakBefore/>
      </w:pPr>
      <w:r>
        <w:t xml:space="preserve"/>
      </w:r>
    </w:p>
    <w:p>
      <w:pPr>
        <w:pStyle w:val="Heading1"/>
      </w:pPr>
      <w:r>
        <w:t xml:space="preserve">Parties</w:t>
      </w:r>
    </w:p>
    <w:p>
      <w:pPr>
        <w:spacing w:after="120"/>
      </w:pPr>
      <w:r>
        <w:t xml:space="preserve">THIS AGREEMENT is made on [        ] 2025</w:t>
      </w:r>
    </w:p>
    <w:p>
      <w:pPr>
        <w:spacing w:after="120"/>
      </w:pPr>
      <w:r>
        <w:t xml:space="preserve">BETWEEN:</w:t>
      </w:r>
    </w:p>
    <w:p>
      <w:pPr>
        <w:spacing w:after="120"/>
      </w:pPr>
      <w:r>
        <w:t xml:space="preserve">(1)  CALBRYN THERAPEUTICS LIMITED, a company incorporated in England and Wales (company number 09142233) whose registered office is at 40 Mortimer Street, London W1W 7RT (the “Licensor”); and</w:t>
      </w:r>
    </w:p>
    <w:p>
      <w:pPr>
        <w:spacing w:after="120"/>
      </w:pPr>
      <w:r>
        <w:t xml:space="preserve">(2)  HARTWELL PHARMA LIMITED, a company incorporated in England and Wales (company number 07788451) whose registered office is at Hartwell House, 8 Devonshire Square, London EC2M 4PL (the “Licensee”).</w:t>
      </w:r>
    </w:p>
    <w:p>
      <w:pPr>
        <w:spacing w:after="120"/>
      </w:pPr>
      <w:r>
        <w:t xml:space="preserve">each a “party” and together the “parties”.</w:t>
      </w:r>
    </w:p>
    <w:p>
      <w:pPr>
        <w:pStyle w:val="Heading1"/>
      </w:pPr>
      <w:r>
        <w:t xml:space="preserve">Background</w:t>
      </w:r>
    </w:p>
    <w:p>
      <w:pPr>
        <w:spacing w:after="120"/>
      </w:pPr>
      <w:r>
        <w:t xml:space="preserve">(A)  The Licensor owns or controls the Licensed Patents relating to the small-molecule compound known as CBX-417 and its use in the treatment of cancer.</w:t>
      </w:r>
    </w:p>
    <w:p>
      <w:pPr>
        <w:spacing w:after="120"/>
      </w:pPr>
      <w:r>
        <w:t xml:space="preserve">(B)  The Licensee wishes to obtain, and the Licensor is willing to grant, an exclusive licence under the Licensed Patents in the Field and the Territory, and an assignment of the Assigned Patents, on the terms of this Agreement.</w:t>
      </w:r>
    </w:p>
    <w:p>
      <w:pPr>
        <w:pStyle w:val="Heading1"/>
      </w:pPr>
      <w:r>
        <w:t xml:space="preserve">1.  Definitions and interpretation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Assigned Patents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patent families CBX-VTX-013 and CBX-VTX-014, as listed in Part 2 of Schedule 1, together with all rights of action and priority rights attaching to them.</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Commencement Date</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date of this Agreement.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Compound</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chemical entity designated CBX-417, as more particularly described in Schedule 2.</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Field</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diagnosis, treatment and prevention of cancer in humans.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Licensed Patents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patents and patent applications listed in Part 1 of Schedule 1, and all continuations, divisionals, reissues, extensions and supplementary protection certificates deriving from them.</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Net Sales</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the gross amount invoiced by the Licensee and its sublicensees for sales of Licensed Products to third parties, less the customary deductions set out in Schedule 3.</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Licensed Product</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any product the manufacture, use or sale of which would, but for this Agreement, infringe a Valid Claim of the Licensed Patents.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Territory</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worldwide.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Valid Claim</w:t>
            </w:r>
          </w:p>
        </w:tc>
        <w:tc>
          <w:tcPr>
            <w:tcW w:type="dxa" w:w="6626"/>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sz w:val="20"/>
                <w:szCs w:val="20"/>
              </w:rPr>
              <w:t xml:space="preserve">a claim of an issued and unexpired Licensed Patent that has not been held invalid or unenforceable by a competent authority.</w:t>
            </w:r>
          </w:p>
        </w:tc>
      </w:tr>
    </w:tbl>
    <w:p>
      <w:pPr>
        <w:pStyle w:val="Heading1"/>
      </w:pPr>
      <w:r>
        <w:t xml:space="preserve">2.  Grant of licence</w:t>
      </w:r>
    </w:p>
    <w:p>
      <w:pPr>
        <w:pStyle w:val="ListParagraph"/>
        <w:numPr>
          <w:ilvl w:val="0"/>
          <w:numId w:val="2"/>
        </w:numPr>
        <w:spacing w:after="120"/>
      </w:pPr>
      <w:r>
        <w:t xml:space="preserve">The Licensor grants to the Licensee an exclusive (even as to the Licensor), royalty-bearing licence under the Licensed Patents to develop, make, have made, use, market, sell and import Licensed Products in the Field in the Territory.</w:t>
      </w:r>
    </w:p>
    <w:p>
      <w:pPr>
        <w:pStyle w:val="ListParagraph"/>
        <w:numPr>
          <w:ilvl w:val="0"/>
          <w:numId w:val="2"/>
        </w:numPr>
        <w:spacing w:after="120"/>
      </w:pPr>
      <w:r>
        <w:t xml:space="preserve">The licence granted under clause 2.1 includes the right to grant sublicences, provided that the Licensee remains responsible for the acts and omissions of its sublicensees and provides the Licensor with a copy of each sublicence within 30 days of execution.</w:t>
      </w:r>
    </w:p>
    <w:p>
      <w:pPr>
        <w:pStyle w:val="ListParagraph"/>
        <w:numPr>
          <w:ilvl w:val="0"/>
          <w:numId w:val="2"/>
        </w:numPr>
        <w:spacing w:after="120"/>
      </w:pPr>
      <w:r>
        <w:t xml:space="preserve">The Licensor retains the right to use the Licensed Patents for internal, non-commercial research purposes</w:t>
      </w:r>
      <w:del w:id="131" w:author="Rachel Hargrove" w:date="2025-08-13T10:00:00Z">
        <w:r>
          <w:delText xml:space="preserve"> only</w:delText>
        </w:r>
      </w:del>
      <w:ins w:id="132" w:author="Rachel Hargrove" w:date="2025-08-13T10:00:00Z">
        <w:del w:id="201" w:author="James Osei" w:date="2025-08-27T16:30:00Z">
          <w:r>
            <w:delText xml:space="preserve">, and to grant licences under the Licensed Patents outside the Field</w:delText>
          </w:r>
        </w:del>
      </w:ins>
      <w:r>
        <w:t xml:space="preserve">.</w:t>
      </w:r>
    </w:p>
    <w:p>
      <w:pPr>
        <w:pStyle w:val="Heading1"/>
      </w:pPr>
      <w:r>
        <w:t xml:space="preserve">3.  Assignment of Assigned Patents</w:t>
      </w:r>
    </w:p>
    <w:p>
      <w:pPr>
        <w:pStyle w:val="ListParagraph"/>
        <w:numPr>
          <w:ilvl w:val="0"/>
          <w:numId w:val="2"/>
        </w:numPr>
        <w:spacing w:after="120"/>
      </w:pPr>
      <w:r>
        <w:t xml:space="preserve">With effect from completion, the Licensor assigns to the Licensee with full title guarantee all of its right, title and interest in and to the Assigned Patents, free from all encumbrances.</w:t>
      </w:r>
    </w:p>
    <w:p>
      <w:pPr>
        <w:pStyle w:val="ListParagraph"/>
        <w:numPr>
          <w:ilvl w:val="0"/>
          <w:numId w:val="2"/>
        </w:numPr>
        <w:spacing w:after="120"/>
      </w:pPr>
      <w:r>
        <w:t xml:space="preserve">The Licensor shall, at the Licensee’s cost, execute the Deed of Assignment in the agreed form and do all things reasonably necessary to record the Licensee as proprietor of the Assigned Patents at the relevant patent offices.</w:t>
      </w:r>
    </w:p>
    <w:p>
      <w:pPr>
        <w:pStyle w:val="Heading1"/>
      </w:pPr>
      <w:r>
        <w:t xml:space="preserve">4.  Financial provisions</w:t>
      </w:r>
    </w:p>
    <w:p>
      <w:pPr>
        <w:pStyle w:val="ListParagraph"/>
        <w:numPr>
          <w:ilvl w:val="0"/>
          <w:numId w:val="2"/>
        </w:numPr>
        <w:spacing w:after="120"/>
      </w:pPr>
      <w:r>
        <w:t xml:space="preserve">In consideration of the licence, the Licensee shall pay the Licensor a non-refundable upfront fee of £</w:t>
      </w:r>
      <w:del w:id="101" w:author="Rachel Hargrove" w:date="2025-08-13T10:00:00Z">
        <w:r>
          <w:delText xml:space="preserve">6,000,000</w:delText>
        </w:r>
      </w:del>
      <w:ins w:id="102" w:author="Rachel Hargrove" w:date="2025-08-13T10:00:00Z">
        <w:del w:id="202" w:author="James Osei" w:date="2025-08-27T16:30:00Z">
          <w:r>
            <w:delText xml:space="preserve">7,500,000</w:delText>
          </w:r>
        </w:del>
      </w:ins>
      <w:ins w:id="203" w:author="James Osei" w:date="2025-08-27T16:30:00Z">
        <w:r>
          <w:t xml:space="preserve">6,500,000</w:t>
        </w:r>
      </w:ins>
      <w:r>
        <w:t xml:space="preserve"> within </w:t>
      </w:r>
      <w:del w:id="103" w:author="Rachel Hargrove" w:date="2025-08-13T10:00:00Z">
        <w:r>
          <w:delText xml:space="preserve">10</w:delText>
        </w:r>
      </w:del>
      <w:ins w:id="104" w:author="Rachel Hargrove" w:date="2025-08-13T10:00:00Z">
        <w:r>
          <w:t xml:space="preserve">5</w:t>
        </w:r>
      </w:ins>
      <w:r>
        <w:t xml:space="preserve"> business days of the Commencement Date.</w:t>
      </w:r>
    </w:p>
    <w:p>
      <w:pPr>
        <w:pStyle w:val="ListParagraph"/>
        <w:numPr>
          <w:ilvl w:val="0"/>
          <w:numId w:val="2"/>
        </w:numPr>
        <w:spacing w:after="120"/>
      </w:pPr>
      <w:r>
        <w:t xml:space="preserve">The Licensee shall pay the development, regulatory and sales milestone payments set out in Schedule 4, which shall not in aggregate exceed £54,000,000.</w:t>
      </w:r>
    </w:p>
    <w:p>
      <w:pPr>
        <w:pStyle w:val="ListParagraph"/>
        <w:numPr>
          <w:ilvl w:val="0"/>
          <w:numId w:val="2"/>
        </w:numPr>
        <w:spacing w:after="120"/>
      </w:pPr>
      <w:r>
        <w:t xml:space="preserve">The Licensee shall pay tiered royalties on Net Sales of Licensed Products as follows: six per cent (6%) on the portion of annual Net Sales up to £50,000,000; nine per cent (9%) on the portion between £50,000,000 and £150,000,000; and twelve per cent (12%) on the portion above £150,000,000.</w:t>
      </w:r>
      <w:ins w:id="208" w:author="James Osei" w:date="2025-08-27T16:30:00Z">
        <w:r>
          <w:t xml:space="preserve"> The royalty payable in any country shall reduce by 50% on the entry of a generic equivalent capturing more than 25% of unit market share in that country.</w:t>
        </w:r>
      </w:ins>
    </w:p>
    <w:p>
      <w:pPr>
        <w:pStyle w:val="ListParagraph"/>
        <w:numPr>
          <w:ilvl w:val="0"/>
          <w:numId w:val="2"/>
        </w:numPr>
        <w:spacing w:after="120"/>
      </w:pPr>
      <w:r>
        <w:t xml:space="preserve">Royalties shall be payable on a Licensed Product-by-Licensed Product and country-by-country basis until the later of (a) expiry of the last Valid Claim covering that Licensed Product in that country, and (b) ten years from first commercial sale in that country.</w:t>
      </w:r>
    </w:p>
    <w:p>
      <w:pPr>
        <w:pStyle w:val="Heading1"/>
      </w:pPr>
      <w:r>
        <w:t xml:space="preserve">5.  Diligence</w:t>
      </w:r>
    </w:p>
    <w:p>
      <w:pPr>
        <w:pStyle w:val="ListParagraph"/>
        <w:numPr>
          <w:ilvl w:val="0"/>
          <w:numId w:val="2"/>
        </w:numPr>
        <w:spacing w:after="120"/>
      </w:pPr>
      <w:r>
        <w:t xml:space="preserve">The Licensee shall use commercially reasonable efforts to develop and commercialise at least one Licensed Product in the Field, and shall achieve the development milestones set out in Schedule 4 within the periods specified.</w:t>
      </w:r>
    </w:p>
    <w:p>
      <w:pPr>
        <w:pStyle w:val="Heading1"/>
      </w:pPr>
      <w:r>
        <w:t xml:space="preserve">6.  Warranties</w:t>
      </w:r>
    </w:p>
    <w:p>
      <w:pPr>
        <w:spacing w:after="120"/>
      </w:pPr>
      <w:r>
        <w:t xml:space="preserve">The Licensor warrants to the Licensee that, except as fairly disclosed in the Disclosure Letter:</w:t>
      </w:r>
    </w:p>
    <w:p>
      <w:pPr>
        <w:pStyle w:val="ListParagraph"/>
        <w:numPr>
          <w:ilvl w:val="0"/>
          <w:numId w:val="3"/>
        </w:numPr>
        <w:spacing w:after="100"/>
      </w:pPr>
      <w:r>
        <w:t xml:space="preserve">it is the sole legal and beneficial owner of the Licensed Patents and the Assigned Patents;</w:t>
      </w:r>
    </w:p>
    <w:p>
      <w:pPr>
        <w:pStyle w:val="ListParagraph"/>
        <w:numPr>
          <w:ilvl w:val="0"/>
          <w:numId w:val="3"/>
        </w:numPr>
        <w:spacing w:after="100"/>
      </w:pPr>
      <w:r>
        <w:t xml:space="preserve">the Licensed Patents are free from all encumbrances and are not subject to any licence in favour of any third party in the Field;</w:t>
      </w:r>
    </w:p>
    <w:p>
      <w:pPr>
        <w:pStyle w:val="ListParagraph"/>
        <w:numPr>
          <w:ilvl w:val="0"/>
          <w:numId w:val="3"/>
        </w:numPr>
        <w:spacing w:after="100"/>
      </w:pPr>
      <w:r>
        <w:t xml:space="preserve">it has not received any written notice alleging that the exploitation of the Licensed Patents infringes the rights of any third party; and</w:t>
      </w:r>
    </w:p>
    <w:p>
      <w:pPr>
        <w:pStyle w:val="ListParagraph"/>
        <w:numPr>
          <w:ilvl w:val="0"/>
          <w:numId w:val="3"/>
        </w:numPr>
        <w:spacing w:after="100"/>
      </w:pPr>
      <w:r>
        <w:t xml:space="preserve">all renewal and application fees due in respect of the Licensed Patents have been paid.</w:t>
      </w:r>
    </w:p>
    <w:p>
      <w:pPr>
        <w:pStyle w:val="Heading1"/>
      </w:pPr>
      <w:r>
        <w:t xml:space="preserve">7.  Liability</w:t>
      </w:r>
    </w:p>
    <w:p>
      <w:pPr>
        <w:pStyle w:val="ListParagraph"/>
        <w:numPr>
          <w:ilvl w:val="0"/>
          <w:numId w:val="2"/>
        </w:numPr>
        <w:spacing w:after="120"/>
      </w:pPr>
      <w:r>
        <w:t xml:space="preserve">Neither party excludes or limits its liability for fraud, death or personal injury caused by negligence, or any other liability that cannot lawfully be limited.</w:t>
      </w:r>
    </w:p>
    <w:p>
      <w:pPr>
        <w:pStyle w:val="ListParagraph"/>
        <w:numPr>
          <w:ilvl w:val="0"/>
          <w:numId w:val="2"/>
        </w:numPr>
        <w:spacing w:after="120"/>
      </w:pPr>
      <w:r>
        <w:t xml:space="preserve">Subject to clause 7.1, the Licensor’s total liability arising out of this Agreement shall not exceed the total amounts received by the Licensor under it in the </w:t>
      </w:r>
      <w:del w:id="111" w:author="Rachel Hargrove" w:date="2025-08-13T10:00:00Z">
        <w:r>
          <w:delText xml:space="preserve">12</w:delText>
        </w:r>
      </w:del>
      <w:ins w:id="112" w:author="Rachel Hargrove" w:date="2025-08-13T10:00:00Z">
        <w:del w:id="206" w:author="James Osei" w:date="2025-08-27T16:30:00Z">
          <w:r>
            <w:delText xml:space="preserve">6</w:delText>
          </w:r>
        </w:del>
      </w:ins>
      <w:ins w:id="207" w:author="James Osei" w:date="2025-08-27T16:30:00Z">
        <w:r>
          <w:t xml:space="preserve">9</w:t>
        </w:r>
      </w:ins>
      <w:r>
        <w:t xml:space="preserve"> months preceding the claim.</w:t>
      </w:r>
    </w:p>
    <w:p>
      <w:pPr>
        <w:pStyle w:val="Heading1"/>
      </w:pPr>
      <w:r>
        <w:t xml:space="preserve">8.  Term and termination</w:t>
      </w:r>
    </w:p>
    <w:p>
      <w:pPr>
        <w:pStyle w:val="ListParagraph"/>
        <w:numPr>
          <w:ilvl w:val="0"/>
          <w:numId w:val="2"/>
        </w:numPr>
        <w:spacing w:after="120"/>
      </w:pPr>
      <w:r>
        <w:t xml:space="preserve">This Agreement takes effect on the Commencement Date and continues, unless terminated earlier, until expiry of the last royalty obligation under clause 4.4.</w:t>
      </w:r>
    </w:p>
    <w:p>
      <w:pPr>
        <w:pStyle w:val="ListParagraph"/>
        <w:numPr>
          <w:ilvl w:val="0"/>
          <w:numId w:val="2"/>
        </w:numPr>
        <w:spacing w:after="120"/>
      </w:pPr>
      <w:r>
        <w:t xml:space="preserve">Either party may terminate this Agreement by written notice if the other commits a material breach that is not remedied within </w:t>
      </w:r>
      <w:del w:id="121" w:author="Rachel Hargrove" w:date="2025-08-13T10:00:00Z">
        <w:r>
          <w:delText xml:space="preserve">60</w:delText>
        </w:r>
      </w:del>
      <w:ins w:id="122" w:author="Rachel Hargrove" w:date="2025-08-13T10:00:00Z">
        <w:del w:id="204" w:author="James Osei" w:date="2025-08-27T16:30:00Z">
          <w:r>
            <w:delText xml:space="preserve">30</w:delText>
          </w:r>
        </w:del>
      </w:ins>
      <w:ins w:id="205" w:author="James Osei" w:date="2025-08-27T16:30:00Z">
        <w:r>
          <w:t xml:space="preserve">45</w:t>
        </w:r>
      </w:ins>
      <w:r>
        <w:t xml:space="preserve"> days of notice, or becomes insolvent.</w:t>
      </w:r>
    </w:p>
    <w:p>
      <w:pPr>
        <w:pStyle w:val="Heading1"/>
      </w:pPr>
      <w:r>
        <w:t xml:space="preserve">9.  Governing law and jurisdiction</w:t>
      </w:r>
    </w:p>
    <w:p>
      <w:pPr>
        <w:pStyle w:val="ListParagraph"/>
        <w:numPr>
          <w:ilvl w:val="0"/>
          <w:numId w:val="2"/>
        </w:numPr>
        <w:spacing w:after="120"/>
      </w:pPr>
      <w:r>
        <w:t xml:space="preserve">This Agreement and any dispute arising out of it are governed by the law of England and Wales, and the parties submit to the exclusive jurisdiction of the courts of England and Wales.</w:t>
      </w:r>
    </w:p>
    <w:p>
      <w:pPr>
        <w:spacing w:before="300"/>
      </w:pPr>
      <w:r>
        <w:rPr>
          <w:i/>
          <w:iCs/>
        </w:rPr>
        <w:t xml:space="preserve">IN WITNESS of which the parties have executed this Agreement on the date first stated above.</w:t>
      </w:r>
    </w:p>
    <w:p>
      <w:pPr>
        <w:spacing w:after="120"/>
      </w:pPr>
      <w:r>
        <w:t xml:space="preserve">
SIGNED for and on behalf of CALBRYN THERAPEUTICS LIMITED  ......................................</w:t>
      </w:r>
    </w:p>
    <w:p>
      <w:pPr>
        <w:spacing w:after="120"/>
      </w:pPr>
      <w:r>
        <w:t xml:space="preserve">SIGNED for and on behalf of HARTWELL PHARMA LIMITED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4"/>
        <w:szCs w:val="14"/>
      </w:rPr>
      <w:t xml:space="preserve">Whitfield Carter LLP, 22 Bishopsgate, London EC2N 4BQ  |  Confidential and may be legally privileged.  |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b/>
        <w:bCs/>
        <w:color w:val="1F3864"/>
        <w:sz w:val="18"/>
        <w:szCs w:val="18"/>
      </w:rPr>
      <w:t xml:space="preserve">WHITFIELD CARTER LLP</w:t>
    </w:r>
    <w:r>
      <w:rPr>
        <w:color w:val="808080"/>
        <w:sz w:val="16"/>
        <w:szCs w:val="16"/>
      </w:rPr>
      <w:t xml:space="preserve">	Patent Licence Agreement —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lowerLetter"/>
      <w:lvlText w:val="(%1)"/>
      <w:lvlJc w:val="left"/>
      <w:pPr>
        <w:ind w:left="1134" w:hanging="567"/>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2026-06-10T20:08:32.160Z</dcterms:created>
  <dcterms:modified xsi:type="dcterms:W3CDTF">2026-06-10T20:08:32.160Z</dcterms:modified>
</cp:coreProperties>
</file>

<file path=docProps/custom.xml><?xml version="1.0" encoding="utf-8"?>
<Properties xmlns="http://schemas.openxmlformats.org/officeDocument/2006/custom-properties" xmlns:vt="http://schemas.openxmlformats.org/officeDocument/2006/docPropsVTypes"/>
</file>