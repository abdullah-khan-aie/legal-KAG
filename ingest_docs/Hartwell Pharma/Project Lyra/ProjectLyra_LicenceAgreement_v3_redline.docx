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276"/>
        <w:jc w:val="center"/>
      </w:pPr>
      <w:r>
        <w:rPr>
          <w:b/>
          <w:bCs/>
        </w:rPr>
        <w:t xml:space="preserve">DATED 30 JANUARY 2026</w:t>
      </w:r>
    </w:p>
    <w:p>
      <w:pPr>
        <w:spacing w:after="60" w:line="276"/>
        <w:jc w:val="center"/>
      </w:pPr>
      <w:r>
        <w:rPr>
          <w:b/>
          <w:bCs/>
          <w:sz w:val="24"/>
          <w:szCs w:val="24"/>
        </w:rPr>
        <w:t xml:space="preserve">CALDERBROOK ONCOLOGY LIMITED</w:t>
      </w:r>
    </w:p>
    <w:p>
      <w:pPr>
        <w:spacing w:after="200" w:line="276"/>
        <w:jc w:val="center"/>
      </w:pPr>
      <w:r>
        <w:t xml:space="preserve">(1)</w:t>
      </w:r>
    </w:p>
    <w:p>
      <w:pPr>
        <w:spacing w:after="200" w:line="276"/>
        <w:jc w:val="center"/>
      </w:pPr>
      <w:r>
        <w:rPr>
          <w:i/>
          <w:iCs/>
        </w:rPr>
        <w:t xml:space="preserve">and</w:t>
      </w:r>
    </w:p>
    <w:p>
      <w:pPr>
        <w:spacing w:after="60" w:line="276"/>
        <w:jc w:val="center"/>
      </w:pPr>
      <w:r>
        <w:rPr>
          <w:b/>
          <w:bCs/>
          <w:sz w:val="24"/>
          <w:szCs w:val="24"/>
        </w:rPr>
        <w:t xml:space="preserve">HARTWELL PHARMA LIMITED</w:t>
      </w:r>
    </w:p>
    <w:p>
      <w:pPr>
        <w:spacing w:after="500" w:line="276"/>
        <w:jc w:val="center"/>
      </w:pPr>
      <w:r>
        <w:t xml:space="preserve">(2)</w:t>
      </w:r>
    </w:p>
    <w:p>
      <w:pPr>
        <w:spacing w:after="120" w:line="276"/>
        <w:jc w:val="center"/>
      </w:pPr>
      <w:r>
        <w:t xml:space="preserve">____________________________________________</w:t>
      </w:r>
    </w:p>
    <w:p>
      <w:pPr>
        <w:spacing w:after="60" w:line="276"/>
        <w:jc w:val="center"/>
      </w:pPr>
      <w:r>
        <w:rPr>
          <w:b/>
          <w:bCs/>
          <w:sz w:val="30"/>
          <w:szCs w:val="30"/>
        </w:rPr>
        <w:t xml:space="preserve">PATENT AND KNOW-HOW LICENCE AGREEMENT</w:t>
      </w:r>
    </w:p>
    <w:p>
      <w:pPr>
        <w:spacing w:after="120" w:line="276"/>
        <w:jc w:val="center"/>
      </w:pPr>
      <w:r>
        <w:rPr>
          <w:i/>
          <w:iCs/>
        </w:rPr>
        <w:t xml:space="preserve">relating to the HRX-218 compound family</w:t>
      </w:r>
    </w:p>
    <w:p>
      <w:pPr>
        <w:spacing w:after="200" w:line="276"/>
        <w:jc w:val="center"/>
      </w:pPr>
      <w:r>
        <w:rPr>
          <w:b/>
          <w:color w:val="C00000"/>
        </w:rPr>
        <w:t xml:space="preserve">VERSION 3 — REDLINE SHOWING WHITFIELD CARTER (HARTWELL) COUNTER-MARK-UP, 22 JANUARY 2026</w:t>
      </w:r>
    </w:p>
    <w:p>
      <w:pPr>
        <w:spacing w:after="500" w:line="276"/>
        <w:jc w:val="center"/>
      </w:pPr>
      <w:r>
        <w:t xml:space="preserve">____________________________________________</w:t>
      </w:r>
    </w:p>
    <w:p>
      <w:pPr>
        <w:spacing w:after="0" w:line="276"/>
        <w:jc w:val="center"/>
      </w:pPr>
      <w:r>
        <w:rPr>
          <w:b/>
          <w:bCs/>
        </w:rPr>
        <w:t xml:space="preserve">Whitfield Carter LLP</w:t>
      </w:r>
    </w:p>
    <w:p>
      <w:pPr>
        <w:spacing w:after="0" w:line="276"/>
        <w:jc w:val="center"/>
      </w:pPr>
      <w:r>
        <w:rPr>
          <w:sz w:val="18"/>
          <w:szCs w:val="18"/>
        </w:rPr>
        <w:t xml:space="preserve">22 Bishopsgate, London EC2N 4BQ</w:t>
      </w:r>
    </w:p>
    <w:p>
      <w:pPr>
        <w:spacing w:after="120" w:line="276"/>
        <w:jc w:val="center"/>
      </w:pPr>
      <w:r>
        <w:rPr>
          <w:sz w:val="18"/>
          <w:szCs w:val="18"/>
        </w:rPr>
        <w:t xml:space="preserve">Ref: SW/JO/Lyra</w:t>
      </w:r>
    </w:p>
    <w:p>
      <w:pPr>
        <w:pageBreakBefore/>
      </w:pPr>
      <w:r>
        <w:rPr>
          <w:b/>
          <w:bCs/>
        </w:rPr>
        <w:t xml:space="preserve">THIS AGREEMENT is dated 30 January 2026</w:t>
      </w:r>
    </w:p>
    <w:p>
      <w:pPr>
        <w:spacing w:after="60" w:line="276"/>
      </w:pPr>
      <w:r>
        <w:rPr>
          <w:b/>
          <w:bCs/>
        </w:rPr>
        <w:t xml:space="preserve">PARTIES</w:t>
      </w:r>
    </w:p>
    <w:p>
      <w:pPr>
        <w:spacing w:after="120" w:line="276"/>
      </w:pPr>
      <w:r>
        <w:rPr>
          <w:b/>
          <w:bCs/>
        </w:rPr>
        <w:t xml:space="preserve">(1)  CALDERBROOK ONCOLOGY LIMITED</w:t>
      </w:r>
      <w:r>
        <w:t xml:space="preserve"> incorporated and registered in England and Wales with company number 11204886 whose registered office is at Babraham Research Campus, Babraham, Cambridge CB22 3AT (the “Licensor”); and</w:t>
      </w:r>
    </w:p>
    <w:p>
      <w:pPr>
        <w:spacing w:after="120" w:line="276"/>
      </w:pPr>
      <w:r>
        <w:rPr>
          <w:b/>
          <w:bCs/>
        </w:rPr>
        <w:t xml:space="preserve">(2)  HARTWELL PHARMA LIMITED</w:t>
      </w:r>
      <w:r>
        <w:t xml:space="preserve"> incorporated and registered in England and Wales with company number 07731220 whose registered office is at Gunnersbury House, 1 Chapel Lane, Cambridge CB2 1RT (the “Licensee”).</w:t>
      </w:r>
    </w:p>
    <w:p>
      <w:pPr>
        <w:spacing w:after="120" w:line="276"/>
      </w:pPr>
      <w:r>
        <w:t xml:space="preserve">each a “Party” and together the “Parties”.</w:t>
      </w:r>
    </w:p>
    <w:p>
      <w:pPr>
        <w:spacing w:after="60" w:line="276"/>
      </w:pPr>
      <w:r>
        <w:rPr>
          <w:b/>
          <w:bCs/>
        </w:rPr>
        <w:t xml:space="preserve">BACKGROUND</w:t>
      </w:r>
    </w:p>
    <w:p>
      <w:pPr>
        <w:spacing w:after="120" w:line="276"/>
      </w:pPr>
      <w:r>
        <w:t xml:space="preserve">(A)  The Licensor owns or controls the Licensed Patents and the Licensed Know-How relating to the HRX-218 compound family, a series of small-molecule inhibitors of the KRAS G12C oncogenic target.</w:t>
      </w:r>
    </w:p>
    <w:p>
      <w:pPr>
        <w:spacing w:after="120" w:line="276"/>
      </w:pPr>
      <w:r>
        <w:t xml:space="preserve">(B)  The Licensee is engaged in the research, development and commercialisation of oncology medicines and wishes to acquire, and the Licensor is willing to grant, an exclusive licence under the Licensed IP in the Field in the Territory on the terms of this Agreement.</w:t>
      </w:r>
    </w:p>
    <w:p>
      <w:pPr>
        <w:spacing w:after="60" w:line="276"/>
      </w:pPr>
      <w:r>
        <w:rPr>
          <w:b/>
          <w:bCs/>
        </w:rPr>
        <w:t xml:space="preserve">AGREED TERMS</w:t>
      </w:r>
    </w:p>
    <w:p>
      <w:pPr>
        <w:spacing w:after="100" w:before="200"/>
      </w:pPr>
      <w:r>
        <w:rPr>
          <w:b/>
          <w:bCs/>
          <w:sz w:val="22"/>
          <w:szCs w:val="22"/>
        </w:rPr>
        <w:t xml:space="preserve">1.   Definitions and interpretation</w:t>
      </w:r>
    </w:p>
    <w:p>
      <w:pPr>
        <w:spacing w:after="100" w:line="276"/>
        <w:ind w:left="360"/>
      </w:pPr>
      <w:r>
        <w:rPr>
          <w:b w:val="false"/>
          <w:bCs w:val="false"/>
        </w:rPr>
        <w:t xml:space="preserve">1.1   </w:t>
      </w:r>
      <w:r>
        <w:t xml:space="preserve">In this Agreement, the following defined terms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Defined term</w:t>
            </w:r>
          </w:p>
        </w:tc>
        <w:tc>
          <w:tcPr>
            <w:tcW w:type="dxa" w:w="67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Meaning</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Affiliate</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in relation to a Party, any entity that directly or indirectly Controls, is Controlled by, or is under common Control with, that Party.</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Commercially Reasonable Efforts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level of effort and resources that a similarly situated specialty pharmaceutical company would reasonably devote to a product of similar commercial potential and stage of development, taking account of safety, efficacy, regulatory and patent factors.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Field</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treatment, prevention, palliation and diagnosis of cancer in humans.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Improvement</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any enhancement, modification or development of the Licensed Compounds or their use that is conceived or reduced to practice during the Term.</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Know-How</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technical, scientific, preclinical, clinical, manufacturing and regulatory information, data and materials Controlled by the Licensor and necessary or useful to exploit the Licensed Compounds in the Field, as listed or referred to in Schedule 3.</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Licensed Compounds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 and the back-up compounds HRX-231 and HRX-244, and any salt, ester, hydrate, polymorph, metabolite or prodrug of any of them.</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Licensed Patents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patents and patent applications listed in Schedule 1, together with all divisionals, continuations, continuations-in-part, reissues, extensions, supplementary protection certificates and foreign equivalents.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Licensed Product</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any pharmaceutical product that contains or is derived from a Licensed Compound, the manufacture, use or sale of which would, absent this Agreement, infringe a Valid Claim of the Licensed Patents or use the Licensed Know-How.</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Net Sales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gross amounts invoiced by the Licensee, its Affiliates and sub-licensees for sales of Licensed Products to third parties, less the deductions set out in Schedule 4 (returns, rebates, chargebacks, distribution allowances, and taxes directly imposed on the sale).</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Territory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worldwide.</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Valid Claim</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a claim of an issued and unexpired Licensed Patent that has not been held invalid or unenforceable by a court or other authority of competent jurisdiction from which no appeal lies or has been taken.</w:t>
            </w:r>
          </w:p>
        </w:tc>
      </w:tr>
    </w:tbl>
    <w:p>
      <w:pPr>
        <w:spacing w:after="100" w:line="276"/>
        <w:ind w:left="360"/>
      </w:pPr>
      <w:r>
        <w:rPr>
          <w:b w:val="false"/>
          <w:bCs w:val="false"/>
        </w:rPr>
        <w:t xml:space="preserve">1.2   </w:t>
      </w:r>
      <w:r>
        <w:t xml:space="preserve">Clause, Schedule and paragraph headings do not affect interpretation. A reference to a Schedule is to a schedule to this Agreement.</w:t>
      </w:r>
    </w:p>
    <w:p>
      <w:pPr>
        <w:spacing w:after="100" w:line="276"/>
        <w:ind w:left="360"/>
      </w:pPr>
      <w:r>
        <w:rPr>
          <w:b w:val="false"/>
          <w:bCs w:val="false"/>
        </w:rPr>
        <w:t xml:space="preserve">1.3   </w:t>
      </w:r>
      <w:r>
        <w:t xml:space="preserve">Words in the singular include the plural and vice versa; a reference to one gender includes the others; and a reference to a statute is to that statute as amended or re-enacted.</w:t>
      </w:r>
    </w:p>
    <w:p>
      <w:pPr>
        <w:spacing w:after="100" w:line="276"/>
        <w:ind w:left="360"/>
      </w:pPr>
      <w:r>
        <w:rPr>
          <w:b w:val="false"/>
          <w:bCs w:val="false"/>
        </w:rPr>
        <w:t xml:space="preserve">1.4   </w:t>
      </w:r>
      <w:r>
        <w:t xml:space="preserve">Any words following the terms including, include, in particular or for example are illustrative and do not limit the words preceding them.</w:t>
      </w:r>
    </w:p>
    <w:p>
      <w:pPr>
        <w:spacing w:after="100" w:before="200"/>
      </w:pPr>
      <w:r>
        <w:rPr>
          <w:b/>
          <w:bCs/>
          <w:sz w:val="22"/>
          <w:szCs w:val="22"/>
        </w:rPr>
        <w:t xml:space="preserve">2.   Grant of licence</w:t>
      </w:r>
    </w:p>
    <w:p>
      <w:pPr>
        <w:spacing w:after="100" w:line="276"/>
        <w:ind w:left="360"/>
      </w:pPr>
      <w:r>
        <w:rPr>
          <w:b w:val="false"/>
          <w:bCs w:val="false"/>
        </w:rPr>
        <w:t xml:space="preserve">2.1   </w:t>
      </w:r>
      <w:r>
        <w:t xml:space="preserve">In consideration of the Licensee’s obligations under this Agreement, the Licensor grants to the Licensee an exclusive (even as to the Licensor), royalty-bearing licence under the Licensed Patents and the Licensed Know-How to research, develop, make, have made, use, import, market, sell and otherwise commercialise Licensed Products in the Field in the Territory during the Term.</w:t>
      </w:r>
    </w:p>
    <w:p>
      <w:pPr>
        <w:spacing w:after="100" w:line="276"/>
        <w:ind w:left="360"/>
      </w:pPr>
      <w:r>
        <w:rPr>
          <w:b w:val="false"/>
          <w:bCs w:val="false"/>
        </w:rPr>
        <w:t xml:space="preserve">2.2   </w:t>
      </w:r>
      <w:r>
        <w:t xml:space="preserve">The Licensee may grant sub-licences of its rights under clause 2.1 to its Affiliates and to third parties, provided that (a) each sub-licence is consistent with, and subordinate to, this Agreement; (b) the Licensee remains responsible for its sub-licensees’ acts and omissions; and (c) the Licensee provides the Licensor with a copy of each third-party sub-licence (which may be redacted as to commercially sensitive financial terms) within 30 days of execution.</w:t>
      </w:r>
    </w:p>
    <w:p>
      <w:pPr>
        <w:spacing w:after="100" w:line="276"/>
        <w:ind w:left="360"/>
      </w:pPr>
      <w:r>
        <w:rPr>
          <w:b w:val="false"/>
          <w:bCs w:val="false"/>
        </w:rPr>
        <w:t xml:space="preserve">2.3   </w:t>
      </w:r>
      <w:r>
        <w:t xml:space="preserve">The Licensor retains the right to use the Licensed Patents and Licensed Know-How solely to perform its obligations under this Agreement and for internal non-commercial research outside the Field.</w:t>
      </w:r>
    </w:p>
    <w:p>
      <w:pPr>
        <w:spacing w:after="100" w:line="276"/>
        <w:ind w:left="360"/>
      </w:pPr>
      <w:r>
        <w:rPr>
          <w:b w:val="false"/>
          <w:bCs w:val="false"/>
        </w:rPr>
        <w:t xml:space="preserve">2.4   </w:t>
      </w:r>
      <w:r>
        <w:t xml:space="preserve">No rights are granted other than as expressly set out in this Agreement. No licence is granted by implication, estoppel or otherwise.</w:t>
      </w:r>
    </w:p>
    <w:p>
      <w:pPr>
        <w:spacing w:after="100" w:before="200"/>
      </w:pPr>
      <w:r>
        <w:rPr>
          <w:b/>
          <w:bCs/>
          <w:sz w:val="22"/>
          <w:szCs w:val="22"/>
        </w:rPr>
        <w:t xml:space="preserve">3.   Financial provisions</w:t>
      </w:r>
    </w:p>
    <w:p>
      <w:pPr>
        <w:spacing w:after="100" w:line="276"/>
        <w:ind w:left="360"/>
      </w:pPr>
      <w:r>
        <w:rPr>
          <w:b w:val="false"/>
          <w:bCs w:val="false"/>
        </w:rPr>
        <w:t xml:space="preserve">3.1   </w:t>
      </w:r>
      <w:r>
        <w:t xml:space="preserve">Upfront fee. In consideration of the grant under clause 2, the Licensee shall pay the Licensor a non-refundable, non-creditable upfront fee of £6,000,000 within 10 business days of the date of this Agreement.</w:t>
      </w:r>
    </w:p>
    <w:p>
      <w:pPr>
        <w:spacing w:after="100" w:line="276"/>
        <w:ind w:left="360"/>
      </w:pPr>
      <w:r>
        <w:rPr>
          <w:b w:val="false"/>
          <w:bCs w:val="false"/>
        </w:rPr>
        <w:t xml:space="preserve">3.2   </w:t>
      </w:r>
      <w:r>
        <w:t xml:space="preserve">Development milestones. The Licensee shall pay the Licensor the following non-refundable, non-creditable milestone payments on first achievement of each event by a Licensed Product (each payable once only): (a) initiation of the first Phase II clinical trial — £3,000,000; (b) initiation of the first Phase III clinical trial — £8,000,000; (c) grant of the first EMA marketing authorisation — £15,000,000; and (d) grant of the first FDA marketing approval — £18,000,000.</w:t>
      </w:r>
    </w:p>
    <w:p>
      <w:pPr>
        <w:spacing w:after="100" w:line="276"/>
        <w:ind w:left="360"/>
      </w:pPr>
      <w:r>
        <w:rPr>
          <w:b w:val="false"/>
          <w:bCs w:val="false"/>
        </w:rPr>
        <w:t xml:space="preserve">3.3   </w:t>
      </w:r>
      <w:r>
        <w:t xml:space="preserve">Sales milestones. The Licensee shall pay the Licensor the following one-time sales milestones on first achievement of the stated level of aggregate annual Net Sales of Licensed Products: £100,000,000 — £20,000,000; £250,000,000 — £35,000,000; and £500,000,000 — £50,000,000.</w:t>
      </w:r>
    </w:p>
    <w:p>
      <w:pPr>
        <w:spacing w:after="100" w:line="276"/>
        <w:ind w:left="360"/>
      </w:pPr>
      <w:r>
        <w:rPr>
          <w:b w:val="false"/>
          <w:bCs w:val="false"/>
        </w:rPr>
        <w:t xml:space="preserve">3.4   </w:t>
      </w:r>
      <w:r>
        <w:t xml:space="preserve">Royalties. The Licensee shall pay the Licensor running royalties on annual worldwide Net Sales of Licensed Products at the tiered rates set out in Schedule 4, namely 8% on the portion of annual Net Sales up to £100,000,000; 11% on the portion above £100,000,000 up to £250,000,000; and 14% on the portion above £250,000,000.</w:t>
      </w:r>
    </w:p>
    <w:p>
      <w:pPr>
        <w:spacing w:after="100" w:line="276"/>
        <w:ind w:left="360"/>
      </w:pPr>
      <w:r>
        <w:rPr>
          <w:b w:val="false"/>
          <w:bCs w:val="false"/>
        </w:rPr>
        <w:t xml:space="preserve">3.5   </w:t>
      </w:r>
      <w:r>
        <w:t xml:space="preserve">Royalty term. Royalties are payable on a Licensed-Product-by-Licensed-Product and country-by-country basis until the later of (a) expiry of the last Valid Claim covering that Licensed Product in that country, and (b) 10 years from first commercial sale of that Licensed Product in that country, after which the licence in respect of that product and country becomes fully paid-up and royalty-free.</w:t>
      </w:r>
    </w:p>
    <w:p>
      <w:pPr>
        <w:spacing w:after="100" w:line="276"/>
        <w:ind w:left="360"/>
      </w:pPr>
      <w:r>
        <w:rPr>
          <w:b w:val="false"/>
          <w:bCs w:val="false"/>
        </w:rPr>
        <w:t xml:space="preserve">3.6   </w:t>
      </w:r>
      <w:r>
        <w:t xml:space="preserve">Reports and payment. Within 45 days of the end of each calendar quarter the Licensee shall deliver a royalty report and pay the royalties due. Late payments bear interest at 3% above the base rate of the Bank of England.</w:t>
      </w:r>
    </w:p>
    <w:p>
      <w:pPr>
        <w:spacing w:after="100" w:line="276"/>
        <w:ind w:left="360"/>
      </w:pPr>
      <w:r>
        <w:rPr>
          <w:b w:val="false"/>
          <w:bCs w:val="false"/>
        </w:rPr>
        <w:t xml:space="preserve">3.7   </w:t>
      </w:r>
      <w:r>
        <w:t xml:space="preserve">Records and audit. The Licensee shall keep accurate records and, on not less than 20 business days’ notice and not more than once in any 12-month period, permit an independent accountant appointed by the Licensor to audit those records. The Licensor bears the cost of the audit unless it reveals an underpayment of more than </w:t>
      </w:r>
      <w:del w:id="913" w:author="Whitfield Carter (Hartwell)" w:date="2026-01-22T16:09:00Z">
        <w:r>
          <w:delText>3%</w:delText>
        </w:r>
      </w:del>
      <w:ins w:id="914" w:author="Whitfield Carter (Hartwell)" w:date="2026-01-22T16:09:00Z">
        <w:r>
          <w:t>5%</w:t>
        </w:r>
      </w:ins>
      <w:r>
        <w:t xml:space="preserve">, in which case the Licensee bears the reasonable cost.</w:t>
      </w:r>
    </w:p>
    <w:p>
      <w:pPr>
        <w:spacing w:after="100" w:line="276"/>
        <w:ind w:left="360"/>
      </w:pPr>
      <w:r>
        <w:rPr>
          <w:b w:val="false"/>
          <w:bCs w:val="false"/>
        </w:rPr>
        <w:t xml:space="preserve">3.8   </w:t>
      </w:r>
      <w:r>
        <w:t xml:space="preserve">Taxes. All sums are exclusive of VAT. If the Licensee is required to withhold tax, it shall use reasonable efforts to assist the Licensor to obtain any available relief under an applicable double-taxation treaty.</w:t>
      </w:r>
    </w:p>
    <w:p>
      <w:pPr>
        <w:spacing w:after="100" w:before="200"/>
      </w:pPr>
      <w:r>
        <w:rPr>
          <w:b/>
          <w:bCs/>
          <w:sz w:val="22"/>
          <w:szCs w:val="22"/>
        </w:rPr>
        <w:t xml:space="preserve">4.   Development and diligence</w:t>
      </w:r>
    </w:p>
    <w:p>
      <w:pPr>
        <w:spacing w:after="100" w:line="276"/>
        <w:ind w:left="360"/>
      </w:pPr>
      <w:r>
        <w:rPr>
          <w:b w:val="false"/>
          <w:bCs w:val="false"/>
        </w:rPr>
        <w:t xml:space="preserve">4.1   </w:t>
      </w:r>
      <w:r>
        <w:t xml:space="preserve">The Licensee shall use Commercially Reasonable Efforts to develop, obtain regulatory approval for, and commercialise at least one Licensed Product in the Field in each of the United Kingdom, the United States and the European Union. Without limiting the foregoing, the Licensee shall initiate the first Phase II clinical trial of a Licensed Product no later than </w:t>
      </w:r>
      <w:del w:id="915" w:author="Whitfield Carter (Hartwell)" w:date="2026-01-22T16:14:00Z">
        <w:r>
          <w:delText>31 December 2027</w:delText>
        </w:r>
      </w:del>
      <w:ins w:id="916" w:author="Whitfield Carter (Hartwell)" w:date="2026-01-22T16:14:00Z">
        <w:r>
          <w:t>30 June 2028</w:t>
        </w:r>
      </w:ins>
      <w:r>
        <w:t xml:space="preserve"> (the “Diligence Long-Stop Date”), failing which the Licensor may, on 60 days’ notice, convert the licence under clause 2 to a non-exclusive licence.</w:t>
      </w:r>
    </w:p>
    <w:p>
      <w:pPr>
        <w:spacing w:after="100" w:line="276"/>
        <w:ind w:left="360"/>
      </w:pPr>
      <w:r>
        <w:rPr>
          <w:b w:val="false"/>
          <w:bCs w:val="false"/>
        </w:rPr>
        <w:t xml:space="preserve">4.2   </w:t>
      </w:r>
      <w:r>
        <w:t xml:space="preserve">Within 60 days of the date of this Agreement the Licensee shall provide the Licensor with an initial development plan, and shall update it annually. The Licensee shall provide an annual written progress report covering development, regulatory and commercialisation activities.</w:t>
      </w:r>
    </w:p>
    <w:p>
      <w:pPr>
        <w:spacing w:after="100" w:line="276"/>
        <w:ind w:left="360"/>
      </w:pPr>
      <w:r>
        <w:rPr>
          <w:b w:val="false"/>
          <w:bCs w:val="false"/>
        </w:rPr>
        <w:t xml:space="preserve">4.3   </w:t>
      </w:r>
      <w:r>
        <w:t xml:space="preserve">If the Licensor reasonably considers that the Licensee has failed to use Commercially Reasonable Efforts, the matter shall be referred to the Joint Steering Committee before any party may treat it as a material breach.</w:t>
      </w:r>
    </w:p>
    <w:p>
      <w:pPr>
        <w:spacing w:after="100" w:before="200"/>
      </w:pPr>
      <w:r>
        <w:rPr>
          <w:b/>
          <w:bCs/>
          <w:sz w:val="22"/>
          <w:szCs w:val="22"/>
        </w:rPr>
        <w:t xml:space="preserve">5.   Joint Steering Committee</w:t>
      </w:r>
    </w:p>
    <w:p>
      <w:pPr>
        <w:spacing w:after="100" w:line="276"/>
        <w:ind w:left="360"/>
      </w:pPr>
      <w:r>
        <w:rPr>
          <w:b w:val="false"/>
          <w:bCs w:val="false"/>
        </w:rPr>
        <w:t xml:space="preserve">5.1   </w:t>
      </w:r>
      <w:r>
        <w:t xml:space="preserve">The Parties shall establish a Joint Steering Committee (“JSC”) comprising two representatives of each Party to oversee and co-ordinate activities under this Agreement. The JSC shall meet at least twice a year.</w:t>
      </w:r>
    </w:p>
    <w:p>
      <w:pPr>
        <w:spacing w:after="100" w:line="276"/>
        <w:ind w:left="360"/>
      </w:pPr>
      <w:r>
        <w:rPr>
          <w:b w:val="false"/>
          <w:bCs w:val="false"/>
        </w:rPr>
        <w:t xml:space="preserve">5.2   </w:t>
      </w:r>
      <w:r>
        <w:t xml:space="preserve">The JSC operates by consensus. It has no power to amend this Agreement. Where the JSC cannot reach consensus on a development or regulatory matter, the Licensee has the casting decision, acting reasonably and consistently with clause 4.</w:t>
      </w:r>
    </w:p>
    <w:p>
      <w:pPr>
        <w:spacing w:after="100" w:before="200"/>
      </w:pPr>
      <w:r>
        <w:rPr>
          <w:b/>
          <w:bCs/>
          <w:sz w:val="22"/>
          <w:szCs w:val="22"/>
        </w:rPr>
        <w:t xml:space="preserve">6.   Patent prosecution, maintenance and enforcement</w:t>
      </w:r>
    </w:p>
    <w:p>
      <w:pPr>
        <w:spacing w:after="100" w:line="276"/>
        <w:ind w:left="360"/>
      </w:pPr>
      <w:r>
        <w:rPr>
          <w:b w:val="false"/>
          <w:bCs w:val="false"/>
        </w:rPr>
        <w:t xml:space="preserve">6.1   </w:t>
      </w:r>
      <w:r>
        <w:t xml:space="preserve">The Licensee shall have the first right, at its cost, to control the prosecution and maintenance of the Licensed Patents, keeping the Licensor reasonably informed and consulting on material steps. If the Licensee elects not to maintain any Licensed Patent, it shall give the Licensor 60 days’ notice so the Licensor may assume its maintenance.</w:t>
      </w:r>
    </w:p>
    <w:p>
      <w:pPr>
        <w:spacing w:after="100" w:line="276"/>
        <w:ind w:left="360"/>
      </w:pPr>
      <w:r>
        <w:rPr>
          <w:b w:val="false"/>
          <w:bCs w:val="false"/>
        </w:rPr>
        <w:t xml:space="preserve">6.2   </w:t>
      </w:r>
      <w:r>
        <w:t xml:space="preserve">Each Party shall promptly notify the other of any actual or suspected infringement of the Licensed Patents in the Field. The Licensee shall have the first right (but not the obligation) to bring infringement proceedings at its cost and to retain any recovery, subject to reimbursing the Licensor’s reasonable costs and accounting to the Licensor for the royalty element of any damages as if they were Net Sales.</w:t>
      </w:r>
    </w:p>
    <w:p>
      <w:pPr>
        <w:spacing w:after="100" w:line="276"/>
        <w:ind w:left="360"/>
      </w:pPr>
      <w:r>
        <w:rPr>
          <w:b w:val="false"/>
          <w:bCs w:val="false"/>
        </w:rPr>
        <w:t xml:space="preserve">6.3   </w:t>
      </w:r>
      <w:r>
        <w:t xml:space="preserve">Each Party shall provide reasonable assistance to the other in any proceedings, including being joined as a party where necessary.</w:t>
      </w:r>
    </w:p>
    <w:p>
      <w:pPr>
        <w:spacing w:after="100" w:before="200"/>
      </w:pPr>
      <w:r>
        <w:rPr>
          <w:b/>
          <w:bCs/>
          <w:sz w:val="22"/>
          <w:szCs w:val="22"/>
        </w:rPr>
        <w:t xml:space="preserve">7.   Improvements</w:t>
      </w:r>
    </w:p>
    <w:p>
      <w:pPr>
        <w:spacing w:after="100" w:line="276"/>
        <w:ind w:left="360"/>
      </w:pPr>
      <w:r>
        <w:rPr>
          <w:b w:val="false"/>
          <w:bCs w:val="false"/>
        </w:rPr>
        <w:t xml:space="preserve">7.1   </w:t>
      </w:r>
      <w:r>
        <w:t xml:space="preserve">Each Party shall promptly disclose to the other any Improvement it makes. Improvements made solely by the Licensee are owned by the Licensee. Improvements made solely by the Licensor that are within the scope of the Licensed Compounds are included in the Licensed IP at no additional charge.</w:t>
      </w:r>
    </w:p>
    <w:p>
      <w:pPr>
        <w:spacing w:after="100" w:line="276"/>
        <w:ind w:left="360"/>
      </w:pPr>
      <w:r>
        <w:rPr>
          <w:b w:val="false"/>
          <w:bCs w:val="false"/>
        </w:rPr>
        <w:t xml:space="preserve">7.2   </w:t>
      </w:r>
      <w:r>
        <w:t xml:space="preserve">Improvements made jointly are owned jointly, and each Party may exploit them subject to this Agreement; for clarity, the Licensee’s exploitation of joint Improvements in the Field remains royalty-bearing under clause 3.</w:t>
      </w:r>
    </w:p>
    <w:p>
      <w:pPr>
        <w:spacing w:after="100" w:before="200"/>
      </w:pPr>
      <w:r>
        <w:rPr>
          <w:b/>
          <w:bCs/>
          <w:sz w:val="22"/>
          <w:szCs w:val="22"/>
        </w:rPr>
        <w:t xml:space="preserve">8.   Confidentiality</w:t>
      </w:r>
    </w:p>
    <w:p>
      <w:pPr>
        <w:spacing w:after="100" w:line="276"/>
        <w:ind w:left="360"/>
      </w:pPr>
      <w:r>
        <w:rPr>
          <w:b w:val="false"/>
          <w:bCs w:val="false"/>
        </w:rPr>
        <w:t xml:space="preserve">8.1   </w:t>
      </w:r>
      <w:r>
        <w:t xml:space="preserve">Each Party shall keep confidential, and shall not use other than for the purposes of this Agreement, all confidential information of the other Party, including the terms of this Agreement and the Licensed Know-How. This obligation continues for 10 years after termination.</w:t>
      </w:r>
    </w:p>
    <w:p>
      <w:pPr>
        <w:spacing w:after="100" w:line="276"/>
        <w:ind w:left="360"/>
      </w:pPr>
      <w:r>
        <w:rPr>
          <w:b w:val="false"/>
          <w:bCs w:val="false"/>
        </w:rPr>
        <w:t xml:space="preserve">8.2   </w:t>
      </w:r>
      <w:r>
        <w:t xml:space="preserve">The Mutual Confidentiality Agreement between the Parties dated 18 September 2025 is superseded by this clause 8 in respect of disclosures made on or after the date of this Agreement.</w:t>
      </w:r>
    </w:p>
    <w:p>
      <w:pPr>
        <w:spacing w:after="100" w:before="200"/>
      </w:pPr>
      <w:r>
        <w:rPr>
          <w:b/>
          <w:bCs/>
          <w:sz w:val="22"/>
          <w:szCs w:val="22"/>
        </w:rPr>
        <w:t xml:space="preserve">9.   Warranties</w:t>
      </w:r>
    </w:p>
    <w:p>
      <w:pPr>
        <w:spacing w:after="100" w:line="276"/>
        <w:ind w:left="360"/>
      </w:pPr>
      <w:r>
        <w:rPr>
          <w:b w:val="false"/>
          <w:bCs w:val="false"/>
        </w:rPr>
        <w:t xml:space="preserve">9.1   </w:t>
      </w:r>
      <w:r>
        <w:t xml:space="preserve">Each Party warrants that it has the power to enter into and perform this Agreement and that doing so does not breach any other agreement binding on it.</w:t>
      </w:r>
    </w:p>
    <w:p>
      <w:pPr>
        <w:spacing w:after="100" w:line="276"/>
        <w:ind w:left="360"/>
      </w:pPr>
      <w:r>
        <w:rPr>
          <w:b w:val="false"/>
          <w:bCs w:val="false"/>
        </w:rPr>
        <w:t xml:space="preserve">9.2   </w:t>
      </w:r>
      <w:r>
        <w:t xml:space="preserve">The Licensor warrants that it is the sole legal and beneficial owner of, or otherwise Controls, the Licensed Patents and the Licensed Know-How and has the right to grant the Licence, save as fairly disclosed in the Disclosure Schedule.</w:t>
      </w:r>
    </w:p>
    <w:p>
      <w:pPr>
        <w:spacing w:after="100" w:line="276"/>
        <w:ind w:left="360"/>
      </w:pPr>
      <w:r>
        <w:rPr>
          <w:b w:val="false"/>
          <w:bCs w:val="false"/>
        </w:rPr>
        <w:t xml:space="preserve">9.3   </w:t>
      </w:r>
      <w:r>
        <w:t xml:space="preserve">The Licensor warrants that, save as fairly disclosed, the Licensed Patents are not subject to any mortgage, charge, lien or other encumbrance, and no licences other than as disclosed have been granted.</w:t>
      </w:r>
    </w:p>
    <w:p>
      <w:pPr>
        <w:spacing w:after="100" w:line="276"/>
        <w:ind w:left="360"/>
      </w:pPr>
      <w:r>
        <w:rPr>
          <w:b w:val="false"/>
          <w:bCs w:val="false"/>
        </w:rPr>
        <w:t xml:space="preserve">9.4   </w:t>
      </w:r>
      <w:r>
        <w:t xml:space="preserve">The Licensor warrants that, so far as it is aware and save as fairly disclosed, there are no pending or threatened proceedings, oppositions or challenges to the validity, subsistence or ownership of the Licensed Patents.</w:t>
      </w:r>
    </w:p>
    <w:p>
      <w:pPr>
        <w:spacing w:after="100" w:line="276"/>
        <w:ind w:left="360"/>
      </w:pPr>
      <w:r>
        <w:rPr>
          <w:b w:val="false"/>
          <w:bCs w:val="false"/>
        </w:rPr>
        <w:t xml:space="preserve">9.5   </w:t>
      </w:r>
      <w:r>
        <w:t xml:space="preserve">The Licensor warrants that, save as fairly disclosed, it has not granted any licence or option over the Licensed IP in the Field that conflicts with this Agreement.</w:t>
      </w:r>
    </w:p>
    <w:p>
      <w:pPr>
        <w:spacing w:after="100" w:line="276"/>
        <w:ind w:left="360"/>
      </w:pPr>
      <w:r>
        <w:rPr>
          <w:b w:val="false"/>
          <w:bCs w:val="false"/>
        </w:rPr>
        <w:t xml:space="preserve">9.6   </w:t>
      </w:r>
      <w:r>
        <w:t xml:space="preserve">The Licensor warrants that, so far as it is aware and save as fairly disclosed, the exploitation of the Licensed Compounds in the Field as currently contemplated does not infringe the intellectual property rights of any third party.</w:t>
      </w:r>
    </w:p>
    <w:p>
      <w:pPr>
        <w:spacing w:after="100" w:line="276"/>
        <w:ind w:left="360"/>
      </w:pPr>
      <w:r>
        <w:rPr>
          <w:b w:val="false"/>
          <w:bCs w:val="false"/>
        </w:rPr>
        <w:t xml:space="preserve">9.7   </w:t>
      </w:r>
      <w:r>
        <w:t xml:space="preserve">Except as expressly set out in this Agreement, all warranties, conditions and terms implied by statute or common law are excluded to the fullest extent permitted by law. In particular, the Licensor gives no warranty that any Licensed Patent will be granted or, if granted, will be valid, or that any Licensed Product will be safe, efficacious or capable of regulatory approval.</w:t>
      </w:r>
    </w:p>
    <w:p>
      <w:pPr>
        <w:spacing w:after="100" w:before="200"/>
      </w:pPr>
      <w:r>
        <w:rPr>
          <w:b/>
          <w:bCs/>
          <w:sz w:val="22"/>
          <w:szCs w:val="22"/>
        </w:rPr>
        <w:t xml:space="preserve">10.   Indemnity</w:t>
      </w:r>
    </w:p>
    <w:p>
      <w:pPr>
        <w:spacing w:after="100" w:line="276"/>
        <w:ind w:left="360"/>
      </w:pPr>
      <w:r>
        <w:rPr>
          <w:b w:val="false"/>
          <w:bCs w:val="false"/>
        </w:rPr>
        <w:t xml:space="preserve">10.1   </w:t>
      </w:r>
      <w:r>
        <w:t xml:space="preserve">The Licensee shall indemnify the Licensor against all liabilities, costs and expenses arising out of the development, manufacture, use or sale of Licensed Products by or on behalf of the Licensee or its sub-licensees, except to the extent caused by the Licensor’s breach of warranty or negligence.</w:t>
      </w:r>
    </w:p>
    <w:p>
      <w:pPr>
        <w:spacing w:after="100" w:line="276"/>
        <w:ind w:left="360"/>
      </w:pPr>
      <w:r>
        <w:rPr>
          <w:b w:val="false"/>
          <w:bCs w:val="false"/>
        </w:rPr>
        <w:t xml:space="preserve">10.2   </w:t>
      </w:r>
      <w:r>
        <w:t xml:space="preserve">The Licensee shall maintain product-liability and clinical-trial insurance appropriate to its activities and shall provide evidence of cover on reasonable request.</w:t>
      </w:r>
    </w:p>
    <w:p>
      <w:pPr>
        <w:spacing w:after="100" w:before="200"/>
      </w:pPr>
      <w:r>
        <w:rPr>
          <w:b/>
          <w:bCs/>
          <w:sz w:val="22"/>
          <w:szCs w:val="22"/>
        </w:rPr>
        <w:t xml:space="preserve">11.   Limitation of liability</w:t>
      </w:r>
    </w:p>
    <w:p>
      <w:pPr>
        <w:spacing w:after="100" w:line="276"/>
        <w:ind w:left="360"/>
      </w:pPr>
      <w:r>
        <w:rPr>
          <w:b w:val="false"/>
          <w:bCs w:val="false"/>
        </w:rPr>
        <w:t xml:space="preserve">11.1   </w:t>
      </w:r>
      <w:r>
        <w:t xml:space="preserve">Nothing in this Agreement excludes or limits either Party’s liability for death or personal injury caused by negligence, for fraud, or for any other liability that cannot lawfully be excluded or limited.</w:t>
      </w:r>
    </w:p>
    <w:p>
      <w:pPr>
        <w:spacing w:after="100" w:line="276"/>
        <w:ind w:left="360"/>
      </w:pPr>
      <w:r>
        <w:rPr>
          <w:b w:val="false"/>
          <w:bCs w:val="false"/>
        </w:rPr>
        <w:t xml:space="preserve">11.2   </w:t>
      </w:r>
      <w:r>
        <w:t xml:space="preserve">Subject to clause 11.1, neither Party is liable for any indirect or consequential loss, or for loss of profit, revenue, anticipated savings or goodwill, whether in contract, tort or otherwise.</w:t>
      </w:r>
    </w:p>
    <w:p>
      <w:pPr>
        <w:spacing w:after="100" w:line="276"/>
        <w:ind w:left="360"/>
      </w:pPr>
      <w:r>
        <w:rPr>
          <w:b w:val="false"/>
          <w:bCs w:val="false"/>
        </w:rPr>
        <w:t xml:space="preserve">11.3   </w:t>
      </w:r>
      <w:r>
        <w:t xml:space="preserve">Subject to clauses 11.1 and 11.2, the aggregate liability of either Party under or in connection with this Agreement shall not </w:t>
      </w:r>
      <w:del w:id="911" w:author="Whitfield Carter (Hartwell)" w:date="2026-01-22T16:05:00Z">
        <w:r>
          <w:delText xml:space="preserve">exceed an amount equal to the upfront fee of £6,000,000 paid under clause 3.1.</w:delText>
        </w:r>
      </w:del>
      <w:ins w:id="912" w:author="Whitfield Carter (Hartwell)" w:date="2026-01-22T16:05:00Z">
        <w:r>
          <w:t xml:space="preserve">be limited in respect of the Licensor’s liability for breach of the Warranties in clauses 9.2 to 9.6 (ownership, encumbrances, no challenges, no conflicting grants and freedom to operate) or either Party’s breach of clause 8 (confidentiality), and in all other respects shall not exceed an amount equal to the greater of (a) £10,000,000 and (b) all sums paid and payable by the Licensee under this Agreement in the 12 months preceding the event giving rise to the claim.</w:t>
        </w:r>
      </w:ins>
    </w:p>
    <w:p>
      <w:pPr>
        <w:spacing w:after="100" w:before="200"/>
      </w:pPr>
      <w:r>
        <w:rPr>
          <w:b/>
          <w:bCs/>
          <w:sz w:val="22"/>
          <w:szCs w:val="22"/>
        </w:rPr>
        <w:t xml:space="preserve">12.   Term and termination</w:t>
      </w:r>
    </w:p>
    <w:p>
      <w:pPr>
        <w:spacing w:after="100" w:line="276"/>
        <w:ind w:left="360"/>
      </w:pPr>
      <w:r>
        <w:rPr>
          <w:b w:val="false"/>
          <w:bCs w:val="false"/>
        </w:rPr>
        <w:t xml:space="preserve">12.1   </w:t>
      </w:r>
      <w:r>
        <w:t xml:space="preserve">This Agreement takes effect on its date and, unless terminated earlier, continues until expiry of the last royalty obligation under clause 3.5, whereupon the licence becomes perpetual, fully paid-up and royalty-free.</w:t>
      </w:r>
    </w:p>
    <w:p>
      <w:pPr>
        <w:spacing w:after="100" w:line="276"/>
        <w:ind w:left="360"/>
      </w:pPr>
      <w:r>
        <w:rPr>
          <w:b w:val="false"/>
          <w:bCs w:val="false"/>
        </w:rPr>
        <w:t xml:space="preserve">12.2   </w:t>
      </w:r>
      <w:r>
        <w:t xml:space="preserve">Either Party may terminate by written notice if the other commits a material breach which is irremediable or, if remediable, is not remedied within 60 days of notice, or if the other becomes insolvent.</w:t>
      </w:r>
    </w:p>
    <w:p>
      <w:pPr>
        <w:spacing w:after="100" w:line="276"/>
        <w:ind w:left="360"/>
      </w:pPr>
      <w:r>
        <w:rPr>
          <w:b w:val="false"/>
          <w:bCs w:val="false"/>
        </w:rPr>
        <w:t xml:space="preserve">12.3   </w:t>
      </w:r>
      <w:r>
        <w:t xml:space="preserve">The Licensee may terminate this Agreement for convenience on 90 days’ written notice, in which case accrued payment obligations survive but no further milestone or royalty accrues after the effective date of termination.</w:t>
      </w:r>
    </w:p>
    <w:p>
      <w:pPr>
        <w:spacing w:after="100" w:line="276"/>
        <w:ind w:left="360"/>
      </w:pPr>
      <w:r>
        <w:rPr>
          <w:b w:val="false"/>
          <w:bCs w:val="false"/>
        </w:rPr>
        <w:t xml:space="preserve">12.4   </w:t>
      </w:r>
      <w:r>
        <w:t xml:space="preserve">On termination by the Licensor for the Licensee’s material breach, the licence granted under clause 2 terminates, the Licensee shall cease exploitation of the Licensed IP (subject to a 6-month sell-off of existing stock), and shall, at the Licensor’s request and on fair terms, transfer or grant a right of reference to regulatory filings for Licensed Products.</w:t>
      </w:r>
    </w:p>
    <w:p>
      <w:pPr>
        <w:spacing w:after="100" w:line="276"/>
        <w:ind w:left="360"/>
      </w:pPr>
      <w:r>
        <w:rPr>
          <w:b w:val="false"/>
          <w:bCs w:val="false"/>
        </w:rPr>
        <w:t xml:space="preserve">12.5   </w:t>
      </w:r>
      <w:r>
        <w:t xml:space="preserve">Clauses 1, 3.7, 8, 9.7, 10, 11, 13 and 14 survive termination.</w:t>
      </w:r>
    </w:p>
    <w:p>
      <w:pPr>
        <w:spacing w:after="100" w:before="200"/>
      </w:pPr>
      <w:r>
        <w:rPr>
          <w:b/>
          <w:bCs/>
          <w:sz w:val="22"/>
          <w:szCs w:val="22"/>
        </w:rPr>
        <w:t xml:space="preserve">13.   General</w:t>
      </w:r>
    </w:p>
    <w:p>
      <w:pPr>
        <w:spacing w:after="100" w:line="276"/>
        <w:ind w:left="360"/>
      </w:pPr>
      <w:r>
        <w:rPr>
          <w:b w:val="false"/>
          <w:bCs w:val="false"/>
        </w:rPr>
        <w:t xml:space="preserve">13.1   </w:t>
      </w:r>
      <w:r>
        <w:t xml:space="preserve">Assignment. Neither Party may assign or otherwise deal with this Agreement without the other’s prior written consent, save that either Party may assign to an Affiliate or to a successor of all or substantially all of the relevant business on notice.</w:t>
      </w:r>
    </w:p>
    <w:p>
      <w:pPr>
        <w:spacing w:after="100" w:line="276"/>
        <w:ind w:left="360"/>
      </w:pPr>
      <w:r>
        <w:rPr>
          <w:b w:val="false"/>
          <w:bCs w:val="false"/>
        </w:rPr>
        <w:t xml:space="preserve">13.2   </w:t>
      </w:r>
      <w:r>
        <w:t xml:space="preserve">Entire agreement. This Agreement and the documents referred to in it constitute the entire agreement between the Parties and supersede all prior arrangements, including the term sheet dated 3 October 2025, save as expressly preserved.</w:t>
      </w:r>
    </w:p>
    <w:p>
      <w:pPr>
        <w:spacing w:after="100" w:line="276"/>
        <w:ind w:left="360"/>
      </w:pPr>
      <w:r>
        <w:rPr>
          <w:b w:val="false"/>
          <w:bCs w:val="false"/>
        </w:rPr>
        <w:t xml:space="preserve">13.3   </w:t>
      </w:r>
      <w:r>
        <w:t xml:space="preserve">Variation. No variation is effective unless in writing and signed by or on behalf of each Party.</w:t>
      </w:r>
    </w:p>
    <w:p>
      <w:pPr>
        <w:spacing w:after="100" w:line="276"/>
        <w:ind w:left="360"/>
      </w:pPr>
      <w:r>
        <w:rPr>
          <w:b w:val="false"/>
          <w:bCs w:val="false"/>
        </w:rPr>
        <w:t xml:space="preserve">13.4   </w:t>
      </w:r>
      <w:r>
        <w:t xml:space="preserve">Notices. Notices must be in writing and delivered by hand, pre-paid first-class post or email to the addresses notified by each Party from time to time.</w:t>
      </w:r>
    </w:p>
    <w:p>
      <w:pPr>
        <w:spacing w:after="100" w:line="276"/>
        <w:ind w:left="360"/>
      </w:pPr>
      <w:r>
        <w:rPr>
          <w:b w:val="false"/>
          <w:bCs w:val="false"/>
        </w:rPr>
        <w:t xml:space="preserve">13.5   </w:t>
      </w:r>
      <w:r>
        <w:t xml:space="preserve">Third-party rights. A person who is not a Party has no rights under the Contracts (Rights of Third Parties) Act 1999 to enforce any term of this Agreement.</w:t>
      </w:r>
    </w:p>
    <w:p>
      <w:pPr>
        <w:spacing w:after="100" w:line="276"/>
        <w:ind w:left="360"/>
      </w:pPr>
      <w:r>
        <w:rPr>
          <w:b w:val="false"/>
          <w:bCs w:val="false"/>
        </w:rPr>
        <w:t xml:space="preserve">13.6   </w:t>
      </w:r>
      <w:r>
        <w:t xml:space="preserve">Counterparts. This Agreement may be executed in counterparts, each of which is an original and which together constitute one agreement, and may be executed and delivered by electronic signature.</w:t>
      </w:r>
    </w:p>
    <w:p>
      <w:pPr>
        <w:spacing w:after="100" w:before="200"/>
      </w:pPr>
      <w:r>
        <w:rPr>
          <w:b/>
          <w:bCs/>
          <w:sz w:val="22"/>
          <w:szCs w:val="22"/>
        </w:rPr>
        <w:t xml:space="preserve">14.   Governing law and jurisdiction</w:t>
      </w:r>
    </w:p>
    <w:p>
      <w:pPr>
        <w:spacing w:after="100" w:line="276"/>
        <w:ind w:left="360"/>
      </w:pPr>
      <w:r>
        <w:rPr>
          <w:b w:val="false"/>
          <w:bCs w:val="false"/>
        </w:rPr>
        <w:t xml:space="preserve">14.1   </w:t>
      </w:r>
      <w:r>
        <w:t xml:space="preserve">This Agreement and any dispute or claim (including non-contractual disputes or claims) arising out of or in connection with it are governed by and construed in accordance with the law of England and Wales.</w:t>
      </w:r>
    </w:p>
    <w:p>
      <w:pPr>
        <w:spacing w:after="100" w:line="276"/>
        <w:ind w:left="360"/>
      </w:pPr>
      <w:r>
        <w:rPr>
          <w:b w:val="false"/>
          <w:bCs w:val="false"/>
        </w:rPr>
        <w:t xml:space="preserve">14.2   </w:t>
      </w:r>
      <w:r>
        <w:t xml:space="preserve">The Parties irrevocably submit to the exclusive jurisdiction of the courts of England and Wales.</w:t>
      </w:r>
    </w:p>
    <w:p>
      <w:pPr>
        <w:spacing w:after="160" w:line="276"/>
      </w:pPr>
      <w:r>
        <w:t xml:space="preserve"/>
      </w:r>
    </w:p>
    <w:p>
      <w:pPr>
        <w:spacing w:after="240" w:line="276"/>
      </w:pPr>
      <w:r>
        <w:rPr>
          <w:i/>
          <w:iCs/>
        </w:rPr>
        <w:t xml:space="preserve">This Agreement has been entered into on the date stated at the beginning of it.</w:t>
      </w:r>
    </w:p>
    <w:p>
      <w:pPr>
        <w:spacing w:after="200" w:line="276"/>
      </w:pPr>
      <w:r>
        <w:rPr>
          <w:b/>
          <w:bCs/>
        </w:rPr>
        <w:t xml:space="preserve">EXECUTED by the Parties</w:t>
      </w:r>
    </w:p>
    <w:p>
      <w:pPr>
        <w:spacing w:after="160" w:line="276"/>
      </w:pPr>
      <w:r>
        <w:rPr>
          <w:b/>
          <w:bCs/>
        </w:rPr>
        <w:t xml:space="preserve">Signed for and on behalf of CALDERBROOK ONCOLOGY LIMITED</w:t>
      </w:r>
    </w:p>
    <w:p>
      <w:pPr>
        <w:spacing w:after="80" w:line="276"/>
      </w:pPr>
      <w:r>
        <w:t xml:space="preserve">Signature: ............................................................</w:t>
      </w:r>
    </w:p>
    <w:p>
      <w:pPr>
        <w:spacing w:after="80" w:line="276"/>
      </w:pPr>
      <w:r>
        <w:t xml:space="preserve">Name: Dr Lukas Brandt</w:t>
      </w:r>
    </w:p>
    <w:p>
      <w:pPr>
        <w:spacing w:after="80" w:line="276"/>
      </w:pPr>
      <w:r>
        <w:t xml:space="preserve">Title: Chief Executive Officer</w:t>
      </w:r>
    </w:p>
    <w:p>
      <w:pPr>
        <w:spacing w:after="240" w:line="276"/>
      </w:pPr>
      <w:r>
        <w:t xml:space="preserve">Date: ....................................................................</w:t>
      </w:r>
    </w:p>
    <w:p>
      <w:pPr>
        <w:spacing w:after="160" w:line="276"/>
      </w:pPr>
      <w:r>
        <w:rPr>
          <w:b/>
          <w:bCs/>
        </w:rPr>
        <w:t xml:space="preserve">Signed for and on behalf of HARTWELL PHARMA LIMITED</w:t>
      </w:r>
    </w:p>
    <w:p>
      <w:pPr>
        <w:spacing w:after="80" w:line="276"/>
      </w:pPr>
      <w:r>
        <w:t xml:space="preserve">Signature: ............................................................</w:t>
      </w:r>
    </w:p>
    <w:p>
      <w:pPr>
        <w:spacing w:after="80" w:line="276"/>
      </w:pPr>
      <w:r>
        <w:t xml:space="preserve">Name: Dr Helena Vance</w:t>
      </w:r>
    </w:p>
    <w:p>
      <w:pPr>
        <w:spacing w:after="80" w:line="276"/>
      </w:pPr>
      <w:r>
        <w:t xml:space="preserve">Title: Chief Executive Officer</w:t>
      </w:r>
    </w:p>
    <w:p>
      <w:pPr>
        <w:spacing w:after="240" w:line="276"/>
      </w:pPr>
      <w:r>
        <w:t xml:space="preserve">Date: ....................................................................</w:t>
      </w:r>
    </w:p>
    <w:p>
      <w:pPr>
        <w:pageBreakBefore/>
      </w:pPr>
      <w:r>
        <w:rPr>
          <w:b/>
          <w:bCs/>
          <w:sz w:val="24"/>
          <w:szCs w:val="24"/>
        </w:rPr>
        <w:t xml:space="preserve">SCHEDULE 1 — THE LICENSED PATENTS</w:t>
      </w:r>
    </w:p>
    <w:p>
      <w:pPr>
        <w:spacing w:after="120" w:line="276"/>
      </w:pPr>
      <w:r>
        <w:rPr>
          <w:i/>
          <w:iCs/>
        </w:rPr>
        <w:t xml:space="preserve">The HRX-218 patent estate (five families). Status as at 30 January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900"/>
        <w:gridCol w:w="1960"/>
        <w:gridCol w:w="1700"/>
      </w:tblGrid>
      <w:tr>
        <w:trPr>
          <w:tblHeader/>
        </w:trPr>
        <w:tc>
          <w:tcPr>
            <w:tcW w:type="dxa" w:w="17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Family / Ref</w:t>
            </w:r>
          </w:p>
        </w:tc>
        <w:tc>
          <w:tcPr>
            <w:tcW w:type="dxa" w:w="21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Jurisdiction(s)</w:t>
            </w:r>
          </w:p>
        </w:tc>
        <w:tc>
          <w:tcPr>
            <w:tcW w:type="dxa" w:w="19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Application / Patent No.</w:t>
            </w:r>
          </w:p>
        </w:tc>
        <w:tc>
          <w:tcPr>
            <w:tcW w:type="dxa" w:w="19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Subject</w:t>
            </w:r>
          </w:p>
        </w:tc>
        <w:tc>
          <w:tcPr>
            <w:tcW w:type="dxa" w:w="17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Status / Expiry</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HRX-218-EP</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EP (validated UK, DE, FR, IT, ES)</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EP3187502 B1</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KRAS G12C inhibitor compounds (genus)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Granted; expiry 2036</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HRX-218-US</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US</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US 10,894,771 B2</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KRAS G12C inhibitor compounds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Granted; expiry 2036</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HRX-218-EP-DIV1</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EP</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EP19 204 118.6</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Crystalline forms / polymorphs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Pending (3rd-party observation noted)</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HRX-218-PCT2</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PCT (national phase JP, CN, CA, AU)</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PCT/GB2022/051337</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Combination with checkpoint inhibitors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National phase; expiry 2042</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HRX-218-US-CIP</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US</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US 17/889,204</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Methods of treatment / dosing regimens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Pending</w:t>
            </w:r>
          </w:p>
        </w:tc>
      </w:tr>
    </w:tbl>
    <w:p>
      <w:pPr>
        <w:pageBreakBefore/>
      </w:pPr>
      <w:r>
        <w:rPr>
          <w:b/>
          <w:bCs/>
          <w:sz w:val="24"/>
          <w:szCs w:val="24"/>
        </w:rPr>
        <w:t xml:space="preserve">SCHEDULE 2 — THE LICENSED COMPOUNDS</w:t>
      </w:r>
    </w:p>
    <w:p>
      <w:pPr>
        <w:spacing w:after="120" w:line="276"/>
      </w:pPr>
      <w:r>
        <w:t xml:space="preserve">Lead compound: HRX-218 — an orally bioavailable covalent inhibitor of KRAS G12C, in Phase I/IIa dose-expansion at the date of this Agreement.</w:t>
      </w:r>
    </w:p>
    <w:p>
      <w:pPr>
        <w:spacing w:after="120" w:line="276"/>
      </w:pPr>
      <w:r>
        <w:t xml:space="preserve">Back-up compounds: HRX-231 (improved CNS penetration) and HRX-244 (next-generation covalent warhead), each at lead-optimisation / IND-enabling stage.</w:t>
      </w:r>
    </w:p>
    <w:p>
      <w:pPr>
        <w:spacing w:after="120" w:line="276"/>
      </w:pPr>
      <w:r>
        <w:t xml:space="preserve">The Licensed Compounds include all salts, esters, hydrates, polymorphs, metabolites and prodrugs of the above, as further described in the Know-How package referenced in Schedule 3.</w:t>
      </w:r>
    </w:p>
    <w:p>
      <w:pPr>
        <w:pageBreakBefore/>
      </w:pPr>
      <w:r>
        <w:rPr>
          <w:b/>
          <w:bCs/>
          <w:sz w:val="24"/>
          <w:szCs w:val="24"/>
        </w:rPr>
        <w:t xml:space="preserve">SCHEDULE 3 — THE LICENSED KNOW-HOW</w:t>
      </w:r>
    </w:p>
    <w:p>
      <w:pPr>
        <w:spacing w:after="120" w:line="276"/>
      </w:pPr>
      <w:r>
        <w:t xml:space="preserve">The Licensed Know-How to be transferred under the technology-transfer plan comprises:</w:t>
      </w:r>
    </w:p>
    <w:p>
      <w:pPr>
        <w:pStyle w:val="ListParagraph"/>
        <w:numPr>
          <w:ilvl w:val="0"/>
          <w:numId w:val="2"/>
        </w:numPr>
        <w:spacing w:after="80" w:line="276"/>
      </w:pPr>
      <w:r>
        <w:t xml:space="preserve">medicinal-chemistry route and analytical methods for HRX-218 and back-ups (CMC package, Data Room folder 2);</w:t>
      </w:r>
    </w:p>
    <w:p>
      <w:pPr>
        <w:pStyle w:val="ListParagraph"/>
        <w:numPr>
          <w:ilvl w:val="0"/>
          <w:numId w:val="2"/>
        </w:numPr>
        <w:spacing w:after="80" w:line="276"/>
      </w:pPr>
      <w:r>
        <w:t xml:space="preserve">preclinical pharmacology, ADME and toxicology study reports (Data Room folder 1);</w:t>
      </w:r>
    </w:p>
    <w:p>
      <w:pPr>
        <w:pStyle w:val="ListParagraph"/>
        <w:numPr>
          <w:ilvl w:val="0"/>
          <w:numId w:val="2"/>
        </w:numPr>
        <w:spacing w:after="80" w:line="276"/>
      </w:pPr>
      <w:r>
        <w:t xml:space="preserve">Phase I/IIa clinical data, protocols and the current Investigator’s Brochure;</w:t>
      </w:r>
    </w:p>
    <w:p>
      <w:pPr>
        <w:pStyle w:val="ListParagraph"/>
        <w:numPr>
          <w:ilvl w:val="0"/>
          <w:numId w:val="2"/>
        </w:numPr>
        <w:spacing w:after="80" w:line="276"/>
      </w:pPr>
      <w:r>
        <w:t xml:space="preserve">the regulatory dossier and correspondence with the MHRA (CTA) and FDA (IND 158,402); and</w:t>
      </w:r>
    </w:p>
    <w:p>
      <w:pPr>
        <w:pStyle w:val="ListParagraph"/>
        <w:numPr>
          <w:ilvl w:val="0"/>
          <w:numId w:val="2"/>
        </w:numPr>
        <w:spacing w:after="80" w:line="276"/>
      </w:pPr>
      <w:r>
        <w:t xml:space="preserve">master and working cell-line and reference-standard materials.</w:t>
      </w:r>
    </w:p>
    <w:p>
      <w:pPr>
        <w:pageBreakBefore/>
      </w:pPr>
      <w:r>
        <w:rPr>
          <w:b/>
          <w:bCs/>
          <w:sz w:val="24"/>
          <w:szCs w:val="24"/>
        </w:rPr>
        <w:t xml:space="preserve">SCHEDULE 4 — ROYALTIES AND NET SALES</w:t>
      </w:r>
    </w:p>
    <w:p>
      <w:pPr>
        <w:spacing w:after="120" w:line="276"/>
      </w:pPr>
      <w:r>
        <w:rPr>
          <w:b/>
          <w:bCs/>
        </w:rPr>
        <w:t xml:space="preserve">Part A — Royalty tiers (on aggregate annual worldwide Net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60"/>
        <w:gridCol w:w="2700"/>
      </w:tblGrid>
      <w:tr>
        <w:trPr>
          <w:tblHeader/>
        </w:trPr>
        <w:tc>
          <w:tcPr>
            <w:tcW w:type="dxa" w:w="66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Annual Net Sales band</w:t>
            </w:r>
          </w:p>
        </w:tc>
        <w:tc>
          <w:tcPr>
            <w:tcW w:type="dxa" w:w="27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Royalty rate</w:t>
            </w:r>
          </w:p>
        </w:tc>
      </w:tr>
      <w:tr>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On the portion up to £100,000,000</w:t>
            </w:r>
          </w:p>
        </w:tc>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8%</w:t>
            </w:r>
          </w:p>
        </w:tc>
      </w:tr>
      <w:tr>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On the portion above £100,000,000 up to £250,000,000</w:t>
            </w:r>
          </w:p>
        </w:tc>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11%</w:t>
            </w:r>
          </w:p>
        </w:tc>
      </w:tr>
      <w:tr>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On the portion above £250,000,000</w:t>
            </w:r>
          </w:p>
        </w:tc>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14%</w:t>
            </w:r>
          </w:p>
        </w:tc>
      </w:tr>
    </w:tbl>
    <w:p>
      <w:pPr>
        <w:spacing w:after="60" w:line="276"/>
      </w:pPr>
      <w:r>
        <w:rPr>
          <w:b/>
          <w:bCs/>
        </w:rPr>
        <w:t xml:space="preserve">Part B — Permitted deductions in calculating Net Sales:</w:t>
      </w:r>
    </w:p>
    <w:p>
      <w:pPr>
        <w:pStyle w:val="ListParagraph"/>
        <w:numPr>
          <w:ilvl w:val="0"/>
          <w:numId w:val="2"/>
        </w:numPr>
        <w:spacing w:after="80" w:line="276"/>
      </w:pPr>
      <w:r>
        <w:t xml:space="preserve">trade, quantity and cash discounts actually allowed;</w:t>
      </w:r>
    </w:p>
    <w:p>
      <w:pPr>
        <w:pStyle w:val="ListParagraph"/>
        <w:numPr>
          <w:ilvl w:val="0"/>
          <w:numId w:val="2"/>
        </w:numPr>
        <w:spacing w:after="80" w:line="276"/>
      </w:pPr>
      <w:r>
        <w:t xml:space="preserve">credits or refunds for returned, damaged or recalled product;</w:t>
      </w:r>
    </w:p>
    <w:p>
      <w:pPr>
        <w:pStyle w:val="ListParagraph"/>
        <w:numPr>
          <w:ilvl w:val="0"/>
          <w:numId w:val="2"/>
        </w:numPr>
        <w:spacing w:after="80" w:line="276"/>
      </w:pPr>
      <w:r>
        <w:t xml:space="preserve">rebates and chargebacks to government and managed-care payers;</w:t>
      </w:r>
    </w:p>
    <w:p>
      <w:pPr>
        <w:pStyle w:val="ListParagraph"/>
        <w:numPr>
          <w:ilvl w:val="0"/>
          <w:numId w:val="2"/>
        </w:numPr>
        <w:spacing w:after="80" w:line="276"/>
      </w:pPr>
      <w:r>
        <w:t xml:space="preserve">freight, insurance and handling separately invoiced; and</w:t>
      </w:r>
    </w:p>
    <w:p>
      <w:pPr>
        <w:pStyle w:val="ListParagraph"/>
        <w:numPr>
          <w:ilvl w:val="0"/>
          <w:numId w:val="2"/>
        </w:numPr>
        <w:spacing w:after="80" w:line="276"/>
      </w:pPr>
      <w:r>
        <w:t xml:space="preserve">sales, excise and value-added taxes directly imposed on and included in the invoiced amount.</w:t>
      </w:r>
    </w:p>
    <w:p>
      <w:pPr>
        <w:pageBreakBefore/>
      </w:pPr>
      <w:r>
        <w:rPr>
          <w:b/>
          <w:bCs/>
          <w:sz w:val="24"/>
          <w:szCs w:val="24"/>
        </w:rPr>
        <w:t xml:space="preserve">SCHEDULE 5 — WARRANTIES</w:t>
      </w:r>
    </w:p>
    <w:p>
      <w:pPr>
        <w:spacing w:after="120" w:line="276"/>
      </w:pPr>
      <w:r>
        <w:t xml:space="preserve">The Warranties given by the Licensor under clause 9 are set out in full in clause 9.1 to 9.6 and are qualified by the Disclosure Schedule. For the avoidance of doubt the Licensor’s aggregate liability for breach of the Warranties is governed by clause 11.</w:t>
      </w:r>
    </w:p>
    <w:p>
      <w:pPr>
        <w:spacing w:after="120" w:line="276"/>
      </w:pPr>
      <w:r>
        <w:rPr>
          <w:b/>
          <w:bCs/>
        </w:rPr>
        <w:t xml:space="preserve">Warranty heads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Ref</w:t>
            </w:r>
          </w:p>
        </w:tc>
        <w:tc>
          <w:tcPr>
            <w:tcW w:type="dxa" w:w="84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Warranty</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9.2</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Ownership and right to grant the Licence (chain of title).</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9.3</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No encumbrances; no undisclosed licences.</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9.4</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No pending or threatened challenges to validity or ownership.</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9.5</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No conflicting grants in the Field.</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9.6</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No infringement of third-party rights, so far as aware (freedom to operate).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color w:val="888888"/>
        <w:sz w:val="14"/>
        <w:szCs w:val="14"/>
      </w:rPr>
      <w:t xml:space="preserve">Whitfield Carter LLP is a limited liability partnership registered in England and Wales (OC384217).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jc w:val="right"/>
    </w:pPr>
    <w:r>
      <w:rPr>
        <w:color w:val="999999"/>
        <w:sz w:val="15"/>
        <w:szCs w:val="15"/>
      </w:rPr>
      <w:t xml:space="preserve">Project Lyra — HRX-218 Patent and Know-How Licence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2026-06-27T13:41:09.671Z</dcterms:created>
  <dcterms:modified xsi:type="dcterms:W3CDTF">2026-06-27T13:41:09.671Z</dcterms:modified>
</cp:coreProperties>
</file>

<file path=docProps/custom.xml><?xml version="1.0" encoding="utf-8"?>
<Properties xmlns="http://schemas.openxmlformats.org/officeDocument/2006/custom-properties" xmlns:vt="http://schemas.openxmlformats.org/officeDocument/2006/docPropsVTypes"/>
</file>