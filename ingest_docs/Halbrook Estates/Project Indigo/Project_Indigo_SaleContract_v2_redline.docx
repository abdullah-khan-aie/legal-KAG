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jc w:val="right"/>
      </w:pPr>
      <w:r>
        <w:rPr>
          <w:color w:val="555555"/>
          <w:sz w:val="20"/>
          <w:szCs w:val="20"/>
        </w:rPr>
        <w:t xml:space="preserve">DATED        2026</w:t>
      </w:r>
    </w:p>
    <w:p>
      <w:pPr>
        <w:spacing w:after="200"/>
        <w:jc w:val="center"/>
      </w:pPr>
      <w:r>
        <w:rPr>
          <w:b/>
          <w:bCs/>
          <w:sz w:val="24"/>
          <w:szCs w:val="24"/>
        </w:rPr>
        <w:t xml:space="preserve">(1)  TARNCLIFFE ASSET HOLDINGS LIMITED</w:t>
      </w:r>
    </w:p>
    <w:p>
      <w:pPr>
        <w:spacing w:after="600"/>
        <w:jc w:val="center"/>
      </w:pPr>
      <w:r>
        <w:rPr>
          <w:b/>
          <w:bCs/>
          <w:sz w:val="24"/>
          <w:szCs w:val="24"/>
        </w:rPr>
        <w:t xml:space="preserve">(2)  HALBROOK MERIDIAN PROPCO LIMITED</w:t>
      </w:r>
    </w:p>
    <w:p>
      <w:pPr>
        <w:spacing w:after="80"/>
        <w:jc w:val="center"/>
      </w:pPr>
      <w:r>
        <w:rPr>
          <w:sz w:val="24"/>
          <w:szCs w:val="24"/>
        </w:rPr>
        <w:t xml:space="preserve">________________________________</w:t>
      </w:r>
    </w:p>
    <w:p>
      <w:pPr>
        <w:spacing w:after="80"/>
        <w:jc w:val="center"/>
      </w:pPr>
      <w:r>
        <w:rPr>
          <w:b/>
          <w:bCs/>
          <w:sz w:val="30"/>
          <w:szCs w:val="30"/>
        </w:rPr>
        <w:t xml:space="preserve">CONTRACT FOR THE SALE AND PURCHASE</w:t>
      </w:r>
    </w:p>
    <w:p>
      <w:pPr>
        <w:spacing w:after="80"/>
        <w:jc w:val="center"/>
      </w:pPr>
      <w:r>
        <w:rPr>
          <w:b/>
          <w:bCs/>
          <w:sz w:val="30"/>
          <w:szCs w:val="30"/>
        </w:rPr>
        <w:t xml:space="preserve">OF FREEHOLD INVESTMENT PROPERTY</w:t>
      </w:r>
    </w:p>
    <w:p>
      <w:pPr>
        <w:spacing w:after="80"/>
        <w:jc w:val="center"/>
      </w:pPr>
      <w:r>
        <w:rPr>
          <w:sz w:val="22"/>
          <w:szCs w:val="22"/>
        </w:rPr>
        <w:t xml:space="preserve">Meridian Quarter, 18 Wellington Place, Leeds LS1 4DL</w:t>
      </w:r>
    </w:p>
    <w:p>
      <w:pPr>
        <w:spacing w:after="600"/>
        <w:jc w:val="center"/>
      </w:pPr>
      <w:r>
        <w:rPr>
          <w:sz w:val="24"/>
          <w:szCs w:val="24"/>
        </w:rPr>
        <w:t xml:space="preserve">________________________________</w:t>
      </w:r>
    </w:p>
    <w:p>
      <w:pPr>
        <w:spacing w:after="0"/>
        <w:jc w:val="center"/>
      </w:pPr>
      <w:r>
        <w:rPr>
          <w:sz w:val="20"/>
          <w:szCs w:val="20"/>
        </w:rPr>
        <w:t xml:space="preserve">Whitfield Carter LLP</w:t>
      </w:r>
    </w:p>
    <w:p>
      <w:pPr>
        <w:spacing w:after="0"/>
        <w:jc w:val="center"/>
      </w:pPr>
      <w:r>
        <w:rPr>
          <w:color w:val="555555"/>
          <w:sz w:val="18"/>
          <w:szCs w:val="18"/>
        </w:rPr>
        <w:t xml:space="preserve">22 Bishopsgate, London EC2N 4BQ</w:t>
      </w:r>
    </w:p>
    <w:p>
      <w:pPr>
        <w:jc w:val="center"/>
      </w:pPr>
      <w:r>
        <w:rPr>
          <w:color w:val="555555"/>
          <w:sz w:val="18"/>
          <w:szCs w:val="18"/>
        </w:rPr>
        <w:t xml:space="preserve">Ref: SW/JO/INDIGO/WC-00195</w:t>
      </w:r>
    </w:p>
    <w:p>
      <w:r>
        <w:t xml:space="preserve"/>
      </w:r>
    </w:p>
    <w:p>
      <w:pPr>
        <w:pageBreakBefore/>
        <w:spacing w:after="160"/>
      </w:pPr>
      <w:r>
        <w:rPr>
          <w:b/>
          <w:bCs/>
          <w:sz w:val="24"/>
          <w:szCs w:val="24"/>
        </w:rPr>
        <w:t xml:space="preserve">CONTENTS</w:t>
      </w:r>
    </w:p>
    <w:p>
      <w:pPr>
        <w:spacing w:after="40"/>
      </w:pPr>
      <w:r>
        <w:rPr>
          <w:sz w:val="20"/>
          <w:szCs w:val="20"/>
        </w:rPr>
        <w:t xml:space="preserve">1. Definitions and interpretation</w:t>
      </w:r>
    </w:p>
    <w:p>
      <w:pPr>
        <w:spacing w:after="40"/>
      </w:pPr>
      <w:r>
        <w:rPr>
          <w:sz w:val="20"/>
          <w:szCs w:val="20"/>
        </w:rPr>
        <w:t xml:space="preserve">2. Sale and purchase</w:t>
      </w:r>
    </w:p>
    <w:p>
      <w:pPr>
        <w:spacing w:after="40"/>
      </w:pPr>
      <w:r>
        <w:rPr>
          <w:sz w:val="20"/>
          <w:szCs w:val="20"/>
        </w:rPr>
        <w:t xml:space="preserve">3. Purchase price and deposit</w:t>
      </w:r>
    </w:p>
    <w:p>
      <w:pPr>
        <w:spacing w:after="40"/>
      </w:pPr>
      <w:r>
        <w:rPr>
          <w:sz w:val="20"/>
          <w:szCs w:val="20"/>
        </w:rPr>
        <w:t xml:space="preserve">4. VAT and TOGC</w:t>
      </w:r>
    </w:p>
    <w:p>
      <w:pPr>
        <w:spacing w:after="40"/>
      </w:pPr>
      <w:r>
        <w:rPr>
          <w:sz w:val="20"/>
          <w:szCs w:val="20"/>
        </w:rPr>
        <w:t xml:space="preserve">5. Title</w:t>
      </w:r>
    </w:p>
    <w:p>
      <w:pPr>
        <w:spacing w:after="40"/>
      </w:pPr>
      <w:r>
        <w:rPr>
          <w:sz w:val="20"/>
          <w:szCs w:val="20"/>
        </w:rPr>
        <w:t xml:space="preserve">6. Matters affecting the Property</w:t>
      </w:r>
    </w:p>
    <w:p>
      <w:pPr>
        <w:spacing w:after="40"/>
      </w:pPr>
      <w:r>
        <w:rPr>
          <w:sz w:val="20"/>
          <w:szCs w:val="20"/>
        </w:rPr>
        <w:t xml:space="preserve">7. Occupational leases and rents</w:t>
      </w:r>
    </w:p>
    <w:p>
      <w:pPr>
        <w:spacing w:after="40"/>
      </w:pPr>
      <w:r>
        <w:rPr>
          <w:sz w:val="20"/>
          <w:szCs w:val="20"/>
        </w:rPr>
        <w:t xml:space="preserve">8. Apportionments</w:t>
      </w:r>
    </w:p>
    <w:p>
      <w:pPr>
        <w:spacing w:after="40"/>
      </w:pPr>
      <w:r>
        <w:rPr>
          <w:sz w:val="20"/>
          <w:szCs w:val="20"/>
        </w:rPr>
        <w:t xml:space="preserve">9. Conditions of sale (Standard Commercial Property Conditions)</w:t>
      </w:r>
    </w:p>
    <w:p>
      <w:pPr>
        <w:spacing w:after="40"/>
      </w:pPr>
      <w:r>
        <w:rPr>
          <w:sz w:val="20"/>
          <w:szCs w:val="20"/>
        </w:rPr>
        <w:t xml:space="preserve">10. Insurance and risk</w:t>
      </w:r>
    </w:p>
    <w:p>
      <w:pPr>
        <w:spacing w:after="40"/>
      </w:pPr>
      <w:r>
        <w:rPr>
          <w:sz w:val="20"/>
          <w:szCs w:val="20"/>
        </w:rPr>
        <w:t xml:space="preserve">11. Completion</w:t>
      </w:r>
    </w:p>
    <w:p>
      <w:pPr>
        <w:spacing w:after="40"/>
      </w:pPr>
      <w:r>
        <w:rPr>
          <w:sz w:val="20"/>
          <w:szCs w:val="20"/>
        </w:rPr>
        <w:t xml:space="preserve">12. Completion arrangements and money laundering</w:t>
      </w:r>
    </w:p>
    <w:p>
      <w:pPr>
        <w:spacing w:after="40"/>
      </w:pPr>
      <w:r>
        <w:rPr>
          <w:sz w:val="20"/>
          <w:szCs w:val="20"/>
        </w:rPr>
        <w:t xml:space="preserve">13. Title guarantee</w:t>
      </w:r>
    </w:p>
    <w:p>
      <w:pPr>
        <w:spacing w:after="40"/>
      </w:pPr>
      <w:r>
        <w:rPr>
          <w:sz w:val="20"/>
          <w:szCs w:val="20"/>
        </w:rPr>
        <w:t xml:space="preserve">14. Buyer's acknowledgement and exclusion of reliance</w:t>
      </w:r>
    </w:p>
    <w:p>
      <w:pPr>
        <w:spacing w:after="40"/>
      </w:pPr>
      <w:r>
        <w:rPr>
          <w:sz w:val="20"/>
          <w:szCs w:val="20"/>
        </w:rPr>
        <w:t xml:space="preserve">15. Warranties and management of the Property pending completion</w:t>
      </w:r>
    </w:p>
    <w:p>
      <w:pPr>
        <w:spacing w:after="40"/>
      </w:pPr>
      <w:r>
        <w:rPr>
          <w:sz w:val="20"/>
          <w:szCs w:val="20"/>
        </w:rPr>
        <w:t xml:space="preserve">16. Notices</w:t>
      </w:r>
    </w:p>
    <w:p>
      <w:pPr>
        <w:spacing w:after="40"/>
      </w:pPr>
      <w:r>
        <w:rPr>
          <w:sz w:val="20"/>
          <w:szCs w:val="20"/>
        </w:rPr>
        <w:t xml:space="preserve">17. Entire agreement</w:t>
      </w:r>
    </w:p>
    <w:p>
      <w:pPr>
        <w:spacing w:after="40"/>
      </w:pPr>
      <w:r>
        <w:rPr>
          <w:sz w:val="20"/>
          <w:szCs w:val="20"/>
        </w:rPr>
        <w:t xml:space="preserve">18. Assignment and successors</w:t>
      </w:r>
    </w:p>
    <w:p>
      <w:pPr>
        <w:spacing w:after="40"/>
      </w:pPr>
      <w:r>
        <w:rPr>
          <w:sz w:val="20"/>
          <w:szCs w:val="20"/>
        </w:rPr>
        <w:t xml:space="preserve">19. Third party rights</w:t>
      </w:r>
    </w:p>
    <w:p>
      <w:pPr>
        <w:spacing w:after="40"/>
      </w:pPr>
      <w:r>
        <w:rPr>
          <w:sz w:val="20"/>
          <w:szCs w:val="20"/>
        </w:rPr>
        <w:t xml:space="preserve">20. Counterparts</w:t>
      </w:r>
    </w:p>
    <w:p>
      <w:pPr>
        <w:spacing w:after="40"/>
      </w:pPr>
      <w:r>
        <w:rPr>
          <w:sz w:val="20"/>
          <w:szCs w:val="20"/>
        </w:rPr>
        <w:t xml:space="preserve">21. Governing law and jurisdiction</w:t>
      </w:r>
    </w:p>
    <w:p>
      <w:pPr>
        <w:spacing w:after="40"/>
      </w:pPr>
      <w:r>
        <w:rPr>
          <w:sz w:val="20"/>
          <w:szCs w:val="20"/>
        </w:rPr>
        <w:t xml:space="preserve">Schedule 1 – The Property</w:t>
      </w:r>
    </w:p>
    <w:p>
      <w:pPr>
        <w:spacing w:after="40"/>
      </w:pPr>
      <w:r>
        <w:rPr>
          <w:sz w:val="20"/>
          <w:szCs w:val="20"/>
        </w:rPr>
        <w:t xml:space="preserve">Schedule 2 – The Tenancies</w:t>
      </w:r>
    </w:p>
    <w:p>
      <w:pPr>
        <w:spacing w:after="40"/>
      </w:pPr>
      <w:r>
        <w:rPr>
          <w:sz w:val="20"/>
          <w:szCs w:val="20"/>
        </w:rPr>
        <w:t xml:space="preserve">Schedule 3 – Completion arrangements</w:t>
      </w:r>
    </w:p>
    <w:p>
      <w:pPr>
        <w:spacing w:after="40"/>
      </w:pPr>
      <w:r>
        <w:rPr>
          <w:sz w:val="20"/>
          <w:szCs w:val="20"/>
        </w:rPr>
        <w:t xml:space="preserve">Schedule 4 – Apportionments</w:t>
      </w:r>
    </w:p>
    <w:p>
      <w:pPr>
        <w:pageBreakBefore/>
        <w:spacing w:after="200"/>
        <w:jc w:val="center"/>
      </w:pPr>
      <w:r>
        <w:rPr>
          <w:b/>
          <w:bCs/>
        </w:rPr>
        <w:t xml:space="preserve">THIS CONTRACT is made on the date stated at the end of this contract</w:t>
      </w:r>
    </w:p>
    <w:p>
      <w:pPr>
        <w:spacing w:after="120"/>
      </w:pPr>
      <w:r>
        <w:rPr>
          <w:b/>
          <w:bCs/>
        </w:rPr>
        <w:t xml:space="preserve">PARTIES</w:t>
      </w:r>
    </w:p>
    <w:p>
      <w:pPr>
        <w:spacing w:after="100"/>
        <w:ind w:left="720" w:hanging="540"/>
      </w:pPr>
      <w:r>
        <w:t xml:space="preserve">(1)	</w:t>
      </w:r>
      <w:r>
        <w:rPr>
          <w:b/>
          <w:bCs/>
        </w:rPr>
        <w:t xml:space="preserve">Tarncliffe Asset Holdings Limited</w:t>
      </w:r>
      <w:r>
        <w:t xml:space="preserve"> (company number 07744120) whose registered office is at Tarncliffe House, 5 King Street, Manchester M2 6AW (the “Seller”); and</w:t>
      </w:r>
    </w:p>
    <w:p>
      <w:pPr>
        <w:spacing w:after="160"/>
        <w:ind w:left="720" w:hanging="540"/>
      </w:pPr>
      <w:r>
        <w:t xml:space="preserve">(2)	</w:t>
      </w:r>
      <w:r>
        <w:rPr>
          <w:b/>
          <w:bCs/>
        </w:rPr>
        <w:t xml:space="preserve">Halbrook Meridian Propco Limited</w:t>
      </w:r>
      <w:r>
        <w:t xml:space="preserve"> (company number 15208841) whose registered office is at Sentinel House, 14 Park Row, Leeds LS1 5HD (the “Buyer”).</w:t>
      </w:r>
    </w:p>
    <w:p>
      <w:pPr>
        <w:spacing w:after="120"/>
      </w:pPr>
      <w:r>
        <w:rPr>
          <w:b/>
          <w:bCs/>
        </w:rPr>
        <w:t xml:space="preserve">BACKGROUND</w:t>
      </w:r>
    </w:p>
    <w:p>
      <w:pPr>
        <w:spacing w:after="100"/>
        <w:ind w:left="720" w:hanging="540"/>
      </w:pPr>
      <w:r>
        <w:t xml:space="preserve">(A)	The Seller is the registered proprietor of the freehold property described in Schedule 1, which is let to occupational tenants as described in Schedule 2.</w:t>
      </w:r>
    </w:p>
    <w:p>
      <w:pPr>
        <w:spacing w:after="160"/>
        <w:ind w:left="720" w:hanging="540"/>
      </w:pPr>
      <w:r>
        <w:t xml:space="preserve">(B)	The Seller has agreed to sell and the Buyer has agreed to buy the Property on the terms set out in this contract.</w:t>
      </w:r>
    </w:p>
    <w:p>
      <w:pPr>
        <w:spacing w:after="160"/>
      </w:pPr>
      <w:r>
        <w:rPr>
          <w:b/>
          <w:bCs/>
        </w:rPr>
        <w:t xml:space="preserve">IT IS AGREED as follows:</w:t>
      </w:r>
    </w:p>
    <w:p>
      <w:pPr>
        <w:spacing w:after="80" w:before="160"/>
      </w:pPr>
      <w:r>
        <w:rPr>
          <w:b/>
          <w:bCs/>
        </w:rPr>
        <w:t xml:space="preserve">1. DEFINITIONS AND INTERPRETATION</w:t>
      </w:r>
    </w:p>
    <w:p>
      <w:pPr>
        <w:spacing w:after="100"/>
        <w:ind w:left="720" w:hanging="540"/>
      </w:pPr>
      <w:r>
        <w:t xml:space="preserve">1.1	In this contract the following definitions apply:</w:t>
      </w:r>
    </w:p>
    <w:p>
      <w:pPr>
        <w:spacing w:after="100"/>
        <w:ind w:left="720" w:hanging="720"/>
      </w:pPr>
      <w:r>
        <w:rPr>
          <w:b/>
          <w:bCs/>
        </w:rPr>
        <w:t xml:space="preserve">“Apportionment Date”</w:t>
      </w:r>
      <w:r>
        <w:t xml:space="preserve">  the date of actual completion.</w:t>
      </w:r>
    </w:p>
    <w:p>
      <w:pPr>
        <w:spacing w:after="100"/>
        <w:ind w:left="720" w:hanging="720"/>
      </w:pPr>
      <w:r>
        <w:rPr>
          <w:b/>
          <w:bCs/>
        </w:rPr>
        <w:t xml:space="preserve">“Completion”</w:t>
      </w:r>
      <w:r>
        <w:t xml:space="preserve">  completion of the sale and purchase of the Property in accordance with clause 11.</w:t>
      </w:r>
    </w:p>
    <w:p>
      <w:pPr>
        <w:spacing w:after="100"/>
        <w:ind w:left="720" w:hanging="720"/>
      </w:pPr>
      <w:r>
        <w:rPr>
          <w:b/>
          <w:bCs/>
        </w:rPr>
        <w:t xml:space="preserve">“Completion Date”</w:t>
      </w:r>
      <w:r>
        <w:t xml:space="preserve">  </w:t>
      </w:r>
      <w:del w:id="101" w:author="James Osei" w:date="2025-12-08T10:00:00Z">
        <w:r>
          <w:delText xml:space="preserve">27</w:delText>
        </w:r>
      </w:del>
      <w:ins w:id="102" w:author="James Osei" w:date="2025-12-08T10:00:00Z">
        <w:r>
          <w:t xml:space="preserve">12</w:t>
        </w:r>
      </w:ins>
      <w:r>
        <w:t xml:space="preserve"> February 2026 or such other date as the parties may agree in writing.</w:t>
      </w:r>
    </w:p>
    <w:p>
      <w:pPr>
        <w:spacing w:after="100"/>
        <w:ind w:left="720" w:hanging="720"/>
      </w:pPr>
      <w:r>
        <w:rPr>
          <w:b/>
          <w:bCs/>
        </w:rPr>
        <w:t xml:space="preserve">“Conditions”</w:t>
      </w:r>
      <w:r>
        <w:t xml:space="preserve">  the Standard Commercial Property Conditions (Third Edition – 2018 Revision), as varied or supplemented by this contract.</w:t>
      </w:r>
    </w:p>
    <w:p>
      <w:pPr>
        <w:spacing w:after="100"/>
        <w:ind w:left="720" w:hanging="720"/>
      </w:pPr>
      <w:r>
        <w:rPr>
          <w:b/>
          <w:bCs/>
        </w:rPr>
        <w:t xml:space="preserve">“Deposit”</w:t>
      </w:r>
      <w:r>
        <w:t xml:space="preserve">  </w:t>
      </w:r>
      <w:del w:id="103" w:author="James Osei" w:date="2025-12-08T10:00:00Z">
        <w:r>
          <w:delText xml:space="preserve">£1,475,000</w:delText>
        </w:r>
      </w:del>
      <w:ins w:id="104" w:author="James Osei" w:date="2025-12-08T10:00:00Z">
        <w:r>
          <w:t xml:space="preserve">£1,425,000</w:t>
        </w:r>
      </w:ins>
      <w:r>
        <w:t xml:space="preserve">, being 10% of the Purchase Price.</w:t>
      </w:r>
    </w:p>
    <w:p>
      <w:pPr>
        <w:spacing w:after="100"/>
        <w:ind w:left="720" w:hanging="720"/>
      </w:pPr>
      <w:r>
        <w:rPr>
          <w:b/>
          <w:bCs/>
        </w:rPr>
        <w:t xml:space="preserve">“Purchase Price”</w:t>
      </w:r>
      <w:r>
        <w:t xml:space="preserve">  the sum of </w:t>
      </w:r>
      <w:del w:id="105" w:author="James Osei" w:date="2025-12-08T10:00:00Z">
        <w:r>
          <w:delText xml:space="preserve">£14,750,000 (fourteen million seven hundred and fifty thousand pounds)</w:delText>
        </w:r>
      </w:del>
      <w:ins w:id="106" w:author="James Osei" w:date="2025-12-08T10:00:00Z">
        <w:r>
          <w:t xml:space="preserve">£14,250,000 (fourteen million two hundred and fifty thousand pounds)</w:t>
        </w:r>
      </w:ins>
      <w:r>
        <w:t xml:space="preserve"> payable by the Buyer to the Seller for the Property.</w:t>
      </w:r>
    </w:p>
    <w:p>
      <w:pPr>
        <w:spacing w:after="100"/>
        <w:ind w:left="720" w:hanging="720"/>
      </w:pPr>
      <w:r>
        <w:rPr>
          <w:b/>
          <w:bCs/>
        </w:rPr>
        <w:t xml:space="preserve">“Property”</w:t>
      </w:r>
      <w:r>
        <w:t xml:space="preserve">  the freehold property described in Schedule 1 registered at HM Land Registry under title number WYK482176.</w:t>
      </w:r>
    </w:p>
    <w:p>
      <w:pPr>
        <w:spacing w:after="100"/>
        <w:ind w:left="720" w:hanging="720"/>
      </w:pPr>
      <w:r>
        <w:rPr>
          <w:b/>
          <w:bCs/>
        </w:rPr>
        <w:t xml:space="preserve">“Tenancies”</w:t>
      </w:r>
      <w:r>
        <w:t xml:space="preserve">  the occupational leases of the Property short particulars of which are set out in Schedule 2.</w:t>
      </w:r>
    </w:p>
    <w:p>
      <w:pPr>
        <w:spacing w:after="100"/>
        <w:ind w:left="720" w:hanging="720"/>
      </w:pPr>
      <w:r>
        <w:rPr>
          <w:b/>
          <w:bCs/>
        </w:rPr>
        <w:t xml:space="preserve">“TOGC”</w:t>
      </w:r>
      <w:r>
        <w:t xml:space="preserve">  a transfer of a business, or part of a business, as a going concern for the purposes of section 49 of the Value Added Tax Act 1994 and article 5 of the Value Added Tax (Special Provisions) Order 1995.</w:t>
      </w:r>
    </w:p>
    <w:p>
      <w:pPr>
        <w:spacing w:after="100"/>
        <w:ind w:left="720" w:hanging="720"/>
      </w:pPr>
      <w:r>
        <w:rPr>
          <w:b/>
          <w:bCs/>
        </w:rPr>
        <w:t xml:space="preserve">“Transfer”</w:t>
      </w:r>
      <w:r>
        <w:t xml:space="preserve">  the transfer of the Property to the Buyer in the form of a Land Registry form TR1.</w:t>
      </w:r>
    </w:p>
    <w:p>
      <w:pPr>
        <w:spacing w:after="100"/>
        <w:ind w:left="720" w:hanging="720"/>
      </w:pPr>
      <w:r>
        <w:rPr>
          <w:b/>
          <w:bCs/>
        </w:rPr>
        <w:t xml:space="preserve">“VAT”</w:t>
      </w:r>
      <w:r>
        <w:t xml:space="preserve">  value added tax chargeable under the Value Added Tax Act 1994 and any similar replacement or additional tax.</w:t>
      </w:r>
    </w:p>
    <w:p>
      <w:pPr>
        <w:spacing w:after="100"/>
        <w:ind w:left="720" w:hanging="540"/>
      </w:pPr>
      <w:r>
        <w:t xml:space="preserve">1.2	A reference to a statute or statutory provision is a reference to it as amended, extended or re-enacted from time to time. Clause and Schedule headings do not affect interpretation. The Schedules form part of this contract.</w:t>
      </w:r>
    </w:p>
    <w:p>
      <w:pPr>
        <w:keepNext/>
        <w:spacing w:after="80" w:before="200"/>
      </w:pPr>
      <w:r>
        <w:rPr>
          <w:b/>
          <w:bCs/>
        </w:rPr>
        <w:t>2. SALE AND PURCHASE</w:t>
      </w:r>
    </w:p>
    <w:p>
      <w:pPr>
        <w:spacing w:after="100"/>
        <w:ind w:left="720" w:hanging="540"/>
      </w:pPr>
      <w:r>
        <w:t>2.1	The Seller will sell and the Buyer will buy the Property for the Purchase Price subject to and with the benefit of the Tenancies and the matters contained or referred to in clause 6, but otherwise free from incumbrances.</w:t>
      </w:r>
    </w:p>
    <w:p>
      <w:pPr>
        <w:spacing w:after="100"/>
        <w:ind w:left="720" w:hanging="540"/>
      </w:pPr>
      <w:r>
        <w:t>2.2	The Property is sold with full title guarantee, subject to clause 13.</w:t>
      </w:r>
    </w:p>
    <w:p>
      <w:pPr>
        <w:keepNext/>
        <w:spacing w:after="80" w:before="200"/>
      </w:pPr>
      <w:r>
        <w:rPr>
          <w:b/>
          <w:bCs/>
        </w:rPr>
        <w:t>3. PURCHASE PRICE AND DEPOSIT</w:t>
      </w:r>
    </w:p>
    <w:p>
      <w:pPr>
        <w:spacing w:after="100"/>
        <w:ind w:left="720" w:hanging="540"/>
      </w:pPr>
      <w:r>
        <w:t xml:space="preserve">3.1	The Purchase Price is </w:t>
      </w:r>
      <w:del w:id="107" w:author="James Osei" w:date="2025-12-08T10:00:00Z">
        <w:r>
          <w:delText xml:space="preserve">£14,750,000</w:delText>
        </w:r>
      </w:del>
      <w:ins w:id="108" w:author="James Osei" w:date="2025-12-08T10:00:00Z">
        <w:r>
          <w:t xml:space="preserve">£14,250,000</w:t>
        </w:r>
      </w:ins>
      <w:r>
        <w:t xml:space="preserve">, exclusive of VAT.</w:t>
      </w:r>
    </w:p>
    <w:p>
      <w:pPr>
        <w:spacing w:after="100"/>
        <w:ind w:left="720" w:hanging="540"/>
      </w:pPr>
      <w:r>
        <w:t xml:space="preserve">3.2	On the date of this contract the Buyer will pay the Deposit of </w:t>
      </w:r>
      <w:del w:id="109" w:author="James Osei" w:date="2025-12-08T10:00:00Z">
        <w:r>
          <w:delText xml:space="preserve">£1,475,000</w:delText>
        </w:r>
      </w:del>
      <w:ins w:id="110" w:author="James Osei" w:date="2025-12-08T10:00:00Z">
        <w:r>
          <w:t xml:space="preserve">£1,425,000</w:t>
        </w:r>
      </w:ins>
      <w:r>
        <w:t xml:space="preserve"> to the Seller’s solicitors to be held as stakeholder pending Completion.</w:t>
      </w:r>
    </w:p>
    <w:p>
      <w:pPr>
        <w:spacing w:after="100"/>
        <w:ind w:left="720" w:hanging="540"/>
      </w:pPr>
      <w:r>
        <w:t>3.3	If the Buyer does not complete in accordance with a notice to complete served by the Seller, the Seller may forfeit and retain the Deposit and its accrued interest.</w:t>
      </w:r>
    </w:p>
    <w:p>
      <w:pPr>
        <w:spacing w:after="100"/>
        <w:ind w:left="720" w:hanging="540"/>
      </w:pPr>
      <w:r>
        <w:t>3.4	The balance of the Purchase Price will be paid on Completion in accordance with clause 11.</w:t>
      </w:r>
    </w:p>
    <w:p>
      <w:pPr>
        <w:keepNext/>
        <w:spacing w:after="80" w:before="200"/>
      </w:pPr>
      <w:r>
        <w:rPr>
          <w:b/>
          <w:bCs/>
        </w:rPr>
        <w:t>4. VAT AND TOGC</w:t>
      </w:r>
    </w:p>
    <w:p>
      <w:pPr>
        <w:spacing w:after="100"/>
        <w:ind w:left="720" w:hanging="540"/>
      </w:pPr>
      <w:r>
        <w:t>4.1	The Seller has elected to waive exemption (opted to tax) in respect of the Property and that election has not been disapplied.</w:t>
      </w:r>
    </w:p>
    <w:p>
      <w:pPr>
        <w:spacing w:after="100"/>
        <w:ind w:left="720" w:hanging="540"/>
      </w:pPr>
      <w:r>
        <w:t>4.2	The parties intend and will use reasonable endeavours to procure that the sale of the Property is treated as a TOGC and accordingly as neither a supply of goods nor a supply of services for VAT purposes.</w:t>
      </w:r>
    </w:p>
    <w:p>
      <w:pPr>
        <w:spacing w:after="100"/>
        <w:ind w:left="720" w:hanging="540"/>
      </w:pPr>
      <w:r>
        <w:t>4.3	The Buyer warrants that it is, or will by Completion be, registered for VAT and will, before Completion, exercise its own option to tax the Property and notify HM Revenue &amp; Customs, and will not revoke that option before Completion.</w:t>
      </w:r>
    </w:p>
    <w:p>
      <w:pPr>
        <w:spacing w:after="100"/>
        <w:ind w:left="720" w:hanging="540"/>
      </w:pPr>
      <w:r>
        <w:t>4.4	If, despite clause 4.2, VAT is properly chargeable on the sale, the Buyer will pay that VAT to the Seller on Completion against delivery of a valid VAT invoice.</w:t>
      </w:r>
    </w:p>
    <w:p>
      <w:pPr>
        <w:keepNext/>
        <w:spacing w:after="80" w:before="200"/>
      </w:pPr>
      <w:r>
        <w:rPr>
          <w:b/>
          <w:bCs/>
        </w:rPr>
        <w:t>5. TITLE</w:t>
      </w:r>
    </w:p>
    <w:p>
      <w:pPr>
        <w:spacing w:after="100"/>
        <w:ind w:left="720" w:hanging="540"/>
      </w:pPr>
      <w:r>
        <w:t>5.1	The Buyer is deemed to have full knowledge of the title to the Property and accepts the title as it is, the Seller’s title having been deduced before the date of this contract by reference to official copies of the register and title plan under title number WYK482176.</w:t>
      </w:r>
    </w:p>
    <w:p>
      <w:pPr>
        <w:spacing w:after="100"/>
        <w:ind w:left="720" w:hanging="540"/>
      </w:pPr>
      <w:r>
        <w:t>5.2	The Buyer may not raise any requisition or objection in relation to any matter disclosed in the documents referred to in clause 5.1 or in the replies to enquiries given by or on behalf of the Seller before the date of this contract.</w:t>
      </w:r>
    </w:p>
    <w:p>
      <w:pPr>
        <w:keepNext/>
        <w:spacing w:after="80" w:before="200"/>
      </w:pPr>
      <w:r>
        <w:rPr>
          <w:b/>
          <w:bCs/>
        </w:rPr>
        <w:t>6. MATTERS AFFECTING THE PROPERTY</w:t>
      </w:r>
    </w:p>
    <w:p>
      <w:pPr>
        <w:spacing w:after="100"/>
        <w:ind w:left="720" w:hanging="540"/>
      </w:pPr>
      <w:r>
        <w:t>6.1	The Property is sold subject to and (where appropriate) with the benefit of: the Tenancies; the entries on the register of title number WYK482176 other than financial charges; the matters disclosed in the replies to CPSE enquiries and the results of the searches obtained by the Buyer; and all matters which an inspection of the Property would reveal.</w:t>
      </w:r>
    </w:p>
    <w:p>
      <w:pPr>
        <w:spacing w:after="100"/>
        <w:ind w:left="720" w:hanging="540"/>
      </w:pPr>
      <w:r>
        <w:t>6.2	The Buyer is deemed to purchase with full knowledge of the matters referred to in clause 6.1 and will raise no objection to them.</w:t>
      </w:r>
    </w:p>
    <w:p>
      <w:pPr>
        <w:keepNext/>
        <w:spacing w:after="80" w:before="200"/>
      </w:pPr>
      <w:r>
        <w:rPr>
          <w:b/>
          <w:bCs/>
        </w:rPr>
        <w:t>7. OCCUPATIONAL LEASES AND RENTS</w:t>
      </w:r>
    </w:p>
    <w:p>
      <w:pPr>
        <w:spacing w:after="100"/>
        <w:ind w:left="720" w:hanging="540"/>
      </w:pPr>
      <w:r>
        <w:t>7.1	The Property is sold subject to and with the benefit of the Tenancies set out in Schedule 2.</w:t>
      </w:r>
    </w:p>
    <w:p>
      <w:pPr>
        <w:spacing w:after="100"/>
        <w:ind w:left="720" w:hanging="540"/>
      </w:pPr>
      <w:r>
        <w:t xml:space="preserve">7.2	Between the date of this contract and Completion the Seller will manage the Property in accordance with the principles of good estate management and clause 15, and will not without the Buyer’s </w:t>
      </w:r>
      <w:del w:id="111" w:author="James Osei" w:date="2025-12-08T10:00:00Z">
        <w:r>
          <w:delText xml:space="preserve">written consent (not to be unreasonably withheld) </w:delText>
        </w:r>
      </w:del>
      <w:ins w:id="112" w:author="James Osei" w:date="2025-12-08T10:00:00Z">
        <w:r>
          <w:t xml:space="preserve">prior written consent </w:t>
        </w:r>
      </w:ins>
      <w:r>
        <w:t xml:space="preserve">grant, surrender, vary or agree to vary any of the Tenancies, </w:t>
      </w:r>
      <w:ins w:id="113" w:author="James Osei" w:date="2025-12-08T10:00:00Z">
        <w:r>
          <w:t xml:space="preserve">nor accept any surrender or agree any settlement of the Unit 3 rent review, </w:t>
        </w:r>
      </w:ins>
      <w:r>
        <w:t xml:space="preserve">save in respect of the documentation of the Unit 3 rent review where the Seller may continue an existing process having first </w:t>
      </w:r>
      <w:del w:id="114" w:author="James Osei" w:date="2025-12-08T10:00:00Z">
        <w:r>
          <w:delText xml:space="preserve">consulted</w:delText>
        </w:r>
      </w:del>
      <w:ins w:id="115" w:author="James Osei" w:date="2025-12-08T10:00:00Z">
        <w:r>
          <w:t xml:space="preserve">obtained the written approval of</w:t>
        </w:r>
      </w:ins>
      <w:r>
        <w:t xml:space="preserve"> the Buyer.</w:t>
      </w:r>
    </w:p>
    <w:p>
      <w:pPr>
        <w:spacing w:after="100"/>
        <w:ind w:left="720" w:hanging="540"/>
      </w:pPr>
      <w:r>
        <w:t>7.3	The Seller will account to the Buyer on Completion for any rent deposit held under the Tenancies, the rent deposit in respect of Unit 6 (£28,500) being transferred to the Buyer by way of assignment of the relevant rent deposit deed.</w:t>
      </w:r>
    </w:p>
    <w:p>
      <w:pPr>
        <w:keepNext/>
        <w:spacing w:after="80" w:before="200"/>
      </w:pPr>
      <w:r>
        <w:rPr>
          <w:b/>
          <w:bCs/>
        </w:rPr>
        <w:t>8. APPORTIONMENTS</w:t>
      </w:r>
    </w:p>
    <w:p>
      <w:pPr>
        <w:spacing w:after="100"/>
        <w:ind w:left="720" w:hanging="540"/>
      </w:pPr>
      <w:r>
        <w:t>8.1	The rents and other periodical outgoings of the Property will be apportioned on a daily basis as at the Apportionment Date and the net amount will be paid or allowed on Completion as set out in Schedule 4.</w:t>
      </w:r>
    </w:p>
    <w:p>
      <w:pPr>
        <w:spacing w:after="100"/>
        <w:ind w:left="720" w:hanging="540"/>
      </w:pPr>
      <w:r>
        <w:t>8.2	Where any rent or other sum payable under a Tenancy is, at Completion, in arrear, the Seller is not entitled to an apportionment of that sum, but the Buyer will use reasonable endeavours after Completion to recover the arrears and will pay them to the Seller (less the costs of recovery) when received.</w:t>
      </w:r>
    </w:p>
    <w:p>
      <w:pPr>
        <w:keepNext/>
        <w:spacing w:after="80" w:before="200"/>
      </w:pPr>
      <w:r>
        <w:rPr>
          <w:b/>
          <w:bCs/>
        </w:rPr>
        <w:t>9. CONDITIONS OF SALE</w:t>
      </w:r>
    </w:p>
    <w:p>
      <w:pPr>
        <w:spacing w:after="100"/>
        <w:ind w:left="720" w:hanging="540"/>
      </w:pPr>
      <w:r>
        <w:t>9.1	The Conditions are incorporated into this contract so far as they are applicable to a sale by private treaty and are not inconsistent with the other terms of this contract.</w:t>
      </w:r>
    </w:p>
    <w:p>
      <w:pPr>
        <w:spacing w:after="100"/>
        <w:ind w:left="720" w:hanging="540"/>
      </w:pPr>
      <w:r>
        <w:t>9.2	Condition 1.1.1(d) (completion time) is varied so that the completion time is 2.00 p.m. and the apportionment day is the day of actual completion.</w:t>
      </w:r>
    </w:p>
    <w:p>
      <w:pPr>
        <w:spacing w:after="100"/>
        <w:ind w:left="720" w:hanging="540"/>
      </w:pPr>
      <w:r>
        <w:t>9.3	Conditions 8.2.4, 9 (and the right to raise requisitions) are varied or excluded to the extent inconsistent with clauses 5 and 6.</w:t>
      </w:r>
    </w:p>
    <w:p>
      <w:pPr>
        <w:keepNext/>
        <w:spacing w:after="80" w:before="200"/>
      </w:pPr>
      <w:r>
        <w:rPr>
          <w:b/>
          <w:bCs/>
        </w:rPr>
        <w:t>10. INSURANCE AND RISK</w:t>
      </w:r>
    </w:p>
    <w:p>
      <w:pPr>
        <w:spacing w:after="100"/>
        <w:ind w:left="720" w:hanging="540"/>
      </w:pPr>
      <w:r>
        <w:t>10.1	The Seller is not obliged to insure the Property and Condition 7.1 is excluded. Risk in the Property does not pass to the Buyer until Completion in respect of physical damage, but the Buyer is responsible for arranging its own buildings insurance with effect from Completion.</w:t>
      </w:r>
    </w:p>
    <w:p>
      <w:pPr>
        <w:spacing w:after="100"/>
        <w:ind w:left="720" w:hanging="540"/>
      </w:pPr>
      <w:r>
        <w:t>10.2	The Seller will, where it recovers rent inclusive of an insurance rent under the Tenancies, account to the Buyer for any unexpired premium apportioned under Schedule 4.</w:t>
      </w:r>
    </w:p>
    <w:p>
      <w:pPr>
        <w:keepNext/>
        <w:spacing w:after="80" w:before="200"/>
      </w:pPr>
      <w:r>
        <w:rPr>
          <w:b/>
          <w:bCs/>
        </w:rPr>
        <w:t>11. COMPLETION</w:t>
      </w:r>
    </w:p>
    <w:p>
      <w:pPr>
        <w:spacing w:after="100"/>
        <w:ind w:left="720" w:hanging="540"/>
      </w:pPr>
      <w:r>
        <w:t>11.1	Completion will take place on the Completion Date at the offices of the Seller’s solicitors (or by an agreed remote completion using the Law Society’s Code for Completion by Post).</w:t>
      </w:r>
    </w:p>
    <w:p>
      <w:pPr>
        <w:spacing w:after="100"/>
        <w:ind w:left="720" w:hanging="540"/>
      </w:pPr>
      <w:r>
        <w:t>11.2	On Completion the Buyer will pay the balance of the Purchase Price (and any VAT properly payable) by electronic transfer of cleared funds to the Seller’s solicitors’ client account.</w:t>
      </w:r>
    </w:p>
    <w:p>
      <w:pPr>
        <w:spacing w:after="100"/>
        <w:ind w:left="720" w:hanging="540"/>
      </w:pPr>
      <w:r>
        <w:t>11.3	On Completion the Seller will deliver the documents and do the things set out in Schedule 3.</w:t>
      </w:r>
    </w:p>
    <w:p>
      <w:pPr>
        <w:spacing w:after="100"/>
        <w:ind w:left="720" w:hanging="540"/>
      </w:pPr>
      <w:r>
        <w:t>11.4	If completion does not take place on the Completion Date, the provisions of Condition 8.8 (notice to complete) and Condition 9 (default) apply, save as varied by this contract.</w:t>
      </w:r>
    </w:p>
    <w:p>
      <w:pPr>
        <w:keepNext/>
        <w:spacing w:after="80" w:before="200"/>
      </w:pPr>
      <w:r>
        <w:rPr>
          <w:b/>
          <w:bCs/>
        </w:rPr>
        <w:t>12. COMPLETION ARRANGEMENTS AND MONEY LAUNDERING</w:t>
      </w:r>
    </w:p>
    <w:p>
      <w:pPr>
        <w:spacing w:after="100"/>
        <w:ind w:left="720" w:hanging="540"/>
      </w:pPr>
      <w:r>
        <w:t>12.1	Each party will provide the other with such evidence of identity and source of funds as the other reasonably requires to comply with its obligations under the Money Laundering, Terrorist Financing and Transfer of Funds (Information on the Payer) Regulations 2017.</w:t>
      </w:r>
    </w:p>
    <w:p>
      <w:pPr>
        <w:spacing w:after="100"/>
        <w:ind w:left="720" w:hanging="540"/>
      </w:pPr>
      <w:r>
        <w:t>12.2	Completion monies will be paid only to the Seller’s solicitors’ client account, the details of which will be confirmed in writing on the firm’s letterhead and verified by telephone before transfer.</w:t>
      </w:r>
    </w:p>
    <w:p>
      <w:pPr>
        <w:keepNext/>
        <w:spacing w:after="80" w:before="200"/>
      </w:pPr>
      <w:r>
        <w:rPr>
          <w:b/>
          <w:bCs/>
        </w:rPr>
        <w:t>13. TITLE GUARANTEE</w:t>
      </w:r>
    </w:p>
    <w:p>
      <w:pPr>
        <w:spacing w:after="100"/>
        <w:ind w:left="720" w:hanging="540"/>
      </w:pPr>
      <w:r>
        <w:t>13.1	The Property is sold with full title guarantee, save that the covenants set out in sections 2, 3 and 4 of the Law of Property (Miscellaneous Provisions) Act 1994 are modified so that the Seller is not liable for any matter disclosed in the documents and replies referred to in clauses 5 and 6.</w:t>
      </w:r>
    </w:p>
    <w:p>
      <w:pPr>
        <w:keepNext/>
        <w:spacing w:after="80" w:before="200"/>
      </w:pPr>
      <w:r>
        <w:rPr>
          <w:b/>
          <w:bCs/>
        </w:rPr>
        <w:t>14. BUYER'S ACKNOWLEDGEMENT AND EXCLUSION OF RELIANCE</w:t>
      </w:r>
    </w:p>
    <w:p>
      <w:pPr>
        <w:spacing w:after="100"/>
        <w:ind w:left="720" w:hanging="540"/>
      </w:pPr>
      <w:r>
        <w:t>14.1	The Buyer acknowledges that it has not entered into this contract in reliance on any statement or representation made by or on behalf of the Seller other than the written replies given by the Seller’s solicitors to the Buyer’s solicitors’ written enquiries before the date of this contract.</w:t>
      </w:r>
    </w:p>
    <w:p>
      <w:pPr>
        <w:spacing w:after="100"/>
        <w:ind w:left="720" w:hanging="540"/>
      </w:pPr>
      <w:r>
        <w:t>14.2	Nothing in this clause 14 excludes liability for fraud or fraudulent misrepresentation.</w:t>
      </w:r>
    </w:p>
    <w:p>
      <w:pPr>
        <w:keepNext/>
        <w:spacing w:after="80" w:before="200"/>
      </w:pPr>
      <w:r>
        <w:rPr>
          <w:b/>
          <w:bCs/>
        </w:rPr>
        <w:t>15. WARRANTIES AND MANAGEMENT OF THE PROPERTY PENDING COMPLETION</w:t>
      </w:r>
    </w:p>
    <w:p>
      <w:pPr>
        <w:spacing w:after="100"/>
        <w:ind w:left="720" w:hanging="540"/>
      </w:pPr>
      <w:r>
        <w:t>15.1	The Seller warrants that the particulars of the Tenancies in Schedule 2 are true and accurate in all material respects as at the date of this contract.</w:t>
      </w:r>
    </w:p>
    <w:p>
      <w:pPr>
        <w:spacing w:after="100"/>
        <w:ind w:left="720" w:hanging="540"/>
      </w:pPr>
      <w:r>
        <w:t>15.2	The Seller will, pending Completion, perform and observe the landlord’s covenants and obligations under the Tenancies, deal with any rent review or lease event only after consultation with the Buyer, and promptly notify the Buyer of any notice it receives materially affecting the Property.</w:t>
      </w:r>
    </w:p>
    <w:p>
      <w:pPr>
        <w:keepNext/>
        <w:spacing w:after="80" w:before="200"/>
      </w:pPr>
      <w:r>
        <w:rPr>
          <w:b/>
          <w:bCs/>
        </w:rPr>
        <w:t>16. NOTICES</w:t>
      </w:r>
    </w:p>
    <w:p>
      <w:pPr>
        <w:spacing w:after="100"/>
        <w:ind w:left="720" w:hanging="540"/>
      </w:pPr>
      <w:r>
        <w:t>16.1	Any notice under this contract must be in writing and delivered by hand or sent by pre-paid first-class post or email to the address or email of the relevant party’s solicitors. A notice is deemed received, if delivered by hand, at the time of delivery; if posted, at 9.00 a.m. on the second working day after posting; and if emailed, at the time of transmission (subject to no bounce-back).</w:t>
      </w:r>
    </w:p>
    <w:p>
      <w:pPr>
        <w:keepNext/>
        <w:spacing w:after="80" w:before="200"/>
      </w:pPr>
      <w:r>
        <w:rPr>
          <w:b/>
          <w:bCs/>
        </w:rPr>
        <w:t>17. ENTIRE AGREEMENT</w:t>
      </w:r>
    </w:p>
    <w:p>
      <w:pPr>
        <w:spacing w:after="100"/>
        <w:ind w:left="720" w:hanging="540"/>
      </w:pPr>
      <w:r>
        <w:t>17.1	This contract and the documents referred to in it constitute the entire agreement between the parties relating to the sale and purchase of the Property and supersede all prior negotiations, representations and arrangements.</w:t>
      </w:r>
    </w:p>
    <w:p>
      <w:pPr>
        <w:keepNext/>
        <w:spacing w:after="80" w:before="200"/>
      </w:pPr>
      <w:r>
        <w:rPr>
          <w:b/>
          <w:bCs/>
        </w:rPr>
        <w:t>18. ASSIGNMENT AND SUCCESSORS</w:t>
      </w:r>
    </w:p>
    <w:p>
      <w:pPr>
        <w:spacing w:after="100"/>
        <w:ind w:left="720" w:hanging="540"/>
      </w:pPr>
      <w:r>
        <w:t>18.1	The Buyer may not assign, charge or otherwise deal with the benefit of this contract before Completion without the Seller’s prior written consent.</w:t>
      </w:r>
    </w:p>
    <w:p>
      <w:pPr>
        <w:keepNext/>
        <w:spacing w:after="80" w:before="200"/>
      </w:pPr>
      <w:r>
        <w:rPr>
          <w:b/>
          <w:bCs/>
        </w:rPr>
        <w:t>19. THIRD PARTY RIGHTS</w:t>
      </w:r>
    </w:p>
    <w:p>
      <w:pPr>
        <w:spacing w:after="100"/>
        <w:ind w:left="720" w:hanging="540"/>
      </w:pPr>
      <w:r>
        <w:t>19.1	A person who is not a party to this contract has no right under the Contracts (Rights of Third Parties) Act 1999 to enforce any of its terms.</w:t>
      </w:r>
    </w:p>
    <w:p>
      <w:pPr>
        <w:keepNext/>
        <w:spacing w:after="80" w:before="200"/>
      </w:pPr>
      <w:r>
        <w:rPr>
          <w:b/>
          <w:bCs/>
        </w:rPr>
        <w:t>20. COUNTERPARTS</w:t>
      </w:r>
    </w:p>
    <w:p>
      <w:pPr>
        <w:spacing w:after="100"/>
        <w:ind w:left="720" w:hanging="540"/>
      </w:pPr>
      <w:r>
        <w:t>20.1	This contract may be executed in any number of counterparts, each of which when executed and delivered constitutes an original, and all the counterparts together constitute one and the same instrument.</w:t>
      </w:r>
    </w:p>
    <w:p>
      <w:pPr>
        <w:keepNext/>
        <w:spacing w:after="80" w:before="200"/>
      </w:pPr>
      <w:r>
        <w:rPr>
          <w:b/>
          <w:bCs/>
        </w:rPr>
        <w:t>21. GOVERNING LAW AND JURISDICTION</w:t>
      </w:r>
    </w:p>
    <w:p>
      <w:pPr>
        <w:spacing w:after="100"/>
        <w:ind w:left="720" w:hanging="540"/>
      </w:pPr>
      <w:r>
        <w:t>21.1	This contract and any dispute arising out of or in connection with it are governed by and construed in accordance with the law of England and Wales, and the parties submit to the exclusive jurisdiction of the courts of England and Wales.</w:t>
      </w:r>
    </w:p>
    <w:p>
      <w:pPr>
        <w:pageBreakBefore/>
        <w:spacing w:after="140"/>
      </w:pPr>
      <w:r>
        <w:rPr>
          <w:b/>
          <w:bCs/>
          <w:sz w:val="24"/>
          <w:szCs w:val="24"/>
        </w:rPr>
        <w:t xml:space="preserve">SCHEDULE 1 – THE PROPERTY</w:t>
      </w:r>
    </w:p>
    <w:p>
      <w:pPr>
        <w:spacing w:after="120" w:before="0"/>
      </w:pPr>
      <w:r>
        <w:t xml:space="preserve">All that freehold land and the building erected on it known as Meridian Quarter, 18 Wellington Place, Leeds LS1 4DL, being a six-storey office building of approximately 41,250 sq ft net internal area with 28 basement car parking spaces, registered at HM Land Registry with title absolute under title number WYK482176, together with all rights granted and subject to all rights reserved and the matters referred to in the property and charges registers of that title (other than the registered charge dated 9 March 2019 in favour of Northbank plc, which the Seller will discharge on or before Completion).</w:t>
      </w:r>
    </w:p>
    <w:p>
      <w:pPr>
        <w:spacing w:after="140" w:before="200"/>
      </w:pPr>
      <w:r>
        <w:rPr>
          <w:b/>
          <w:bCs/>
          <w:sz w:val="24"/>
          <w:szCs w:val="24"/>
        </w:rPr>
        <w:t xml:space="preserve">SCHEDULE 2 – THE TENANCIES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700"/>
        <w:gridCol w:w="1500"/>
        <w:gridCol w:w="2860"/>
      </w:tblGrid>
      <w:tr>
        <w:tc>
          <w:tcPr>
            <w:tcW w:type="dxa" w:w="9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Unit</w:t>
            </w:r>
          </w:p>
        </w:tc>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Tenant</w:t>
            </w:r>
          </w:p>
        </w:tc>
        <w:tc>
          <w:tcPr>
            <w:tcW w:type="dxa" w:w="17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Term</w:t>
            </w:r>
          </w:p>
        </w:tc>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Rent p.a.</w:t>
            </w:r>
          </w:p>
        </w:tc>
        <w:tc>
          <w:tcPr>
            <w:tcW w:type="dxa" w:w="28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r>
              <w:rPr>
                <w:b/>
                <w:bCs/>
              </w:rPr>
              <w:t xml:space="preserve">Notes</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G &amp; 1</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Aldwyn Financial Services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24/06/2021</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£312,000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upward-only review 2026</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2</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Marrowbone Design Studio LLP</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25/12/2020</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£196,500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no breaks</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3</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Penrose &amp; Vale Solicitors</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15 yrs from 29/09/2019</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£228,000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Rent review due 29/09/2026 (outstanding)</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4</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Caldermoor Recruitment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5 yrs from 01/04/2023</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£141,000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FRI; expiry 31/03/2028</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5</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Hartcliffe Media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8 yrs from 25/03/2022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£118,500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Tenant break 25/03/2027 (6 mths notice)</w:t>
            </w:r>
          </w:p>
        </w:tc>
      </w:tr>
      <w:tr>
        <w:tc>
          <w:tcPr>
            <w:tcW w:type="dxa" w:w="9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6</w:t>
            </w:r>
          </w:p>
        </w:tc>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The Wellington Coffee Co Ltd</w:t>
            </w:r>
          </w:p>
        </w:tc>
        <w:tc>
          <w:tcPr>
            <w:tcW w:type="dxa" w:w="170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10 yrs from 01/07/2022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t xml:space="preserve">£69,000</w:t>
            </w:r>
          </w:p>
        </w:tc>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r>
              <w:t xml:space="preserve">Ground-floor retail; rent deposit £28,500</w:t>
            </w:r>
          </w:p>
        </w:tc>
      </w:tr>
      <w:tr>
        <w:tc>
          <w:tcPr>
            <w:tcW w:type="dxa" w:w="9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
            </w:r>
          </w:p>
        </w:tc>
        <w:tc>
          <w:tcPr>
            <w:tcW w:type="dxa" w:w="24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rPr>
                <w:b/>
                <w:bCs/>
              </w:rPr>
              <w:t xml:space="preserve">Total passing rent</w:t>
            </w:r>
          </w:p>
        </w:tc>
        <w:tc>
          <w:tcPr>
            <w:tcW w:type="dxa" w:w="17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
            </w:r>
          </w:p>
        </w:tc>
        <w:tc>
          <w:tcPr>
            <w:tcW w:type="dxa" w:w="150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right"/>
            </w:pPr>
            <w:r>
              <w:rPr>
                <w:b/>
                <w:bCs/>
              </w:rPr>
              <w:t xml:space="preserve">£1,065,000</w:t>
            </w:r>
          </w:p>
        </w:tc>
        <w:tc>
          <w:tcPr>
            <w:tcW w:type="dxa" w:w="28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r>
              <w:t xml:space="preserve">WAULT 6.4 yrs (4.1 yrs to break)</w:t>
            </w:r>
          </w:p>
        </w:tc>
      </w:tr>
    </w:tbl>
    <w:p>
      <w:pPr>
        <w:spacing w:after="140" w:before="200"/>
      </w:pPr>
      <w:r>
        <w:rPr>
          <w:b/>
          <w:bCs/>
          <w:sz w:val="24"/>
          <w:szCs w:val="24"/>
        </w:rPr>
        <w:t xml:space="preserve">SCHEDULE 3 – COMPLETION ARRANGEMENTS</w:t>
      </w:r>
    </w:p>
    <w:p>
      <w:pPr>
        <w:pStyle w:val="ListParagraph"/>
        <w:numPr>
          <w:ilvl w:val="0"/>
          <w:numId w:val="2"/>
        </w:numPr>
        <w:spacing w:after="100"/>
      </w:pPr>
      <w:r>
        <w:t xml:space="preserve">On Completion the Seller will deliver to the Buyer: the executed Transfer (TR1); the original or certified copies of the lease documents listed in Schedule 2; a duly executed assignment of the Unit 6 rent deposit deed and the deposit monies (£28,500); the buildings insurance details to the date of Completion; the DS1 or undertaking to discharge the Northbank plc registered charge; and authorities to tenants to pay future rents to the Buyer.</w:t>
      </w:r>
    </w:p>
    <w:p>
      <w:pPr>
        <w:pStyle w:val="ListParagraph"/>
        <w:numPr>
          <w:ilvl w:val="0"/>
          <w:numId w:val="2"/>
        </w:numPr>
        <w:spacing w:after="100"/>
      </w:pPr>
      <w:r>
        <w:t xml:space="preserve">The Seller will hand over the keys and management documentation (service charge records, health and safety file, EPCs and asbestos register) on Completion or make them available at the managing agent’s office.</w:t>
      </w:r>
    </w:p>
    <w:p>
      <w:pPr>
        <w:pStyle w:val="ListParagraph"/>
        <w:numPr>
          <w:ilvl w:val="0"/>
          <w:numId w:val="2"/>
        </w:numPr>
        <w:spacing w:after="100"/>
      </w:pPr>
      <w:r>
        <w:t xml:space="preserve">The Buyer will pay the balance of the Purchase Price and deliver a certified copy of its board resolution authorising the purchase and the related security to Pennine Business Bank plc.</w:t>
      </w:r>
    </w:p>
    <w:p>
      <w:pPr>
        <w:spacing w:after="140" w:before="200"/>
      </w:pPr>
      <w:r>
        <w:rPr>
          <w:b/>
          <w:bCs/>
          <w:sz w:val="24"/>
          <w:szCs w:val="24"/>
        </w:rPr>
        <w:t xml:space="preserve">SCHEDULE 4 – APPORTIONMENTS</w:t>
      </w:r>
    </w:p>
    <w:p>
      <w:pPr>
        <w:spacing w:after="120" w:before="0"/>
      </w:pPr>
      <w:r>
        <w:t xml:space="preserve">Rents and outgoings are apportioned on a daily basis as at the Apportionment Date. The principal apportionment is the rent quarter commencing 25 December 2025 (Christmas quarter), of which the Buyer is entitled to the portion from (and including) the Apportionment Date to the end of the quarter. The net apportionment payable by the Buyer to the Seller on Completion (calculated in the Completion Statement) is the credit due to the Seller for rents paid in advance, less the Unit 6 rent deposit transferred to the Buyer and less any agreed retention. The precise figures are set out in the Completion Statement prepared by the parties’ solicitors.</w:t>
      </w:r>
    </w:p>
    <w:p>
      <w:pPr>
        <w:pageBreakBefore/>
        <w:spacing w:after="160"/>
      </w:pPr>
      <w:r>
        <w:rPr>
          <w:b/>
          <w:bCs/>
          <w:sz w:val="24"/>
          <w:szCs w:val="24"/>
        </w:rPr>
        <w:t xml:space="preserve">EXECUTION</w:t>
      </w:r>
    </w:p>
    <w:p>
      <w:pPr>
        <w:spacing w:after="120" w:before="0"/>
      </w:pPr>
      <w:r>
        <w:t xml:space="preserve"/>
      </w:r>
    </w:p>
    <w:p>
      <w:r>
        <w:rPr>
          <w:b/>
          <w:bCs/>
        </w:rPr>
        <w:t xml:space="preserve">SIGNED for and on behalf of TARNCLIFFE ASSET HOLDINGS LIMITED</w:t>
      </w:r>
    </w:p>
    <w:p>
      <w:pPr>
        <w:spacing w:after="120" w:before="0"/>
      </w:pPr>
      <w:r>
        <w:t xml:space="preserve"/>
      </w:r>
    </w:p>
    <w:p>
      <w:pPr>
        <w:tabs>
          <w:tab w:val="left" w:pos="4500"/>
        </w:tabs>
      </w:pPr>
      <w:r>
        <w:t xml:space="preserve">....................................................</w:t>
      </w:r>
    </w:p>
    <w:p>
      <w:r>
        <w:rPr>
          <w:color w:val="555555"/>
          <w:sz w:val="18"/>
          <w:szCs w:val="18"/>
        </w:rPr>
        <w:t xml:space="preserve">Director</w:t>
      </w:r>
    </w:p>
    <w:p>
      <w:pPr>
        <w:spacing w:after="120" w:before="0"/>
      </w:pPr>
      <w:r>
        <w:t xml:space="preserve"/>
      </w:r>
    </w:p>
    <w:p>
      <w:r>
        <w:rPr>
          <w:b/>
          <w:bCs/>
        </w:rPr>
        <w:t xml:space="preserve">SIGNED for and on behalf of HALBROOK MERIDIAN PROPCO LIMITED</w:t>
      </w:r>
    </w:p>
    <w:p>
      <w:pPr>
        <w:spacing w:after="120" w:before="0"/>
      </w:pPr>
      <w:r>
        <w:t xml:space="preserve"/>
      </w:r>
    </w:p>
    <w:p>
      <w:pPr>
        <w:tabs>
          <w:tab w:val="left" w:pos="4500"/>
        </w:tabs>
      </w:pPr>
      <w:r>
        <w:t xml:space="preserve">....................................................</w:t>
      </w:r>
    </w:p>
    <w:p>
      <w:r>
        <w:rPr>
          <w:color w:val="555555"/>
          <w:sz w:val="18"/>
          <w:szCs w:val="18"/>
        </w:rPr>
        <w:t xml:space="preserve">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Draft – subject to contract. Confidential and may be legally privileged.</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2026-06-29T23:39:00.554Z</dcterms:created>
  <dcterms:modified xsi:type="dcterms:W3CDTF">2026-06-29T23:39:00.554Z</dcterms:modified>
</cp:coreProperties>
</file>

<file path=docProps/custom.xml><?xml version="1.0" encoding="utf-8"?>
<Properties xmlns="http://schemas.openxmlformats.org/officeDocument/2006/custom-properties" xmlns:vt="http://schemas.openxmlformats.org/officeDocument/2006/docPropsVTypes"/>
</file>