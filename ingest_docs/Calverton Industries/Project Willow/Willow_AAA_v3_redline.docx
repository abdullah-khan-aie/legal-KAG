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rPr>
          <w:b/>
          <w:bCs/>
        </w:rPr>
      </w:pPr>
      <w:r>
        <w:rPr>
          <w:b/>
          <w:bCs/>
        </w:rPr>
        <w:t xml:space="preserve">DATED 22 MAY 2026</w:t>
      </w:r>
    </w:p>
    <w:p>
      <w:pPr>
        <w:spacing w:after="120"/>
      </w:pPr>
      <w:r>
        <w:t xml:space="preserve"/>
      </w:r>
    </w:p>
    <w:p>
      <w:pPr>
        <w:spacing w:after="120"/>
        <w:rPr>
          <w:b/>
          <w:bCs/>
        </w:rPr>
      </w:pPr>
      <w:r>
        <w:rPr>
          <w:b/>
          <w:bCs/>
        </w:rPr>
        <w:t xml:space="preserve">(1)  CALVERTON INDUSTRIES LIMITED  (as Company and Original Borrower)</w:t>
      </w:r>
    </w:p>
    <w:p>
      <w:pPr>
        <w:spacing w:after="120"/>
        <w:rPr>
          <w:b/>
          <w:bCs/>
        </w:rPr>
      </w:pPr>
      <w:r>
        <w:rPr>
          <w:b/>
          <w:bCs/>
        </w:rPr>
        <w:t xml:space="preserve">(2)  THE SUBSIDIARIES listed in Schedule 1  (as Guarantors)</w:t>
      </w:r>
    </w:p>
    <w:p>
      <w:pPr>
        <w:spacing w:after="120"/>
        <w:rPr>
          <w:b/>
          <w:bCs/>
        </w:rPr>
      </w:pPr>
      <w:r>
        <w:rPr>
          <w:b/>
          <w:bCs/>
        </w:rPr>
        <w:t xml:space="preserve">(3)  PENNINE BUSINESS BANK PLC  (as Lender, Arranger, Agent and Security Agent)</w:t>
      </w:r>
    </w:p>
    <w:p>
      <w:pPr>
        <w:spacing w:after="120"/>
      </w:pPr>
      <w:r>
        <w:t xml:space="preserve"/>
      </w:r>
    </w:p>
    <w:p>
      <w:pPr>
        <w:spacing w:after="200"/>
        <w:jc w:val="center"/>
      </w:pPr>
      <w:r>
        <w:rPr>
          <w:b/>
          <w:bCs/>
          <w:sz w:val="28"/>
          <w:szCs w:val="28"/>
        </w:rPr>
        <w:t xml:space="preserve">AMENDMENT AND RESTATEMENT AGREEMENT</w:t>
      </w:r>
    </w:p>
    <w:p>
      <w:pPr>
        <w:spacing w:after="120"/>
        <w:jc w:val="center"/>
      </w:pPr>
      <w:r>
        <w:t xml:space="preserve">amending and restating a facilities agreement originally dated 9 March 2023</w:t>
      </w:r>
    </w:p>
    <w:p>
      <w:r>
        <w:br w:type="page"/>
      </w:r>
    </w:p>
    <w:p>
      <w:pPr>
        <w:pStyle w:val="Heading1"/>
      </w:pPr>
      <w:r>
        <w:t xml:space="preserve">Contents</w:t>
      </w:r>
    </w:p>
    <w:p>
      <w:pPr>
        <w:spacing w:after="120"/>
      </w:pPr>
      <w:r>
        <w:t xml:space="preserve">1. Definitions and interpretation</w:t>
      </w:r>
    </w:p>
    <w:p>
      <w:pPr>
        <w:spacing w:after="120"/>
      </w:pPr>
      <w:r>
        <w:t xml:space="preserve">2. Effective date and conditions precedent</w:t>
      </w:r>
    </w:p>
    <w:p>
      <w:pPr>
        <w:spacing w:after="120"/>
      </w:pPr>
      <w:r>
        <w:t xml:space="preserve">3. Amendment and restatement</w:t>
      </w:r>
    </w:p>
    <w:p>
      <w:pPr>
        <w:spacing w:after="120"/>
      </w:pPr>
      <w:r>
        <w:t xml:space="preserve">4. The Facilities (as amended)</w:t>
      </w:r>
    </w:p>
    <w:p>
      <w:pPr>
        <w:spacing w:after="120"/>
      </w:pPr>
      <w:r>
        <w:t xml:space="preserve">5. Repayment, prepayment and cancellation</w:t>
      </w:r>
    </w:p>
    <w:p>
      <w:pPr>
        <w:spacing w:after="120"/>
      </w:pPr>
      <w:r>
        <w:t xml:space="preserve">6. Interest and fees</w:t>
      </w:r>
    </w:p>
    <w:p>
      <w:pPr>
        <w:spacing w:after="120"/>
      </w:pPr>
      <w:r>
        <w:t xml:space="preserve">7. Financial covenants (reset)</w:t>
      </w:r>
    </w:p>
    <w:p>
      <w:pPr>
        <w:spacing w:after="120"/>
      </w:pPr>
      <w:r>
        <w:t xml:space="preserve">8. Equity cure</w:t>
      </w:r>
    </w:p>
    <w:p>
      <w:pPr>
        <w:spacing w:after="120"/>
      </w:pPr>
      <w:r>
        <w:t xml:space="preserve">9. Information undertakings</w:t>
      </w:r>
    </w:p>
    <w:p>
      <w:pPr>
        <w:spacing w:after="120"/>
      </w:pPr>
      <w:r>
        <w:t xml:space="preserve">10. Representations</w:t>
      </w:r>
    </w:p>
    <w:p>
      <w:pPr>
        <w:spacing w:after="120"/>
      </w:pPr>
      <w:r>
        <w:t xml:space="preserve">11. Guarantee and security confirmation</w:t>
      </w:r>
    </w:p>
    <w:p>
      <w:pPr>
        <w:spacing w:after="120"/>
      </w:pPr>
      <w:r>
        <w:t xml:space="preserve">12. Costs and expenses</w:t>
      </w:r>
    </w:p>
    <w:p>
      <w:pPr>
        <w:spacing w:after="120"/>
      </w:pPr>
      <w:r>
        <w:t xml:space="preserve">13. Miscellaneous and boilerplate</w:t>
      </w:r>
    </w:p>
    <w:p>
      <w:pPr>
        <w:spacing w:after="120"/>
      </w:pPr>
      <w:r>
        <w:t xml:space="preserve">14. Governing law and jurisdiction</w:t>
      </w:r>
    </w:p>
    <w:p>
      <w:pPr>
        <w:spacing w:after="120"/>
      </w:pPr>
      <w:r>
        <w:t xml:space="preserve">Schedule 1 — Guarantors</w:t>
      </w:r>
    </w:p>
    <w:p>
      <w:pPr>
        <w:spacing w:after="120"/>
      </w:pPr>
      <w:r>
        <w:t xml:space="preserve">Schedule 2 — Conditions Precedent</w:t>
      </w:r>
    </w:p>
    <w:p>
      <w:pPr>
        <w:spacing w:after="120"/>
      </w:pPr>
      <w:r>
        <w:t xml:space="preserve">Schedule 3 — Form of Compliance Certificate</w:t>
      </w:r>
    </w:p>
    <w:p>
      <w:pPr>
        <w:spacing w:after="120"/>
      </w:pPr>
      <w:r>
        <w:t xml:space="preserve">Schedule 4 — Repayment Schedule (Term Loan A)</w:t>
      </w:r>
    </w:p>
    <w:p>
      <w:r>
        <w:br w:type="page"/>
      </w:r>
    </w:p>
    <w:p>
      <w:pPr>
        <w:pStyle w:val="Heading1"/>
      </w:pPr>
      <w:r>
        <w:t xml:space="preserve">Parties</w:t>
      </w:r>
    </w:p>
    <w:p>
      <w:pPr>
        <w:spacing w:after="120"/>
      </w:pPr>
      <w:r>
        <w:t xml:space="preserve">THIS AMENDMENT AND RESTATEMENT AGREEMENT (this “Agreement”) is dated 22 May 2026 and made between the parties listed on the cover page.</w:t>
      </w:r>
    </w:p>
    <w:p>
      <w:pPr>
        <w:pStyle w:val="Heading1"/>
      </w:pPr>
      <w:r>
        <w:t xml:space="preserve">Recitals</w:t>
      </w:r>
    </w:p>
    <w:p>
      <w:pPr>
        <w:spacing w:after="120"/>
      </w:pPr>
      <w:r>
        <w:t xml:space="preserve">(A)  The parties entered into a facilities agreement dated 9 March 2023 (the “Original Facilities Agreement”) under which the Lender made available a £18,000,000 revolving credit facility and a £14,000,000 term loan facility.</w:t>
      </w:r>
    </w:p>
    <w:p>
      <w:pPr>
        <w:spacing w:after="120"/>
      </w:pPr>
      <w:r>
        <w:t xml:space="preserve">(B)  The Company was in breach of the Financial Covenants for the Relevant Period ended 31 December 2025, which breaches were the subject of a standstill and forbearance agreement dated 20 February 2026 (the “Standstill Agreement”).</w:t>
      </w:r>
    </w:p>
    <w:p>
      <w:pPr>
        <w:spacing w:after="120"/>
      </w:pPr>
      <w:r>
        <w:t xml:space="preserve">(C)  The parties have agreed to amend and restate the Original Facilities Agreement on the terms set out in this Agreement, including a reset of the Financial Covenants, a new working-capital facility, a prepayment of Term Loan A funded by new shareholder equity, and revised pricing.</w:t>
      </w:r>
    </w:p>
    <w:p>
      <w:pPr>
        <w:pStyle w:val="Heading1"/>
      </w:pPr>
      <w:r>
        <w:t xml:space="preserve">Operative provisions</w:t>
      </w:r>
    </w:p>
    <w:p>
      <w:pPr>
        <w:spacing w:after="120" w:before="120"/>
      </w:pPr>
      <w:r>
        <w:rPr>
          <w:b/>
          <w:bCs/>
        </w:rPr>
        <w:t xml:space="preserve">1. Definitions and interpretation.  </w:t>
      </w:r>
      <w:r>
        <w:t xml:space="preserve">In this Agreement, capitalised terms used but not defined have the meanings given in the Amended Facilities Agreement. “Amended Facilities Agreement” means the Original Facilities Agreement as amended and restated in the form set out in the Appendix. “Effective Date” means the date on which the Agent confirms to the Company that it has received all of the documents and evidence set out in Schedule 2 (Conditions Precedent) in form and substance satisfactory to it. “New Equity” means the £4,000,000 of new subordinated shareholder funding to be provided to the Company at or before the Effective Date.</w:t>
      </w:r>
    </w:p>
    <w:p>
      <w:pPr>
        <w:spacing w:after="120" w:before="120"/>
      </w:pPr>
      <w:r>
        <w:rPr>
          <w:b/>
          <w:bCs/>
        </w:rPr>
        <w:t xml:space="preserve">2. Effective date and conditions precedent.  </w:t>
      </w:r>
      <w:r>
        <w:t xml:space="preserve">The amendments in clause 3 take effect on the Effective Date. The Agent shall notify the Company promptly on satisfaction of the conditions precedent in Schedule 2, which include receipt of the New Equity, certified copies of the Company’s board and shareholder resolutions, the executed Amended Facilities Agreement, the IBR, an updated structure chart, security confirmations, and payment of the Amendment Fee.</w:t>
      </w:r>
    </w:p>
    <w:p>
      <w:pPr>
        <w:spacing w:after="120" w:before="120"/>
      </w:pPr>
      <w:r>
        <w:rPr>
          <w:b/>
          <w:bCs/>
        </w:rPr>
        <w:t xml:space="preserve">3. Amendment and restatement.  </w:t>
      </w:r>
      <w:r>
        <w:t xml:space="preserve">With effect from the Effective Date, the Original Facilities Agreement is amended and restated in the form of the Amended Facilities Agreement set out in the Appendix, and the parties agree to be bound by it.</w:t>
      </w:r>
    </w:p>
    <w:p>
      <w:pPr>
        <w:spacing w:after="120" w:before="120"/>
      </w:pPr>
      <w:r>
        <w:rPr>
          <w:b/>
          <w:bCs/>
        </w:rPr>
        <w:t xml:space="preserve">4. The Facilities (as amended).  </w:t>
      </w:r>
      <w:r>
        <w:t xml:space="preserve">With effect from the Effective Date the Facilities comprise: (a) Term Loan A of £12,000,000 (following the prepayment in clause 5.1); (b) the Revolving Facility of £18,000,000; and (c) a new super-senior working-capital facility of £3,000,000 (the “WC Facility”), available for 18 months from the Effective Date and ranking ahead of the other Facilities as to proceeds of enforcement.</w:t>
      </w:r>
    </w:p>
    <w:p>
      <w:pPr>
        <w:spacing w:after="80"/>
        <w:ind w:left="480"/>
      </w:pPr>
      <w:r>
        <w:t>5.1 Prepayment. On the Effective Date the Company shall prepay £2,000,000 of Term Loan A from the proceeds of the New Equity, reducing Term Loan A to £12,000,000.</w:t>
      </w:r>
    </w:p>
    <w:p>
      <w:pPr>
        <w:spacing w:after="80"/>
        <w:ind w:left="480"/>
      </w:pPr>
      <w:r>
        <w:t>5.2 Amortisation. Term Loan A shall amortise in accordance with the revised Repayment Schedule in Schedule 4, with a bullet repayment of the balance on the Termination Date of 9 March 2028.</w:t>
      </w:r>
    </w:p>
    <w:p>
      <w:pPr>
        <w:spacing w:after="120" w:before="120"/>
      </w:pPr>
      <w:r>
        <w:rPr>
          <w:b/>
          <w:bCs/>
        </w:rPr>
        <w:t xml:space="preserve">6. Interest and fees.  </w:t>
      </w:r>
      <w:r>
        <w:t xml:space="preserve">With effect from the Effective Date the Margin on each Facility is </w:t>
      </w:r>
      <w:del w:id="201" w:author="Dominic Pendle (Pendle Voss LLP)" w:date="2026-05-06T11:00:00Z">
        <w:r>
          <w:delText xml:space="preserve">5.25%</w:delText>
        </w:r>
      </w:del>
      <w:ins w:id="202" w:author="Dominic Pendle (Pendle Voss LLP)" w:date="2026-05-06T11:00:00Z">
        <w:del w:id="301" w:author="Elena Marchetti (Whitfield Carter LLP)" w:date="2026-05-14T16:30:00Z">
          <w:r>
            <w:delText xml:space="preserve">5.75%</w:delText>
          </w:r>
        </w:del>
      </w:ins>
      <w:ins w:id="302" w:author="Elena Marchetti (Whitfield Carter LLP)" w:date="2026-05-14T16:30:00Z">
        <w:r>
          <w:t xml:space="preserve">5.25%</w:t>
        </w:r>
      </w:ins>
      <w:r>
        <w:t xml:space="preserve"> per annum over Compounded Reference Rate (SONIA), subject to a ratchet under which the Margin reduces by 25 basis points for any Relevant Period in which Leverage is equal to or less than 3.50:1. The Company shall pay an amendment fee of £</w:t>
      </w:r>
      <w:del w:id="203" w:author="Dominic Pendle (Pendle Voss LLP)" w:date="2026-05-06T11:00:00Z">
        <w:r>
          <w:delText xml:space="preserve">150,000</w:delText>
        </w:r>
      </w:del>
      <w:ins w:id="204" w:author="Dominic Pendle (Pendle Voss LLP)" w:date="2026-05-06T11:00:00Z">
        <w:del w:id="303" w:author="Elena Marchetti (Whitfield Carter LLP)" w:date="2026-05-14T16:30:00Z">
          <w:r>
            <w:delText xml:space="preserve">200,000</w:delText>
          </w:r>
        </w:del>
      </w:ins>
      <w:ins w:id="304" w:author="Elena Marchetti (Whitfield Carter LLP)" w:date="2026-05-14T16:30:00Z">
        <w:r>
          <w:t xml:space="preserve">150,000</w:t>
        </w:r>
      </w:ins>
      <w:r>
        <w:t xml:space="preserve"> (the “Amendment Fee”) on the Effective Date, and an arrangement fee on the WC Facility of 1.25% of its commitments.</w:t>
      </w:r>
    </w:p>
    <w:p>
      <w:pPr>
        <w:spacing w:after="120" w:before="120"/>
      </w:pPr>
      <w:r>
        <w:rPr>
          <w:b/>
          <w:bCs/>
        </w:rPr>
        <w:t xml:space="preserve">7. Financial covenants (reset).  </w:t>
      </w:r>
      <w:r>
        <w:t xml:space="preserve">Clause 23 (Financial Covenants) of the Amended Facilities Agreement is reset so that, tested quarterly on a rolling 12-month basis: (a) Leverage shall not exceed </w:t>
      </w:r>
      <w:del w:id="205" w:author="Dominic Pendle (Pendle Voss LLP)" w:date="2026-05-06T11:00:00Z">
        <w:r>
          <w:delText xml:space="preserve">4.75:1</w:delText>
        </w:r>
      </w:del>
      <w:ins w:id="206" w:author="Dominic Pendle (Pendle Voss LLP)" w:date="2026-05-06T11:00:00Z">
        <w:del w:id="305" w:author="Elena Marchetti (Whitfield Carter LLP)" w:date="2026-05-14T16:30:00Z">
          <w:r>
            <w:delText xml:space="preserve">4.50:1</w:delText>
          </w:r>
        </w:del>
      </w:ins>
      <w:ins w:id="306" w:author="Elena Marchetti (Whitfield Carter LLP)" w:date="2026-05-14T16:30:00Z">
        <w:r>
          <w:t xml:space="preserve">4.75:1</w:t>
        </w:r>
      </w:ins>
      <w:r>
        <w:t xml:space="preserve"> for the Relevant Period ending 30 June 2026, stepping down to 4.25:1 (31 December 2026), 3.75:1 (30 June 2027) and 3.50:1 thereafter; and (b) the Debt Service Cover Ratio shall not be less than </w:t>
      </w:r>
      <w:del w:id="207" w:author="Dominic Pendle (Pendle Voss LLP)" w:date="2026-05-06T11:00:00Z">
        <w:r>
          <w:delText xml:space="preserve">1.10:1</w:delText>
        </w:r>
      </w:del>
      <w:ins w:id="208" w:author="Dominic Pendle (Pendle Voss LLP)" w:date="2026-05-06T11:00:00Z">
        <w:del w:id="307" w:author="Elena Marchetti (Whitfield Carter LLP)" w:date="2026-05-14T16:30:00Z">
          <w:r>
            <w:delText xml:space="preserve">1.15:1</w:delText>
          </w:r>
        </w:del>
      </w:ins>
      <w:ins w:id="308" w:author="Elena Marchetti (Whitfield Carter LLP)" w:date="2026-05-14T16:30:00Z">
        <w:r>
          <w:t xml:space="preserve">1.10:1</w:t>
        </w:r>
      </w:ins>
      <w:r>
        <w:t xml:space="preserve">, stepping up to 1.20:1 from the Relevant Period ending 30 June 2027.</w:t>
      </w:r>
    </w:p>
    <w:p>
      <w:pPr>
        <w:spacing w:after="120" w:before="120"/>
      </w:pPr>
      <w:r>
        <w:rPr>
          <w:b/>
          <w:bCs/>
        </w:rPr>
        <w:t xml:space="preserve">8. Equity cure.  </w:t>
      </w:r>
      <w:r>
        <w:t xml:space="preserve">If the Company breaches a Financial Covenant, the Shareholders may, within 20 Business Days of the date the relevant Compliance Certificate is or should have been delivered, cure the breach by injecting New Equity (a “Cure Amount”), which shall be treated as increasing EBITDA (or reducing Net Debt, at the Company’s election) for the purposes of the relevant test. The equity-cure right may be exercised no more than </w:t>
      </w:r>
      <w:del w:id="209" w:author="Dominic Pendle (Pendle Voss LLP)" w:date="2026-05-06T11:00:00Z">
        <w:r>
          <w:delText xml:space="preserve">three</w:delText>
        </w:r>
      </w:del>
      <w:ins w:id="210" w:author="Dominic Pendle (Pendle Voss LLP)" w:date="2026-05-06T11:00:00Z">
        <w:del w:id="309" w:author="Elena Marchetti (Whitfield Carter LLP)" w:date="2026-05-14T16:30:00Z">
          <w:r>
            <w:delText xml:space="preserve">two</w:delText>
          </w:r>
        </w:del>
      </w:ins>
      <w:ins w:id="310" w:author="Elena Marchetti (Whitfield Carter LLP)" w:date="2026-05-14T16:30:00Z">
        <w:r>
          <w:t xml:space="preserve">three</w:t>
        </w:r>
      </w:ins>
      <w:r>
        <w:t xml:space="preserve"> times over the life of the Facilities, and no more than twice in any four consecutive Relevant Periods, with each Cure Amount not exceeding £1,500,000.</w:t>
      </w:r>
    </w:p>
    <w:p>
      <w:pPr>
        <w:spacing w:after="120" w:before="120"/>
      </w:pPr>
      <w:r>
        <w:rPr>
          <w:b/>
          <w:bCs/>
        </w:rPr>
        <w:t xml:space="preserve">9. Information undertakings.  </w:t>
      </w:r>
      <w:r>
        <w:t xml:space="preserve">The Company shall continue to deliver a rolling 13-week cash flow forecast every two weeks until the Relevant Period ending 30 June 2027, together with monthly management accounts within 10 Business Days and a Compliance Certificate with each set of quarterly financials.</w:t>
      </w:r>
    </w:p>
    <w:p>
      <w:pPr>
        <w:spacing w:after="120" w:before="120"/>
      </w:pPr>
      <w:r>
        <w:rPr>
          <w:b/>
          <w:bCs/>
        </w:rPr>
        <w:t xml:space="preserve">10. Representations.  </w:t>
      </w:r>
      <w:r>
        <w:t xml:space="preserve">The Company makes the Repeating Representations on the date of this Agreement and on the Effective Date, and represents that no Default (other than the Acknowledged Defaults, which are waived with effect from the Effective Date) is continuing.</w:t>
      </w:r>
    </w:p>
    <w:p>
      <w:pPr>
        <w:spacing w:after="120" w:before="120"/>
      </w:pPr>
      <w:r>
        <w:rPr>
          <w:b/>
          <w:bCs/>
        </w:rPr>
        <w:t xml:space="preserve">11. Guarantee and security confirmation.  </w:t>
      </w:r>
      <w:r>
        <w:t xml:space="preserve">Each Guarantor confirms that its guarantee and the Security created under the Finance Documents continue in full force and effect and extend to the obligations of the Company under the Amended Facilities Agreement, including the WC Facility.</w:t>
      </w:r>
    </w:p>
    <w:p>
      <w:pPr>
        <w:spacing w:after="120" w:before="120"/>
      </w:pPr>
      <w:r>
        <w:rPr>
          <w:b/>
          <w:bCs/>
        </w:rPr>
        <w:t xml:space="preserve">12. Costs and expenses.  </w:t>
      </w:r>
      <w:r>
        <w:t xml:space="preserve">The Company shall pay the Agent’s and the Lender’s legal and other costs and expenses (including the fees of Pendle Voss LLP) incurred in connection with this Agreement within five Business Days of demand.</w:t>
      </w:r>
    </w:p>
    <w:p>
      <w:pPr>
        <w:spacing w:after="120" w:before="120"/>
      </w:pPr>
      <w:r>
        <w:rPr>
          <w:b/>
          <w:bCs/>
        </w:rPr>
        <w:t xml:space="preserve">13. Miscellaneous and boilerplate.  </w:t>
      </w:r>
      <w:r>
        <w:t xml:space="preserve">This Agreement is a Finance Document. The provisions of the Amended Facilities Agreement relating to notices, partial invalidity, remedies and waivers, amendments, counterparts and third-party rights are incorporated into this Agreement. A person who is not a party to this Agreement has no rights under the Contracts (Rights of Third Parties) Act 1999 to enforce any of its terms, save that each Guarantor and each indemnified person may rely on the provisions expressed to be for its benefit.</w:t>
      </w:r>
    </w:p>
    <w:p>
      <w:pPr>
        <w:spacing w:after="120" w:before="120"/>
      </w:pPr>
      <w:r>
        <w:rPr>
          <w:b/>
          <w:bCs/>
        </w:rPr>
        <w:t xml:space="preserve">14. Governing law and jurisdiction.  </w:t>
      </w:r>
      <w:r>
        <w:t xml:space="preserve">This Agreement and any non-contractual obligations arising out of or in connection with it are governed by English law, and the courts of England have exclusive jurisdiction.</w:t>
      </w:r>
    </w:p>
    <w:p>
      <w:r>
        <w:br w:type="page"/>
      </w:r>
    </w:p>
    <w:p>
      <w:pPr>
        <w:pStyle w:val="Heading1"/>
      </w:pPr>
      <w:r>
        <w:t xml:space="preserve">Schedule 1 — Guarantors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rPr>
          <w:tblHeader/>
        </w:trPr>
        <w:tc>
          <w:tcPr>
            <w:tcW w:type="dxa" w:w="536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b/>
                <w:bCs/>
                <w:sz w:val="19"/>
                <w:szCs w:val="19"/>
              </w:rPr>
              <w:t xml:space="preserve">Guarantor</w:t>
            </w:r>
          </w:p>
        </w:tc>
        <w:tc>
          <w:tcPr>
            <w:tcW w:type="dxa" w:w="40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b/>
                <w:bCs/>
                <w:sz w:val="19"/>
                <w:szCs w:val="19"/>
              </w:rPr>
              <w:t xml:space="preserve">Registered number</w:t>
            </w:r>
          </w:p>
        </w:tc>
      </w:tr>
      <w:tr>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Calverton Fastenings Limited</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04127733</w:t>
            </w:r>
          </w:p>
        </w:tc>
      </w:tr>
      <w:tr>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Calverton Fluid Systems Limited</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05633218</w:t>
            </w:r>
          </w:p>
        </w:tc>
      </w:tr>
    </w:tbl>
    <w:p>
      <w:pPr>
        <w:pStyle w:val="Heading1"/>
      </w:pPr>
      <w:r>
        <w:t xml:space="preserve">Schedule 2 — Conditions Precedent (summary)</w:t>
      </w:r>
    </w:p>
    <w:p>
      <w:pPr>
        <w:pStyle w:val="ListParagraph"/>
        <w:numPr>
          <w:ilvl w:val="0"/>
          <w:numId w:val="2"/>
        </w:numPr>
        <w:spacing w:after="80"/>
      </w:pPr>
      <w:r>
        <w:t xml:space="preserve">This Agreement and the Amended Facilities Agreement, duly executed by all parties.</w:t>
      </w:r>
    </w:p>
    <w:p>
      <w:pPr>
        <w:pStyle w:val="ListParagraph"/>
        <w:numPr>
          <w:ilvl w:val="0"/>
          <w:numId w:val="2"/>
        </w:numPr>
        <w:spacing w:after="80"/>
      </w:pPr>
      <w:r>
        <w:t xml:space="preserve">Certified copies of board and shareholder resolutions of the Company and each Guarantor.</w:t>
      </w:r>
    </w:p>
    <w:p>
      <w:pPr>
        <w:pStyle w:val="ListParagraph"/>
        <w:numPr>
          <w:ilvl w:val="0"/>
          <w:numId w:val="2"/>
        </w:numPr>
        <w:spacing w:after="80"/>
      </w:pPr>
      <w:r>
        <w:t xml:space="preserve">Evidence of receipt by the Company of the New Equity of £4,000,000.</w:t>
      </w:r>
    </w:p>
    <w:p>
      <w:pPr>
        <w:pStyle w:val="ListParagraph"/>
        <w:numPr>
          <w:ilvl w:val="0"/>
          <w:numId w:val="2"/>
        </w:numPr>
        <w:spacing w:after="80"/>
      </w:pPr>
      <w:r>
        <w:t xml:space="preserve">The Independent Business Review of Marlow Tax &amp; Advisory Ltd dated April 2026.</w:t>
      </w:r>
    </w:p>
    <w:p>
      <w:pPr>
        <w:pStyle w:val="ListParagraph"/>
        <w:numPr>
          <w:ilvl w:val="0"/>
          <w:numId w:val="2"/>
        </w:numPr>
        <w:spacing w:after="80"/>
      </w:pPr>
      <w:r>
        <w:t xml:space="preserve">Security confirmation deeds and an updated group structure chart.</w:t>
      </w:r>
    </w:p>
    <w:p>
      <w:pPr>
        <w:pStyle w:val="ListParagraph"/>
        <w:numPr>
          <w:ilvl w:val="0"/>
          <w:numId w:val="2"/>
        </w:numPr>
        <w:spacing w:after="80"/>
      </w:pPr>
      <w:r>
        <w:t xml:space="preserve">Payment of the Amendment Fee of £150,000 and the Agent’s costs.</w:t>
      </w:r>
    </w:p>
    <w:p>
      <w:pPr>
        <w:pStyle w:val="ListParagraph"/>
        <w:numPr>
          <w:ilvl w:val="0"/>
          <w:numId w:val="2"/>
        </w:numPr>
        <w:spacing w:after="80"/>
      </w:pPr>
      <w:r>
        <w:t xml:space="preserve">Legal opinions and a certificate of an authorised signatory confirming the conditions precedent documents.</w:t>
      </w:r>
    </w:p>
    <w:p>
      <w:pPr>
        <w:pStyle w:val="Heading1"/>
      </w:pPr>
      <w:r>
        <w:t xml:space="preserve">Schedule 3 — Form of Compliance Certificate</w:t>
      </w:r>
    </w:p>
    <w:p>
      <w:pPr>
        <w:spacing w:after="120"/>
      </w:pPr>
      <w:r>
        <w:t xml:space="preserve">To: Pennine Business Bank plc as Agent. From: Calverton Industries Limited. We confirm that, in respect of the Relevant Period ending [ ], Leverage was [ ]:1 (covenant: [ ]:1) and the Debt Service Cover Ratio was [ ]:1 (covenant: [ ]:1), and [no Default is continuing / the following Default is continuing]. Signed by two directors / a director and the chief financial officer.</w:t>
      </w:r>
    </w:p>
    <w:p>
      <w:pPr>
        <w:pStyle w:val="Heading1"/>
      </w:pPr>
      <w:r>
        <w:t xml:space="preserve">Schedule 4 — Repayment Schedule (Term Loan A, post-prepayment)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b/>
                <w:bCs/>
                <w:sz w:val="19"/>
                <w:szCs w:val="19"/>
              </w:rPr>
              <w:t xml:space="preserve">Date</w:t>
            </w:r>
          </w:p>
        </w:tc>
        <w:tc>
          <w:tcPr>
            <w:tcW w:type="dxa" w:w="30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b/>
                <w:bCs/>
                <w:sz w:val="19"/>
                <w:szCs w:val="19"/>
              </w:rPr>
              <w:t xml:space="preserve">Repayment (£)</w:t>
            </w:r>
          </w:p>
        </w:tc>
        <w:tc>
          <w:tcPr>
            <w:tcW w:type="dxa" w:w="30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b/>
                <w:bCs/>
                <w:sz w:val="19"/>
                <w:szCs w:val="19"/>
              </w:rPr>
              <w:t xml:space="preserve">Balance (£)</w:t>
            </w:r>
          </w:p>
        </w:tc>
      </w:tr>
      <w:tr>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Effective Date (prepayment)</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2,000,000</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12,000,000</w:t>
            </w:r>
          </w:p>
        </w:tc>
      </w:tr>
      <w:tr>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31 December 2026</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1,000,000</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11,000,000</w:t>
            </w:r>
          </w:p>
        </w:tc>
      </w:tr>
      <w:tr>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30 June 2027</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1,000,000</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10,000,000</w:t>
            </w:r>
          </w:p>
        </w:tc>
      </w:tr>
      <w:tr>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31 December 2027</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1,000,000</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9,000,000</w:t>
            </w:r>
          </w:p>
        </w:tc>
      </w:tr>
      <w:tr>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9 March 2028 (bullet)</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9,000,000</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w:t>
            </w:r>
          </w:p>
        </w:tc>
      </w:tr>
    </w:tbl>
    <w:p>
      <w:pPr>
        <w:pStyle w:val="Heading1"/>
      </w:pPr>
      <w:r>
        <w:t xml:space="preserve">Execution</w:t>
      </w:r>
    </w:p>
    <w:p>
      <w:pPr>
        <w:spacing w:after="120"/>
      </w:pPr>
      <w:r>
        <w:t xml:space="preserve">IN WITNESS of which this Agreement has been executed and delivered as a deed on the date stated at the beginning.</w:t>
      </w:r>
    </w:p>
    <w:p>
      <w:pPr>
        <w:spacing w:after="120"/>
      </w:pPr>
      <w:r>
        <w:t xml:space="preserve"/>
      </w:r>
    </w:p>
    <w:p>
      <w:pPr>
        <w:spacing w:after="120"/>
      </w:pPr>
      <w:r>
        <w:t xml:space="preserve">EXECUTED as a DEED by CALVERTON INDUSTRIES LIMITED acting by:</w:t>
      </w:r>
    </w:p>
    <w:p>
      <w:pPr>
        <w:spacing w:after="120"/>
      </w:pPr>
      <w:r>
        <w:t xml:space="preserve">Director: ......................................  (Andrew Calverton)</w:t>
      </w:r>
    </w:p>
    <w:p>
      <w:pPr>
        <w:spacing w:after="120"/>
      </w:pPr>
      <w:r>
        <w:t xml:space="preserve">Director: ......................................  (Robert Dukes)</w:t>
      </w:r>
    </w:p>
    <w:p>
      <w:pPr>
        <w:spacing w:after="120"/>
      </w:pPr>
      <w:r>
        <w:t xml:space="preserve"/>
      </w:r>
    </w:p>
    <w:p>
      <w:pPr>
        <w:spacing w:after="120"/>
      </w:pPr>
      <w:r>
        <w:t xml:space="preserve">SIGNED for and on behalf of PENNINE BUSINESS BANK PLC as Agent and Lender:</w:t>
      </w:r>
    </w:p>
    <w:p>
      <w:pPr>
        <w:spacing w:after="120"/>
      </w:pPr>
      <w:r>
        <w:t xml:space="preserve">Authorised signatory: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777777"/>
        <w:sz w:val="14"/>
        <w:szCs w:val="14"/>
      </w:rPr>
      <w:t xml:space="preserve">WC-00150 Project Willow   Confidential and may be legally privileged.</w:t>
    </w:r>
    <w:r>
      <w:rPr>
        <w:color w:val="777777"/>
        <w:sz w:val="14"/>
        <w:szCs w:val="14"/>
      </w:rPr>
      <w:t xml:space="preserve">	Page </w:t>
    </w:r>
    <w:r>
      <w:rPr>
        <w:color w:val="777777"/>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2026-06-26T22:18:31.459Z</dcterms:created>
  <dcterms:modified xsi:type="dcterms:W3CDTF">2026-06-26T22:18:31.459Z</dcterms:modified>
</cp:coreProperties>
</file>

<file path=docProps/custom.xml><?xml version="1.0" encoding="utf-8"?>
<Properties xmlns="http://schemas.openxmlformats.org/officeDocument/2006/custom-properties" xmlns:vt="http://schemas.openxmlformats.org/officeDocument/2006/docPropsVTypes"/>
</file>