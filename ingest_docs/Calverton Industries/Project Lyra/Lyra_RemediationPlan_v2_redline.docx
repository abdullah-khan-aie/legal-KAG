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Remediation and Improvement Plan</w:t>
      </w:r>
    </w:p>
    <w:p>
      <w:pPr>
        <w:spacing w:after="120"/>
      </w:pPr>
      <w:r>
        <w:t xml:space="preserve">Calverton Industries Limited — Wednesbury plant. Project Lyra (HSE ref WM/SAN/2026/0488). In response to Improvement Notice I/WM/2026/0488/01.</w:t>
      </w:r>
    </w:p>
    <w:p>
      <w:pPr>
        <w:pStyle w:val="Heading2"/>
      </w:pPr>
      <w:r>
        <w:t xml:space="preserve">1. Objective</w:t>
      </w:r>
    </w:p>
    <w:p>
      <w:pPr>
        <w:spacing w:after="120"/>
      </w:pPr>
      <w:r>
        <w:t xml:space="preserve">To ensure that thread-rolling and other rotating work equipment at the Wednesbury plant is so guarded and interlocked that access to dangerous parts while in motion is prevented, and to put in place an effective system to prevent the defeat of guard interlocks, in compliance with PUWER 1998 regulations 11 and 22 and the Improvement Notice.</w:t>
      </w:r>
    </w:p>
    <w:p>
      <w:pPr>
        <w:pStyle w:val="Heading2"/>
      </w:pPr>
      <w:r>
        <w:t xml:space="preserve">2. Workstreams and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900"/>
        <w:gridCol w:w="1900"/>
        <w:gridCol w:w="1760"/>
      </w:tblGrid>
      <w:tr>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Ref</w:t>
            </w:r>
          </w:p>
        </w:tc>
        <w:tc>
          <w:tcPr>
            <w:tcW w:type="dxa" w:w="4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Action</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Owner</w:t>
            </w:r>
          </w:p>
        </w:tc>
        <w:tc>
          <w:tcPr>
            <w:tcW w:type="dxa" w:w="1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Target date</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A1</w:t>
            </w:r>
          </w:p>
        </w:tc>
        <w:tc>
          <w:tcPr>
            <w:tcW w:type="dxa" w:w="4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Take all four Excelon EX-class cells out of service until retrofitted</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Neil Tasker</w:t>
            </w:r>
          </w:p>
        </w:tc>
        <w:tc>
          <w:tcPr>
            <w:tcW w:type="dxa" w:w="1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Completed 19 Mar 2026</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A2</w:t>
            </w:r>
          </w:p>
        </w:tc>
        <w:tc>
          <w:tcPr>
            <w:tcW w:type="dxa" w:w="4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Recover all interlock actuator keys; introduce controlled key issue register</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Neil Tasker</w:t>
            </w:r>
          </w:p>
        </w:tc>
        <w:tc>
          <w:tcPr>
            <w:tcW w:type="dxa" w:w="1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Completed 20 Mar 2026</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A3</w:t>
            </w:r>
          </w:p>
        </w:tc>
        <w:tc>
          <w:tcPr>
            <w:tcW w:type="dxa" w:w="4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Retrofit trapped-key interlocks and dual-channel guard monitoring (4 cells)</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OEM / Engineering</w:t>
            </w:r>
          </w:p>
        </w:tc>
        <w:tc>
          <w:tcPr>
            <w:tcW w:type="dxa" w:w="1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2</w:t>
            </w:r>
            <w:del w:id="9101" w:author="Sarah Whitfield" w:date="2026-04-22T10:30:00Z">
              <w:r>
                <w:rPr>
                  <w:b w:val="false"/>
                  <w:bCs w:val="false"/>
                  <w:color w:val="000000"/>
                  <w:sz w:val="20"/>
                  <w:szCs w:val="20"/>
                </w:rPr>
                <w:delText xml:space="preserve">31 May</w:delText>
              </w:r>
            </w:del>
            <w:ins w:id="9102" w:author="Sarah Whitfield" w:date="2026-04-22T10:30:00Z">
              <w:r>
                <w:rPr>
                  <w:b w:val="false"/>
                  <w:bCs w:val="false"/>
                  <w:color w:val="000000"/>
                  <w:sz w:val="20"/>
                  <w:szCs w:val="20"/>
                </w:rPr>
                <w:t xml:space="preserve">3 May</w:t>
              </w:r>
            </w:ins>
            <w:r>
              <w:rPr>
                <w:b w:val="false"/>
                <w:bCs w:val="false"/>
                <w:color w:val="000000"/>
                <w:sz w:val="20"/>
                <w:szCs w:val="20"/>
              </w:rPr>
              <w:t xml:space="preserve"> 2026</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A4</w:t>
            </w:r>
          </w:p>
        </w:tc>
        <w:tc>
          <w:tcPr>
            <w:tcW w:type="dxa" w:w="4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Commission fresh PUWER suitability assessments for all rotating cells</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External assessor</w:t>
            </w:r>
          </w:p>
        </w:tc>
        <w:tc>
          <w:tcPr>
            <w:tcW w:type="dxa" w:w="1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24 May 2026</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A5</w:t>
            </w:r>
          </w:p>
        </w:tc>
        <w:tc>
          <w:tcPr>
            <w:tcW w:type="dxa" w:w="4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Re-write safe system of work for clearing mis-rolls; mandatory lock-off</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Neil Tasker</w:t>
            </w:r>
          </w:p>
        </w:tc>
        <w:tc>
          <w:tcPr>
            <w:tcW w:type="dxa" w:w="1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30 Apr 2026</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A6</w:t>
            </w:r>
          </w:p>
        </w:tc>
        <w:tc>
          <w:tcPr>
            <w:tcW w:type="dxa" w:w="4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Refresher training: isolation, lock-off, guard integrity (all operators)</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HR / SHEQ</w:t>
            </w:r>
          </w:p>
        </w:tc>
        <w:tc>
          <w:tcPr>
            <w:tcW w:type="dxa" w:w="1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15 Jun 2026</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A7</w:t>
            </w:r>
          </w:p>
        </w:tc>
        <w:tc>
          <w:tcPr>
            <w:tcW w:type="dxa" w:w="4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Plant-wide guarding review of all rotating equipment</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SHEQ</w:t>
            </w:r>
          </w:p>
        </w:tc>
        <w:tc>
          <w:tcPr>
            <w:tcW w:type="dxa" w:w="1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30 Jun 2026</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A8</w:t>
            </w:r>
          </w:p>
        </w:tc>
        <w:tc>
          <w:tcPr>
            <w:tcW w:type="dxa" w:w="4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Supervisor briefing: zero tolerance of guard defeat; reporting duty</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Operations</w:t>
            </w:r>
          </w:p>
        </w:tc>
        <w:tc>
          <w:tcPr>
            <w:tcW w:type="dxa" w:w="1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30 Apr 2026</w:t>
            </w:r>
          </w:p>
        </w:tc>
      </w:tr>
    </w:tbl>
    <w:p>
      <w:pPr>
        <w:pStyle w:val="Heading2"/>
      </w:pPr>
      <w:r>
        <w:t xml:space="preserve">3. Governance</w:t>
      </w:r>
    </w:p>
    <w:p>
      <w:pPr>
        <w:spacing w:after="120"/>
      </w:pPr>
      <w:r>
        <w:t xml:space="preserve">Progress will be reviewed fortnightly by the Site Safety Committee, chaired by the Operations Director, with Neil Tasker reporting. A completion report will be provided to the HSE by </w:t>
      </w:r>
      <w:del w:id="9110" w:author="Sarah Whitfield" w:date="2026-04-22T10:30:00Z">
        <w:r>
          <w:delText xml:space="preserve">1 June 2026</w:delText>
        </w:r>
      </w:del>
      <w:ins w:id="9111" w:author="Sarah Whitfield" w:date="2026-04-22T10:30:00Z">
        <w:r>
          <w:t xml:space="preserve">25 May 2026</w:t>
        </w:r>
      </w:ins>
      <w:r>
        <w:t xml:space="preserve"> and evidence retained for each action.</w:t>
      </w:r>
      <w:ins w:id="9112" w:author="Sarah Whitfield" w:date="2026-04-22T10:30:00Z">
        <w:r>
          <w:t xml:space="preserve"> The Company will also offer the HSE an interim progress meeting in the week commencing 11 May 2026 to demonstrate the retrofit programme on the first re-commissioned cell.</w:t>
        </w:r>
      </w:ins>
    </w:p>
    <w:p>
      <w:pPr>
        <w:pStyle w:val="Heading2"/>
      </w:pPr>
      <w:r>
        <w:t xml:space="preserve">4. Verification</w:t>
      </w:r>
    </w:p>
    <w:p>
      <w:pPr>
        <w:spacing w:after="120"/>
      </w:pPr>
      <w:r>
        <w:t xml:space="preserve">Each retrofitted cell will be re-commissioned only after a documented PUWER suitability assessment and a sign-off by the SHEQ Manager. The new safe system of work will be verified by supervised observation over the first two weeks of operation.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Whitfield Carter LLP  |  Strictly private and confidential</w:t>
    </w:r>
    <w:r>
      <w:rPr>
        <w:color w:val="888888"/>
        <w:sz w:val="14"/>
        <w:szCs w:val="14"/>
      </w:rPr>
      <w:t xml:space="preserve">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2"/>
        <w:szCs w:val="22"/>
      </w:rPr>
      <w:t xml:space="preserve">Whitfield Carter LLP</w:t>
    </w:r>
  </w:p>
  <w:p>
    <w:pPr>
      <w:spacing w:after="60"/>
      <w:jc w:val="right"/>
    </w:pPr>
    <w:r>
      <w:rPr>
        <w:color w:val="555555"/>
        <w:sz w:val="16"/>
        <w:szCs w:val="16"/>
      </w:rPr>
      <w:t xml:space="preserve">22 Bishopsgate, London EC2N 4BQ</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4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 w:type="paragraph" w:styleId="Heading2">
    <w:name w:val="Heading 2"/>
    <w:basedOn w:val="Normal"/>
    <w:next w:val="Normal"/>
    <w:qFormat/>
    <w:pPr>
      <w:spacing w:after="100" w:before="1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2026-06-29T15:34:08.150Z</dcterms:created>
  <dcterms:modified xsi:type="dcterms:W3CDTF">2026-06-29T15:34:08.150Z</dcterms:modified>
</cp:coreProperties>
</file>

<file path=docProps/custom.xml><?xml version="1.0" encoding="utf-8"?>
<Properties xmlns="http://schemas.openxmlformats.org/officeDocument/2006/custom-properties" xmlns:vt="http://schemas.openxmlformats.org/officeDocument/2006/docPropsVTypes"/>
</file>