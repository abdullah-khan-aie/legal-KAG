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2025</w:t>
      </w:r>
    </w:p>
    <w:p>
      <w:pPr>
        <w:spacing w:after="200"/>
        <w:jc w:val="center"/>
      </w:pPr>
      <w:r>
        <w:rPr>
          <w:sz w:val="18"/>
          <w:szCs w:val="18"/>
        </w:rPr>
        <w:t xml:space="preserve">________________________________</w:t>
      </w:r>
    </w:p>
    <w:p>
      <w:pPr>
        <w:spacing w:after="40"/>
        <w:jc w:val="center"/>
      </w:pPr>
      <w:r>
        <w:rPr>
          <w:b/>
          <w:bCs/>
        </w:rPr>
        <w:t xml:space="preserve">CALVERTON INDUSTRIES LIMITED</w:t>
      </w:r>
    </w:p>
    <w:p>
      <w:pPr>
        <w:spacing w:after="40"/>
        <w:jc w:val="center"/>
      </w:pPr>
      <w:r>
        <w:t xml:space="preserve">and</w:t>
      </w:r>
    </w:p>
    <w:p>
      <w:pPr>
        <w:spacing w:after="200"/>
        <w:jc w:val="center"/>
      </w:pPr>
      <w:r>
        <w:rPr>
          <w:b/>
          <w:bCs/>
        </w:rPr>
        <w:t xml:space="preserve">IMRAN RASHID</w:t>
      </w:r>
    </w:p>
    <w:p>
      <w:pPr>
        <w:spacing w:after="60"/>
        <w:jc w:val="center"/>
      </w:pPr>
      <w:r>
        <w:rPr>
          <w:b/>
          <w:bCs/>
          <w:sz w:val="30"/>
          <w:szCs w:val="30"/>
        </w:rPr>
        <w:t xml:space="preserve">SETTLEMENT AGREEMENT</w:t>
      </w:r>
    </w:p>
    <w:p>
      <w:pPr>
        <w:spacing w:after="60"/>
        <w:jc w:val="center"/>
      </w:pPr>
      <w:r>
        <w:rPr>
          <w:i/>
          <w:iCs/>
        </w:rPr>
        <w:t xml:space="preserve">(Without Prejudice and Subject to Contract until signed by both parties)</w:t>
      </w:r>
    </w:p>
    <w:p>
      <w:pPr>
        <w:pageBreakBefore/>
      </w:pPr>
      <w:r>
        <w:t xml:space="preserve"/>
      </w:r>
    </w:p>
    <w:p>
      <w:pPr>
        <w:spacing w:after="100" w:line="276"/>
      </w:pPr>
      <w:r>
        <w:rPr>
          <w:b/>
          <w:bCs/>
        </w:rPr>
        <w:t xml:space="preserve">THIS AGREEMENT</w:t>
      </w:r>
      <w:r>
        <w:t xml:space="preserve"> is made between:</w:t>
      </w:r>
    </w:p>
    <w:p>
      <w:pPr>
        <w:tabs>
          <w:tab w:val="left" w:pos="720"/>
        </w:tabs>
        <w:spacing w:after="100" w:line="276"/>
        <w:ind w:left="720" w:hanging="720"/>
      </w:pPr>
      <w:r>
        <w:t xml:space="preserve">(1)	</w:t>
      </w:r>
      <w:r>
        <w:rPr>
          <w:b/>
          <w:bCs/>
        </w:rPr>
        <w:t xml:space="preserve">CALVERTON INDUSTRIES LIMITED</w:t>
      </w:r>
      <w:r>
        <w:t xml:space="preserve"> (company number 04412756), Calverton House, Brunel Way, Slough SL1 4QT (the “Company”); and</w:t>
      </w:r>
    </w:p>
    <w:p>
      <w:pPr>
        <w:tabs>
          <w:tab w:val="left" w:pos="720"/>
        </w:tabs>
        <w:spacing w:after="100" w:line="276"/>
        <w:ind w:left="720" w:hanging="720"/>
      </w:pPr>
      <w:r>
        <w:t xml:space="preserve">(2)	</w:t>
      </w:r>
      <w:r>
        <w:rPr>
          <w:b/>
          <w:bCs/>
        </w:rPr>
        <w:t xml:space="preserve">IMRAN RASHID</w:t>
      </w:r>
      <w:r>
        <w:t xml:space="preserve"> of 14 Maybury Gardens, Beaconsfield HP9 2LT (the “Employee”).</w:t>
      </w:r>
    </w:p>
    <w:p>
      <w:pPr>
        <w:tabs>
          <w:tab w:val="left" w:pos="720"/>
        </w:tabs>
        <w:spacing w:after="80" w:before="200"/>
      </w:pPr>
      <w:r>
        <w:rPr>
          <w:b/>
          <w:bCs/>
        </w:rPr>
        <w:t>1.	Interpretation</w:t>
      </w:r>
    </w:p>
    <w:p>
      <w:pPr>
        <w:tabs>
          <w:tab w:val="left" w:pos="720"/>
        </w:tabs>
        <w:spacing w:after="100" w:line="276"/>
        <w:ind w:left="720" w:hanging="720"/>
      </w:pPr>
      <w:r>
        <w:t>1.1	In this Agreement: “Termination Date” means 30 April 2025; “Claims” means the claims listed in clause 6; and “Adviser” means the Employee’s relevant independent adviser identified in clause 9.</w:t>
      </w:r>
    </w:p>
    <w:p>
      <w:pPr>
        <w:tabs>
          <w:tab w:val="left" w:pos="720"/>
        </w:tabs>
        <w:spacing w:after="80" w:before="200"/>
      </w:pPr>
      <w:r>
        <w:rPr>
          <w:b/>
          <w:bCs/>
        </w:rPr>
        <w:t>2.	Termination</w:t>
      </w:r>
    </w:p>
    <w:p>
      <w:pPr>
        <w:tabs>
          <w:tab w:val="left" w:pos="720"/>
        </w:tabs>
        <w:spacing w:after="100" w:line="276"/>
        <w:ind w:left="720" w:hanging="720"/>
      </w:pPr>
      <w:r>
        <w:t>2.1	The Employee’s employment with the Company terminated, or will terminate, by mutual agreement on the Termination Date. The Employee’s outstanding holiday entitlement will be paid up to the Termination Date.</w:t>
      </w:r>
    </w:p>
    <w:p>
      <w:pPr>
        <w:tabs>
          <w:tab w:val="left" w:pos="720"/>
        </w:tabs>
        <w:spacing w:after="100" w:line="276"/>
        <w:ind w:left="720" w:hanging="720"/>
      </w:pPr>
      <w:r>
        <w:t>2.2	The Company will pay the Employee’s basic salary and contractual benefits in the usual way up to the Termination Date, subject to deductions for income tax and national insurance.</w:t>
      </w:r>
    </w:p>
    <w:p>
      <w:pPr>
        <w:tabs>
          <w:tab w:val="left" w:pos="720"/>
        </w:tabs>
        <w:spacing w:after="80" w:before="200"/>
      </w:pPr>
      <w:r>
        <w:rPr>
          <w:b/>
          <w:bCs/>
        </w:rPr>
        <w:t>3.	Payment in lieu of notice</w:t>
      </w:r>
    </w:p>
    <w:p>
      <w:pPr>
        <w:tabs>
          <w:tab w:val="left" w:pos="720"/>
        </w:tabs>
        <w:spacing w:after="100" w:line="276"/>
        <w:ind w:left="720" w:hanging="720"/>
      </w:pPr>
      <w:r>
        <w:t>3.1	The Company will make a payment in lieu of notice equal to 6 months’ basic salary, namely £74,000 (gross), subject to deductions for income tax and employee national insurance contributions, treated as post-employment notice pay where applicable.</w:t>
      </w:r>
    </w:p>
    <w:p>
      <w:pPr>
        <w:tabs>
          <w:tab w:val="left" w:pos="720"/>
        </w:tabs>
        <w:spacing w:after="80" w:before="200"/>
      </w:pPr>
      <w:r>
        <w:rPr>
          <w:b/>
          <w:bCs/>
        </w:rPr>
        <w:t>4.	Termination payment</w:t>
      </w:r>
    </w:p>
    <w:p>
      <w:pPr>
        <w:tabs>
          <w:tab w:val="left" w:pos="720"/>
        </w:tabs>
        <w:spacing w:after="100" w:line="276"/>
        <w:ind w:left="720" w:hanging="720"/>
      </w:pPr>
      <w:r>
        <w:t xml:space="preserve">4.1	In consideration of the Employee entering into this Agreement and the waivers and undertakings in it, the Company will pay the Employee an ex-gratia compensation payment of £</w:t>
      </w:r>
      <w:del w:id="901" w:author="Deepa Kovac" w:date="2025-04-08T10:15:00Z">
        <w:r>
          <w:delText>68,000</w:delText>
        </w:r>
      </w:del>
      <w:ins w:id="902" w:author="Deepa Kovac" w:date="2025-04-08T10:15:00Z">
        <w:r>
          <w:t>72,500</w:t>
        </w:r>
      </w:ins>
      <w:r>
        <w:t xml:space="preserve"> (the “Termination Payment”).</w:t>
      </w:r>
    </w:p>
    <w:p>
      <w:pPr>
        <w:tabs>
          <w:tab w:val="left" w:pos="720"/>
        </w:tabs>
        <w:spacing w:after="100" w:line="276"/>
        <w:ind w:left="720" w:hanging="720"/>
      </w:pPr>
      <w:r>
        <w:t>4.2	The first £30,000 of the Termination Payment will, subject to applicable law, be paid without deduction of tax under sections 401 to 403 of the Income Tax (Earnings and Pensions) Act 2003. The balance will be paid subject to deduction of income tax at the appropriate rate. The Employee is responsible for any further tax due and indemnifies the Company under clause 5.</w:t>
      </w:r>
    </w:p>
    <w:p>
      <w:pPr>
        <w:tabs>
          <w:tab w:val="left" w:pos="720"/>
        </w:tabs>
        <w:spacing w:after="100" w:line="276"/>
        <w:ind w:left="720" w:hanging="720"/>
      </w:pPr>
      <w:r>
        <w:t>4.3	The Termination Payment will be made within 28 days after the later of the Termination Date and the date on which the Company receives a copy of this Agreement and the Adviser’s certificate, both signed.</w:t>
      </w:r>
    </w:p>
    <w:p>
      <w:pPr>
        <w:tabs>
          <w:tab w:val="left" w:pos="720"/>
        </w:tabs>
        <w:spacing w:after="80" w:before="200"/>
      </w:pPr>
      <w:r>
        <w:rPr>
          <w:b/>
          <w:bCs/>
        </w:rPr>
        <w:t>5.	Tax indemnity</w:t>
      </w:r>
    </w:p>
    <w:p>
      <w:pPr>
        <w:tabs>
          <w:tab w:val="left" w:pos="720"/>
        </w:tabs>
        <w:spacing w:after="100" w:line="276"/>
        <w:ind w:left="720" w:hanging="720"/>
      </w:pPr>
      <w:r>
        <w:t>5.1	The Employee will be responsible for and will indemnify the Company against any income tax and employee national insurance contributions (and any interest or penalties) that become payable on the payments and benefits under this Agreement, other than tax and national insurance properly deducted by the Company at source.</w:t>
      </w:r>
    </w:p>
    <w:p>
      <w:pPr>
        <w:tabs>
          <w:tab w:val="left" w:pos="720"/>
        </w:tabs>
        <w:spacing w:after="80" w:before="200"/>
      </w:pPr>
      <w:r>
        <w:rPr>
          <w:b/>
          <w:bCs/>
        </w:rPr>
        <w:t>6.	Settlement of claims</w:t>
      </w:r>
    </w:p>
    <w:p>
      <w:pPr>
        <w:tabs>
          <w:tab w:val="left" w:pos="720"/>
        </w:tabs>
        <w:spacing w:after="100" w:line="276"/>
        <w:ind w:left="720" w:hanging="720"/>
      </w:pPr>
      <w:r>
        <w:t>6.1	The Employee accepts the terms of this Agreement in full and final settlement of the Claims, namely all claims and rights of action which the Employee has or may have against the Company or any Group Company arising out of or in connection with the Employee’s employment or its termination, including without limitation:</w:t>
      </w:r>
    </w:p>
    <w:p>
      <w:pPr>
        <w:tabs>
          <w:tab w:val="left" w:pos="720"/>
        </w:tabs>
        <w:spacing w:after="100" w:line="276"/>
        <w:ind w:left="720" w:hanging="720"/>
      </w:pPr>
      <w:r>
        <w:t>6.1.1	unfair dismissal under the Employment Rights Act 1996;</w:t>
      </w:r>
    </w:p>
    <w:p>
      <w:pPr>
        <w:tabs>
          <w:tab w:val="left" w:pos="720"/>
        </w:tabs>
        <w:spacing w:after="100" w:line="276"/>
        <w:ind w:left="720" w:hanging="720"/>
      </w:pPr>
      <w:r>
        <w:t>6.1.2	a redundancy payment;</w:t>
      </w:r>
    </w:p>
    <w:p>
      <w:pPr>
        <w:tabs>
          <w:tab w:val="left" w:pos="720"/>
        </w:tabs>
        <w:spacing w:after="100" w:line="276"/>
        <w:ind w:left="720" w:hanging="720"/>
      </w:pPr>
      <w:r>
        <w:t>6.1.3	direct or indirect age discrimination, harassment or victimisation under the Equality Act 2010;</w:t>
      </w:r>
    </w:p>
    <w:p>
      <w:pPr>
        <w:tabs>
          <w:tab w:val="left" w:pos="720"/>
        </w:tabs>
        <w:spacing w:after="100" w:line="276"/>
        <w:ind w:left="720" w:hanging="720"/>
      </w:pPr>
      <w:r>
        <w:t>6.1.4	detriment or dismissal for making a protected disclosure under the Employment Rights Act 1996;</w:t>
      </w:r>
    </w:p>
    <w:p>
      <w:pPr>
        <w:tabs>
          <w:tab w:val="left" w:pos="720"/>
        </w:tabs>
        <w:spacing w:after="100" w:line="276"/>
        <w:ind w:left="720" w:hanging="720"/>
      </w:pPr>
      <w:r>
        <w:t>6.1.5	breach of contract or wrongful dismissal;</w:t>
      </w:r>
    </w:p>
    <w:p>
      <w:pPr>
        <w:tabs>
          <w:tab w:val="left" w:pos="720"/>
        </w:tabs>
        <w:spacing w:after="100" w:line="276"/>
        <w:ind w:left="720" w:hanging="720"/>
      </w:pPr>
      <w:r>
        <w:t>6.1.6	unlawful deduction from wages, holiday pay and any claim under the Working Time Regulations 1998.</w:t>
      </w:r>
    </w:p>
    <w:p>
      <w:pPr>
        <w:tabs>
          <w:tab w:val="left" w:pos="720"/>
        </w:tabs>
        <w:spacing w:after="100" w:line="276"/>
        <w:ind w:left="720" w:hanging="720"/>
      </w:pPr>
      <w:r>
        <w:t>6.2	The waiver in clause 6.1 does not apply to: (a) accrued pension rights; (b) any claim to enforce this Agreement; or (c) any claim for personal injury of which the Employee is not and could not reasonably be aware at the date of this Agreement.</w:t>
      </w:r>
    </w:p>
    <w:p>
      <w:pPr>
        <w:tabs>
          <w:tab w:val="left" w:pos="720"/>
        </w:tabs>
        <w:spacing w:after="80" w:before="200"/>
      </w:pPr>
      <w:r>
        <w:rPr>
          <w:b/>
          <w:bCs/>
        </w:rPr>
        <w:t>7.	Reference and announcement</w:t>
      </w:r>
    </w:p>
    <w:p>
      <w:pPr>
        <w:tabs>
          <w:tab w:val="left" w:pos="720"/>
        </w:tabs>
        <w:spacing w:after="100" w:line="276"/>
        <w:ind w:left="720" w:hanging="720"/>
      </w:pPr>
      <w:r>
        <w:t xml:space="preserve">7.1	The Company will, on request, provide a reference in the agreed form set out in the Schedule </w:t>
      </w:r>
      <w:ins w:id="910" w:author="Deepa Kovac" w:date="2025-04-08T10:22:00Z">
        <w:r>
          <w:t xml:space="preserve">within 5 working days of a request </w:t>
        </w:r>
      </w:ins>
      <w:r>
        <w:t>and will respond to oral enquiries consistently with it. The parties will agree the wording of any internal and external announcement of the Employee’s departure.</w:t>
      </w:r>
    </w:p>
    <w:p>
      <w:pPr>
        <w:tabs>
          <w:tab w:val="left" w:pos="720"/>
        </w:tabs>
        <w:spacing w:after="80" w:before="200"/>
      </w:pPr>
      <w:r>
        <w:rPr>
          <w:b/>
          <w:bCs/>
        </w:rPr>
        <w:t>8.	Confidentiality and restrictions</w:t>
      </w:r>
    </w:p>
    <w:p>
      <w:pPr>
        <w:tabs>
          <w:tab w:val="left" w:pos="720"/>
        </w:tabs>
        <w:spacing w:after="100" w:line="276"/>
        <w:ind w:left="720" w:hanging="720"/>
      </w:pPr>
      <w:r>
        <w:t>8.1	The Employee will keep confidential the existence and terms of this Agreement and the circumstances of the termination, save to immediate family, professional advisers, HMRC, or as required by law.</w:t>
      </w:r>
    </w:p>
    <w:p>
      <w:pPr>
        <w:tabs>
          <w:tab w:val="left" w:pos="720"/>
        </w:tabs>
        <w:spacing w:after="100" w:line="276"/>
        <w:ind w:left="720" w:hanging="720"/>
      </w:pPr>
      <w:r>
        <w:t>8.2	The Employee confirms that the post-termination restrictions in clause 12 of the Employee’s service agreement dated 3 June 2019 remain in force and reaffirms them. The Employee and the Company will not make or publish any derogatory or disparaging statement about the other.</w:t>
      </w:r>
    </w:p>
    <w:p>
      <w:pPr>
        <w:tabs>
          <w:tab w:val="left" w:pos="720"/>
        </w:tabs>
        <w:spacing w:after="80" w:before="200"/>
      </w:pPr>
      <w:r>
        <w:rPr>
          <w:b/>
          <w:bCs/>
        </w:rPr>
        <w:t>9.	Independent legal advice</w:t>
      </w:r>
    </w:p>
    <w:p>
      <w:pPr>
        <w:tabs>
          <w:tab w:val="left" w:pos="720"/>
        </w:tabs>
        <w:spacing w:after="100" w:line="276"/>
        <w:ind w:left="720" w:hanging="720"/>
      </w:pPr>
      <w:r>
        <w:t>9.1	The Employee confirms that he has received independent legal advice from a relevant independent adviser, namely Ms Deepa Kovac of Birchall Stone LLP, as to the terms and effect of this Agreement and in particular its effect on the Employee’s ability to pursue the Claims before an Employment Tribunal.</w:t>
      </w:r>
    </w:p>
    <w:p>
      <w:pPr>
        <w:tabs>
          <w:tab w:val="left" w:pos="720"/>
        </w:tabs>
        <w:spacing w:after="100" w:line="276"/>
        <w:ind w:left="720" w:hanging="720"/>
      </w:pPr>
      <w:r>
        <w:t>9.2	The conditions regulating settlement agreements under section 203(3) of the Employment Rights Act 1996 and the corresponding provisions in the Equality Act 2010 and other relevant statutes are satisfied.</w:t>
      </w:r>
    </w:p>
    <w:p>
      <w:pPr>
        <w:tabs>
          <w:tab w:val="left" w:pos="720"/>
        </w:tabs>
        <w:spacing w:after="80" w:before="200"/>
      </w:pPr>
      <w:r>
        <w:rPr>
          <w:b/>
          <w:bCs/>
        </w:rPr>
        <w:t>10.	Legal costs</w:t>
      </w:r>
    </w:p>
    <w:p>
      <w:pPr>
        <w:tabs>
          <w:tab w:val="left" w:pos="720"/>
        </w:tabs>
        <w:spacing w:after="100" w:line="276"/>
        <w:ind w:left="720" w:hanging="720"/>
      </w:pPr>
      <w:r>
        <w:t xml:space="preserve">10.1	The Company will contribute £</w:t>
      </w:r>
      <w:del w:id="905" w:author="Deepa Kovac" w:date="2025-04-08T10:18:00Z">
        <w:r>
          <w:delText>1,250</w:delText>
        </w:r>
      </w:del>
      <w:ins w:id="906" w:author="Deepa Kovac" w:date="2025-04-08T10:18:00Z">
        <w:r>
          <w:t>1,500</w:t>
        </w:r>
      </w:ins>
      <w:r>
        <w:t xml:space="preserve"> plus VAT towards the Employee’s legal costs of advising on this Agreement, payable to the Employee’s adviser on receipt of an invoice addressed to the Employee but marked payable by the Company.</w:t>
      </w:r>
    </w:p>
    <w:p>
      <w:pPr>
        <w:tabs>
          <w:tab w:val="left" w:pos="720"/>
        </w:tabs>
        <w:spacing w:after="80" w:before="200"/>
      </w:pPr>
      <w:r>
        <w:rPr>
          <w:b/>
          <w:bCs/>
        </w:rPr>
        <w:t>11.	Warranties</w:t>
      </w:r>
    </w:p>
    <w:p>
      <w:pPr>
        <w:tabs>
          <w:tab w:val="left" w:pos="720"/>
        </w:tabs>
        <w:spacing w:after="100" w:line="276"/>
        <w:ind w:left="720" w:hanging="720"/>
      </w:pPr>
      <w:r>
        <w:t>11.1	The Employee warrants that he has not commenced any proceedings against the Company, that he is not aware of any facts that might give rise to a claim other than those settled by this Agreement, and that he has returned all Company property.</w:t>
      </w:r>
    </w:p>
    <w:p>
      <w:pPr>
        <w:tabs>
          <w:tab w:val="left" w:pos="720"/>
        </w:tabs>
        <w:spacing w:after="80" w:before="200"/>
      </w:pPr>
      <w:r>
        <w:rPr>
          <w:b/>
          <w:bCs/>
        </w:rPr>
        <w:t>12.	Entire agreement and governing law</w:t>
      </w:r>
    </w:p>
    <w:p>
      <w:pPr>
        <w:tabs>
          <w:tab w:val="left" w:pos="720"/>
        </w:tabs>
        <w:spacing w:after="100" w:line="276"/>
        <w:ind w:left="720" w:hanging="720"/>
      </w:pPr>
      <w:r>
        <w:t>12.1	This Agreement constitutes the entire agreement between the parties relating to its subject matter. This Agreement is governed by the law of England and Wales and the parties submit to the exclusive jurisdiction of the courts and Tribunals of England and Wales.</w:t>
      </w:r>
    </w:p>
    <w:p>
      <w:pPr>
        <w:tabs>
          <w:tab w:val="left" w:pos="720"/>
        </w:tabs>
        <w:spacing w:after="100" w:line="276"/>
        <w:ind w:left="720" w:hanging="720"/>
      </w:pPr>
      <w:r>
        <w:t>12.2	Although marked without prejudice and subject to contract, this Agreement will become binding and open once signed by both parties and the Adviser’s certificate is provided.</w:t>
      </w:r>
    </w:p>
    <w:p>
      <w:pPr>
        <w:spacing w:after="160" w:line="276"/>
      </w:pPr>
      <w:r>
        <w:rPr>
          <w:b/>
          <w:bCs/>
        </w:rPr>
        <w:t xml:space="preserve">SIGNED</w:t>
      </w:r>
      <w:r>
        <w:t xml:space="preserve"> by the parties: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val="false"/>
        </w:trPr>
        <w:tc>
          <w:tcPr>
            <w:tcW w:type="dxa" w:w="4680"/>
            <w:tcMar>
              <w:top w:type="dxa" w:w="60"/>
              <w:left w:type="dxa" w:w="100"/>
              <w:bottom w:type="dxa" w:w="60"/>
              <w:right w:type="dxa" w:w="100"/>
            </w:tcMar>
          </w:tcPr>
          <w:p>
            <w:pPr>
              <w:spacing w:after="0" w:line="264"/>
              <w:jc w:val="left"/>
            </w:pPr>
            <w:r>
              <w:rPr>
                <w:b w:val="false"/>
                <w:bCs w:val="false"/>
                <w:sz w:val="20"/>
                <w:szCs w:val="20"/>
              </w:rPr>
              <w:t xml:space="preserve">Signed for and on behalf of CALVERTON INDUSTRIES LIMITED
_____________________________
Name:
Position:  Director
Date:</w:t>
            </w:r>
          </w:p>
        </w:tc>
        <w:tc>
          <w:tcPr>
            <w:tcW w:type="dxa" w:w="4680"/>
            <w:tcMar>
              <w:top w:type="dxa" w:w="60"/>
              <w:left w:type="dxa" w:w="100"/>
              <w:bottom w:type="dxa" w:w="60"/>
              <w:right w:type="dxa" w:w="100"/>
            </w:tcMar>
          </w:tcPr>
          <w:p>
            <w:pPr>
              <w:spacing w:after="0" w:line="264"/>
              <w:jc w:val="left"/>
            </w:pPr>
            <w:r>
              <w:rPr>
                <w:b w:val="false"/>
                <w:bCs w:val="false"/>
                <w:sz w:val="20"/>
                <w:szCs w:val="20"/>
              </w:rPr>
              <w:t xml:space="preserve">Signed by IMRAN RASHID
_____________________________
Date:</w:t>
            </w:r>
          </w:p>
        </w:tc>
      </w:tr>
    </w:tbl>
    <w:p>
      <w:pPr>
        <w:spacing w:after="120" w:line="276"/>
      </w:pPr>
      <w:r>
        <w:t xml:space="preserve"/>
      </w:r>
    </w:p>
    <w:p>
      <w:pPr>
        <w:pStyle w:val="Heading2"/>
      </w:pPr>
      <w:r>
        <w:t xml:space="preserve">SCHEDULE — Agreed form of reference</w:t>
      </w:r>
    </w:p>
    <w:p>
      <w:pPr>
        <w:spacing w:after="120" w:line="276"/>
      </w:pPr>
      <w:r>
        <w:t xml:space="preserve">Imran Rashid was employed by Calverton Industries Limited as Chief Commercial Officer from 1 July 2019 to 30 April 2025. During his employment Mr Rashid was responsible for the Company’s commercial and distribution functions. It is the Company’s policy to provide brief factual references only. We wish Mr Rashid well in his future career.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Settlement Agreement v1</dc:title>
  <dc:creator>Whitfield Carter LLP</dc:creator>
  <cp:lastModifiedBy>Un-named</cp:lastModifiedBy>
  <cp:revision>1</cp:revision>
  <dcterms:created xsi:type="dcterms:W3CDTF">2026-06-26T01:48:44.873Z</dcterms:created>
  <dcterms:modified xsi:type="dcterms:W3CDTF">2026-06-26T01:48:44.873Z</dcterms:modified>
</cp:coreProperties>
</file>

<file path=docProps/custom.xml><?xml version="1.0" encoding="utf-8"?>
<Properties xmlns="http://schemas.openxmlformats.org/officeDocument/2006/custom-properties" xmlns:vt="http://schemas.openxmlformats.org/officeDocument/2006/docPropsVTypes"/>
</file>