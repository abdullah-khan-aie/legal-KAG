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DATED            2026</w:t>
      </w:r>
    </w:p>
    <w:p>
      <w:pPr>
        <w:spacing w:after="120"/>
        <w:jc w:val="center"/>
      </w:pPr>
      <w:r>
        <w:rPr>
          <w:b/>
          <w:bCs/>
          <w:sz w:val="28"/>
          <w:szCs w:val="28"/>
        </w:rPr>
        <w:t xml:space="preserve">AMENDMENT AND RESTATEMENT AGREEMENT</w:t>
      </w:r>
    </w:p>
    <w:p>
      <w:pPr>
        <w:spacing w:after="200"/>
        <w:jc w:val="center"/>
      </w:pPr>
      <w:r>
        <w:rPr>
          <w:i/>
          <w:iCs/>
          <w:sz w:val="20"/>
          <w:szCs w:val="20"/>
        </w:rPr>
        <w:t xml:space="preserve">relating to a Senior Facilities Agreement originally dated 14 June 2022</w:t>
      </w:r>
    </w:p>
    <w:p>
      <w:pPr>
        <w:spacing w:after="120" w:line="276"/>
        <w:jc w:val="center"/>
      </w:pPr>
      <w:r>
        <w:t xml:space="preserve">BETWEEN</w:t>
      </w:r>
    </w:p>
    <w:p>
      <w:pPr>
        <w:spacing w:after="70" w:line="276"/>
      </w:pPr>
      <w:r>
        <w:t xml:space="preserve">(1)  </w:t>
      </w:r>
      <w:r>
        <w:rPr>
          <w:b/>
          <w:bCs/>
        </w:rPr>
        <w:t xml:space="preserve">CALVERTON INDUSTRIES LIMITED</w:t>
      </w:r>
      <w:r>
        <w:t xml:space="preserve"> (registered in England and Wales with company number 04127786) whose registered office is at Calverton House, Ryebank Road, Redditch B98 8LG (the </w:t>
      </w:r>
      <w:r>
        <w:rPr>
          <w:b/>
          <w:bCs/>
        </w:rPr>
        <w:t xml:space="preserve">“Company”</w:t>
      </w:r>
      <w:r>
        <w:t xml:space="preserve">), for itself and as agent for the other Obligors;</w:t>
      </w:r>
    </w:p>
    <w:p>
      <w:pPr>
        <w:spacing w:after="70" w:line="276"/>
      </w:pPr>
      <w:r>
        <w:t xml:space="preserve">(2)  </w:t>
      </w:r>
      <w:r>
        <w:rPr>
          <w:b/>
          <w:bCs/>
        </w:rPr>
        <w:t xml:space="preserve">CALVERTON FASTENINGS LIMITED</w:t>
      </w:r>
      <w:r>
        <w:t xml:space="preserve"> (company number 04980321) and </w:t>
      </w:r>
      <w:r>
        <w:rPr>
          <w:b/>
          <w:bCs/>
        </w:rPr>
        <w:t xml:space="preserve">CALVERTON FLUID SYSTEMS LIMITED</w:t>
      </w:r>
      <w:r>
        <w:t xml:space="preserve"> (company number 05221904) (together the </w:t>
      </w:r>
      <w:r>
        <w:rPr>
          <w:b/>
          <w:bCs/>
        </w:rPr>
        <w:t xml:space="preserve">“Guarantors”</w:t>
      </w:r>
      <w:r>
        <w:t xml:space="preserve">);</w:t>
      </w:r>
    </w:p>
    <w:p>
      <w:pPr>
        <w:spacing w:after="70" w:line="276"/>
      </w:pPr>
      <w:r>
        <w:t xml:space="preserve">(3)  </w:t>
      </w:r>
      <w:r>
        <w:rPr>
          <w:b/>
          <w:bCs/>
        </w:rPr>
        <w:t xml:space="preserve">ALDERMARSH NOMINEES LIMITED</w:t>
      </w:r>
      <w:r>
        <w:t xml:space="preserve"> (company number 03388142) as </w:t>
      </w:r>
      <w:r>
        <w:rPr>
          <w:b/>
          <w:bCs/>
        </w:rPr>
        <w:t xml:space="preserve">Subordinated Creditor</w:t>
      </w:r>
      <w:r>
        <w:t xml:space="preserve">;</w:t>
      </w:r>
    </w:p>
    <w:p>
      <w:pPr>
        <w:spacing w:after="70" w:line="276"/>
      </w:pPr>
      <w:r>
        <w:t xml:space="preserve">(4)  </w:t>
      </w:r>
      <w:r>
        <w:rPr>
          <w:b/>
          <w:bCs/>
        </w:rPr>
        <w:t xml:space="preserve">NORTHBANK PLC</w:t>
      </w:r>
      <w:r>
        <w:t xml:space="preserve"> as </w:t>
      </w:r>
      <w:r>
        <w:rPr>
          <w:b/>
          <w:bCs/>
        </w:rPr>
        <w:t xml:space="preserve">Agent</w:t>
      </w:r>
      <w:r>
        <w:t xml:space="preserve"> and as </w:t>
      </w:r>
      <w:r>
        <w:rPr>
          <w:b/>
          <w:bCs/>
        </w:rPr>
        <w:t xml:space="preserve">Security Agent</w:t>
      </w:r>
      <w:r>
        <w:t xml:space="preserve">; and</w:t>
      </w:r>
    </w:p>
    <w:p>
      <w:pPr>
        <w:spacing w:after="160" w:line="276"/>
      </w:pPr>
      <w:r>
        <w:t xml:space="preserve">(5)  </w:t>
      </w:r>
      <w:r>
        <w:rPr>
          <w:b/>
          <w:bCs/>
        </w:rPr>
        <w:t xml:space="preserve">NORTHBANK PLC</w:t>
      </w:r>
      <w:r>
        <w:t xml:space="preserve"> as </w:t>
      </w:r>
      <w:r>
        <w:rPr>
          <w:b/>
          <w:bCs/>
        </w:rPr>
        <w:t xml:space="preserve">Original Lender</w:t>
      </w:r>
      <w:r>
        <w:t xml:space="preserve">, </w:t>
      </w:r>
      <w:r>
        <w:rPr>
          <w:b/>
          <w:bCs/>
        </w:rPr>
        <w:t xml:space="preserve">Super-Senior Lender</w:t>
      </w:r>
      <w:r>
        <w:t xml:space="preserve"> and </w:t>
      </w:r>
      <w:r>
        <w:rPr>
          <w:b/>
          <w:bCs/>
        </w:rPr>
        <w:t xml:space="preserve">Arranger</w:t>
      </w:r>
      <w:r>
        <w:t xml:space="preserve">.</w:t>
      </w:r>
    </w:p>
    <w:p>
      <w:pPr>
        <w:spacing w:after="120" w:line="276"/>
      </w:pPr>
      <w:r>
        <w:t xml:space="preserve">Whitfield Carter LLP, 22 Bishopsgate, London EC2N 4BQ  —  ref SW/IRONHOLD/2026</w:t>
      </w:r>
    </w:p>
    <w:p>
      <w:pPr>
        <w:pageBreakBefore/>
      </w:pPr>
      <w:r>
        <w:t xml:space="preserve"/>
      </w:r>
    </w:p>
    <w:p>
      <w:pPr>
        <w:pStyle w:val="Heading1"/>
      </w:pPr>
      <w:r>
        <w:t xml:space="preserve">Contents</w:t>
      </w:r>
    </w:p>
    <w:p>
      <w:pPr>
        <w:spacing w:after="50"/>
      </w:pPr>
      <w:r>
        <w:rPr>
          <w:sz w:val="20"/>
          <w:szCs w:val="20"/>
        </w:rPr>
        <w:t xml:space="preserve">1.  Definitions and interpretation</w:t>
      </w:r>
    </w:p>
    <w:p>
      <w:pPr>
        <w:spacing w:after="50"/>
      </w:pPr>
      <w:r>
        <w:rPr>
          <w:sz w:val="20"/>
          <w:szCs w:val="20"/>
        </w:rPr>
        <w:t xml:space="preserve">2.  Effective date and conditions precedent</w:t>
      </w:r>
    </w:p>
    <w:p>
      <w:pPr>
        <w:spacing w:after="50"/>
      </w:pPr>
      <w:r>
        <w:rPr>
          <w:sz w:val="20"/>
          <w:szCs w:val="20"/>
        </w:rPr>
        <w:t xml:space="preserve">3.  Amendment and restatement of the Senior Facilities Agreement</w:t>
      </w:r>
    </w:p>
    <w:p>
      <w:pPr>
        <w:spacing w:after="50"/>
      </w:pPr>
      <w:r>
        <w:rPr>
          <w:sz w:val="20"/>
          <w:szCs w:val="20"/>
        </w:rPr>
        <w:t xml:space="preserve">4.  New-money super-senior facility</w:t>
      </w:r>
    </w:p>
    <w:p>
      <w:pPr>
        <w:spacing w:after="50"/>
      </w:pPr>
      <w:r>
        <w:rPr>
          <w:sz w:val="20"/>
          <w:szCs w:val="20"/>
        </w:rPr>
        <w:t xml:space="preserve">5.  Reset financial covenants</w:t>
      </w:r>
    </w:p>
    <w:p>
      <w:pPr>
        <w:spacing w:after="50"/>
      </w:pPr>
      <w:r>
        <w:rPr>
          <w:sz w:val="20"/>
          <w:szCs w:val="20"/>
        </w:rPr>
        <w:t xml:space="preserve">6.  Debt-for-equity conversion and subordination</w:t>
      </w:r>
    </w:p>
    <w:p>
      <w:pPr>
        <w:spacing w:after="50"/>
      </w:pPr>
      <w:r>
        <w:rPr>
          <w:sz w:val="20"/>
          <w:szCs w:val="20"/>
        </w:rPr>
        <w:t xml:space="preserve">7.  Security confirmation</w:t>
      </w:r>
    </w:p>
    <w:p>
      <w:pPr>
        <w:spacing w:after="50"/>
      </w:pPr>
      <w:r>
        <w:rPr>
          <w:sz w:val="20"/>
          <w:szCs w:val="20"/>
        </w:rPr>
        <w:t xml:space="preserve">8.  Representations</w:t>
      </w:r>
    </w:p>
    <w:p>
      <w:pPr>
        <w:spacing w:after="50"/>
      </w:pPr>
      <w:r>
        <w:rPr>
          <w:sz w:val="20"/>
          <w:szCs w:val="20"/>
        </w:rPr>
        <w:t xml:space="preserve">9.  Undertakings</w:t>
      </w:r>
    </w:p>
    <w:p>
      <w:pPr>
        <w:spacing w:after="50"/>
      </w:pPr>
      <w:r>
        <w:rPr>
          <w:sz w:val="20"/>
          <w:szCs w:val="20"/>
        </w:rPr>
        <w:t xml:space="preserve">10.  Fees, costs and expenses</w:t>
      </w:r>
    </w:p>
    <w:p>
      <w:pPr>
        <w:spacing w:after="50"/>
      </w:pPr>
      <w:r>
        <w:rPr>
          <w:sz w:val="20"/>
          <w:szCs w:val="20"/>
        </w:rPr>
        <w:t xml:space="preserve">11.  Consents and waivers of Specified Defaults</w:t>
      </w:r>
    </w:p>
    <w:p>
      <w:pPr>
        <w:spacing w:after="50"/>
      </w:pPr>
      <w:r>
        <w:rPr>
          <w:sz w:val="20"/>
          <w:szCs w:val="20"/>
        </w:rPr>
        <w:t xml:space="preserve">12.  Continuity and further assurance</w:t>
      </w:r>
    </w:p>
    <w:p>
      <w:pPr>
        <w:spacing w:after="50"/>
      </w:pPr>
      <w:r>
        <w:rPr>
          <w:sz w:val="20"/>
          <w:szCs w:val="20"/>
        </w:rPr>
        <w:t xml:space="preserve">13.  Counterparts</w:t>
      </w:r>
    </w:p>
    <w:p>
      <w:pPr>
        <w:spacing w:after="50"/>
      </w:pPr>
      <w:r>
        <w:rPr>
          <w:sz w:val="20"/>
          <w:szCs w:val="20"/>
        </w:rPr>
        <w:t xml:space="preserve">14.  Governing law and jurisdiction</w:t>
      </w:r>
    </w:p>
    <w:p>
      <w:pPr>
        <w:spacing w:after="50"/>
      </w:pPr>
      <w:r>
        <w:rPr>
          <w:sz w:val="20"/>
          <w:szCs w:val="20"/>
        </w:rPr>
        <w:t xml:space="preserve">Schedule 1 — Amended commercial terms</w:t>
      </w:r>
    </w:p>
    <w:p>
      <w:pPr>
        <w:spacing w:after="50"/>
      </w:pPr>
      <w:r>
        <w:rPr>
          <w:sz w:val="20"/>
          <w:szCs w:val="20"/>
        </w:rPr>
        <w:t xml:space="preserve">Schedule 2 — Reset financial covenants</w:t>
      </w:r>
    </w:p>
    <w:p>
      <w:pPr>
        <w:spacing w:after="50"/>
      </w:pPr>
      <w:r>
        <w:rPr>
          <w:sz w:val="20"/>
          <w:szCs w:val="20"/>
        </w:rPr>
        <w:t xml:space="preserve">Schedule 3 — Conditions precedent</w:t>
      </w:r>
    </w:p>
    <w:p>
      <w:pPr>
        <w:spacing w:after="50"/>
      </w:pPr>
      <w:r>
        <w:rPr>
          <w:sz w:val="20"/>
          <w:szCs w:val="20"/>
        </w:rPr>
        <w:t xml:space="preserve">Schedule 4 — Form of Compliance Certificate</w:t>
      </w:r>
    </w:p>
    <w:p>
      <w:pPr>
        <w:pageBreakBefore/>
      </w:pPr>
      <w:r>
        <w:t xml:space="preserve"/>
      </w:r>
    </w:p>
    <w:p>
      <w:pPr>
        <w:pStyle w:val="Heading1"/>
      </w:pPr>
      <w:r>
        <w:t xml:space="preserve">Recitals</w:t>
      </w:r>
    </w:p>
    <w:p>
      <w:pPr>
        <w:pStyle w:val="ListParagraph"/>
        <w:numPr>
          <w:ilvl w:val="0"/>
          <w:numId w:val="2"/>
        </w:numPr>
        <w:spacing w:after="110" w:line="276"/>
      </w:pPr>
      <w:r>
        <w:t xml:space="preserve">The Company, the Guarantors, the Agent and the Original Lender are party to a senior facilities agreement originally dated 14 June 2022 (the “Original Facilities Agreement”), under which the Original Lender made available a term loan facility of £42,000,000 (“Facility A”) and a revolving credit facility of £8,000,000 (the “RCF”).</w:t>
      </w:r>
    </w:p>
    <w:p>
      <w:pPr>
        <w:pStyle w:val="ListParagraph"/>
        <w:numPr>
          <w:ilvl w:val="0"/>
          <w:numId w:val="2"/>
        </w:numPr>
        <w:spacing w:after="110" w:line="276"/>
      </w:pPr>
      <w:r>
        <w:t xml:space="preserve">At the test date falling on 31 December 2025 the Group breached the leverage and interest-cover covenants in Clause 21 of the Original Facilities Agreement (the “Specified Defaults”), and the parties entered into a standstill and forbearance agreement dated 20 February 2026 (the “Standstill Agreement”).</w:t>
      </w:r>
    </w:p>
    <w:p>
      <w:pPr>
        <w:pStyle w:val="ListParagraph"/>
        <w:numPr>
          <w:ilvl w:val="0"/>
          <w:numId w:val="2"/>
        </w:numPr>
        <w:spacing w:after="110" w:line="276"/>
      </w:pPr>
      <w:r>
        <w:t xml:space="preserve">Following an independent business review by Marlow Tax &amp; Advisory Ltd, the parties have agreed to implement a consensual restructuring of the Group’s indebtedness comprising: (i) the amendment and restatement of the Original Facilities Agreement; (ii) the provision of a new-money super-senior facility of £12,000,000; (iii) the conversion of £6,000,000 of the Shareholder Loans into equity and the subordination of the balance; and (iv) the reset of the financial covenants.</w:t>
      </w:r>
    </w:p>
    <w:p>
      <w:pPr>
        <w:pStyle w:val="ListParagraph"/>
        <w:numPr>
          <w:ilvl w:val="0"/>
          <w:numId w:val="2"/>
        </w:numPr>
        <w:spacing w:after="110" w:line="276"/>
      </w:pPr>
      <w:r>
        <w:t xml:space="preserve">This Agreement sets out the terms on which the Original Facilities Agreement is amended and restated, the new facility is made available, and the Specified Defaults are waived with effect from the Restructuring Effective Date.</w:t>
      </w:r>
    </w:p>
    <w:p>
      <w:pPr>
        <w:pStyle w:val="Heading1"/>
      </w:pPr>
      <w:r>
        <w:t xml:space="preserve">1.  Definitions and interpretation</w:t>
      </w:r>
    </w:p>
    <w:p>
      <w:pPr>
        <w:pStyle w:val="ListParagraph"/>
        <w:numPr>
          <w:ilvl w:val="0"/>
          <w:numId w:val="3"/>
        </w:numPr>
        <w:spacing w:after="110" w:line="276"/>
      </w:pPr>
      <w:r>
        <w:t xml:space="preserve">In this Agreement, unless the context otherwise requires, terms defined in the Original Facilities Agreement (as amended and restated by this Agreement) have the same meaning, and:</w:t>
      </w:r>
    </w:p>
    <w:p>
      <w:pPr>
        <w:pStyle w:val="ListParagraph"/>
        <w:numPr>
          <w:ilvl w:val="1"/>
          <w:numId w:val="3"/>
        </w:numPr>
        <w:spacing w:after="110" w:line="276"/>
      </w:pPr>
      <w:r>
        <w:rPr>
          <w:b/>
          <w:bCs/>
        </w:rPr>
        <w:t xml:space="preserve">“Amended Facilities Agreement”</w:t>
      </w:r>
      <w:r>
        <w:t xml:space="preserve"> means the Original Facilities Agreement as amended and restated in the form set out in the Appendix to this Agreement.</w:t>
      </w:r>
    </w:p>
    <w:p>
      <w:pPr>
        <w:pStyle w:val="ListParagraph"/>
        <w:numPr>
          <w:ilvl w:val="1"/>
          <w:numId w:val="3"/>
        </w:numPr>
        <w:spacing w:after="110" w:line="276"/>
      </w:pPr>
      <w:r>
        <w:rPr>
          <w:b/>
          <w:bCs/>
        </w:rPr>
        <w:t xml:space="preserve">“Restructuring Effective Date”</w:t>
      </w:r>
      <w:r>
        <w:t xml:space="preserve"> or </w:t>
      </w:r>
      <w:r>
        <w:rPr>
          <w:b/>
          <w:bCs/>
        </w:rPr>
        <w:t xml:space="preserve">“RED”</w:t>
      </w:r>
      <w:r>
        <w:t xml:space="preserve"> means the date on which the Agent confirms in writing to the Company that each of the conditions precedent in Schedule 3 has been satisfied or waived.</w:t>
      </w:r>
    </w:p>
    <w:p>
      <w:pPr>
        <w:pStyle w:val="ListParagraph"/>
        <w:numPr>
          <w:ilvl w:val="1"/>
          <w:numId w:val="3"/>
        </w:numPr>
        <w:spacing w:after="110" w:line="276"/>
      </w:pPr>
      <w:r>
        <w:rPr>
          <w:b/>
          <w:bCs/>
        </w:rPr>
        <w:t xml:space="preserve">“Shareholder Loans”</w:t>
      </w:r>
      <w:r>
        <w:t xml:space="preserve"> means the loan notes of £21,000,000 in aggregate principal amount issued by the Company to the Subordinated Creditor, of which £6,000,000 is to be converted into equity under Clause 6.</w:t>
      </w:r>
    </w:p>
    <w:p>
      <w:pPr>
        <w:pStyle w:val="ListParagraph"/>
        <w:numPr>
          <w:ilvl w:val="1"/>
          <w:numId w:val="3"/>
        </w:numPr>
        <w:spacing w:after="110" w:line="276"/>
      </w:pPr>
      <w:r>
        <w:rPr>
          <w:b/>
          <w:bCs/>
        </w:rPr>
        <w:t xml:space="preserve">“Super-Senior Facility”</w:t>
      </w:r>
      <w:r>
        <w:t xml:space="preserve"> means the term loan facility of £12,000,000 made available under Clause 4 and the Amended Facilities Agreement, ranking ahead of Facility A and the RCF as to the proceeds of enforcement in accordance with the Intercreditor Deed.</w:t>
      </w:r>
    </w:p>
    <w:p>
      <w:pPr>
        <w:pStyle w:val="ListParagraph"/>
        <w:numPr>
          <w:ilvl w:val="1"/>
          <w:numId w:val="3"/>
        </w:numPr>
        <w:spacing w:after="110" w:line="276"/>
      </w:pPr>
      <w:r>
        <w:t xml:space="preserve">Clause and Schedule headings are for convenience only. References to a person include its successors and permitted assigns. Words importing the singular include the plural and vice versa.</w:t>
      </w:r>
    </w:p>
    <w:p>
      <w:pPr>
        <w:pStyle w:val="Heading1"/>
      </w:pPr>
      <w:r>
        <w:t xml:space="preserve">2.  Effective date and conditions precedent</w:t>
      </w:r>
    </w:p>
    <w:p>
      <w:pPr>
        <w:pStyle w:val="ListParagraph"/>
        <w:numPr>
          <w:ilvl w:val="0"/>
          <w:numId w:val="3"/>
        </w:numPr>
        <w:spacing w:after="110" w:line="276"/>
      </w:pPr>
      <w:r>
        <w:t xml:space="preserve">The amendments and restatement in this Agreement take effect on, and are conditional upon the occurrence of, the Restructuring Effective Date.</w:t>
      </w:r>
    </w:p>
    <w:p>
      <w:pPr>
        <w:pStyle w:val="ListParagraph"/>
        <w:numPr>
          <w:ilvl w:val="0"/>
          <w:numId w:val="3"/>
        </w:numPr>
        <w:spacing w:after="110" w:line="276"/>
      </w:pPr>
      <w:r>
        <w:t xml:space="preserve">The Restructuring Effective Date will occur when the Agent has confirmed that each condition precedent set out in Schedule 3 has been satisfied or waived by the Agent (acting reasonably). The Agent will give that confirmation promptly upon being so satisfied and it is conclusive and binding.</w:t>
      </w:r>
    </w:p>
    <w:p>
      <w:pPr>
        <w:pStyle w:val="ListParagraph"/>
        <w:numPr>
          <w:ilvl w:val="0"/>
          <w:numId w:val="3"/>
        </w:numPr>
        <w:spacing w:after="110" w:line="276"/>
      </w:pPr>
      <w:r>
        <w:t xml:space="preserve">If the Restructuring Effective Date has not occurred by 15 May 2026 (or such later date as the Agent may agree), Clauses 3 to 7 will not take effect and the Original Facilities Agreement will continue in force, subject to the terms of the Standstill Agreement.</w:t>
      </w:r>
    </w:p>
    <w:p>
      <w:pPr>
        <w:pStyle w:val="Heading1"/>
      </w:pPr>
      <w:r>
        <w:t xml:space="preserve">3.  Amendment and restatement of the Senior Facilities Agreement</w:t>
      </w:r>
    </w:p>
    <w:p>
      <w:pPr>
        <w:pStyle w:val="ListParagraph"/>
        <w:numPr>
          <w:ilvl w:val="0"/>
          <w:numId w:val="3"/>
        </w:numPr>
        <w:spacing w:after="110" w:line="276"/>
      </w:pPr>
      <w:r>
        <w:t xml:space="preserve">With effect from the Restructuring Effective Date, the Original Facilities Agreement is amended and restated so that it reads as set out in the Appendix, incorporating the amended commercial terms in Schedule 1 and the reset financial covenants in Schedule 2.</w:t>
      </w:r>
    </w:p>
    <w:p>
      <w:pPr>
        <w:pStyle w:val="ListParagraph"/>
        <w:numPr>
          <w:ilvl w:val="0"/>
          <w:numId w:val="3"/>
        </w:numPr>
        <w:spacing w:after="110" w:line="276"/>
      </w:pPr>
      <w:r>
        <w:t xml:space="preserve">The principal amendments are: (a) the extension of the final maturity date of Facility A and the RCF to 31 December 2029; (b) an increase in the applicable margin on Facility A to </w:t>
      </w:r>
      <w:del w:id="101" w:author="Alistair Whitlock (Pemberton Rowe LLP)" w:date="2026-03-27T10:00:00Z">
        <w:r>
          <w:delText xml:space="preserve">4.25</w:delText>
        </w:r>
      </w:del>
      <w:ins w:id="102" w:author="Alistair Whitlock (Pemberton Rowe LLP)" w:date="2026-03-27T10:00:00Z">
        <w:r>
          <w:t xml:space="preserve">4.50</w:t>
        </w:r>
      </w:ins>
      <w:r>
        <w:t xml:space="preserve"> per cent. per annum over SONIA, subject to the margin ratchet in Schedule 1; (c) amortisation of Facility A deferred so that no scheduled repayment falls due before 31 December 2026; and (d) the amendments to the covenant, cash-sweep and information provisions described in Schedules 1 and 2.</w:t>
      </w:r>
    </w:p>
    <w:p>
      <w:pPr>
        <w:pStyle w:val="ListParagraph"/>
        <w:numPr>
          <w:ilvl w:val="0"/>
          <w:numId w:val="3"/>
        </w:numPr>
        <w:spacing w:after="110" w:line="276"/>
      </w:pPr>
      <w:r>
        <w:t xml:space="preserve">From the Restructuring Effective Date, references in the Finance Documents to the “Facilities Agreement” are to the Amended Facilities Agreement.</w:t>
      </w:r>
    </w:p>
    <w:p>
      <w:pPr>
        <w:pStyle w:val="Heading1"/>
      </w:pPr>
      <w:r>
        <w:t xml:space="preserve">4.  New-money super-senior facility</w:t>
      </w:r>
    </w:p>
    <w:p>
      <w:pPr>
        <w:pStyle w:val="ListParagraph"/>
        <w:numPr>
          <w:ilvl w:val="0"/>
          <w:numId w:val="3"/>
        </w:numPr>
        <w:spacing w:after="110" w:line="276"/>
      </w:pPr>
      <w:r>
        <w:t xml:space="preserve">The Super-Senior Lender agrees to make available to the Company a committed term loan facility of £12,000,000 (the Super-Senior Facility) on the terms of the Amended Facilities Agreement.</w:t>
      </w:r>
    </w:p>
    <w:p>
      <w:pPr>
        <w:pStyle w:val="ListParagraph"/>
        <w:numPr>
          <w:ilvl w:val="0"/>
          <w:numId w:val="3"/>
        </w:numPr>
        <w:spacing w:after="110" w:line="276"/>
      </w:pPr>
      <w:r>
        <w:t xml:space="preserve">The Super-Senior Facility may be drawn in up to three tranches during the Availability Period ending on 31 December 2026, and shall be applied towards: (a) the site consolidation of the Redditch fastenings line; (b) the Group’s working capital; and (c) the fees, costs and expenses of the restructuring.</w:t>
      </w:r>
    </w:p>
    <w:p>
      <w:pPr>
        <w:pStyle w:val="ListParagraph"/>
        <w:numPr>
          <w:ilvl w:val="0"/>
          <w:numId w:val="3"/>
        </w:numPr>
        <w:spacing w:after="110" w:line="276"/>
      </w:pPr>
      <w:r>
        <w:t xml:space="preserve">The Super-Senior Facility bears interest at 5.50 per cent. per annum over SONIA, is repayable in full on 31 December 2028, and ranks ahead of the Senior Liabilities as to the proceeds of enforcement in accordance with the Intercreditor Deed.</w:t>
      </w:r>
    </w:p>
    <w:p>
      <w:pPr>
        <w:pStyle w:val="Heading1"/>
      </w:pPr>
      <w:r>
        <w:t xml:space="preserve">5.  Reset financial covenants</w:t>
      </w:r>
    </w:p>
    <w:p>
      <w:pPr>
        <w:pStyle w:val="ListParagraph"/>
        <w:numPr>
          <w:ilvl w:val="0"/>
          <w:numId w:val="3"/>
        </w:numPr>
        <w:spacing w:after="110" w:line="276"/>
      </w:pPr>
      <w:r>
        <w:t xml:space="preserve">With effect from the Restructuring Effective Date, Clause 21 (Financial Covenants) of the Original Facilities Agreement is deleted and replaced by the reset covenants set out in Schedule 2, which provide for: (a) a testing holiday at the June 2026 and September 2026 test dates; (b) a maximum total leverage covenant stepping down from 4.50x at December 2026 to 3.00x at December 2029; (c) a minimum interest-cover covenant stepping up from 2.50x to 4.00x over the same period; (d) a super-senior leverage cap of </w:t>
      </w:r>
      <w:del w:id="121" w:author="Alistair Whitlock (Pemberton Rowe LLP)" w:date="2026-03-27T10:00:00Z">
        <w:r>
          <w:delText xml:space="preserve">0.75x</w:delText>
        </w:r>
      </w:del>
      <w:ins w:id="122" w:author="Alistair Whitlock (Pemberton Rowe LLP)" w:date="2026-03-27T10:00:00Z">
        <w:r>
          <w:t xml:space="preserve">0.60x</w:t>
        </w:r>
      </w:ins>
      <w:r>
        <w:t xml:space="preserve">; and (e) a minimum-liquidity covenant of £4,000,000.</w:t>
      </w:r>
    </w:p>
    <w:p>
      <w:pPr>
        <w:pStyle w:val="ListParagraph"/>
        <w:numPr>
          <w:ilvl w:val="0"/>
          <w:numId w:val="3"/>
        </w:numPr>
        <w:spacing w:after="110" w:line="276"/>
      </w:pPr>
      <w:r>
        <w:t xml:space="preserve">The equity-cure right in the Amended Facilities Agreement is limited to </w:t>
      </w:r>
      <w:del w:id="211" w:author="James Osei (Whitfield Carter LLP)" w:date="2026-04-03T14:20:00Z">
        <w:r>
          <w:delText xml:space="preserve">two</w:delText>
        </w:r>
      </w:del>
      <w:ins w:id="212" w:author="James Osei (Whitfield Carter LLP)" w:date="2026-04-03T14:20:00Z">
        <w:r>
          <w:t xml:space="preserve">three</w:t>
        </w:r>
      </w:ins>
      <w:r>
        <w:t xml:space="preserve"> cures over the life of the facilities, each subject to a cap of £3,000,000 and applied only to Adjusted EBITDA, provided that no more than two cures may be exercised in any period of 24 consecutive months.</w:t>
      </w:r>
    </w:p>
    <w:p>
      <w:pPr>
        <w:pStyle w:val="Heading1"/>
      </w:pPr>
      <w:r>
        <w:t xml:space="preserve">6.  Debt-for-equity conversion and subordination</w:t>
      </w:r>
    </w:p>
    <w:p>
      <w:pPr>
        <w:pStyle w:val="ListParagraph"/>
        <w:numPr>
          <w:ilvl w:val="0"/>
          <w:numId w:val="3"/>
        </w:numPr>
        <w:spacing w:after="110" w:line="276"/>
      </w:pPr>
      <w:r>
        <w:t xml:space="preserve">On the Restructuring Effective Date, the Subordinated Creditor shall: (a) release and convert £6,000,000 of the Shareholder Loans in consideration for the issue by the Company of 6,000,000 new ordinary shares of £1.00 each, credited as fully paid; and (b) subordinate the residual £15,000,000 of Shareholder Loans to the Senior Liabilities and the Super-Senior Liabilities on the terms of the Deed of Subordination.</w:t>
      </w:r>
    </w:p>
    <w:p>
      <w:pPr>
        <w:pStyle w:val="ListParagraph"/>
        <w:numPr>
          <w:ilvl w:val="0"/>
          <w:numId w:val="3"/>
        </w:numPr>
        <w:spacing w:after="110" w:line="276"/>
      </w:pPr>
      <w:r>
        <w:t xml:space="preserve">The Subordinated Creditor agrees that no payment of principal or interest shall be made in respect of the residual Shareholder Loans, and that interest shall be capitalised (PIK), until the Senior Liabilities and Super-Senior Liabilities have been discharged in full, save as permitted by the Intercreditor Deed.</w:t>
      </w:r>
    </w:p>
    <w:p>
      <w:pPr>
        <w:pStyle w:val="Heading1"/>
      </w:pPr>
      <w:r>
        <w:t xml:space="preserve">7.  Security confirmation</w:t>
      </w:r>
    </w:p>
    <w:p>
      <w:pPr>
        <w:pStyle w:val="ListParagraph"/>
        <w:numPr>
          <w:ilvl w:val="0"/>
          <w:numId w:val="3"/>
        </w:numPr>
        <w:spacing w:after="110" w:line="276"/>
      </w:pPr>
      <w:r>
        <w:t xml:space="preserve">Each Obligor confirms that: (a) the Transaction Security created by it continues in full force and secures its obligations under the Amended Facilities Agreement and the Super-Senior Facility; and (b) it will enter into the security confirmation deed and, in the case of Calverton Fluid Systems Limited, a new debenture, and, in the case of Calverton Fastenings Limited, a legal charge over the Redditch freehold.</w:t>
      </w:r>
    </w:p>
    <w:p>
      <w:pPr>
        <w:pStyle w:val="Heading1"/>
      </w:pPr>
      <w:r>
        <w:t xml:space="preserve">8.  Representations</w:t>
      </w:r>
    </w:p>
    <w:p>
      <w:pPr>
        <w:pStyle w:val="ListParagraph"/>
        <w:numPr>
          <w:ilvl w:val="0"/>
          <w:numId w:val="3"/>
        </w:numPr>
        <w:spacing w:after="110" w:line="276"/>
      </w:pPr>
      <w:r>
        <w:t xml:space="preserve">Each Obligor makes the representations set out in the Amended Facilities Agreement on the date of this Agreement and on the Restructuring Effective Date, by reference to the facts then existing, save that the representations are deemed qualified by the Specified Defaults and the matters disclosed in the independent business review.</w:t>
      </w:r>
    </w:p>
    <w:p>
      <w:pPr>
        <w:pStyle w:val="Heading1"/>
      </w:pPr>
      <w:r>
        <w:t xml:space="preserve">9.  Undertakings</w:t>
      </w:r>
    </w:p>
    <w:p>
      <w:pPr>
        <w:pStyle w:val="ListParagraph"/>
        <w:numPr>
          <w:ilvl w:val="0"/>
          <w:numId w:val="3"/>
        </w:numPr>
        <w:spacing w:after="110" w:line="276"/>
      </w:pPr>
      <w:r>
        <w:t xml:space="preserve">Each Obligor undertakes to comply with the undertakings in the Amended Facilities Agreement and, in addition, to: (a) implement the operational restructuring set out in the business plan by 31 December 2026; (b) deliver monthly management accounts within 20 business days of month-end; and (c) procure that the Group’s cash is held with the Agent as sole clearing bank.</w:t>
      </w:r>
    </w:p>
    <w:p>
      <w:pPr>
        <w:pStyle w:val="Heading1"/>
      </w:pPr>
      <w:r>
        <w:t xml:space="preserve">10.  Fees, costs and expenses</w:t>
      </w:r>
    </w:p>
    <w:p>
      <w:pPr>
        <w:pStyle w:val="ListParagraph"/>
        <w:numPr>
          <w:ilvl w:val="0"/>
          <w:numId w:val="3"/>
        </w:numPr>
        <w:spacing w:after="110" w:line="276"/>
      </w:pPr>
      <w:r>
        <w:t xml:space="preserve">The Company shall pay: (a) an amendment and work fee of £</w:t>
      </w:r>
      <w:del w:id="111" w:author="Alistair Whitlock (Pemberton Rowe LLP)" w:date="2026-03-27T10:00:00Z">
        <w:r>
          <w:delText xml:space="preserve">630,000</w:delText>
        </w:r>
      </w:del>
      <w:ins w:id="112" w:author="Alistair Whitlock (Pemberton Rowe LLP)" w:date="2026-03-27T10:00:00Z">
        <w:del w:id="201" w:author="James Osei (Whitfield Carter LLP)" w:date="2026-04-03T14:20:00Z">
          <w:r>
            <w:delText xml:space="preserve">750,000</w:delText>
          </w:r>
        </w:del>
      </w:ins>
      <w:ins w:id="202" w:author="James Osei (Whitfield Carter LLP)" w:date="2026-04-03T14:20:00Z">
        <w:r>
          <w:t xml:space="preserve">690,000</w:t>
        </w:r>
      </w:ins>
      <w:r>
        <w:t xml:space="preserve"> to the Agent on the Restructuring Effective Date; (b) a commitment fee of </w:t>
      </w:r>
      <w:del w:id="113" w:author="Alistair Whitlock (Pemberton Rowe LLP)" w:date="2026-03-27T10:00:00Z">
        <w:r>
          <w:delText xml:space="preserve">1.75</w:delText>
        </w:r>
      </w:del>
      <w:ins w:id="114" w:author="Alistair Whitlock (Pemberton Rowe LLP)" w:date="2026-03-27T10:00:00Z">
        <w:r>
          <w:t xml:space="preserve">2.00</w:t>
        </w:r>
      </w:ins>
      <w:r>
        <w:t xml:space="preserve"> per cent. per annum on the undrawn Super-Senior Facility; and (c) all reasonable legal and advisory costs of the Finance Parties, including the fees of Pemberton Rowe LLP.</w:t>
      </w:r>
    </w:p>
    <w:p>
      <w:pPr>
        <w:pStyle w:val="Heading1"/>
      </w:pPr>
      <w:r>
        <w:t xml:space="preserve">11.  Consents and waivers of Specified Defaults</w:t>
      </w:r>
    </w:p>
    <w:p>
      <w:pPr>
        <w:pStyle w:val="ListParagraph"/>
        <w:numPr>
          <w:ilvl w:val="0"/>
          <w:numId w:val="3"/>
        </w:numPr>
        <w:spacing w:after="110" w:line="276"/>
      </w:pPr>
      <w:r>
        <w:t xml:space="preserve">With effect from, and conditional upon, the Restructuring Effective Date, the Finance Parties waive the Specified Defaults and any Default arising solely from them. This waiver is limited to the Specified Defaults and does not extend to any other Default.</w:t>
      </w:r>
    </w:p>
    <w:p>
      <w:pPr>
        <w:pStyle w:val="Heading1"/>
      </w:pPr>
      <w:r>
        <w:t xml:space="preserve">12.  Continuity and further assurance</w:t>
      </w:r>
    </w:p>
    <w:p>
      <w:pPr>
        <w:pStyle w:val="ListParagraph"/>
        <w:numPr>
          <w:ilvl w:val="0"/>
          <w:numId w:val="3"/>
        </w:numPr>
        <w:spacing w:after="110" w:line="276"/>
      </w:pPr>
      <w:r>
        <w:t xml:space="preserve">Save as amended by this Agreement, the Original Facilities Agreement and the other Finance Documents continue in full force. Each Obligor shall, at the Company’s cost, execute such documents and do such things as the Agent reasonably requires to give effect to this Agreement.</w:t>
      </w:r>
    </w:p>
    <w:p>
      <w:pPr>
        <w:pStyle w:val="Heading1"/>
      </w:pPr>
      <w:r>
        <w:t xml:space="preserve">13.  Counterparts</w:t>
      </w:r>
    </w:p>
    <w:p>
      <w:pPr>
        <w:pStyle w:val="ListParagraph"/>
        <w:numPr>
          <w:ilvl w:val="0"/>
          <w:numId w:val="3"/>
        </w:numPr>
        <w:spacing w:after="110" w:line="276"/>
      </w:pPr>
      <w:r>
        <w:t xml:space="preserve">This Agreement may be executed in any number of counterparts, each of which is an original and all of which together constitute one instrument.</w:t>
      </w:r>
    </w:p>
    <w:p>
      <w:pPr>
        <w:pStyle w:val="Heading1"/>
      </w:pPr>
      <w:r>
        <w:t xml:space="preserve">14.  Governing law and jurisdiction</w:t>
      </w:r>
    </w:p>
    <w:p>
      <w:pPr>
        <w:pStyle w:val="ListParagraph"/>
        <w:numPr>
          <w:ilvl w:val="0"/>
          <w:numId w:val="3"/>
        </w:numPr>
        <w:spacing w:after="110" w:line="276"/>
      </w:pPr>
      <w:r>
        <w:t xml:space="preserve">This Agreement and any non-contractual obligations arising out of or in connection with it are governed by English law. The courts of England have exclusive jurisdiction to settle any dispute arising out of or in connection with this Agreement.</w:t>
      </w:r>
    </w:p>
    <w:p>
      <w:pPr>
        <w:pageBreakBefore/>
      </w:pPr>
      <w:r>
        <w:t xml:space="preserve"/>
      </w:r>
    </w:p>
    <w:p>
      <w:pPr>
        <w:pStyle w:val="Heading1"/>
      </w:pPr>
      <w:r>
        <w:t xml:space="preserve">Schedule 1 — Amended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Term</w:t>
            </w:r>
          </w:p>
        </w:tc>
        <w:tc>
          <w:tcPr>
            <w:tcW w:type="dxa" w:w="32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Original Facilities Agreement</w:t>
            </w:r>
          </w:p>
        </w:tc>
        <w:tc>
          <w:tcPr>
            <w:tcW w:type="dxa" w:w="3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Amended Facilities Agreement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Facility A</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£42,000,000 term loan</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£42,000,000 (maturity extended)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RCF</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£8,000,000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£8,000,000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Super-Senior Facility</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£12,000,000 (new money)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Facility A margin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+ 3.00%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+ 4.25% (ratchet 3.75%–4.75%)</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RCF margin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+ 2.75%</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+ 3.75%</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Final maturity</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 June 2027</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December 2029</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Amortisation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£2.1m per annum</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Deferred; none before 31 Dec 2026</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Cash sweep</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50% of excess cashflow</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75% of excess cashflow to Super-Senior</w:t>
            </w:r>
          </w:p>
        </w:tc>
      </w:tr>
    </w:tbl>
    <w:p>
      <w:pPr>
        <w:spacing w:after="60" w:line="276"/>
      </w:pPr>
    </w:p>
    <w:p>
      <w:pPr>
        <w:spacing w:after="120" w:line="276"/>
      </w:pPr>
      <w:r>
        <w:rPr>
          <w:b/>
          <w:bCs/>
        </w:rPr>
        <w:t xml:space="preserve">Margin ratchet.</w:t>
      </w:r>
      <w:r>
        <w:t xml:space="preserve"> The Facility A margin adjusts by reference to total leverage: above 4.00x, 4.75%; 3.50x to 4.00x, 4.25%; below 3.50x, 3.75%. The ratchet does not apply during the testing holiday.</w:t>
      </w:r>
    </w:p>
    <w:p>
      <w:pPr>
        <w:pStyle w:val="Heading1"/>
      </w:pPr>
      <w:r>
        <w:t xml:space="preserve">Schedule 2 — Reset financial covenants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Test date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Max total leverage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Min interest cover</w:t>
            </w:r>
          </w:p>
        </w:tc>
        <w:tc>
          <w:tcPr>
            <w:tcW w:type="dxa" w:w="1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Max super-senior leverage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Jun &amp; Sep 2026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Holiday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Holiday</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Holiday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4.50x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2.50x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Mar 2027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4.25x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2.75x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 Jun 2027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4.00x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3.00x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3.70x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3.25x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3.15x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3.75x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2029</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4.00x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bl>
    <w:p>
      <w:pPr>
        <w:spacing w:after="60" w:line="276"/>
      </w:pPr>
    </w:p>
    <w:p>
      <w:pPr>
        <w:spacing w:after="120" w:line="276"/>
      </w:pPr>
      <w:r>
        <w:t xml:space="preserve">Minimum liquidity of £4,000,000 (cash plus undrawn super-senior commitments) tested at each month-end. Equity cure limited to two cures, each capped at £3,000,000.</w:t>
      </w:r>
    </w:p>
    <w:p>
      <w:pPr>
        <w:pStyle w:val="Heading1"/>
      </w:pPr>
      <w:r>
        <w:t xml:space="preserve">Schedule 3 — Conditions precedent</w:t>
      </w:r>
    </w:p>
    <w:p>
      <w:pPr>
        <w:pStyle w:val="ListParagraph"/>
        <w:numPr>
          <w:ilvl w:val="0"/>
          <w:numId w:val="4"/>
        </w:numPr>
        <w:spacing w:after="110" w:line="276"/>
      </w:pPr>
      <w:r>
        <w:t xml:space="preserve">Constitutional documents and a certificate of an authorised signatory of each Obligor.</w:t>
      </w:r>
    </w:p>
    <w:p>
      <w:pPr>
        <w:pStyle w:val="ListParagraph"/>
        <w:numPr>
          <w:ilvl w:val="0"/>
          <w:numId w:val="4"/>
        </w:numPr>
        <w:spacing w:after="110" w:line="276"/>
      </w:pPr>
      <w:r>
        <w:t xml:space="preserve">Board and (where required) shareholder resolutions of each Obligor.</w:t>
      </w:r>
    </w:p>
    <w:p>
      <w:pPr>
        <w:pStyle w:val="ListParagraph"/>
        <w:numPr>
          <w:ilvl w:val="0"/>
          <w:numId w:val="4"/>
        </w:numPr>
        <w:spacing w:after="110" w:line="276"/>
      </w:pPr>
      <w:r>
        <w:t xml:space="preserve">This Agreement, the Super-Senior Facility Agreement, the Intercreditor Deed, the Deed of Subordination and the security confirmation deed, each duly executed.</w:t>
      </w:r>
    </w:p>
    <w:p>
      <w:pPr>
        <w:pStyle w:val="ListParagraph"/>
        <w:numPr>
          <w:ilvl w:val="0"/>
          <w:numId w:val="4"/>
        </w:numPr>
        <w:spacing w:after="110" w:line="276"/>
      </w:pPr>
      <w:r>
        <w:t xml:space="preserve">The new debenture from Calverton Fluid Systems Limited and the legal charge over the Redditch freehold.</w:t>
      </w:r>
    </w:p>
    <w:p>
      <w:pPr>
        <w:pStyle w:val="ListParagraph"/>
        <w:numPr>
          <w:ilvl w:val="0"/>
          <w:numId w:val="4"/>
        </w:numPr>
        <w:spacing w:after="110" w:line="276"/>
      </w:pPr>
      <w:r>
        <w:t xml:space="preserve">The final independent business review and an agreed funds flow statement.</w:t>
      </w:r>
    </w:p>
    <w:p>
      <w:pPr>
        <w:pStyle w:val="ListParagraph"/>
        <w:numPr>
          <w:ilvl w:val="0"/>
          <w:numId w:val="4"/>
        </w:numPr>
        <w:spacing w:after="110" w:line="276"/>
      </w:pPr>
      <w:r>
        <w:t xml:space="preserve">Legal opinions as to capacity and enforceability.</w:t>
      </w:r>
    </w:p>
    <w:p>
      <w:pPr>
        <w:pStyle w:val="ListParagraph"/>
        <w:numPr>
          <w:ilvl w:val="0"/>
          <w:numId w:val="4"/>
        </w:numPr>
        <w:spacing w:after="110" w:line="276"/>
      </w:pPr>
      <w:r>
        <w:t xml:space="preserve">Evidence of payment of the fees, costs and the amendment fee.</w:t>
      </w:r>
    </w:p>
    <w:p>
      <w:pPr>
        <w:pStyle w:val="Heading1"/>
      </w:pPr>
      <w:r>
        <w:t xml:space="preserve">Schedule 4 — Form of Compliance Certificate</w:t>
      </w:r>
    </w:p>
    <w:p>
      <w:pPr>
        <w:spacing w:after="200" w:line="276"/>
      </w:pPr>
      <w:r>
        <w:t xml:space="preserve">To: Northbank plc as Agent.  From: Calverton Industries Limited.  We confirm that, as at the test date, total leverage was [ ]x, interest cover was [ ]x, super-senior leverage was [ ]x and liquidity was £[ ], and that [no] Default is continuing. Signed: a director.</w:t>
      </w:r>
    </w:p>
    <w:p>
      <w:pPr>
        <w:pStyle w:val="Heading1"/>
      </w:pPr>
      <w:r>
        <w:t xml:space="preserve">Execution</w:t>
      </w:r>
    </w:p>
    <w:p>
      <w:pPr>
        <w:spacing w:after="180" w:line="276"/>
      </w:pPr>
      <w:r>
        <w:t xml:space="preserve">This Agreement has been entered into on the date stated at the beginning of it.</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CALVERTON INDUSTRIES LIMITED</w:t>
            </w:r>
          </w:p>
          <w:p>
            <w:pPr>
              <w:spacing w:after="40"/>
            </w:pPr>
            <w:r>
              <w:rPr>
                <w:sz w:val="19"/>
                <w:szCs w:val="19"/>
              </w:rPr>
              <w:t xml:space="preserve"/>
            </w:r>
          </w:p>
          <w:p>
            <w:pPr>
              <w:spacing w:after="40"/>
            </w:pPr>
            <w:r>
              <w:rPr>
                <w:sz w:val="19"/>
                <w:szCs w:val="19"/>
              </w:rPr>
              <w:t xml:space="preserve">........................  Director</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NORTHBANK PLC (as Agent, Security Agent, Lender and Super-Senior Lender)</w:t>
            </w:r>
          </w:p>
          <w:p>
            <w:pPr>
              <w:spacing w:after="40"/>
            </w:pPr>
            <w:r>
              <w:rPr>
                <w:sz w:val="19"/>
                <w:szCs w:val="19"/>
              </w:rPr>
              <w:t xml:space="preserve"/>
            </w:r>
          </w:p>
          <w:p>
            <w:pPr>
              <w:spacing w:after="40"/>
            </w:pPr>
            <w:r>
              <w:rPr>
                <w:sz w:val="19"/>
                <w:szCs w:val="19"/>
              </w:rPr>
              <w:t xml:space="preserve">........................  Authorised signatory</w:t>
            </w:r>
          </w:p>
        </w:tc>
      </w:tr>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CALVERTON FASTENINGS LIMITED and</w:t>
            </w:r>
          </w:p>
          <w:p>
            <w:pPr>
              <w:spacing w:after="40"/>
            </w:pPr>
            <w:r>
              <w:rPr>
                <w:sz w:val="19"/>
                <w:szCs w:val="19"/>
              </w:rPr>
              <w:t xml:space="preserve">CALVERTON FLUID SYSTEMS LIMITED</w:t>
            </w:r>
          </w:p>
          <w:p>
            <w:pPr>
              <w:spacing w:after="40"/>
            </w:pPr>
            <w:r>
              <w:rPr>
                <w:sz w:val="19"/>
                <w:szCs w:val="19"/>
              </w:rPr>
              <w:t xml:space="preserve"/>
            </w:r>
          </w:p>
          <w:p>
            <w:pPr>
              <w:spacing w:after="40"/>
            </w:pPr>
            <w:r>
              <w:rPr>
                <w:sz w:val="19"/>
                <w:szCs w:val="19"/>
              </w:rPr>
              <w:t xml:space="preserve">........................  Director</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ALDERMARSH NOMINEES LIMITED</w:t>
            </w:r>
          </w:p>
          <w:p>
            <w:pPr>
              <w:spacing w:after="40"/>
            </w:pPr>
            <w:r>
              <w:rPr>
                <w:sz w:val="19"/>
                <w:szCs w:val="19"/>
              </w:rPr>
              <w:t xml:space="preserve"/>
            </w:r>
          </w:p>
          <w:p>
            <w:pPr>
              <w:spacing w:after="40"/>
            </w:pPr>
            <w:r>
              <w:rPr>
                <w:sz w:val="19"/>
                <w:szCs w:val="19"/>
              </w:rPr>
              <w:t xml:space="preserve">........................  Director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4"/>
        <w:szCs w:val="14"/>
      </w:rPr>
      <w:t xml:space="preserve">Whitfield Carter LLP — Strictly private and confidential. Project Ironhold — A&amp;R Agreement (v1)</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rFonts w:ascii="Georgia" w:cs="Georgia" w:eastAsia="Georgia" w:hAnsi="Georgia"/>
        <w:b/>
        <w:bCs/>
        <w:color w:val="1F3864"/>
        <w:sz w:val="24"/>
        <w:szCs w:val="24"/>
      </w:rPr>
      <w:t xml:space="preserve">Whitfield Carter LLP</w:t>
    </w:r>
  </w:p>
  <w:p>
    <w:pPr>
      <w:pBdr>
        <w:bottom w:val="single" w:color="1F3864" w:sz="6" w:space="6"/>
      </w:pBdr>
      <w:spacing w:after="180"/>
    </w:pPr>
    <w:r>
      <w:rPr>
        <w:color w:val="666666"/>
        <w:sz w:val="15"/>
        <w:szCs w:val="15"/>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lvl>
    <w:lvl w:ilvl="1" w15:tentative="1">
      <w:start w:val="1"/>
      <w:numFmt w:val="decimal"/>
      <w:lvlText w:val="%1.%2"/>
      <w:lvlJc w:val="left"/>
      <w:pPr>
        <w:ind w:left="900" w:hanging="560"/>
      </w:pPr>
    </w:lvl>
    <w:lvl w:ilvl="2" w15:tentative="1">
      <w:start w:val="1"/>
      <w:numFmt w:val="lowerLetter"/>
      <w:lvlText w:val="(%3)"/>
      <w:lvlJc w:val="left"/>
      <w:pPr>
        <w:ind w:left="1400" w:hanging="500"/>
      </w:pPr>
    </w:lvl>
    <w:lvl w:ilvl="3" w15:tentative="1">
      <w:start w:val="1"/>
      <w:numFmt w:val="lowerRoman"/>
      <w:lvlText w:val="(%4)"/>
      <w:lvlJc w:val="left"/>
      <w:pPr>
        <w:ind w:left="1900" w:hanging="500"/>
      </w:pPr>
    </w:lvl>
  </w:abstractNum>
  <w:abstractNum w:abstractNumId="3" w15:restartNumberingAfterBreak="0">
    <w:multiLevelType w:val="hybridMultilevel"/>
    <w:lvl w:ilvl="0" w15:tentative="1">
      <w:start w:val="1"/>
      <w:numFmt w:val="upperLetter"/>
      <w:lvlText w:val="(%1)"/>
      <w:lvlJc w:val="left"/>
      <w:pPr>
        <w:ind w:left="760" w:hanging="520"/>
      </w:pPr>
    </w:lvl>
  </w:abstractNum>
  <w:abstractNum w:abstractNumId="4" w15:restartNumberingAfterBreak="0">
    <w:multiLevelType w:val="hybridMultilevel"/>
    <w:lvl w:ilvl="0" w15:tentative="1">
      <w:start w:val="1"/>
      <w:numFmt w:val="decimal"/>
      <w:lvlText w:val="%1."/>
      <w:lvlJc w:val="left"/>
      <w:pPr>
        <w:ind w:left="520" w:hanging="520"/>
      </w:pPr>
    </w:lvl>
  </w:abstractNum>
  <w:abstractNum w:abstractNumId="5"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sz w:val="25"/>
      <w:szCs w:val="25"/>
    </w:rPr>
  </w:style>
  <w:style w:type="paragraph" w:styleId="Heading2">
    <w:name w:val="Heading 2"/>
    <w:basedOn w:val="Normal"/>
    <w:next w:val="Normal"/>
    <w:qFormat/>
    <w:pPr>
      <w:spacing w:after="9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2026-07-01T11:29:38.404Z</dcterms:created>
  <dcterms:modified xsi:type="dcterms:W3CDTF">2026-07-01T11:29:38.404Z</dcterms:modified>
</cp:coreProperties>
</file>

<file path=docProps/custom.xml><?xml version="1.0" encoding="utf-8"?>
<Properties xmlns="http://schemas.openxmlformats.org/officeDocument/2006/custom-properties" xmlns:vt="http://schemas.openxmlformats.org/officeDocument/2006/docPropsVTypes"/>
</file>