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DATED 31 OCTOBER 2025</w:t>
      </w:r>
    </w:p>
    <w:p>
      <w:pPr>
        <w:spacing w:after="360"/>
        <w:jc w:val="center"/>
      </w:pPr>
      <w:r>
        <w:rPr>
          <w:sz w:val="22"/>
          <w:szCs w:val="22"/>
        </w:rPr>
        <w:t xml:space="preserve">________________________________</w:t>
      </w:r>
    </w:p>
    <w:p>
      <w:pPr>
        <w:spacing w:after="40"/>
        <w:jc w:val="center"/>
      </w:pPr>
      <w:r>
        <w:rPr>
          <w:b/>
          <w:bCs/>
          <w:sz w:val="24"/>
          <w:szCs w:val="24"/>
        </w:rPr>
        <w:t xml:space="preserve">ALDERMORE ROBOTICS LIMITED</w:t>
      </w:r>
    </w:p>
    <w:p>
      <w:pPr>
        <w:spacing w:after="40"/>
        <w:jc w:val="center"/>
      </w:pPr>
      <w:r>
        <w:rPr>
          <w:sz w:val="20"/>
          <w:szCs w:val="20"/>
        </w:rPr>
        <w:t xml:space="preserve">(1)  the Company</w:t>
      </w:r>
    </w:p>
    <w:p>
      <w:pPr>
        <w:spacing w:after="40"/>
        <w:jc w:val="center"/>
      </w:pPr>
      <w:r>
        <w:rPr>
          <w:sz w:val="20"/>
          <w:szCs w:val="20"/>
        </w:rPr>
        <w:t xml:space="preserve">(2)  the Founders</w:t>
      </w:r>
    </w:p>
    <w:p>
      <w:pPr>
        <w:spacing w:after="200"/>
        <w:jc w:val="center"/>
      </w:pPr>
      <w:r>
        <w:rPr>
          <w:sz w:val="20"/>
          <w:szCs w:val="20"/>
        </w:rPr>
        <w:t xml:space="preserve">(3)  the Investors</w:t>
      </w:r>
    </w:p>
    <w:p>
      <w:pPr>
        <w:spacing w:after="40"/>
        <w:jc w:val="center"/>
      </w:pPr>
      <w:r>
        <w:rPr>
          <w:b/>
          <w:bCs/>
          <w:sz w:val="26"/>
          <w:szCs w:val="26"/>
        </w:rPr>
        <w:t xml:space="preserve">SERIES B SUBSCRIPTION AND SHAREHOLDERS’ AGREEMENT</w:t>
      </w:r>
    </w:p>
    <w:p>
      <w:pPr>
        <w:spacing w:after="360"/>
        <w:jc w:val="center"/>
      </w:pPr>
      <w:r>
        <w:rPr>
          <w:i/>
          <w:iCs/>
          <w:sz w:val="20"/>
          <w:szCs w:val="20"/>
        </w:rPr>
        <w:t xml:space="preserve">relating to the issue of Series B Preferred Shares</w:t>
      </w:r>
    </w:p>
    <w:p>
      <w:pPr>
        <w:spacing w:after="40"/>
        <w:jc w:val="center"/>
      </w:pPr>
      <w:r>
        <w:rPr>
          <w:b/>
          <w:bCs/>
          <w:sz w:val="20"/>
          <w:szCs w:val="20"/>
        </w:rPr>
        <w:t xml:space="preserve">Whitfield Carter LLP</w:t>
      </w:r>
    </w:p>
    <w:p>
      <w:pPr>
        <w:spacing w:after="0"/>
        <w:jc w:val="center"/>
      </w:pPr>
      <w:r>
        <w:rPr>
          <w:color w:val="555555"/>
          <w:sz w:val="16"/>
          <w:szCs w:val="16"/>
        </w:rPr>
        <w:t xml:space="preserve">22 Bishopsgate, London EC2N 4BQ</w:t>
      </w:r>
    </w:p>
    <w:p>
      <w:pPr>
        <w:spacing w:after="0"/>
        <w:jc w:val="center"/>
      </w:pPr>
      <w:r>
        <w:rPr>
          <w:color w:val="555555"/>
          <w:sz w:val="16"/>
          <w:szCs w:val="16"/>
        </w:rPr>
        <w:t xml:space="preserve">Ref: SW/JO/DRAKE/00114</w:t>
      </w:r>
    </w:p>
    <w:p>
      <w:r>
        <w:br w:type="page"/>
      </w:r>
    </w:p>
    <w:p>
      <w:pPr>
        <w:spacing w:after="120" w:line="276"/>
      </w:pPr>
      <w:r>
        <w:rPr>
          <w:b/>
          <w:bCs/>
        </w:rPr>
        <w:t xml:space="preserve">THIS AGREEMENT</w:t>
      </w:r>
      <w:r>
        <w:t xml:space="preserve"> is made on 31 October 2025</w:t>
      </w:r>
    </w:p>
    <w:p>
      <w:pPr>
        <w:spacing w:after="120" w:line="276"/>
      </w:pPr>
      <w:r>
        <w:rPr>
          <w:b/>
          <w:bCs/>
        </w:rPr>
        <w:t xml:space="preserve">BETWEEN:</w:t>
      </w:r>
    </w:p>
    <w:p>
      <w:pPr>
        <w:tabs>
          <w:tab w:val="left" w:pos="600"/>
        </w:tabs>
        <w:spacing w:after="120" w:line="276"/>
        <w:ind w:left="600" w:hanging="600"/>
      </w:pPr>
      <w:r>
        <w:t xml:space="preserve">(1)	</w:t>
      </w:r>
      <w:r>
        <w:rPr>
          <w:b/>
          <w:bCs/>
        </w:rPr>
        <w:t xml:space="preserve">ALDERMORE ROBOTICS LIMITED</w:t>
      </w:r>
      <w:r>
        <w:t xml:space="preserve">, a company incorporated in England and Wales with registered number 11982734 whose registered office is at Unit 4, Kestrel Park, Eboracum Way, York YO31 7RE (the “Company”);</w:t>
      </w:r>
    </w:p>
    <w:p>
      <w:pPr>
        <w:tabs>
          <w:tab w:val="left" w:pos="600"/>
        </w:tabs>
        <w:spacing w:after="120" w:line="276"/>
        <w:ind w:left="600" w:hanging="600"/>
      </w:pPr>
      <w:r>
        <w:t xml:space="preserve">(2)	</w:t>
      </w:r>
      <w:r>
        <w:rPr>
          <w:b/>
          <w:bCs/>
        </w:rPr>
        <w:t xml:space="preserve">THE PERSONS</w:t>
      </w:r>
      <w:r>
        <w:t xml:space="preserve"> whose names and addresses are set out in Part 1 of Schedule 1 (each a “Founder” and together the “Founders”); and</w:t>
      </w:r>
    </w:p>
    <w:p>
      <w:pPr>
        <w:tabs>
          <w:tab w:val="left" w:pos="600"/>
        </w:tabs>
        <w:spacing w:after="120" w:line="276"/>
        <w:ind w:left="600" w:hanging="600"/>
      </w:pPr>
      <w:r>
        <w:t xml:space="preserve">(3)	</w:t>
      </w:r>
      <w:r>
        <w:rPr>
          <w:b/>
          <w:bCs/>
        </w:rPr>
        <w:t xml:space="preserve">THE PERSONS</w:t>
      </w:r>
      <w:r>
        <w:t xml:space="preserve"> whose names and addresses are set out in Part 2 of Schedule 1 (each an “Investor” and together the “Investors”).</w:t>
      </w:r>
    </w:p>
    <w:p>
      <w:pPr>
        <w:spacing w:after="120" w:line="276"/>
      </w:pPr>
      <w:r>
        <w:t xml:space="preserve">Each of the above is a “Party” and together they are the “Parties”.</w:t>
      </w:r>
    </w:p>
    <w:p>
      <w:pPr>
        <w:spacing w:after="120" w:line="276"/>
      </w:pPr>
      <w:r>
        <w:rPr>
          <w:b/>
          <w:bCs/>
        </w:rPr>
        <w:t xml:space="preserve">RECITALS</w:t>
      </w:r>
    </w:p>
    <w:p>
      <w:pPr>
        <w:spacing w:after="120" w:line="276"/>
      </w:pPr>
      <w:r>
        <w:t xml:space="preserve">(A) The Company is a private company limited by shares. Particulars of the Company and its issued share capital immediately before and immediately after Completion are set out in Schedule 2.</w:t>
      </w:r>
    </w:p>
    <w:p>
      <w:pPr>
        <w:spacing w:after="120" w:line="276"/>
      </w:pPr>
      <w:r>
        <w:t xml:space="preserve">(B) The Investors have agreed to subscribe for, and the Company has agreed to allot and issue to the Investors, the Series B Shares set out opposite each Investor’s name in Part 2 of Schedule 1, at the Issue Price and on the terms of this Agreement.</w:t>
      </w:r>
    </w:p>
    <w:p>
      <w:pPr>
        <w:spacing w:after="120" w:line="276"/>
      </w:pPr>
      <w:r>
        <w:t xml:space="preserve">(C) The Parties have agreed to regulate their relationship as shareholders of the Company on the terms of this Agreement and the Articles.</w:t>
      </w:r>
    </w:p>
    <w:p>
      <w:pPr>
        <w:spacing w:after="120" w:line="276"/>
      </w:pPr>
      <w:r>
        <w:rPr>
          <w:b/>
          <w:bCs/>
        </w:rPr>
        <w:t xml:space="preserve">IT IS AGREED</w:t>
      </w:r>
      <w:r>
        <w:t xml:space="preserve"> as follows:</w:t>
      </w:r>
    </w:p>
    <w:p>
      <w:pPr>
        <w:tabs>
          <w:tab w:val="left" w:pos="600"/>
        </w:tabs>
        <w:spacing w:after="120" w:before="240"/>
      </w:pPr>
      <w:r>
        <w:rPr>
          <w:b/>
          <w:bCs/>
        </w:rPr>
        <w:t>1.	DEFINITIONS AND INTERPRETATION</w:t>
      </w:r>
    </w:p>
    <w:p>
      <w:pPr>
        <w:tabs>
          <w:tab w:val="left" w:pos="600"/>
        </w:tabs>
        <w:spacing w:after="120" w:line="276"/>
        <w:ind w:left="600" w:hanging="600"/>
      </w:pPr>
      <w:r>
        <w:t>1.1	In this Agreement, unless the context otherwise requires, the following definitions apply:</w:t>
      </w:r>
    </w:p>
    <w:p>
      <w:pPr>
        <w:spacing w:after="80" w:line="276"/>
        <w:ind w:left="600"/>
      </w:pPr>
      <w:r>
        <w:rPr>
          <w:b/>
          <w:bCs/>
        </w:rPr>
        <w:t xml:space="preserve">“Articles”</w:t>
      </w:r>
      <w:r>
        <w:t xml:space="preserve"> means the articles of association of the Company in the agreed form to be adopted at Completion;</w:t>
      </w:r>
    </w:p>
    <w:p>
      <w:pPr>
        <w:spacing w:after="80" w:line="276"/>
        <w:ind w:left="600"/>
      </w:pPr>
      <w:r>
        <w:rPr>
          <w:b/>
          <w:bCs/>
        </w:rPr>
        <w:t xml:space="preserve">“Business”</w:t>
      </w:r>
      <w:r>
        <w:t xml:space="preserve"> means the business of designing, developing, manufacturing and supplying autonomous mobile robots and related fleet-orchestration software for warehouse and intralogistics operations, and any other business carried on by any Group Company from time to time;</w:t>
      </w:r>
    </w:p>
    <w:p>
      <w:pPr>
        <w:spacing w:after="80" w:line="276"/>
        <w:ind w:left="600"/>
      </w:pPr>
      <w:r>
        <w:rPr>
          <w:b/>
          <w:bCs/>
        </w:rPr>
        <w:t xml:space="preserve">“Business Day”</w:t>
      </w:r>
      <w:r>
        <w:t xml:space="preserve"> means a day other than a Saturday, Sunday or public holiday in England when banks in London are open for business;</w:t>
      </w:r>
    </w:p>
    <w:p>
      <w:pPr>
        <w:spacing w:after="80" w:line="276"/>
        <w:ind w:left="600"/>
      </w:pPr>
      <w:r>
        <w:rPr>
          <w:b/>
          <w:bCs/>
        </w:rPr>
        <w:t xml:space="preserve">“Completion”</w:t>
      </w:r>
      <w:r>
        <w:t xml:space="preserve"> means completion of the subscription for the Series B Shares in accordance with clause 4;</w:t>
      </w:r>
    </w:p>
    <w:p>
      <w:pPr>
        <w:spacing w:after="80" w:line="276"/>
        <w:ind w:left="600"/>
      </w:pPr>
      <w:r>
        <w:rPr>
          <w:b/>
          <w:bCs/>
        </w:rPr>
        <w:t xml:space="preserve">“Completion Date”</w:t>
      </w:r>
      <w:r>
        <w:t xml:space="preserve"> means the date of this Agreement or such other date as the Company and the Lead Investor agree in writing;</w:t>
      </w:r>
    </w:p>
    <w:p>
      <w:pPr>
        <w:spacing w:after="80" w:line="276"/>
        <w:ind w:left="600"/>
      </w:pPr>
      <w:r>
        <w:rPr>
          <w:b/>
          <w:bCs/>
        </w:rPr>
        <w:t xml:space="preserve">“Disclosure Letter”</w:t>
      </w:r>
      <w:r>
        <w:t xml:space="preserve"> means the letter of the same date as this Agreement from the Warrantors to the Investors disclosing exceptions to the Warranties;</w:t>
      </w:r>
    </w:p>
    <w:p>
      <w:pPr>
        <w:spacing w:after="80" w:line="276"/>
        <w:ind w:left="600"/>
      </w:pPr>
      <w:r>
        <w:rPr>
          <w:b/>
          <w:bCs/>
        </w:rPr>
        <w:t xml:space="preserve">“Founders”</w:t>
      </w:r>
      <w:r>
        <w:t xml:space="preserve"> means the persons named in Part 1 of Schedule 1, namely James Hartlow and Dr Anika Sørensen;</w:t>
      </w:r>
    </w:p>
    <w:p>
      <w:pPr>
        <w:spacing w:after="80" w:line="276"/>
        <w:ind w:left="600"/>
      </w:pPr>
      <w:r>
        <w:rPr>
          <w:b/>
          <w:bCs/>
        </w:rPr>
        <w:t xml:space="preserve">“Group” and “Group Company”</w:t>
      </w:r>
      <w:r>
        <w:t xml:space="preserve"> means the Company and its subsidiary undertakings from time to time, and each of them;</w:t>
      </w:r>
    </w:p>
    <w:p>
      <w:pPr>
        <w:spacing w:after="80" w:line="276"/>
        <w:ind w:left="600"/>
      </w:pPr>
      <w:r>
        <w:rPr>
          <w:b/>
          <w:bCs/>
        </w:rPr>
        <w:t xml:space="preserve">“Investment Amount”</w:t>
      </w:r>
      <w:r>
        <w:t xml:space="preserve"> means £18,000,000 in aggregate;</w:t>
      </w:r>
    </w:p>
    <w:p>
      <w:pPr>
        <w:spacing w:after="80" w:line="276"/>
        <w:ind w:left="600"/>
      </w:pPr>
      <w:r>
        <w:rPr>
          <w:b/>
          <w:bCs/>
        </w:rPr>
        <w:t xml:space="preserve">“Investor Majority”</w:t>
      </w:r>
      <w:r>
        <w:t xml:space="preserve"> means the holder or holders of more than 50% of the Series B Shares in issue from time to time;</w:t>
      </w:r>
    </w:p>
    <w:p>
      <w:pPr>
        <w:spacing w:after="80" w:line="276"/>
        <w:ind w:left="600"/>
      </w:pPr>
      <w:r>
        <w:rPr>
          <w:b/>
          <w:bCs/>
        </w:rPr>
        <w:t xml:space="preserve">“Issue Price”</w:t>
      </w:r>
      <w:r>
        <w:t xml:space="preserve"> means £8.00 per Series B Share;</w:t>
      </w:r>
    </w:p>
    <w:p>
      <w:pPr>
        <w:spacing w:after="80" w:line="276"/>
        <w:ind w:left="600"/>
      </w:pPr>
      <w:r>
        <w:rPr>
          <w:b/>
          <w:bCs/>
        </w:rPr>
        <w:t xml:space="preserve">“Lead Investor”</w:t>
      </w:r>
      <w:r>
        <w:t xml:space="preserve"> means Westgate Growth Partners LLP, acting as manager of Westgate Growth Fund III LP;</w:t>
      </w:r>
    </w:p>
    <w:p>
      <w:pPr>
        <w:spacing w:after="80" w:line="276"/>
        <w:ind w:left="600"/>
      </w:pPr>
      <w:r>
        <w:rPr>
          <w:b/>
          <w:bCs/>
        </w:rPr>
        <w:t xml:space="preserve">“Series A Shares”</w:t>
      </w:r>
      <w:r>
        <w:t xml:space="preserve"> means the series A preferred shares of £0.0001 each in the capital of the Company;</w:t>
      </w:r>
    </w:p>
    <w:p>
      <w:pPr>
        <w:spacing w:after="80" w:line="276"/>
        <w:ind w:left="600"/>
      </w:pPr>
      <w:r>
        <w:rPr>
          <w:b/>
          <w:bCs/>
        </w:rPr>
        <w:t xml:space="preserve">“Series B Shares”</w:t>
      </w:r>
      <w:r>
        <w:t xml:space="preserve"> means the 2,250,000 series B preferred shares of £0.0001 each in the capital of the Company having the rights set out in the Articles;</w:t>
      </w:r>
    </w:p>
    <w:p>
      <w:pPr>
        <w:spacing w:after="80" w:line="276"/>
        <w:ind w:left="600"/>
      </w:pPr>
      <w:r>
        <w:rPr>
          <w:b/>
          <w:bCs/>
        </w:rPr>
        <w:t xml:space="preserve">“Warranties”</w:t>
      </w:r>
      <w:r>
        <w:t xml:space="preserve"> means the warranties set out in clause 8 and Schedule 4;</w:t>
      </w:r>
    </w:p>
    <w:p>
      <w:pPr>
        <w:spacing w:after="80" w:line="276"/>
        <w:ind w:left="600"/>
      </w:pPr>
      <w:r>
        <w:rPr>
          <w:b/>
          <w:bCs/>
        </w:rPr>
        <w:t xml:space="preserve">“Warrantors”</w:t>
      </w:r>
      <w:r>
        <w:t xml:space="preserve"> means the Company and the Founders;</w:t>
      </w:r>
    </w:p>
    <w:p>
      <w:pPr>
        <w:tabs>
          <w:tab w:val="left" w:pos="600"/>
        </w:tabs>
        <w:spacing w:after="120" w:line="276"/>
        <w:ind w:left="600" w:hanging="600"/>
      </w:pPr>
      <w:r>
        <w:t>1.2	Clause, Schedule and paragraph headings do not affect interpretation. References to clauses and Schedules are to the clauses of and Schedules to this Agreement. The Schedules form part of this Agreement.</w:t>
      </w:r>
    </w:p>
    <w:p>
      <w:pPr>
        <w:tabs>
          <w:tab w:val="left" w:pos="600"/>
        </w:tabs>
        <w:spacing w:after="120" w:line="276"/>
        <w:ind w:left="600" w:hanging="600"/>
      </w:pPr>
      <w:r>
        <w:t>1.3	Words in the singular include the plural and vice versa, and a reference to one gender includes the other genders. A reference to a statute or statutory provision is a reference to it as amended, extended or re-enacted from time to time.</w:t>
      </w:r>
    </w:p>
    <w:p>
      <w:pPr>
        <w:tabs>
          <w:tab w:val="left" w:pos="600"/>
        </w:tabs>
        <w:spacing w:after="120" w:line="276"/>
        <w:ind w:left="600" w:hanging="600"/>
      </w:pPr>
      <w:r>
        <w:t>1.4	A reference to “writing” or “written” includes email. A reference to a “person” includes a natural person, corporate or unincorporated body (whether or not having separate legal personality).</w:t>
      </w:r>
    </w:p>
    <w:p>
      <w:pPr>
        <w:tabs>
          <w:tab w:val="left" w:pos="600"/>
        </w:tabs>
        <w:spacing w:after="120" w:before="240"/>
      </w:pPr>
      <w:r>
        <w:rPr>
          <w:b/>
          <w:bCs/>
        </w:rPr>
        <w:t>2.	SUBSCRIPTION FOR SERIES B SHARES</w:t>
      </w:r>
    </w:p>
    <w:p>
      <w:pPr>
        <w:tabs>
          <w:tab w:val="left" w:pos="600"/>
        </w:tabs>
        <w:spacing w:after="120" w:line="276"/>
        <w:ind w:left="600" w:hanging="600"/>
      </w:pPr>
      <w:r>
        <w:t>2.1	Subject to the terms of this Agreement, each Investor agrees to subscribe for the number of Series B Shares set out opposite its name in Part 2 of Schedule 1, and the Company agrees to allot and issue those Series B Shares to that Investor, in each case at the Issue Price and credited as fully paid, with effect from Completion.</w:t>
      </w:r>
    </w:p>
    <w:p>
      <w:pPr>
        <w:tabs>
          <w:tab w:val="left" w:pos="600"/>
        </w:tabs>
        <w:spacing w:after="120" w:line="276"/>
        <w:ind w:left="600" w:hanging="600"/>
      </w:pPr>
      <w:r>
        <w:t>2.2	The aggregate subscription monies payable for the Series B Shares is the Investment Amount of £18,000,000. The obligations of the Investors under this clause 2 are several and not joint and several; no Investor is responsible for any default by another Investor.</w:t>
      </w:r>
    </w:p>
    <w:p>
      <w:pPr>
        <w:tabs>
          <w:tab w:val="left" w:pos="600"/>
        </w:tabs>
        <w:spacing w:after="120" w:line="276"/>
        <w:ind w:left="600" w:hanging="600"/>
      </w:pPr>
      <w:r>
        <w:t>2.3	The Series B Shares allotted and issued under this Agreement will rank pari passu in all respects and will carry the rights and be subject to the restrictions set out in the Articles.</w:t>
      </w:r>
    </w:p>
    <w:p>
      <w:pPr>
        <w:tabs>
          <w:tab w:val="left" w:pos="600"/>
        </w:tabs>
        <w:spacing w:after="120" w:before="240"/>
      </w:pPr>
      <w:r>
        <w:rPr>
          <w:b/>
          <w:bCs/>
        </w:rPr>
        <w:t>3.	CONDITIONS</w:t>
      </w:r>
    </w:p>
    <w:p>
      <w:pPr>
        <w:tabs>
          <w:tab w:val="left" w:pos="600"/>
        </w:tabs>
        <w:spacing w:after="120" w:line="276"/>
        <w:ind w:left="600" w:hanging="600"/>
      </w:pPr>
      <w:r>
        <w:t>3.1	Completion is conditional on each of the following having been satisfied (or waived in writing by the Lead Investor) on or before the Completion Date:</w:t>
      </w:r>
    </w:p>
    <w:p>
      <w:pPr>
        <w:pStyle w:val="ListParagraph"/>
        <w:numPr>
          <w:ilvl w:val="0"/>
          <w:numId w:val="2"/>
        </w:numPr>
        <w:spacing w:after="80" w:line="276"/>
      </w:pPr>
      <w:r>
        <w:t xml:space="preserve">the Warranties being true, accurate and not misleading in all material respects as at the date of this Agreement, save as fairly disclosed in the Disclosure Letter;</w:t>
      </w:r>
    </w:p>
    <w:p>
      <w:pPr>
        <w:pStyle w:val="ListParagraph"/>
        <w:numPr>
          <w:ilvl w:val="0"/>
          <w:numId w:val="2"/>
        </w:numPr>
        <w:spacing w:after="80" w:line="276"/>
      </w:pPr>
      <w:r>
        <w:t xml:space="preserve">the passing of the shareholders’ resolutions in the agreed form to adopt the Articles, authorise the directors to allot the Series B Shares and disapply pre-emption rights in respect of that allotment;</w:t>
      </w:r>
    </w:p>
    <w:p>
      <w:pPr>
        <w:pStyle w:val="ListParagraph"/>
        <w:numPr>
          <w:ilvl w:val="0"/>
          <w:numId w:val="2"/>
        </w:numPr>
        <w:spacing w:after="80" w:line="276"/>
      </w:pPr>
      <w:r>
        <w:t xml:space="preserve">the board of the Company having approved this Agreement, the allotment of the Series B Shares and the other transactions contemplated by this Agreement;</w:t>
      </w:r>
    </w:p>
    <w:p>
      <w:pPr>
        <w:pStyle w:val="ListParagraph"/>
        <w:numPr>
          <w:ilvl w:val="0"/>
          <w:numId w:val="2"/>
        </w:numPr>
        <w:spacing w:after="80" w:line="276"/>
      </w:pPr>
      <w:r>
        <w:t xml:space="preserve">the Company and each other party (other than the Investors) having executed the Investor Rights Agreement; and</w:t>
      </w:r>
    </w:p>
    <w:p>
      <w:pPr>
        <w:pStyle w:val="ListParagraph"/>
        <w:numPr>
          <w:ilvl w:val="0"/>
          <w:numId w:val="2"/>
        </w:numPr>
        <w:spacing w:after="80" w:line="276"/>
      </w:pPr>
      <w:r>
        <w:t xml:space="preserve">no Material Adverse Change having occurred between the date of the Term Sheet and the Completion Date.</w:t>
      </w:r>
    </w:p>
    <w:p>
      <w:pPr>
        <w:tabs>
          <w:tab w:val="left" w:pos="600"/>
        </w:tabs>
        <w:spacing w:after="120" w:line="276"/>
        <w:ind w:left="600" w:hanging="600"/>
      </w:pPr>
      <w:r>
        <w:t>3.2	Each of the Warrantors shall use all reasonable endeavours to procure that the conditions in clause 3.1 are satisfied as soon as reasonably practicable and in any event by the Completion Date.</w:t>
      </w:r>
    </w:p>
    <w:p>
      <w:pPr>
        <w:tabs>
          <w:tab w:val="left" w:pos="600"/>
        </w:tabs>
        <w:spacing w:after="120" w:before="240"/>
      </w:pPr>
      <w:r>
        <w:rPr>
          <w:b/>
          <w:bCs/>
        </w:rPr>
        <w:t>4.	COMPLETION</w:t>
      </w:r>
    </w:p>
    <w:p>
      <w:pPr>
        <w:tabs>
          <w:tab w:val="left" w:pos="600"/>
        </w:tabs>
        <w:spacing w:after="120" w:line="276"/>
        <w:ind w:left="600" w:hanging="600"/>
      </w:pPr>
      <w:r>
        <w:t>4.1	Completion shall take place remotely by the exchange of documents in electronic form on the Completion Date.</w:t>
      </w:r>
    </w:p>
    <w:p>
      <w:pPr>
        <w:tabs>
          <w:tab w:val="left" w:pos="600"/>
        </w:tabs>
        <w:spacing w:after="120" w:line="276"/>
        <w:ind w:left="600" w:hanging="600"/>
      </w:pPr>
      <w:r>
        <w:t>4.2	At Completion the Company shall:</w:t>
      </w:r>
    </w:p>
    <w:p>
      <w:pPr>
        <w:pStyle w:val="ListParagraph"/>
        <w:numPr>
          <w:ilvl w:val="0"/>
          <w:numId w:val="2"/>
        </w:numPr>
        <w:spacing w:after="80" w:line="276"/>
      </w:pPr>
      <w:r>
        <w:t xml:space="preserve">procure that a duly convened board meeting is held at which the directors resolve to allot and issue the Series B Shares to the Investors, approve the entry of the Investors in the register of members, and approve the execution of the transaction documents;</w:t>
      </w:r>
    </w:p>
    <w:p>
      <w:pPr>
        <w:pStyle w:val="ListParagraph"/>
        <w:numPr>
          <w:ilvl w:val="0"/>
          <w:numId w:val="2"/>
        </w:numPr>
        <w:spacing w:after="80" w:line="276"/>
      </w:pPr>
      <w:r>
        <w:t xml:space="preserve">deliver to the Lead Investor certified copies of the shareholders’ resolutions adopting the Articles and authorising the allotment;</w:t>
      </w:r>
    </w:p>
    <w:p>
      <w:pPr>
        <w:pStyle w:val="ListParagraph"/>
        <w:numPr>
          <w:ilvl w:val="0"/>
          <w:numId w:val="2"/>
        </w:numPr>
        <w:spacing w:after="80" w:line="276"/>
      </w:pPr>
      <w:r>
        <w:t xml:space="preserve">deliver to each Investor a duly executed share certificate (or, where uncertificated, confirmation of entry in the register of members) in respect of the Series B Shares allotted to it; and</w:t>
      </w:r>
    </w:p>
    <w:p>
      <w:pPr>
        <w:pStyle w:val="ListParagraph"/>
        <w:numPr>
          <w:ilvl w:val="0"/>
          <w:numId w:val="2"/>
        </w:numPr>
        <w:spacing w:after="80" w:line="276"/>
      </w:pPr>
      <w:r>
        <w:t xml:space="preserve">deliver counterparts of the Investor Rights Agreement and the Disclosure Letter duly executed by each party (other than the Investors).</w:t>
      </w:r>
    </w:p>
    <w:p>
      <w:pPr>
        <w:tabs>
          <w:tab w:val="left" w:pos="600"/>
        </w:tabs>
        <w:spacing w:after="120" w:line="276"/>
        <w:ind w:left="600" w:hanging="600"/>
      </w:pPr>
      <w:r>
        <w:t>4.3	At Completion each Investor shall pay its portion of the Investment Amount by electronic transfer of cleared funds to the client account of the Company’s solicitors, whose receipt shall be a good and sufficient discharge.</w:t>
      </w:r>
    </w:p>
    <w:p>
      <w:pPr>
        <w:tabs>
          <w:tab w:val="left" w:pos="600"/>
        </w:tabs>
        <w:spacing w:after="120" w:line="276"/>
        <w:ind w:left="600" w:hanging="600"/>
      </w:pPr>
      <w:r>
        <w:t>4.4	No Party is obliged to complete the subscription unless all of the matters referred to in clauses 4.2 and 4.3 are complied with simultaneously, save that the Lead Investor may in its absolute discretion waive any such requirement.</w:t>
      </w:r>
    </w:p>
    <w:p>
      <w:pPr>
        <w:tabs>
          <w:tab w:val="left" w:pos="600"/>
        </w:tabs>
        <w:spacing w:after="120" w:before="240"/>
      </w:pPr>
      <w:r>
        <w:rPr>
          <w:b/>
          <w:bCs/>
        </w:rPr>
        <w:t>5.	USE OF PROCEEDS</w:t>
      </w:r>
    </w:p>
    <w:p>
      <w:pPr>
        <w:tabs>
          <w:tab w:val="left" w:pos="600"/>
        </w:tabs>
        <w:spacing w:after="120" w:line="276"/>
        <w:ind w:left="600" w:hanging="600"/>
      </w:pPr>
      <w:r>
        <w:t>5.1	The Company shall apply the net proceeds of the Investment in accordance with the budget approved by the Board, principally to fund the scale-up of manufacturing capacity, expansion of the engineering and commercial teams, and the Company’s entry into the German and Benelux markets, and otherwise for general working capital purposes of the Group.</w:t>
      </w:r>
    </w:p>
    <w:p>
      <w:pPr>
        <w:tabs>
          <w:tab w:val="left" w:pos="600"/>
        </w:tabs>
        <w:spacing w:after="120" w:before="240"/>
      </w:pPr>
      <w:r>
        <w:rPr>
          <w:b/>
          <w:bCs/>
        </w:rPr>
        <w:t>6.	SHARE CAPITAL ON COMPLETION</w:t>
      </w:r>
    </w:p>
    <w:p>
      <w:pPr>
        <w:tabs>
          <w:tab w:val="left" w:pos="600"/>
        </w:tabs>
        <w:spacing w:after="120" w:line="276"/>
        <w:ind w:left="600" w:hanging="600"/>
      </w:pPr>
      <w:r>
        <w:t>6.1	The share capital of the Company immediately following Completion shall be as set out in Part 2 of Schedule 2, comprising 6,500,000 Ordinary and Series A Shares in issue immediately before Completion, the 2,250,000 Series B Shares issued under this Agreement, and an enlarged option pool, in each case as more particularly set out in that Part.</w:t>
      </w:r>
    </w:p>
    <w:p>
      <w:pPr>
        <w:tabs>
          <w:tab w:val="left" w:pos="600"/>
        </w:tabs>
        <w:spacing w:after="120" w:before="240"/>
      </w:pPr>
      <w:r>
        <w:rPr>
          <w:b/>
          <w:bCs/>
        </w:rPr>
        <w:t>7.	UNDERTAKINGS AND CONDUCT OF BUSINESS</w:t>
      </w:r>
    </w:p>
    <w:p>
      <w:pPr>
        <w:tabs>
          <w:tab w:val="left" w:pos="600"/>
        </w:tabs>
        <w:spacing w:after="120" w:line="276"/>
        <w:ind w:left="600" w:hanging="600"/>
      </w:pPr>
      <w:r>
        <w:t>7.1	Each Warrantor undertakes that, from Completion and for so long as the Lead Investor holds Series B Shares, it shall procure (so far as it is able) that the Business is carried on in accordance with the Articles, the approved budget and all applicable laws, and that no Reserved Matter is undertaken without the consent required under the Investor Rights Agreement and the Articles.</w:t>
      </w:r>
    </w:p>
    <w:p>
      <w:pPr>
        <w:tabs>
          <w:tab w:val="left" w:pos="600"/>
        </w:tabs>
        <w:spacing w:after="120" w:line="276"/>
        <w:ind w:left="600" w:hanging="600"/>
      </w:pPr>
      <w:r>
        <w:t>7.2	The Company shall maintain in force directors’ and officers’ liability insurance, key-person insurance in respect of each Founder, and adequate product liability and public liability insurance, in each case on terms approved by the Board.</w:t>
      </w:r>
    </w:p>
    <w:p>
      <w:pPr>
        <w:tabs>
          <w:tab w:val="left" w:pos="600"/>
        </w:tabs>
        <w:spacing w:after="120" w:line="276"/>
        <w:ind w:left="600" w:hanging="600"/>
      </w:pPr>
      <w:r>
        <w:t>7.3	The Company shall procure that each employee and consultant who creates or contributes to any Intellectual Property used in the Business has entered into a written agreement validly assigning such Intellectual Property to a Group Company and containing appropriate confidentiality and restrictive covenant provisions.</w:t>
      </w:r>
    </w:p>
    <w:p>
      <w:pPr>
        <w:tabs>
          <w:tab w:val="left" w:pos="600"/>
        </w:tabs>
        <w:spacing w:after="120" w:before="240"/>
      </w:pPr>
      <w:r>
        <w:rPr>
          <w:b/>
          <w:bCs/>
        </w:rPr>
        <w:t>8.	WARRANTIES</w:t>
      </w:r>
    </w:p>
    <w:p>
      <w:pPr>
        <w:tabs>
          <w:tab w:val="left" w:pos="600"/>
        </w:tabs>
        <w:spacing w:after="120" w:line="276"/>
        <w:ind w:left="600" w:hanging="600"/>
      </w:pPr>
      <w:r>
        <w:t>8.1	Each Warrantor warrants to each Investor that, save as fairly disclosed in the Disclosure Letter, each of the Warranties set out in Schedule 4 is true, accurate and not misleading as at the date of this Agreement.</w:t>
      </w:r>
    </w:p>
    <w:p>
      <w:pPr>
        <w:tabs>
          <w:tab w:val="left" w:pos="600"/>
        </w:tabs>
        <w:spacing w:after="120" w:line="276"/>
        <w:ind w:left="600" w:hanging="600"/>
      </w:pPr>
      <w:r>
        <w:t>8.2	Each Warranty is a separate and independent warranty and (save as expressly provided) is not limited by reference to any other Warranty or anything in this Agreement.</w:t>
      </w:r>
    </w:p>
    <w:p>
      <w:pPr>
        <w:tabs>
          <w:tab w:val="left" w:pos="600"/>
        </w:tabs>
        <w:spacing w:after="120" w:line="276"/>
        <w:ind w:left="600" w:hanging="600"/>
      </w:pPr>
      <w:r>
        <w:t>8.3	The liability of the Founders under the Warranties is several and not joint, and is subject to the limitations set out in clause 9. The Warranties given by the Company are given without limit as to amount but subject to the time limits in clause 9.</w:t>
      </w:r>
    </w:p>
    <w:p>
      <w:pPr>
        <w:tabs>
          <w:tab w:val="left" w:pos="600"/>
        </w:tabs>
        <w:spacing w:after="120" w:line="276"/>
        <w:ind w:left="600" w:hanging="600"/>
      </w:pPr>
      <w:r>
        <w:t>8.4	Each Warrantor undertakes to notify the Investors in writing promptly if it becomes aware of any matter or circumstance that constitutes, or would be reasonably likely to constitute, a breach of any Warranty before Completion.</w:t>
      </w:r>
    </w:p>
    <w:p>
      <w:pPr>
        <w:tabs>
          <w:tab w:val="left" w:pos="600"/>
        </w:tabs>
        <w:spacing w:after="120" w:before="240"/>
      </w:pPr>
      <w:r>
        <w:rPr>
          <w:b/>
          <w:bCs/>
        </w:rPr>
        <w:t>9.	LIMITATIONS ON LIABILITY</w:t>
      </w:r>
    </w:p>
    <w:p>
      <w:pPr>
        <w:tabs>
          <w:tab w:val="left" w:pos="600"/>
        </w:tabs>
        <w:spacing w:after="120" w:line="276"/>
        <w:ind w:left="600" w:hanging="600"/>
      </w:pPr>
      <w:r>
        <w:t xml:space="preserve">9.1	The aggregate liability of each Founder in respect of all claims under the Warranties shall not exceed an amount equal to the aggregate Issue Price received (directly or indirectly) by that Founder in respect of any of his or her shares sold in connection with the round, and in any event shall not exceed </w:t>
      </w:r>
      <w:del w:id="911" w:author="James Osei" w:date="2025-10-08T16:40:00Z">
        <w:r>
          <w:delText>£1,500,000</w:delText>
        </w:r>
      </w:del>
      <w:ins w:id="912" w:author="James Osei" w:date="2025-10-08T16:40:00Z">
        <w:r>
          <w:t>£1,750,000</w:t>
        </w:r>
      </w:ins>
      <w:r>
        <w:t xml:space="preserve"> per Founder.</w:t>
      </w:r>
    </w:p>
    <w:p>
      <w:pPr>
        <w:tabs>
          <w:tab w:val="left" w:pos="600"/>
        </w:tabs>
        <w:spacing w:after="120" w:line="276"/>
        <w:ind w:left="600" w:hanging="600"/>
      </w:pPr>
      <w:r>
        <w:t xml:space="preserve">9.2	No Warrantor is liable for any claim under the Warranties unless: (a) the amount of that claim exceeds £10,000; and (b) the aggregate amount of all such claims (each exceeding £10,000) exceeds </w:t>
      </w:r>
      <w:del w:id="913" w:author="James Osei" w:date="2025-10-08T16:42:00Z">
        <w:r>
          <w:delText>£150,000</w:delText>
        </w:r>
      </w:del>
      <w:ins w:id="914" w:author="James Osei" w:date="2025-10-08T16:42:00Z">
        <w:r>
          <w:t>£125,000</w:t>
        </w:r>
      </w:ins>
      <w:r>
        <w:t xml:space="preserve">, in which case the relevant Warrantor is liable for the whole amount and not merely the excess.</w:t>
      </w:r>
    </w:p>
    <w:p>
      <w:pPr>
        <w:tabs>
          <w:tab w:val="left" w:pos="600"/>
        </w:tabs>
        <w:spacing w:after="120" w:line="276"/>
        <w:ind w:left="600" w:hanging="600"/>
      </w:pPr>
      <w:r>
        <w:t xml:space="preserve">9.3	No Warrantor is liable for any claim under the Warranties unless written notice of the claim (stating in reasonable detail the nature of the claim and, so far as practicable, the amount claimed) is given to the relevant Warrantor: (a) in the case of a claim under the Tax Warranties, on or before the seventh anniversary of Completion; and (b) in the case of any other claim, on or before the </w:t>
      </w:r>
      <w:del w:id="915" w:author="James Osei" w:date="2025-10-08T16:44:00Z">
        <w:r>
          <w:delText>second anniversary</w:delText>
        </w:r>
      </w:del>
      <w:ins w:id="916" w:author="James Osei" w:date="2025-10-08T16:44:00Z">
        <w:r>
          <w:t>date falling 21 months after</w:t>
        </w:r>
      </w:ins>
      <w:r>
        <w:t xml:space="preserve"> of Completion.</w:t>
      </w:r>
    </w:p>
    <w:p>
      <w:pPr>
        <w:tabs>
          <w:tab w:val="left" w:pos="600"/>
        </w:tabs>
        <w:spacing w:after="120" w:line="276"/>
        <w:ind w:left="600" w:hanging="600"/>
      </w:pPr>
      <w:r>
        <w:t>9.4	No Warrantor is liable for any claim to the extent that it arises from any matter fairly disclosed in the Disclosure Letter, from any change in law or accounting practice after Completion, or from any act or omission of any Group Company at the written request of the Investors after Completion.</w:t>
      </w:r>
    </w:p>
    <w:p>
      <w:pPr>
        <w:tabs>
          <w:tab w:val="left" w:pos="600"/>
        </w:tabs>
        <w:spacing w:after="120" w:line="276"/>
        <w:ind w:left="600" w:hanging="600"/>
      </w:pPr>
      <w:r>
        <w:t>9.5	Nothing in this clause 9 limits or excludes the liability of any Warrantor for fraud, fraudulent misrepresentation or wilful concealment.</w:t>
      </w:r>
    </w:p>
    <w:p>
      <w:pPr>
        <w:tabs>
          <w:tab w:val="left" w:pos="600"/>
        </w:tabs>
        <w:spacing w:after="120" w:before="240"/>
      </w:pPr>
      <w:r>
        <w:rPr>
          <w:b/>
          <w:bCs/>
        </w:rPr>
        <w:t>10.	RESTRICTIVE COVENANTS</w:t>
      </w:r>
    </w:p>
    <w:p>
      <w:pPr>
        <w:tabs>
          <w:tab w:val="left" w:pos="600"/>
        </w:tabs>
        <w:spacing w:after="120" w:line="276"/>
        <w:ind w:left="600" w:hanging="600"/>
      </w:pPr>
      <w:r>
        <w:t>10.1	Each Founder covenants with the Company and the Investors that he or she shall not, for so long as he or she holds shares in the Company and for a period of 12 months after ceasing to hold shares and to be an employee or director, directly or indirectly:</w:t>
      </w:r>
    </w:p>
    <w:p>
      <w:pPr>
        <w:pStyle w:val="ListParagraph"/>
        <w:numPr>
          <w:ilvl w:val="0"/>
          <w:numId w:val="2"/>
        </w:numPr>
        <w:spacing w:after="80" w:line="276"/>
      </w:pPr>
      <w:r>
        <w:t xml:space="preserve">carry on or be engaged or interested in any business that competes with the Business within any territory in which the Group carries on business;</w:t>
      </w:r>
    </w:p>
    <w:p>
      <w:pPr>
        <w:pStyle w:val="ListParagraph"/>
        <w:numPr>
          <w:ilvl w:val="0"/>
          <w:numId w:val="2"/>
        </w:numPr>
        <w:spacing w:after="80" w:line="276"/>
      </w:pPr>
      <w:r>
        <w:t xml:space="preserve">solicit or entice away from any Group Company any person who was a director, senior employee or consultant of any Group Company at any time during the 12 months before the relevant date; or</w:t>
      </w:r>
    </w:p>
    <w:p>
      <w:pPr>
        <w:pStyle w:val="ListParagraph"/>
        <w:numPr>
          <w:ilvl w:val="0"/>
          <w:numId w:val="2"/>
        </w:numPr>
        <w:spacing w:after="80" w:line="276"/>
      </w:pPr>
      <w:r>
        <w:t xml:space="preserve">solicit the custom of any person who was a customer of any Group Company during that period in respect of goods or services competitive with those of the Business.</w:t>
      </w:r>
    </w:p>
    <w:p>
      <w:pPr>
        <w:tabs>
          <w:tab w:val="left" w:pos="600"/>
        </w:tabs>
        <w:spacing w:after="120" w:line="276"/>
        <w:ind w:left="600" w:hanging="600"/>
      </w:pPr>
      <w:r>
        <w:t>10.2	Each restriction in clause 10.1 is a separate undertaking and is considered fair and reasonable by the Parties. If any restriction is held to be void but would be valid if some part were deleted or its scope reduced, it applies with such modification as necessary to make it valid.</w:t>
      </w:r>
    </w:p>
    <w:p>
      <w:pPr>
        <w:tabs>
          <w:tab w:val="left" w:pos="600"/>
        </w:tabs>
        <w:spacing w:after="120" w:before="240"/>
      </w:pPr>
      <w:r>
        <w:rPr>
          <w:b/>
          <w:bCs/>
        </w:rPr>
        <w:t>11.	CONFIDENTIALITY AND ANNOUNCEMENTS</w:t>
      </w:r>
    </w:p>
    <w:p>
      <w:pPr>
        <w:tabs>
          <w:tab w:val="left" w:pos="600"/>
        </w:tabs>
        <w:spacing w:after="120" w:line="276"/>
        <w:ind w:left="600" w:hanging="600"/>
      </w:pPr>
      <w:r>
        <w:t>11.1	Each Party shall keep confidential the terms of this Agreement and all information of a confidential nature concerning the other Parties and the Group obtained in connection with this Agreement, save as permitted by clause 11.2.</w:t>
      </w:r>
    </w:p>
    <w:p>
      <w:pPr>
        <w:tabs>
          <w:tab w:val="left" w:pos="600"/>
        </w:tabs>
        <w:spacing w:after="120" w:line="276"/>
        <w:ind w:left="600" w:hanging="600"/>
      </w:pPr>
      <w:r>
        <w:t>11.2	A Party may disclose confidential information: (a) to its professional advisers, and (in the case of an Investor) to its members, partners, prospective investors and fund administrators on a confidential basis; (b) as required by law or any regulatory authority; or (c) with the prior written consent of the other Parties. No announcement concerning the transaction shall be made except in a form approved by the Company and the Lead Investor.</w:t>
      </w:r>
    </w:p>
    <w:p>
      <w:pPr>
        <w:tabs>
          <w:tab w:val="left" w:pos="600"/>
        </w:tabs>
        <w:spacing w:after="120" w:before="240"/>
      </w:pPr>
      <w:r>
        <w:rPr>
          <w:b/>
          <w:bCs/>
        </w:rPr>
        <w:t>12.	FURTHER ASSURANCE</w:t>
      </w:r>
    </w:p>
    <w:p>
      <w:pPr>
        <w:tabs>
          <w:tab w:val="left" w:pos="600"/>
        </w:tabs>
        <w:spacing w:after="120" w:line="276"/>
        <w:ind w:left="600" w:hanging="600"/>
      </w:pPr>
      <w:r>
        <w:t>12.1	Each Party shall, at its own cost, execute and deliver such documents and perform such acts as the other Parties may reasonably require to give full effect to this Agreement.</w:t>
      </w:r>
    </w:p>
    <w:p>
      <w:pPr>
        <w:tabs>
          <w:tab w:val="left" w:pos="600"/>
        </w:tabs>
        <w:spacing w:after="120" w:before="240"/>
      </w:pPr>
      <w:r>
        <w:rPr>
          <w:b/>
          <w:bCs/>
        </w:rPr>
        <w:t>13.	ENTIRE AGREEMENT</w:t>
      </w:r>
    </w:p>
    <w:p>
      <w:pPr>
        <w:tabs>
          <w:tab w:val="left" w:pos="600"/>
        </w:tabs>
        <w:spacing w:after="120" w:line="276"/>
        <w:ind w:left="600" w:hanging="600"/>
      </w:pPr>
      <w:r>
        <w:t>13.1	This Agreement, the Articles, the Investor Rights Agreement and the Disclosure Letter constitute the entire agreement between the Parties and supersede all prior agreements relating to their subject matter.</w:t>
      </w:r>
    </w:p>
    <w:p>
      <w:pPr>
        <w:tabs>
          <w:tab w:val="left" w:pos="600"/>
        </w:tabs>
        <w:spacing w:after="120" w:line="276"/>
        <w:ind w:left="600" w:hanging="600"/>
      </w:pPr>
      <w:r>
        <w:t>13.2	Each Party agrees that it has no remedy in respect of any statement, representation, assurance or warranty (whether made innocently or negligently) that is not set out in this Agreement, save that nothing limits any liability for fraud.</w:t>
      </w:r>
    </w:p>
    <w:p>
      <w:pPr>
        <w:tabs>
          <w:tab w:val="left" w:pos="600"/>
        </w:tabs>
        <w:spacing w:after="120" w:before="240"/>
      </w:pPr>
      <w:r>
        <w:rPr>
          <w:b/>
          <w:bCs/>
        </w:rPr>
        <w:t>14.	VARIATION AND WAIVER</w:t>
      </w:r>
    </w:p>
    <w:p>
      <w:pPr>
        <w:tabs>
          <w:tab w:val="left" w:pos="600"/>
        </w:tabs>
        <w:spacing w:after="120" w:line="276"/>
        <w:ind w:left="600" w:hanging="600"/>
      </w:pPr>
      <w:r>
        <w:t>14.1	No variation of this Agreement is effective unless it is in writing and signed by the Company and the Investor Majority. A waiver of any right or remedy is only effective if given in writing.</w:t>
      </w:r>
    </w:p>
    <w:p>
      <w:pPr>
        <w:tabs>
          <w:tab w:val="left" w:pos="600"/>
        </w:tabs>
        <w:spacing w:after="120" w:before="240"/>
      </w:pPr>
      <w:r>
        <w:rPr>
          <w:b/>
          <w:bCs/>
        </w:rPr>
        <w:t>15.	ASSIGNMENT</w:t>
      </w:r>
    </w:p>
    <w:p>
      <w:pPr>
        <w:tabs>
          <w:tab w:val="left" w:pos="600"/>
        </w:tabs>
        <w:spacing w:after="120" w:line="276"/>
        <w:ind w:left="600" w:hanging="600"/>
      </w:pPr>
      <w:r>
        <w:t>15.1	No Party may assign, transfer or otherwise deal with any of its rights or obligations under this Agreement, except that an Investor may assign its rights to any member of its fund group or to a transferee of its Series B Shares permitted under the Articles, subject to the assignee entering into a deed of adherence.</w:t>
      </w:r>
    </w:p>
    <w:p>
      <w:pPr>
        <w:tabs>
          <w:tab w:val="left" w:pos="600"/>
        </w:tabs>
        <w:spacing w:after="120" w:before="240"/>
      </w:pPr>
      <w:r>
        <w:rPr>
          <w:b/>
          <w:bCs/>
        </w:rPr>
        <w:t>16.	NOTICES</w:t>
      </w:r>
    </w:p>
    <w:p>
      <w:pPr>
        <w:tabs>
          <w:tab w:val="left" w:pos="600"/>
        </w:tabs>
        <w:spacing w:after="120" w:line="276"/>
        <w:ind w:left="600" w:hanging="600"/>
      </w:pPr>
      <w:r>
        <w:t>16.1	Any notice given under this Agreement shall be in writing and delivered by hand, by pre-paid first-class post or by email to the address or email address of the relevant Party set out in Schedule 1 (or as otherwise notified). A notice is deemed received: if delivered by hand, at the time of delivery; if posted, at 9.00 am on the second Business Day after posting; and if sent by email, at the time of transmission, provided no error message is received.</w:t>
      </w:r>
    </w:p>
    <w:p>
      <w:pPr>
        <w:tabs>
          <w:tab w:val="left" w:pos="600"/>
        </w:tabs>
        <w:spacing w:after="120" w:before="240"/>
      </w:pPr>
      <w:r>
        <w:rPr>
          <w:b/>
          <w:bCs/>
        </w:rPr>
        <w:t>17.	COSTS</w:t>
      </w:r>
    </w:p>
    <w:p>
      <w:pPr>
        <w:tabs>
          <w:tab w:val="left" w:pos="600"/>
        </w:tabs>
        <w:spacing w:after="120" w:line="276"/>
        <w:ind w:left="600" w:hanging="600"/>
      </w:pPr>
      <w:r>
        <w:t>17.1	Save as otherwise agreed, each Party bears its own costs in connection with this Agreement. The Company shall bear the Lead Investor’s reasonable legal and due diligence costs up to £75,000 plus VAT in accordance with the Term Sheet.</w:t>
      </w:r>
    </w:p>
    <w:p>
      <w:pPr>
        <w:tabs>
          <w:tab w:val="left" w:pos="600"/>
        </w:tabs>
        <w:spacing w:after="120" w:before="240"/>
      </w:pPr>
      <w:r>
        <w:rPr>
          <w:b/>
          <w:bCs/>
        </w:rPr>
        <w:t>18.	THIRD PARTY RIGHTS</w:t>
      </w:r>
    </w:p>
    <w:p>
      <w:pPr>
        <w:tabs>
          <w:tab w:val="left" w:pos="600"/>
        </w:tabs>
        <w:spacing w:after="120" w:line="276"/>
        <w:ind w:left="600" w:hanging="600"/>
      </w:pPr>
      <w:r>
        <w:t>18.1	Except as expressly stated, a person who is not a party to this Agreement has no right under the Contracts (Rights of Third Parties) Act 1999 to enforce any term of this Agreement.</w:t>
      </w:r>
    </w:p>
    <w:p>
      <w:pPr>
        <w:tabs>
          <w:tab w:val="left" w:pos="600"/>
        </w:tabs>
        <w:spacing w:after="120" w:before="240"/>
      </w:pPr>
      <w:r>
        <w:rPr>
          <w:b/>
          <w:bCs/>
        </w:rPr>
        <w:t>19.	COUNTERPARTS</w:t>
      </w:r>
    </w:p>
    <w:p>
      <w:pPr>
        <w:tabs>
          <w:tab w:val="left" w:pos="600"/>
        </w:tabs>
        <w:spacing w:after="120" w:line="276"/>
        <w:ind w:left="600" w:hanging="600"/>
      </w:pPr>
      <w:r>
        <w:t>19.1	This Agreement may be executed in any number of counterparts, each of which when executed constitutes an original, and all the counterparts together constitute one and the same instrument. Delivery of an executed counterpart by email (PDF) is effective delivery.</w:t>
      </w:r>
    </w:p>
    <w:p>
      <w:pPr>
        <w:tabs>
          <w:tab w:val="left" w:pos="600"/>
        </w:tabs>
        <w:spacing w:after="120" w:before="240"/>
      </w:pPr>
      <w:r>
        <w:rPr>
          <w:b/>
          <w:bCs/>
        </w:rPr>
        <w:t>20.	GOVERNING LAW AND JURISDICTION</w:t>
      </w:r>
    </w:p>
    <w:p>
      <w:pPr>
        <w:tabs>
          <w:tab w:val="left" w:pos="600"/>
        </w:tabs>
        <w:spacing w:after="120" w:line="276"/>
        <w:ind w:left="600" w:hanging="600"/>
      </w:pPr>
      <w:r>
        <w:t>20.1	This Agreement and any dispute or claim (including non-contractual disputes or claims) arising out of or in connection with it or its subject matter are governed by and construed in accordance with the law of England and Wales.</w:t>
      </w:r>
    </w:p>
    <w:p>
      <w:pPr>
        <w:tabs>
          <w:tab w:val="left" w:pos="600"/>
        </w:tabs>
        <w:spacing w:after="120" w:line="276"/>
        <w:ind w:left="600" w:hanging="600"/>
      </w:pPr>
      <w:r>
        <w:t>20.2	Each Party irrevocably agrees that the courts of England and Wales have exclusive jurisdiction to settle any such dispute or claim.</w:t>
      </w:r>
    </w:p>
    <w:p>
      <w:r>
        <w:br w:type="page"/>
      </w:r>
    </w:p>
    <w:p>
      <w:pPr>
        <w:spacing w:after="160"/>
        <w:jc w:val="center"/>
      </w:pPr>
      <w:r>
        <w:rPr>
          <w:b/>
          <w:bCs/>
          <w:sz w:val="24"/>
          <w:szCs w:val="24"/>
        </w:rPr>
        <w:t xml:space="preserve">SCHEDULE 1 — THE PARTIES</w:t>
      </w:r>
    </w:p>
    <w:p>
      <w:pPr>
        <w:spacing w:after="120" w:line="276"/>
      </w:pPr>
      <w:r>
        <w:rPr>
          <w:b/>
          <w:bCs/>
        </w:rPr>
        <w:t xml:space="preserve">Part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Name</w:t>
            </w:r>
          </w:p>
        </w:tc>
        <w:tc>
          <w:tcPr>
            <w:tcW w:type="dxa" w:w="32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Address</w:t>
            </w:r>
          </w:p>
        </w:tc>
        <w:tc>
          <w:tcPr>
            <w:tcW w:type="dxa" w:w="29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Ordinary Shares held</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James Hartlow</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Riverside House, Bishopthorpe, York YO23 2GA</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1,800,000</w:t>
            </w:r>
          </w:p>
        </w:tc>
      </w:tr>
      <w:tr>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Dr Anika Sørensen</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 Clifton Green, York YO30 6LH</w:t>
            </w:r>
          </w:p>
        </w:tc>
        <w:tc>
          <w:tcPr>
            <w:tcW w:type="dxa" w:w="29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1,400,000</w:t>
            </w:r>
          </w:p>
        </w:tc>
      </w:tr>
    </w:tbl>
    <w:p>
      <w:pPr>
        <w:spacing w:after="80" w:line="276"/>
      </w:pPr>
      <w:r>
        <w:rPr>
          <w:b/>
          <w:bCs/>
        </w:rPr>
        <w:t xml:space="preserve">Part 2 — The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060"/>
        <w:gridCol w:w="2000"/>
      </w:tblGrid>
      <w:tr>
        <w:tc>
          <w:tcPr>
            <w:tcW w:type="dxa" w:w="34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Investor</w:t>
            </w:r>
          </w:p>
        </w:tc>
        <w:tc>
          <w:tcPr>
            <w:tcW w:type="dxa" w:w="19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Series B Shares</w:t>
            </w:r>
          </w:p>
        </w:tc>
        <w:tc>
          <w:tcPr>
            <w:tcW w:type="dxa" w:w="206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Issue Price (£)</w:t>
            </w:r>
          </w:p>
        </w:tc>
        <w:tc>
          <w:tcPr>
            <w:tcW w:type="dxa" w:w="20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Subscription (£)</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Westgate Growth Fund III LP</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1,875,000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15,000,000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Aldridge Seed LP</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187,500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Northstar Angels Syndicate</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125,000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Existing Series A holders (pre-emption)</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62,500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8.00</w:t>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500,000</w:t>
            </w:r>
          </w:p>
        </w:tc>
      </w:tr>
      <w:tr>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w:t>
            </w:r>
          </w:p>
        </w:tc>
        <w:tc>
          <w:tcPr>
            <w:tcW w:type="dxa" w:w="19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2,250,000</w:t>
            </w:r>
          </w:p>
        </w:tc>
        <w:tc>
          <w:tcPr>
            <w:tcW w:type="dxa" w:w="206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
            </w:r>
          </w:p>
        </w:tc>
        <w:tc>
          <w:tcPr>
            <w:tcW w:type="dxa" w:w="20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18,000,000</w:t>
            </w:r>
          </w:p>
        </w:tc>
      </w:tr>
    </w:tbl>
    <w:p>
      <w:r>
        <w:br w:type="page"/>
      </w:r>
    </w:p>
    <w:p>
      <w:pPr>
        <w:spacing w:after="160"/>
        <w:jc w:val="center"/>
      </w:pPr>
      <w:r>
        <w:rPr>
          <w:b/>
          <w:bCs/>
          <w:sz w:val="24"/>
          <w:szCs w:val="24"/>
        </w:rPr>
        <w:t xml:space="preserve">SCHEDULE 2 — CAPITALISATION</w:t>
      </w:r>
    </w:p>
    <w:p>
      <w:pPr>
        <w:spacing w:after="80" w:line="276"/>
      </w:pPr>
      <w:r>
        <w:rPr>
          <w:b/>
          <w:bCs/>
        </w:rPr>
        <w:t xml:space="preserve">Part 1 — Issued share capital immediately before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Class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Number of shares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 (fully diluted)</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(Founders)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3,200,000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39.4%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(employees/seed)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12.9%</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A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20.3%</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Options (granted, pre-round pool)</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600,000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7.4%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 pre-money (fully diluted)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6,500,000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80.0%</w:t>
            </w:r>
          </w:p>
        </w:tc>
      </w:tr>
    </w:tbl>
    <w:p>
      <w:pPr>
        <w:spacing w:after="80" w:line="276"/>
      </w:pPr>
      <w:r>
        <w:rPr>
          <w:b/>
          <w:bCs/>
        </w:rPr>
        <w:t xml:space="preserve">Part 2 — Issued share capital immediately after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Class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Number of shares</w:t>
            </w:r>
          </w:p>
        </w:tc>
        <w:tc>
          <w:tcPr>
            <w:tcW w:type="dxa" w:w="2780"/>
            <w:tcBorders>
              <w:top w:val="single" w:color="999999" w:sz="1"/>
              <w:left w:val="single" w:color="999999" w:sz="1"/>
              <w:bottom w:val="single" w:color="999999" w:sz="1"/>
              <w:right w:val="single" w:color="999999" w:sz="1"/>
            </w:tcBorders>
            <w:shd w:fill="E8ECF4" w:val="clear"/>
            <w:tcMar>
              <w:top w:type="dxa" w:w="60"/>
              <w:left w:type="dxa" w:w="110"/>
              <w:bottom w:type="dxa" w:w="60"/>
              <w:right w:type="dxa" w:w="110"/>
            </w:tcMar>
          </w:tcPr>
          <w:p>
            <w:r>
              <w:rPr>
                <w:b/>
                <w:bCs/>
                <w:sz w:val="20"/>
                <w:szCs w:val="20"/>
              </w:rPr>
              <w:t xml:space="preserve">% (fully diluted)</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(Founders)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3,200,000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30.5%</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Ordinary Shares (employees/seed)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10.0%</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A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1,650,000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15.7%</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Series B Preferred Shares</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2,250,000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21.4%</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Options (enlarged pool — 12%)</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1,260,000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sz w:val="20"/>
                <w:szCs w:val="20"/>
              </w:rPr>
              <w:t xml:space="preserve">12.0%</w:t>
            </w:r>
          </w:p>
        </w:tc>
      </w:tr>
      <w:tr>
        <w:tc>
          <w:tcPr>
            <w:tcW w:type="dxa" w:w="380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Total post-money (fully diluted)</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9,410,000</w:t>
            </w:r>
          </w:p>
        </w:tc>
        <w:tc>
          <w:tcPr>
            <w:tcW w:type="dxa" w:w="2780"/>
            <w:tcBorders>
              <w:top w:val="single" w:color="999999" w:sz="1"/>
              <w:left w:val="single" w:color="999999" w:sz="1"/>
              <w:bottom w:val="single" w:color="999999" w:sz="1"/>
              <w:right w:val="single" w:color="999999" w:sz="1"/>
            </w:tcBorders>
            <w:tcMar>
              <w:top w:type="dxa" w:w="60"/>
              <w:left w:type="dxa" w:w="110"/>
              <w:bottom w:type="dxa" w:w="60"/>
              <w:right w:type="dxa" w:w="110"/>
            </w:tcMar>
          </w:tcPr>
          <w:p>
            <w:r>
              <w:rPr>
                <w:b/>
                <w:bCs/>
                <w:sz w:val="20"/>
                <w:szCs w:val="20"/>
              </w:rPr>
              <w:t xml:space="preserve">89.6%</w:t>
            </w:r>
          </w:p>
        </w:tc>
      </w:tr>
    </w:tbl>
    <w:p>
      <w:pPr>
        <w:spacing w:after="120" w:line="276"/>
      </w:pPr>
      <w:r>
        <w:rPr>
          <w:b/>
          <w:bCs/>
        </w:rPr>
        <w:t xml:space="preserve">Note: </w:t>
      </w:r>
      <w:r>
        <w:t xml:space="preserve">post-money fully diluted shares of 9,410,000 at the Issue Price of £8.00 imply a post-money valuation of approximately £70.0m once the unissued option pool headroom is taken into account; the 2,250,000 Series B Shares represent new money of £18,000,000.</w:t>
      </w:r>
    </w:p>
    <w:p>
      <w:r>
        <w:br w:type="page"/>
      </w:r>
    </w:p>
    <w:p>
      <w:pPr>
        <w:spacing w:after="160"/>
        <w:jc w:val="center"/>
      </w:pPr>
      <w:r>
        <w:rPr>
          <w:b/>
          <w:bCs/>
          <w:sz w:val="24"/>
          <w:szCs w:val="24"/>
        </w:rPr>
        <w:t xml:space="preserve">SCHEDULE 3 — COMPLETION OBLIGATIONS</w:t>
      </w:r>
    </w:p>
    <w:p>
      <w:pPr>
        <w:spacing w:after="120" w:line="276"/>
      </w:pPr>
      <w:r>
        <w:rPr>
          <w:b/>
          <w:bCs/>
        </w:rPr>
        <w:t xml:space="preserve">At Completion the Company shall deliver:</w:t>
      </w:r>
    </w:p>
    <w:p>
      <w:pPr>
        <w:pStyle w:val="ListParagraph"/>
        <w:numPr>
          <w:ilvl w:val="0"/>
          <w:numId w:val="2"/>
        </w:numPr>
        <w:spacing w:after="80" w:line="276"/>
      </w:pPr>
      <w:r>
        <w:t xml:space="preserve">certified copy of the written resolutions of the shareholders adopting the Articles and authorising the allotment of the Series B Shares;</w:t>
      </w:r>
    </w:p>
    <w:p>
      <w:pPr>
        <w:pStyle w:val="ListParagraph"/>
        <w:numPr>
          <w:ilvl w:val="0"/>
          <w:numId w:val="2"/>
        </w:numPr>
        <w:spacing w:after="80" w:line="276"/>
      </w:pPr>
      <w:r>
        <w:t xml:space="preserve">certified copy of the minutes of the board meeting approving the transaction documents and the allotment;</w:t>
      </w:r>
    </w:p>
    <w:p>
      <w:pPr>
        <w:pStyle w:val="ListParagraph"/>
        <w:numPr>
          <w:ilvl w:val="0"/>
          <w:numId w:val="2"/>
        </w:numPr>
        <w:spacing w:after="80" w:line="276"/>
      </w:pPr>
      <w:r>
        <w:t xml:space="preserve">the Investor Rights Agreement duly executed by the Company and the Founders;</w:t>
      </w:r>
    </w:p>
    <w:p>
      <w:pPr>
        <w:pStyle w:val="ListParagraph"/>
        <w:numPr>
          <w:ilvl w:val="0"/>
          <w:numId w:val="2"/>
        </w:numPr>
        <w:spacing w:after="80" w:line="276"/>
      </w:pPr>
      <w:r>
        <w:t xml:space="preserve">the Disclosure Letter duly executed by the Warrantors;</w:t>
      </w:r>
    </w:p>
    <w:p>
      <w:pPr>
        <w:pStyle w:val="ListParagraph"/>
        <w:numPr>
          <w:ilvl w:val="0"/>
          <w:numId w:val="2"/>
        </w:numPr>
        <w:spacing w:after="80" w:line="276"/>
      </w:pPr>
      <w:r>
        <w:t xml:space="preserve">share certificates for the Series B Shares (or confirmation of entry in the register of members);</w:t>
      </w:r>
    </w:p>
    <w:p>
      <w:pPr>
        <w:pStyle w:val="ListParagraph"/>
        <w:numPr>
          <w:ilvl w:val="0"/>
          <w:numId w:val="2"/>
        </w:numPr>
        <w:spacing w:after="80" w:line="276"/>
      </w:pPr>
      <w:r>
        <w:t xml:space="preserve">an updated register of members and register of allotments;</w:t>
      </w:r>
    </w:p>
    <w:p>
      <w:pPr>
        <w:pStyle w:val="ListParagraph"/>
        <w:numPr>
          <w:ilvl w:val="0"/>
          <w:numId w:val="2"/>
        </w:numPr>
        <w:spacing w:after="80" w:line="276"/>
      </w:pPr>
      <w:r>
        <w:t xml:space="preserve">evidence of the resignation and appointment of directors required at Completion; and</w:t>
      </w:r>
    </w:p>
    <w:p>
      <w:pPr>
        <w:pStyle w:val="ListParagraph"/>
        <w:numPr>
          <w:ilvl w:val="0"/>
          <w:numId w:val="2"/>
        </w:numPr>
        <w:spacing w:after="80" w:line="276"/>
      </w:pPr>
      <w:r>
        <w:t xml:space="preserve">a certified copy of the Company’s up-to-date statutory books.</w:t>
      </w:r>
    </w:p>
    <w:p>
      <w:r>
        <w:br w:type="page"/>
      </w:r>
    </w:p>
    <w:p>
      <w:pPr>
        <w:spacing w:after="160"/>
        <w:jc w:val="center"/>
      </w:pPr>
      <w:r>
        <w:rPr>
          <w:b/>
          <w:bCs/>
          <w:sz w:val="24"/>
          <w:szCs w:val="24"/>
        </w:rPr>
        <w:t xml:space="preserve">SCHEDULE 4 — WARRANTIES</w:t>
      </w:r>
    </w:p>
    <w:p>
      <w:pPr>
        <w:spacing w:after="80" w:before="180"/>
      </w:pPr>
      <w:r>
        <w:rPr>
          <w:b/>
          <w:bCs/>
        </w:rPr>
        <w:t xml:space="preserve">1. Capacity and the Company</w:t>
      </w:r>
    </w:p>
    <w:p>
      <w:pPr>
        <w:pStyle w:val="ListParagraph"/>
        <w:numPr>
          <w:ilvl w:val="0"/>
          <w:numId w:val="3"/>
        </w:numPr>
        <w:spacing w:after="80" w:line="276"/>
      </w:pPr>
      <w:r>
        <w:t xml:space="preserve">Each Warrantor has the requisite power and authority to enter into and perform this Agreement and the documents to be executed by it at Completion.</w:t>
      </w:r>
    </w:p>
    <w:p>
      <w:pPr>
        <w:pStyle w:val="ListParagraph"/>
        <w:numPr>
          <w:ilvl w:val="0"/>
          <w:numId w:val="3"/>
        </w:numPr>
        <w:spacing w:after="80" w:line="276"/>
      </w:pPr>
      <w:r>
        <w:t xml:space="preserve">The Company is duly incorporated and validly existing under the laws of England and Wales and has the corporate power to own its assets and carry on the Business as it is now being conducted.</w:t>
      </w:r>
    </w:p>
    <w:p>
      <w:pPr>
        <w:pStyle w:val="ListParagraph"/>
        <w:numPr>
          <w:ilvl w:val="0"/>
          <w:numId w:val="3"/>
        </w:numPr>
        <w:spacing w:after="80" w:line="276"/>
      </w:pPr>
      <w:r>
        <w:t xml:space="preserve">The information set out in Schedules 1 and 2 is true, accurate and complete in all respects. The Series B Shares will, on allotment, be fully paid and free from all Encumbrances.</w:t>
      </w:r>
    </w:p>
    <w:p>
      <w:pPr>
        <w:pStyle w:val="ListParagraph"/>
        <w:numPr>
          <w:ilvl w:val="0"/>
          <w:numId w:val="3"/>
        </w:numPr>
        <w:spacing w:after="80" w:line="276"/>
      </w:pPr>
      <w:r>
        <w:t xml:space="preserve">No order has been made, petition presented or resolution passed for the winding-up of any Group Company, and no administrator, receiver or liquidator has been appointed.</w:t>
      </w:r>
    </w:p>
    <w:p>
      <w:pPr>
        <w:spacing w:after="80" w:before="180"/>
      </w:pPr>
      <w:r>
        <w:rPr>
          <w:b/>
          <w:bCs/>
        </w:rPr>
        <w:t xml:space="preserve">2. Accounts and financial</w:t>
      </w:r>
    </w:p>
    <w:p>
      <w:pPr>
        <w:pStyle w:val="ListParagraph"/>
        <w:numPr>
          <w:ilvl w:val="0"/>
          <w:numId w:val="3"/>
        </w:numPr>
        <w:spacing w:after="80" w:line="276"/>
      </w:pPr>
      <w:r>
        <w:t xml:space="preserve">The audited accounts for the financial year ended 31 March 2025 (the “Accounts”) have been prepared in accordance with applicable law and UK GAAP and give a true and fair view of the state of affairs of the Group as at the Accounts Date.</w:t>
      </w:r>
    </w:p>
    <w:p>
      <w:pPr>
        <w:pStyle w:val="ListParagraph"/>
        <w:numPr>
          <w:ilvl w:val="0"/>
          <w:numId w:val="3"/>
        </w:numPr>
        <w:spacing w:after="80" w:line="276"/>
      </w:pPr>
      <w:r>
        <w:t xml:space="preserve">The management accounts for the period from the Accounts Date to 30 September 2025 have been prepared with reasonable care and are not misleading in any material respect.</w:t>
      </w:r>
    </w:p>
    <w:p>
      <w:pPr>
        <w:pStyle w:val="ListParagraph"/>
        <w:numPr>
          <w:ilvl w:val="0"/>
          <w:numId w:val="3"/>
        </w:numPr>
        <w:spacing w:after="80" w:line="276"/>
      </w:pPr>
      <w:r>
        <w:t xml:space="preserve">Since the Accounts Date the Business has been carried on in the ordinary course and there has been no Material Adverse Change.</w:t>
      </w:r>
    </w:p>
    <w:p>
      <w:pPr>
        <w:pStyle w:val="ListParagraph"/>
        <w:numPr>
          <w:ilvl w:val="0"/>
          <w:numId w:val="3"/>
        </w:numPr>
        <w:spacing w:after="80" w:line="276"/>
      </w:pPr>
      <w:r>
        <w:t xml:space="preserve">The Company has no borrowings or indebtedness in the nature of borrowing other than as fairly disclosed in the Disclosure Letter.</w:t>
      </w:r>
    </w:p>
    <w:p>
      <w:pPr>
        <w:spacing w:after="80" w:before="180"/>
      </w:pPr>
      <w:r>
        <w:rPr>
          <w:b/>
          <w:bCs/>
        </w:rPr>
        <w:t xml:space="preserve">3. Intellectual property and technology</w:t>
      </w:r>
    </w:p>
    <w:p>
      <w:pPr>
        <w:pStyle w:val="ListParagraph"/>
        <w:numPr>
          <w:ilvl w:val="0"/>
          <w:numId w:val="3"/>
        </w:numPr>
        <w:spacing w:after="80" w:line="276"/>
      </w:pPr>
      <w:r>
        <w:t xml:space="preserve">The Group owns or is validly licensed to use all Intellectual Property necessary to carry on the Business as currently conducted, and (so far as the Warrantors are aware) such use does not infringe the rights of any third party.</w:t>
      </w:r>
    </w:p>
    <w:p>
      <w:pPr>
        <w:pStyle w:val="ListParagraph"/>
        <w:numPr>
          <w:ilvl w:val="0"/>
          <w:numId w:val="3"/>
        </w:numPr>
        <w:spacing w:after="80" w:line="276"/>
      </w:pPr>
      <w:r>
        <w:t xml:space="preserve">All Intellectual Property created by employees and contractors in the course of their engagement has been validly assigned to a Group Company.</w:t>
      </w:r>
    </w:p>
    <w:p>
      <w:pPr>
        <w:pStyle w:val="ListParagraph"/>
        <w:numPr>
          <w:ilvl w:val="0"/>
          <w:numId w:val="3"/>
        </w:numPr>
        <w:spacing w:after="80" w:line="276"/>
      </w:pPr>
      <w:r>
        <w:t xml:space="preserve">The Group has taken reasonable steps to protect the confidentiality and integrity of its source code, data and systems, and (so far as the Warrantors are aware) there has been no material breach of security or unauthorised access in the 24 months before the date of this Agreement.</w:t>
      </w:r>
    </w:p>
    <w:p>
      <w:pPr>
        <w:spacing w:after="80" w:before="180"/>
      </w:pPr>
      <w:r>
        <w:rPr>
          <w:b/>
          <w:bCs/>
        </w:rPr>
        <w:t xml:space="preserve">4. Contracts and trading</w:t>
      </w:r>
    </w:p>
    <w:p>
      <w:pPr>
        <w:pStyle w:val="ListParagraph"/>
        <w:numPr>
          <w:ilvl w:val="0"/>
          <w:numId w:val="3"/>
        </w:numPr>
        <w:spacing w:after="80" w:line="276"/>
      </w:pPr>
      <w:r>
        <w:t xml:space="preserve">No Group Company is a party to any material contract that is not in the ordinary course of business or that is not on arm’s length terms, save as fairly disclosed.</w:t>
      </w:r>
    </w:p>
    <w:p>
      <w:pPr>
        <w:pStyle w:val="ListParagraph"/>
        <w:numPr>
          <w:ilvl w:val="0"/>
          <w:numId w:val="3"/>
        </w:numPr>
        <w:spacing w:after="80" w:line="276"/>
      </w:pPr>
      <w:r>
        <w:t xml:space="preserve">So far as the Warrantors are aware, no party to a material contract with any Group Company is in material default, and no Group Company has received written notice of termination of any material contract.</w:t>
      </w:r>
    </w:p>
    <w:p>
      <w:pPr>
        <w:pStyle w:val="ListParagraph"/>
        <w:numPr>
          <w:ilvl w:val="0"/>
          <w:numId w:val="3"/>
        </w:numPr>
        <w:spacing w:after="80" w:line="276"/>
      </w:pPr>
      <w:r>
        <w:t xml:space="preserve">No Group Company is engaged in any litigation, arbitration or other proceedings which are material to the Group, and (so far as the Warrantors are aware) none is threatened.</w:t>
      </w:r>
    </w:p>
    <w:p>
      <w:pPr>
        <w:spacing w:after="80" w:before="180"/>
      </w:pPr>
      <w:r>
        <w:rPr>
          <w:b/>
          <w:bCs/>
        </w:rPr>
        <w:t xml:space="preserve">5. Employees</w:t>
      </w:r>
    </w:p>
    <w:p>
      <w:pPr>
        <w:pStyle w:val="ListParagraph"/>
        <w:numPr>
          <w:ilvl w:val="0"/>
          <w:numId w:val="3"/>
        </w:numPr>
        <w:spacing w:after="80" w:line="276"/>
      </w:pPr>
      <w:r>
        <w:t xml:space="preserve">The Disclosure Letter contains accurate particulars of the terms of employment of each senior employee and of all employee share options outstanding.</w:t>
      </w:r>
    </w:p>
    <w:p>
      <w:pPr>
        <w:pStyle w:val="ListParagraph"/>
        <w:numPr>
          <w:ilvl w:val="0"/>
          <w:numId w:val="3"/>
        </w:numPr>
        <w:spacing w:after="80" w:line="276"/>
      </w:pPr>
      <w:r>
        <w:t xml:space="preserve">No senior employee has given or received notice terminating his or her employment, and there is no outstanding or threatened material dispute with any employee or trade union.</w:t>
      </w:r>
    </w:p>
    <w:p>
      <w:pPr>
        <w:spacing w:after="80" w:before="180"/>
      </w:pPr>
      <w:r>
        <w:rPr>
          <w:b/>
          <w:bCs/>
        </w:rPr>
        <w:t xml:space="preserve">6. Compliance and assets</w:t>
      </w:r>
    </w:p>
    <w:p>
      <w:pPr>
        <w:pStyle w:val="ListParagraph"/>
        <w:numPr>
          <w:ilvl w:val="0"/>
          <w:numId w:val="3"/>
        </w:numPr>
        <w:spacing w:after="80" w:line="276"/>
      </w:pPr>
      <w:r>
        <w:t xml:space="preserve">Each Group Company has at all material times conducted the Business in all material respects in accordance with applicable laws, including data protection, product safety and anti-bribery laws.</w:t>
      </w:r>
    </w:p>
    <w:p>
      <w:pPr>
        <w:pStyle w:val="ListParagraph"/>
        <w:numPr>
          <w:ilvl w:val="0"/>
          <w:numId w:val="3"/>
        </w:numPr>
        <w:spacing w:after="80" w:line="276"/>
      </w:pPr>
      <w:r>
        <w:t xml:space="preserve">Each Group Company owns or has the right to use all assets necessary for the conduct of the Business, free from Encumbrances other than as fairly disclosed.</w:t>
      </w:r>
    </w:p>
    <w:p>
      <w:pPr>
        <w:spacing w:after="80" w:before="180"/>
      </w:pPr>
      <w:r>
        <w:rPr>
          <w:b/>
          <w:bCs/>
        </w:rPr>
        <w:t xml:space="preserve">7. Tax</w:t>
      </w:r>
    </w:p>
    <w:p>
      <w:pPr>
        <w:pStyle w:val="ListParagraph"/>
        <w:numPr>
          <w:ilvl w:val="0"/>
          <w:numId w:val="3"/>
        </w:numPr>
        <w:spacing w:after="80" w:line="276"/>
      </w:pPr>
      <w:r>
        <w:t xml:space="preserve">Each Group Company has within applicable time limits made all returns and provided all information required for Tax purposes and has duly paid all Tax for which it is liable.</w:t>
      </w:r>
    </w:p>
    <w:p>
      <w:pPr>
        <w:pStyle w:val="ListParagraph"/>
        <w:numPr>
          <w:ilvl w:val="0"/>
          <w:numId w:val="3"/>
        </w:numPr>
        <w:spacing w:after="80" w:line="276"/>
      </w:pPr>
      <w:r>
        <w:t xml:space="preserve">No Group Company is involved in any current dispute with any Tax Authority and (so far as the Warrantors are aware) none is pending or threatened.</w:t>
      </w:r>
    </w:p>
    <w:p>
      <w:pPr>
        <w:pStyle w:val="ListParagraph"/>
        <w:numPr>
          <w:ilvl w:val="0"/>
          <w:numId w:val="3"/>
        </w:numPr>
        <w:spacing w:after="80" w:line="276"/>
      </w:pPr>
      <w:r>
        <w:t xml:space="preserve">The Company is not, and has not been treated as, a close investment-holding company, and qualifies (so far as the Warrantors are aware) as a company in respect of which EIS/VCT relief is in principle available, subject to the Investors’ own circumstances.</w:t>
      </w:r>
    </w:p>
    <w:p>
      <w:r>
        <w:br w:type="page"/>
      </w:r>
    </w:p>
    <w:p>
      <w:pPr>
        <w:spacing w:after="200"/>
        <w:jc w:val="center"/>
      </w:pPr>
      <w:r>
        <w:rPr>
          <w:b/>
          <w:bCs/>
          <w:sz w:val="24"/>
          <w:szCs w:val="24"/>
        </w:rPr>
        <w:t xml:space="preserve">EXECUTION</w:t>
      </w:r>
    </w:p>
    <w:p>
      <w:pPr>
        <w:spacing w:after="120" w:line="276"/>
      </w:pPr>
      <w:r>
        <w:t xml:space="preserve">This Agreement has been entered into on the date stated at the beginning of it.</w:t>
      </w:r>
    </w:p>
    <w:p>
      <w:pPr>
        <w:spacing w:after="40" w:before="220"/>
      </w:pPr>
      <w:r>
        <w:rPr>
          <w:b/>
          <w:bCs/>
        </w:rPr>
        <w:t xml:space="preserve">Signed by ALDERMORE ROBOTICS LIMITED acting by a director</w:t>
      </w:r>
    </w:p>
    <w:p>
      <w:pPr>
        <w:spacing w:after="120" w:line="276"/>
      </w:pPr>
      <w:r>
        <w:t xml:space="preserve">Signed: ..............................................</w:t>
      </w:r>
    </w:p>
    <w:p>
      <w:pPr>
        <w:spacing w:after="120" w:line="276"/>
      </w:pPr>
      <w:r>
        <w:t xml:space="preserve">Name: James Hartlow</w:t>
      </w:r>
    </w:p>
    <w:p>
      <w:pPr>
        <w:spacing w:after="120" w:line="276"/>
      </w:pPr>
      <w:r>
        <w:t xml:space="preserve">Title: Director</w:t>
      </w:r>
    </w:p>
    <w:p>
      <w:pPr>
        <w:spacing w:after="40" w:before="220"/>
      </w:pPr>
      <w:r>
        <w:rPr>
          <w:b/>
          <w:bCs/>
        </w:rPr>
        <w:t xml:space="preserve">Signed by JAMES HARTLOW (Founder)</w:t>
      </w:r>
    </w:p>
    <w:p>
      <w:pPr>
        <w:spacing w:after="120" w:line="276"/>
      </w:pPr>
      <w:r>
        <w:t xml:space="preserve">Signed: ..............................................</w:t>
      </w:r>
    </w:p>
    <w:p>
      <w:pPr>
        <w:spacing w:after="120" w:line="276"/>
      </w:pPr>
      <w:r>
        <w:t xml:space="preserve">Name: James Hartlow</w:t>
      </w:r>
    </w:p>
    <w:p>
      <w:pPr>
        <w:spacing w:after="120" w:line="276"/>
      </w:pPr>
      <w:r>
        <w:t xml:space="preserve">Title: </w:t>
      </w:r>
    </w:p>
    <w:p>
      <w:pPr>
        <w:spacing w:after="40" w:before="220"/>
      </w:pPr>
      <w:r>
        <w:rPr>
          <w:b/>
          <w:bCs/>
        </w:rPr>
        <w:t xml:space="preserve">Signed by DR ANIKA SØRENSEN (Founder)</w:t>
      </w:r>
    </w:p>
    <w:p>
      <w:pPr>
        <w:spacing w:after="120" w:line="276"/>
      </w:pPr>
      <w:r>
        <w:t xml:space="preserve">Signed: ..............................................</w:t>
      </w:r>
    </w:p>
    <w:p>
      <w:pPr>
        <w:spacing w:after="120" w:line="276"/>
      </w:pPr>
      <w:r>
        <w:t xml:space="preserve">Name: Dr Anika Sørensen</w:t>
      </w:r>
    </w:p>
    <w:p>
      <w:pPr>
        <w:spacing w:after="120" w:line="276"/>
      </w:pPr>
      <w:r>
        <w:t xml:space="preserve">Title: </w:t>
      </w:r>
    </w:p>
    <w:p>
      <w:pPr>
        <w:spacing w:after="40" w:before="220"/>
      </w:pPr>
      <w:r>
        <w:rPr>
          <w:b/>
          <w:bCs/>
        </w:rPr>
        <w:t xml:space="preserve">Signed for and on behalf of WESTGATE GROWTH PARTNERS LLP (as manager of Westgate Growth Fund III LP)</w:t>
      </w:r>
    </w:p>
    <w:p>
      <w:pPr>
        <w:spacing w:after="120" w:line="276"/>
      </w:pPr>
      <w:r>
        <w:t xml:space="preserve">Signed: ..............................................</w:t>
      </w:r>
    </w:p>
    <w:p>
      <w:pPr>
        <w:spacing w:after="120" w:line="276"/>
      </w:pPr>
      <w:r>
        <w:t xml:space="preserve">Name: Daniel Westbrook</w:t>
      </w:r>
    </w:p>
    <w:p>
      <w:pPr>
        <w:spacing w:after="120" w:line="276"/>
      </w:pPr>
      <w:r>
        <w:t xml:space="preserve">Title: Partner</w:t>
      </w:r>
    </w:p>
    <w:p>
      <w:pPr>
        <w:spacing w:after="40" w:before="220"/>
      </w:pPr>
      <w:r>
        <w:rPr>
          <w:b/>
          <w:bCs/>
        </w:rPr>
        <w:t xml:space="preserve">Signed for and on behalf of ALDRIDGE SEED LP</w:t>
      </w:r>
    </w:p>
    <w:p>
      <w:pPr>
        <w:spacing w:after="120" w:line="276"/>
      </w:pPr>
      <w:r>
        <w:t xml:space="preserve">Signed: ..............................................</w:t>
      </w:r>
    </w:p>
    <w:p>
      <w:pPr>
        <w:spacing w:after="120" w:line="276"/>
      </w:pPr>
      <w:r>
        <w:t xml:space="preserve">Name: Marcus Aldridge</w:t>
      </w:r>
    </w:p>
    <w:p>
      <w:pPr>
        <w:spacing w:after="120" w:line="276"/>
      </w:pPr>
      <w:r>
        <w:t xml:space="preserve">Title: General Partner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Project Drake — Subscription Agreement (v1)</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Roman"/>
      <w:lvlText w:val="(%1)"/>
      <w:lvlJc w:val="left"/>
      <w:pPr>
        <w:ind w:left="1440" w:hanging="42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2026-06-20T20:06:49.596Z</dcterms:created>
  <dcterms:modified xsi:type="dcterms:W3CDTF">2026-06-20T20:06:49.597Z</dcterms:modified>
</cp:coreProperties>
</file>

<file path=docProps/custom.xml><?xml version="1.0" encoding="utf-8"?>
<Properties xmlns="http://schemas.openxmlformats.org/officeDocument/2006/custom-properties" xmlns:vt="http://schemas.openxmlformats.org/officeDocument/2006/docPropsVTypes"/>
</file>