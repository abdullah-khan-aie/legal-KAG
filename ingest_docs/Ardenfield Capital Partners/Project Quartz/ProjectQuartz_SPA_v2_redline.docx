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rPr>
        <w:t xml:space="preserve">DATED [●] 2026</w:t>
      </w:r>
    </w:p>
    <w:p>
      <w:pPr>
        <w:spacing w:after="200"/>
        <w:jc w:val="center"/>
      </w:pPr>
      <w:r>
        <w:t xml:space="preserve">—</w:t>
      </w:r>
    </w:p>
    <w:p>
      <w:pPr>
        <w:spacing w:after="40"/>
        <w:jc w:val="center"/>
      </w:pPr>
      <w:r>
        <w:rPr>
          <w:b/>
          <w:bCs/>
        </w:rPr>
        <w:t xml:space="preserve">Ardenfield Quartz Bidco Limited</w:t>
      </w:r>
    </w:p>
    <w:p>
      <w:pPr>
        <w:spacing w:after="40"/>
        <w:jc w:val="center"/>
      </w:pPr>
      <w:r>
        <w:t xml:space="preserve">and</w:t>
      </w:r>
    </w:p>
    <w:p>
      <w:pPr>
        <w:spacing w:after="200"/>
        <w:jc w:val="center"/>
      </w:pPr>
      <w:r>
        <w:rPr>
          <w:b/>
          <w:bCs/>
        </w:rPr>
        <w:t xml:space="preserve">THE SELLERS (as defined)</w:t>
      </w:r>
    </w:p>
    <w:p>
      <w:pPr>
        <w:spacing w:after="40"/>
        <w:jc w:val="center"/>
      </w:pPr>
      <w:r>
        <w:rPr>
          <w:b/>
          <w:bCs/>
          <w:sz w:val="26"/>
          <w:szCs w:val="26"/>
        </w:rPr>
        <w:t xml:space="preserve">SHARE PURCHASE AGREEMENT</w:t>
      </w:r>
    </w:p>
    <w:p>
      <w:pPr>
        <w:spacing w:after="40"/>
        <w:jc w:val="center"/>
      </w:pPr>
      <w:r>
        <w:rPr>
          <w:i/>
          <w:iCs/>
        </w:rPr>
        <w:t xml:space="preserve">relating to the entire issued share capital of</w:t>
      </w:r>
    </w:p>
    <w:p>
      <w:pPr>
        <w:spacing w:after="240"/>
        <w:jc w:val="center"/>
      </w:pPr>
      <w:r>
        <w:rPr>
          <w:b/>
          <w:bCs/>
        </w:rPr>
        <w:t xml:space="preserve">Whitmore Thermal Components Limited</w:t>
      </w:r>
    </w:p>
    <w:p>
      <w:pPr>
        <w:spacing w:after="40"/>
        <w:jc w:val="center"/>
      </w:pPr>
      <w:r>
        <w:rPr>
          <w:sz w:val="18"/>
          <w:szCs w:val="18"/>
        </w:rPr>
        <w:t xml:space="preserve">Whitfield Carter LLP</w:t>
      </w:r>
    </w:p>
    <w:p>
      <w:pPr>
        <w:spacing w:after="240"/>
        <w:jc w:val="center"/>
      </w:pPr>
      <w:r>
        <w:rPr>
          <w:sz w:val="18"/>
          <w:szCs w:val="18"/>
        </w:rPr>
        <w:t xml:space="preserve">22 Bishopsgate, London EC2N 4BQ</w:t>
      </w:r>
    </w:p>
    <w:p>
      <w:r>
        <w:br w:type="page"/>
      </w:r>
    </w:p>
    <w:p>
      <w:pPr>
        <w:pStyle w:val="Heading1"/>
      </w:pPr>
      <w:r>
        <w:t xml:space="preserve">THIS AGREEMENT is made on [●] February 2026</w:t>
      </w:r>
    </w:p>
    <w:p>
      <w:pPr>
        <w:spacing w:after="120"/>
      </w:pPr>
      <w:r>
        <w:t xml:space="preserve">PARTIES:</w:t>
      </w:r>
    </w:p>
    <w:p>
      <w:pPr>
        <w:pStyle w:val="ListParagraph"/>
        <w:numPr>
          <w:ilvl w:val="0"/>
          <w:numId w:val="2"/>
        </w:numPr>
      </w:pPr>
      <w:r>
        <w:t xml:space="preserve">Ardenfield Quartz Bidco Limited, a company incorporated in England and Wales (registered number 15214477) whose registered office is at 4 Finsbury Square, London EC2A 1AS (the "Buyer"); and</w:t>
      </w:r>
    </w:p>
    <w:p>
      <w:pPr>
        <w:pStyle w:val="ListParagraph"/>
        <w:numPr>
          <w:ilvl w:val="0"/>
          <w:numId w:val="2"/>
        </w:numPr>
      </w:pPr>
      <w:r>
        <w:t xml:space="preserve">the several persons whose names and addresses are set out in column (1) of Schedule 1 (the "Sellers").</w:t>
      </w:r>
    </w:p>
    <w:p>
      <w:pPr>
        <w:pStyle w:val="Heading2"/>
      </w:pPr>
      <w:r>
        <w:t xml:space="preserve">BACKGROUND</w:t>
      </w:r>
    </w:p>
    <w:p>
      <w:pPr>
        <w:tabs>
          <w:tab w:val="left" w:pos="600"/>
        </w:tabs>
        <w:spacing w:after="100"/>
        <w:ind w:left="600" w:hanging="600"/>
      </w:pPr>
      <w:r>
        <w:t xml:space="preserve">(A)	</w:t>
      </w:r>
      <w:r>
        <w:t xml:space="preserve">The Company is a private company limited by shares, particulars of which are set out in Schedule 2.</w:t>
      </w:r>
    </w:p>
    <w:p>
      <w:pPr>
        <w:tabs>
          <w:tab w:val="left" w:pos="600"/>
        </w:tabs>
        <w:spacing w:after="100"/>
        <w:ind w:left="600" w:hanging="600"/>
      </w:pPr>
      <w:r>
        <w:t xml:space="preserve">(B)	</w:t>
      </w:r>
      <w:r>
        <w:t xml:space="preserve">The Sellers are the legal and beneficial owners of, or are otherwise able to procure the transfer of, the entire issued share capital of the Company.</w:t>
      </w:r>
    </w:p>
    <w:p>
      <w:pPr>
        <w:tabs>
          <w:tab w:val="left" w:pos="600"/>
        </w:tabs>
        <w:spacing w:after="100"/>
        <w:ind w:left="600" w:hanging="600"/>
      </w:pPr>
      <w:r>
        <w:t xml:space="preserve">(C)	</w:t>
      </w:r>
      <w:r>
        <w:t xml:space="preserve">The Sellers wish to sell and the Buyer wishes to purchase the Shares on the terms and subject to the conditions of this Agreement.</w:t>
      </w:r>
    </w:p>
    <w:p>
      <w:pPr>
        <w:spacing w:after="120" w:before="160"/>
      </w:pPr>
      <w:r>
        <w:rPr>
          <w:b/>
          <w:bCs/>
        </w:rPr>
        <w:t xml:space="preserve">IT IS AGREED as follows:</w:t>
      </w:r>
    </w:p>
    <w:p>
      <w:pPr>
        <w:tabs>
          <w:tab w:val="left" w:pos="600"/>
        </w:tabs>
        <w:spacing w:after="100" w:before="160"/>
      </w:pPr>
      <w:r>
        <w:rPr>
          <w:b/>
          <w:bCs/>
        </w:rPr>
        <w:t xml:space="preserve">1.</w:t>
      </w:r>
      <w:r>
        <w:rPr>
          <w:b/>
          <w:bCs/>
        </w:rPr>
        <w:t xml:space="preserve">	Definitions and interpretation</w:t>
      </w:r>
    </w:p>
    <w:p>
      <w:pPr>
        <w:tabs>
          <w:tab w:val="left" w:pos="600"/>
        </w:tabs>
        <w:spacing w:after="100"/>
        <w:ind w:left="600" w:hanging="600"/>
      </w:pPr>
      <w:r>
        <w:t xml:space="preserve">1.1	</w:t>
      </w:r>
      <w:r>
        <w:t xml:space="preserve">In this Agreement, unless the context otherwise requires, the following definitions apply:</w:t>
      </w:r>
    </w:p>
    <w:p>
      <w:pPr>
        <w:spacing w:after="80"/>
        <w:ind w:left="600"/>
      </w:pPr>
      <w:r>
        <w:rPr>
          <w:b/>
          <w:bCs/>
        </w:rPr>
        <w:t xml:space="preserve">"Business Day" </w:t>
      </w:r>
      <w:r>
        <w:t xml:space="preserve">means a day other than a Saturday, Sunday or public holiday in England when banks in London are open for business;</w:t>
      </w:r>
    </w:p>
    <w:p>
      <w:pPr>
        <w:spacing w:after="80"/>
        <w:ind w:left="600"/>
      </w:pPr>
      <w:r>
        <w:rPr>
          <w:b/>
          <w:bCs/>
        </w:rPr>
        <w:t xml:space="preserve">"Cap" </w:t>
      </w:r>
      <w:r>
        <w:t xml:space="preserve">means an amount equal to </w:t>
      </w:r>
      <w:del w:author="James Osei" w:date="2025-12-18T10:00:00Z">
        <w:r>
          <w:delText xml:space="preserve">20% of the Consideration, being £7,750,000</w:delText>
        </w:r>
      </w:del>
      <w:ins w:author="James Osei" w:date="2025-12-18T10:00:00Z">
        <w:r>
          <w:t xml:space="preserve">15% of the Consideration, being £5,812,500</w:t>
        </w:r>
      </w:ins>
      <w:r>
        <w:t xml:space="preserve">;</w:t>
      </w:r>
    </w:p>
    <w:p>
      <w:pPr>
        <w:spacing w:after="80"/>
        <w:ind w:left="600"/>
      </w:pPr>
      <w:r>
        <w:rPr>
          <w:b/>
          <w:bCs/>
        </w:rPr>
        <w:t xml:space="preserve">"Claim" </w:t>
      </w:r>
      <w:r>
        <w:t xml:space="preserve">means a claim by the Buyer for breach of any of the Warranties;</w:t>
      </w:r>
    </w:p>
    <w:p>
      <w:pPr>
        <w:spacing w:after="80"/>
        <w:ind w:left="600"/>
      </w:pPr>
      <w:r>
        <w:rPr>
          <w:b/>
          <w:bCs/>
        </w:rPr>
        <w:t xml:space="preserve">"Completion" </w:t>
      </w:r>
      <w:r>
        <w:t xml:space="preserve">means completion of the sale and purchase of the Shares in accordance with clause 6;</w:t>
      </w:r>
    </w:p>
    <w:p>
      <w:pPr>
        <w:spacing w:after="80"/>
        <w:ind w:left="600"/>
      </w:pPr>
      <w:r>
        <w:rPr>
          <w:b/>
          <w:bCs/>
        </w:rPr>
        <w:t xml:space="preserve">"Completion Accounts" </w:t>
      </w:r>
      <w:r>
        <w:t xml:space="preserve">means the accounts to be prepared in accordance with Schedule 6 to determine Actual Net Debt and Actual Working Capital;</w:t>
      </w:r>
    </w:p>
    <w:p>
      <w:pPr>
        <w:spacing w:after="80"/>
        <w:ind w:left="600"/>
      </w:pPr>
      <w:r>
        <w:rPr>
          <w:b/>
          <w:bCs/>
        </w:rPr>
        <w:t xml:space="preserve">"Consideration" </w:t>
      </w:r>
      <w:r>
        <w:t xml:space="preserve">means the consideration for the Shares, being £38,750,000 (subject to adjustment under clause 4), payable as set out in clause 3;</w:t>
      </w:r>
    </w:p>
    <w:p>
      <w:pPr>
        <w:spacing w:after="80"/>
        <w:ind w:left="600"/>
      </w:pPr>
      <w:r>
        <w:rPr>
          <w:b/>
          <w:bCs/>
        </w:rPr>
        <w:t xml:space="preserve">"Deferred Consideration" </w:t>
      </w:r>
      <w:r>
        <w:t xml:space="preserve">means £2,000,000, payable in accordance with clause 3.4;</w:t>
      </w:r>
    </w:p>
    <w:p>
      <w:pPr>
        <w:spacing w:after="80"/>
        <w:ind w:left="600"/>
      </w:pPr>
      <w:r>
        <w:rPr>
          <w:b/>
          <w:bCs/>
        </w:rPr>
        <w:t xml:space="preserve">"Disclosure Letter" </w:t>
      </w:r>
      <w:r>
        <w:t xml:space="preserve">means the letter of even date from the Sellers' Solicitors to the Buyer's Solicitors disclosing matters against the Warranties;</w:t>
      </w:r>
    </w:p>
    <w:p>
      <w:pPr>
        <w:spacing w:after="80"/>
        <w:ind w:left="600"/>
      </w:pPr>
      <w:r>
        <w:rPr>
          <w:b/>
          <w:bCs/>
        </w:rPr>
        <w:t xml:space="preserve">"Longstop Date" </w:t>
      </w:r>
      <w:r>
        <w:t xml:space="preserve">means 31 March 2026;</w:t>
      </w:r>
    </w:p>
    <w:p>
      <w:pPr>
        <w:spacing w:after="80"/>
        <w:ind w:left="600"/>
      </w:pPr>
      <w:r>
        <w:rPr>
          <w:b/>
          <w:bCs/>
        </w:rPr>
        <w:t xml:space="preserve">"Management Accounts" </w:t>
      </w:r>
      <w:r>
        <w:t xml:space="preserve">means the unaudited management accounts of the Company for the period from the Accounts Date to 31 December 2025;</w:t>
      </w:r>
    </w:p>
    <w:p>
      <w:pPr>
        <w:spacing w:after="80"/>
        <w:ind w:left="600"/>
      </w:pPr>
      <w:r>
        <w:rPr>
          <w:b/>
          <w:bCs/>
        </w:rPr>
        <w:t xml:space="preserve">"Retention Amount" </w:t>
      </w:r>
      <w:r>
        <w:t xml:space="preserve">means £1,500,000, to be held in the Retention Account in accordance with Schedule 7;</w:t>
      </w:r>
    </w:p>
    <w:p>
      <w:pPr>
        <w:spacing w:after="80"/>
        <w:ind w:left="600"/>
      </w:pPr>
      <w:r>
        <w:rPr>
          <w:b/>
          <w:bCs/>
        </w:rPr>
        <w:t xml:space="preserve">"Shares" </w:t>
      </w:r>
      <w:r>
        <w:t xml:space="preserve">means the entire issued share capital of the Company, comprising the shares set out in Schedule 1;</w:t>
      </w:r>
    </w:p>
    <w:p>
      <w:pPr>
        <w:spacing w:after="80"/>
        <w:ind w:left="600"/>
      </w:pPr>
      <w:r>
        <w:rPr>
          <w:b/>
          <w:bCs/>
        </w:rPr>
        <w:t xml:space="preserve">"Tax Covenant" </w:t>
      </w:r>
      <w:r>
        <w:t xml:space="preserve">means the tax covenant set out in Schedule 5;</w:t>
      </w:r>
    </w:p>
    <w:p>
      <w:pPr>
        <w:spacing w:after="80"/>
        <w:ind w:left="600"/>
      </w:pPr>
      <w:r>
        <w:rPr>
          <w:b/>
          <w:bCs/>
        </w:rPr>
        <w:t xml:space="preserve">"Warranties" </w:t>
      </w:r>
      <w:r>
        <w:t xml:space="preserve">means the warranties given by the Sellers under clause 7 and set out in Schedule 4;</w:t>
      </w:r>
    </w:p>
    <w:p>
      <w:pPr>
        <w:spacing w:after="80"/>
        <w:ind w:left="600"/>
      </w:pPr>
      <w:r>
        <w:rPr>
          <w:b/>
          <w:bCs/>
        </w:rPr>
        <w:t xml:space="preserve">"W&amp;I Policy" </w:t>
      </w:r>
      <w:r>
        <w:t xml:space="preserve">means the buyer-side warranty and indemnity insurance policy taken out by the Buyer with Aldgate Specialty (Underwriting) Ltd in connection with the Transaction;</w:t>
      </w:r>
    </w:p>
    <w:p>
      <w:pPr>
        <w:tabs>
          <w:tab w:val="left" w:pos="600"/>
        </w:tabs>
        <w:spacing w:after="100"/>
        <w:ind w:left="600" w:hanging="600"/>
      </w:pPr>
      <w:r>
        <w:t xml:space="preserve">1.2	</w:t>
      </w:r>
      <w:r>
        <w:t xml:space="preserve">Clause, Schedule and paragraph headings do not affect interpretation. References to clauses and Schedules are to the clauses of and Schedules to this Agreement.</w:t>
      </w:r>
    </w:p>
    <w:p>
      <w:pPr>
        <w:tabs>
          <w:tab w:val="left" w:pos="600"/>
        </w:tabs>
        <w:spacing w:after="100"/>
        <w:ind w:left="600" w:hanging="600"/>
      </w:pPr>
      <w:r>
        <w:t xml:space="preserve">1.3	</w:t>
      </w:r>
      <w:r>
        <w:t xml:space="preserve">A reference to a statute or statutory provision is a reference to it as amended, extended or re-enacted from time to time.</w:t>
      </w:r>
    </w:p>
    <w:p>
      <w:pPr>
        <w:tabs>
          <w:tab w:val="left" w:pos="600"/>
        </w:tabs>
        <w:spacing w:after="100"/>
        <w:ind w:left="600" w:hanging="600"/>
      </w:pPr>
      <w:r>
        <w:t xml:space="preserve">1.4	</w:t>
      </w:r>
      <w:r>
        <w:t xml:space="preserve">Any obligation on a party not to do something includes an obligation not to allow that thing to be done.</w:t>
      </w:r>
    </w:p>
    <w:p>
      <w:pPr>
        <w:tabs>
          <w:tab w:val="left" w:pos="600"/>
        </w:tabs>
        <w:spacing w:after="100" w:before="160"/>
      </w:pPr>
      <w:r>
        <w:rPr>
          <w:b/>
          <w:bCs/>
        </w:rPr>
        <w:t xml:space="preserve">2.</w:t>
      </w:r>
      <w:r>
        <w:rPr>
          <w:b/>
          <w:bCs/>
        </w:rPr>
        <w:t xml:space="preserve">	Sale and purchase</w:t>
      </w:r>
    </w:p>
    <w:p>
      <w:pPr>
        <w:tabs>
          <w:tab w:val="left" w:pos="600"/>
        </w:tabs>
        <w:spacing w:after="100"/>
        <w:ind w:left="600" w:hanging="600"/>
      </w:pPr>
      <w:r>
        <w:t xml:space="preserve">2.1	</w:t>
      </w:r>
      <w:r>
        <w:t xml:space="preserve">On the terms of this Agreement, the Sellers shall sell and the Buyer shall purchase the Shares with effect from Completion with full title guarantee, free from all Encumbrances and together with all rights attaching to them at Completion.</w:t>
      </w:r>
    </w:p>
    <w:p>
      <w:pPr>
        <w:tabs>
          <w:tab w:val="left" w:pos="600"/>
        </w:tabs>
        <w:spacing w:after="100"/>
        <w:ind w:left="600" w:hanging="600"/>
      </w:pPr>
      <w:r>
        <w:t xml:space="preserve">2.2	</w:t>
      </w:r>
      <w:r>
        <w:t xml:space="preserve">Each Seller waives any pre-emption or similar rights over any of the Shares conferred on them under the articles of association of the Company or otherwise.</w:t>
      </w:r>
    </w:p>
    <w:p>
      <w:pPr>
        <w:tabs>
          <w:tab w:val="left" w:pos="600"/>
        </w:tabs>
        <w:spacing w:after="100"/>
        <w:ind w:left="600" w:hanging="600"/>
      </w:pPr>
      <w:r>
        <w:t xml:space="preserve">2.3	</w:t>
      </w:r>
      <w:r>
        <w:t xml:space="preserve">The Buyer is not obliged to complete the purchase of any of the Shares unless the purchase of all the Shares is completed simultaneously.</w:t>
      </w:r>
    </w:p>
    <w:p>
      <w:pPr>
        <w:tabs>
          <w:tab w:val="left" w:pos="600"/>
        </w:tabs>
        <w:spacing w:after="100" w:before="160"/>
      </w:pPr>
      <w:r>
        <w:rPr>
          <w:b/>
          <w:bCs/>
        </w:rPr>
        <w:t xml:space="preserve">3.</w:t>
      </w:r>
      <w:r>
        <w:rPr>
          <w:b/>
          <w:bCs/>
        </w:rPr>
        <w:t xml:space="preserve">	Consideration</w:t>
      </w:r>
    </w:p>
    <w:p>
      <w:pPr>
        <w:tabs>
          <w:tab w:val="left" w:pos="600"/>
        </w:tabs>
        <w:spacing w:after="100"/>
        <w:ind w:left="600" w:hanging="600"/>
      </w:pPr>
      <w:r>
        <w:t xml:space="preserve">3.1	</w:t>
      </w:r>
      <w:r>
        <w:t xml:space="preserve">The total consideration for the Shares is the Consideration, being £38,750,000 (subject to adjustment under clause 4).</w:t>
      </w:r>
    </w:p>
    <w:p>
      <w:pPr>
        <w:tabs>
          <w:tab w:val="left" w:pos="600"/>
        </w:tabs>
        <w:spacing w:after="100"/>
        <w:ind w:left="600" w:hanging="600"/>
      </w:pPr>
      <w:r>
        <w:t xml:space="preserve">3.2	</w:t>
      </w:r>
      <w:r>
        <w:t xml:space="preserve">At Completion the Buyer shall pay £35,250,000 (the "Completion Payment") to the Sellers' Solicitors' client account, to be apportioned among the Sellers in the proportions set out in column (3) of Schedule 1.</w:t>
      </w:r>
    </w:p>
    <w:p>
      <w:pPr>
        <w:tabs>
          <w:tab w:val="left" w:pos="600"/>
        </w:tabs>
        <w:spacing w:after="100"/>
        <w:ind w:left="600" w:hanging="600"/>
      </w:pPr>
      <w:r>
        <w:t xml:space="preserve">3.3	</w:t>
      </w:r>
      <w:r>
        <w:t xml:space="preserve">The Buyer shall pay the Retention Amount of £1,500,000 into the Retention Account at Completion, to be dealt with in accordance with Schedule 7.</w:t>
      </w:r>
    </w:p>
    <w:p>
      <w:pPr>
        <w:tabs>
          <w:tab w:val="left" w:pos="600"/>
        </w:tabs>
        <w:spacing w:after="100"/>
        <w:ind w:left="600" w:hanging="600"/>
      </w:pPr>
      <w:r>
        <w:t xml:space="preserve">3.4	</w:t>
      </w:r>
      <w:r>
        <w:t xml:space="preserve">The Deferred Consideration of £2,000,000 shall be paid by the Buyer to the Sellers on the first anniversary of Completion, less the amount of any Claim that has been agreed or determined, or that remains outstanding and bona fide notified, at that date.</w:t>
      </w:r>
    </w:p>
    <w:p>
      <w:pPr>
        <w:tabs>
          <w:tab w:val="left" w:pos="600"/>
        </w:tabs>
        <w:spacing w:after="100"/>
        <w:ind w:left="600" w:hanging="600"/>
      </w:pPr>
      <w:r>
        <w:t xml:space="preserve">3.5	</w:t>
      </w:r>
      <w:r>
        <w:t xml:space="preserve">Any payment made by the Sellers to the Buyer in respect of a Claim or under the Tax Covenant shall, so far as possible, be treated as a reduction in the Consideration.</w:t>
      </w:r>
    </w:p>
    <w:p>
      <w:pPr>
        <w:tabs>
          <w:tab w:val="left" w:pos="600"/>
        </w:tabs>
        <w:spacing w:after="100" w:before="160"/>
      </w:pPr>
      <w:r>
        <w:rPr>
          <w:b/>
          <w:bCs/>
        </w:rPr>
        <w:t xml:space="preserve">4.</w:t>
      </w:r>
      <w:r>
        <w:rPr>
          <w:b/>
          <w:bCs/>
        </w:rPr>
        <w:t xml:space="preserve">	Completion accounts adjustment</w:t>
      </w:r>
    </w:p>
    <w:p>
      <w:pPr>
        <w:tabs>
          <w:tab w:val="left" w:pos="600"/>
        </w:tabs>
        <w:spacing w:after="100"/>
        <w:ind w:left="600" w:hanging="600"/>
      </w:pPr>
      <w:r>
        <w:t xml:space="preserve">4.1	</w:t>
      </w:r>
      <w:r>
        <w:t xml:space="preserve">The Consideration shall be adjusted following Completion to reflect the Actual Net Debt and the difference between Actual Working Capital and the Target Working Capital, determined in accordance with Schedule 6.</w:t>
      </w:r>
    </w:p>
    <w:p>
      <w:pPr>
        <w:tabs>
          <w:tab w:val="left" w:pos="600"/>
        </w:tabs>
        <w:spacing w:after="100"/>
        <w:ind w:left="600" w:hanging="600"/>
      </w:pPr>
      <w:r>
        <w:t xml:space="preserve">4.2	</w:t>
      </w:r>
      <w:r>
        <w:t xml:space="preserve">The Target Working Capital is £2,150,000. If Actual Working Capital exceeds the Target Working Capital, the Buyer shall pay the excess to the Sellers; if it is less, the Sellers shall pay the shortfall to the Buyer, in each case within 10 Business Days of the Completion Accounts becoming final.</w:t>
      </w:r>
    </w:p>
    <w:p>
      <w:pPr>
        <w:tabs>
          <w:tab w:val="left" w:pos="600"/>
        </w:tabs>
        <w:spacing w:after="100"/>
        <w:ind w:left="600" w:hanging="600"/>
      </w:pPr>
      <w:r>
        <w:t xml:space="preserve">4.3	</w:t>
      </w:r>
      <w:r>
        <w:t xml:space="preserve">The estimated Net Debt used to determine the Completion Payment is £3,750,000. Any difference between estimated and Actual Net Debt shall be settled in accordance with clause 4.2.</w:t>
      </w:r>
    </w:p>
    <w:p>
      <w:pPr>
        <w:tabs>
          <w:tab w:val="left" w:pos="600"/>
        </w:tabs>
        <w:spacing w:after="100" w:before="160"/>
      </w:pPr>
      <w:r>
        <w:rPr>
          <w:b/>
          <w:bCs/>
        </w:rPr>
        <w:t xml:space="preserve">5.</w:t>
      </w:r>
      <w:r>
        <w:rPr>
          <w:b/>
          <w:bCs/>
        </w:rPr>
        <w:t xml:space="preserve">	Conditions and pre-completion conduct</w:t>
      </w:r>
    </w:p>
    <w:p>
      <w:pPr>
        <w:tabs>
          <w:tab w:val="left" w:pos="600"/>
        </w:tabs>
        <w:spacing w:after="100"/>
        <w:ind w:left="600" w:hanging="600"/>
      </w:pPr>
      <w:r>
        <w:t xml:space="preserve">5.1	</w:t>
      </w:r>
      <w:r>
        <w:t xml:space="preserve">Completion is conditional on the W&amp;I Policy having been incepted and remaining in full force, and on no material breach of the Warranties having occurred between the date of this Agreement and Completion.</w:t>
      </w:r>
    </w:p>
    <w:p>
      <w:pPr>
        <w:tabs>
          <w:tab w:val="left" w:pos="600"/>
        </w:tabs>
        <w:spacing w:after="100"/>
        <w:ind w:left="600" w:hanging="600"/>
      </w:pPr>
      <w:r>
        <w:t xml:space="preserve">5.2	</w:t>
      </w:r>
      <w:r>
        <w:t xml:space="preserve">Between the date of this Agreement and Completion the Sellers shall procure that the Company carries on its business in the ordinary course and shall not, without the Buyer's prior written consent, undertake any of the matters set out in Schedule 3 (Conduct of business).</w:t>
      </w:r>
    </w:p>
    <w:p>
      <w:pPr>
        <w:tabs>
          <w:tab w:val="left" w:pos="600"/>
        </w:tabs>
        <w:spacing w:after="100" w:before="160"/>
      </w:pPr>
      <w:r>
        <w:rPr>
          <w:b/>
          <w:bCs/>
        </w:rPr>
        <w:t xml:space="preserve">6.</w:t>
      </w:r>
      <w:r>
        <w:rPr>
          <w:b/>
          <w:bCs/>
        </w:rPr>
        <w:t xml:space="preserve">	Completion</w:t>
      </w:r>
    </w:p>
    <w:p>
      <w:pPr>
        <w:tabs>
          <w:tab w:val="left" w:pos="600"/>
        </w:tabs>
        <w:spacing w:after="100"/>
        <w:ind w:left="600" w:hanging="600"/>
      </w:pPr>
      <w:r>
        <w:t xml:space="preserve">6.1	</w:t>
      </w:r>
      <w:r>
        <w:t xml:space="preserve">Completion shall take place at the offices of the Buyer's Solicitors on 13 February 2026 or such other date as the parties agree in writing.</w:t>
      </w:r>
    </w:p>
    <w:p>
      <w:pPr>
        <w:tabs>
          <w:tab w:val="left" w:pos="600"/>
        </w:tabs>
        <w:spacing w:after="100"/>
        <w:ind w:left="600" w:hanging="600"/>
      </w:pPr>
      <w:r>
        <w:t xml:space="preserve">6.2	</w:t>
      </w:r>
      <w:r>
        <w:t xml:space="preserve">At Completion the Sellers shall deliver the documents and do the things set out in Part 1 of Schedule 8, and the Buyer shall deliver the documents and do the things set out in Part 2 of Schedule 8 (including payment of the Completion Payment).</w:t>
      </w:r>
    </w:p>
    <w:p>
      <w:pPr>
        <w:tabs>
          <w:tab w:val="left" w:pos="600"/>
        </w:tabs>
        <w:spacing w:after="100"/>
        <w:ind w:left="600" w:hanging="600"/>
      </w:pPr>
      <w:r>
        <w:t xml:space="preserve">6.3	</w:t>
      </w:r>
      <w:r>
        <w:t xml:space="preserve">If the obligations of the Sellers or the Buyer under clause 6.2 are not complied with in any material respect on the date set for Completion, the non-defaulting party may defer Completion, proceed to Completion so far as practicable, or terminate this Agreement by written notice.</w:t>
      </w:r>
    </w:p>
    <w:p>
      <w:pPr>
        <w:tabs>
          <w:tab w:val="left" w:pos="600"/>
        </w:tabs>
        <w:spacing w:after="100" w:before="160"/>
      </w:pPr>
      <w:r>
        <w:rPr>
          <w:b/>
          <w:bCs/>
        </w:rPr>
        <w:t xml:space="preserve">7.</w:t>
      </w:r>
      <w:r>
        <w:rPr>
          <w:b/>
          <w:bCs/>
        </w:rPr>
        <w:t xml:space="preserve">	Warranties</w:t>
      </w:r>
    </w:p>
    <w:p>
      <w:pPr>
        <w:tabs>
          <w:tab w:val="left" w:pos="600"/>
        </w:tabs>
        <w:spacing w:after="100"/>
        <w:ind w:left="600" w:hanging="600"/>
      </w:pPr>
      <w:r>
        <w:t xml:space="preserve">7.1	</w:t>
      </w:r>
      <w:r>
        <w:t xml:space="preserve">The Sellers warrant to the Buyer that each of the Warranties set out in Schedule 4 is true, accurate and not misleading at the date of this Agreement and (save where expressed to be given at a particular date) immediately before Completion by reference to the facts then existing.</w:t>
      </w:r>
    </w:p>
    <w:p>
      <w:pPr>
        <w:tabs>
          <w:tab w:val="left" w:pos="600"/>
        </w:tabs>
        <w:spacing w:after="100"/>
        <w:ind w:left="600" w:hanging="600"/>
      </w:pPr>
      <w:r>
        <w:t xml:space="preserve">7.2	</w:t>
      </w:r>
      <w:r>
        <w:t xml:space="preserve">The Warranties are qualified by, and the Buyer shall have no Claim in respect of, any matter fairly disclosed in the Disclosure Letter.</w:t>
      </w:r>
    </w:p>
    <w:p>
      <w:pPr>
        <w:tabs>
          <w:tab w:val="left" w:pos="600"/>
        </w:tabs>
        <w:spacing w:after="100"/>
        <w:ind w:left="600" w:hanging="600"/>
      </w:pPr>
      <w:r>
        <w:t xml:space="preserve">7.3	</w:t>
      </w:r>
      <w:r>
        <w:t xml:space="preserve">Each of the Warranties is a separate and independent warranty and, save as expressly provided, is not limited by reference to any other Warranty or anything else in this Agreement.</w:t>
      </w:r>
    </w:p>
    <w:p>
      <w:pPr>
        <w:tabs>
          <w:tab w:val="left" w:pos="600"/>
        </w:tabs>
        <w:spacing w:after="100"/>
        <w:ind w:left="600" w:hanging="600"/>
      </w:pPr>
      <w:r>
        <w:t xml:space="preserve">7.4	</w:t>
      </w:r>
      <w:r>
        <w:t xml:space="preserve">The Sellers acknowledge that the Buyer is entering into this Agreement in reliance on the Warranties.</w:t>
      </w:r>
    </w:p>
    <w:p>
      <w:pPr>
        <w:tabs>
          <w:tab w:val="left" w:pos="600"/>
        </w:tabs>
        <w:spacing w:after="100" w:before="160"/>
      </w:pPr>
      <w:r>
        <w:rPr>
          <w:b/>
          <w:bCs/>
        </w:rPr>
        <w:t xml:space="preserve">8.</w:t>
      </w:r>
      <w:r>
        <w:rPr>
          <w:b/>
          <w:bCs/>
        </w:rPr>
        <w:t xml:space="preserve">	Limitations on liability</w:t>
      </w:r>
    </w:p>
    <w:p>
      <w:pPr>
        <w:tabs>
          <w:tab w:val="left" w:pos="600"/>
        </w:tabs>
        <w:spacing w:after="100"/>
        <w:ind w:left="600" w:hanging="600"/>
      </w:pPr>
      <w:r>
        <w:t xml:space="preserve">8.1	</w:t>
      </w:r>
      <w:r>
        <w:t xml:space="preserve">The aggregate liability of the Sellers in respect of all Claims (other than under the Fundamental Warranties and the Tax Covenant) shall not exceed the Cap, being </w:t>
      </w:r>
      <w:del w:author="James Osei" w:date="2025-12-18T10:00:00Z">
        <w:r>
          <w:delText xml:space="preserve">20% of the Consideration (£7,750,000)</w:delText>
        </w:r>
      </w:del>
      <w:ins w:author="James Osei" w:date="2025-12-18T10:00:00Z">
        <w:r>
          <w:t xml:space="preserve">15% of the Consideration (£5,812,500)</w:t>
        </w:r>
      </w:ins>
      <w:r>
        <w:t xml:space="preserve">.</w:t>
      </w:r>
    </w:p>
    <w:p>
      <w:pPr>
        <w:tabs>
          <w:tab w:val="left" w:pos="600"/>
        </w:tabs>
        <w:spacing w:after="100"/>
        <w:ind w:left="600" w:hanging="600"/>
      </w:pPr>
      <w:r>
        <w:t xml:space="preserve">8.2	</w:t>
      </w:r>
      <w:r>
        <w:t xml:space="preserve">The Sellers shall not be liable for a Claim unless the amount of that Claim exceeds £25,000 (claims below that amount being disregarded) and the aggregate amount of all Claims exceeding that threshold exceeds £250,000, in which case the Sellers are liable for the whole amount and not merely the excess.</w:t>
      </w:r>
    </w:p>
    <w:p>
      <w:pPr>
        <w:tabs>
          <w:tab w:val="left" w:pos="600"/>
        </w:tabs>
        <w:spacing w:after="100"/>
        <w:ind w:left="600" w:hanging="600"/>
      </w:pPr>
      <w:r>
        <w:t xml:space="preserve">8.3	</w:t>
      </w:r>
      <w:r>
        <w:t xml:space="preserve">The Sellers shall not be liable for a Claim unless the Buyer has given written notice of it to the Sellers within </w:t>
      </w:r>
      <w:del w:author="James Osei" w:date="2025-12-18T10:00:00Z">
        <w:r>
          <w:delText xml:space="preserve">24 months</w:delText>
        </w:r>
      </w:del>
      <w:ins w:author="James Osei" w:date="2025-12-18T10:00:00Z">
        <w:r>
          <w:t xml:space="preserve">18 months</w:t>
        </w:r>
      </w:ins>
      <w:r>
        <w:t xml:space="preserve"> of Completion, and within 7 years of Completion in the case of a claim under the Tax Covenant.</w:t>
      </w:r>
    </w:p>
    <w:p>
      <w:pPr>
        <w:tabs>
          <w:tab w:val="left" w:pos="600"/>
        </w:tabs>
        <w:spacing w:after="100"/>
        <w:ind w:left="600" w:hanging="600"/>
      </w:pPr>
      <w:r>
        <w:t xml:space="preserve">8.4	</w:t>
      </w:r>
      <w:r>
        <w:t xml:space="preserve">The Sellers shall not be liable for a Claim to the extent that the matter giving rise to it is recoverable under the W&amp;I Policy, it being the intention of the parties that the Buyer's recourse for breach of the Warranties (other than the Fundamental Warranties) shall be primarily to the W&amp;I Policy.</w:t>
      </w:r>
    </w:p>
    <w:p>
      <w:pPr>
        <w:tabs>
          <w:tab w:val="left" w:pos="600"/>
        </w:tabs>
        <w:spacing w:after="100"/>
        <w:ind w:left="600" w:hanging="600"/>
      </w:pPr>
      <w:r>
        <w:t xml:space="preserve">8.5	</w:t>
      </w:r>
      <w:r>
        <w:t xml:space="preserve">The limitations in this clause 8 (other than the limitation for matters fairly Disclosed) do not apply to any Claim arising from the fraud or fraudulent misrepresentation of any Seller.</w:t>
      </w:r>
    </w:p>
    <w:p>
      <w:pPr>
        <w:tabs>
          <w:tab w:val="left" w:pos="600"/>
        </w:tabs>
        <w:spacing w:after="100" w:before="160"/>
      </w:pPr>
      <w:r>
        <w:rPr>
          <w:b/>
          <w:bCs/>
        </w:rPr>
        <w:t xml:space="preserve">9.</w:t>
      </w:r>
      <w:r>
        <w:rPr>
          <w:b/>
          <w:bCs/>
        </w:rPr>
        <w:t xml:space="preserve">	Tax covenant</w:t>
      </w:r>
    </w:p>
    <w:p>
      <w:pPr>
        <w:spacing w:after="120"/>
      </w:pPr>
      <w:r>
        <w:t xml:space="preserve">The provisions of Schedule 5 (Tax Covenant) apply with effect from Completion.</w:t>
      </w:r>
    </w:p>
    <w:p>
      <w:pPr>
        <w:tabs>
          <w:tab w:val="left" w:pos="600"/>
        </w:tabs>
        <w:spacing w:after="100" w:before="160"/>
      </w:pPr>
      <w:r>
        <w:rPr>
          <w:b/>
          <w:bCs/>
        </w:rPr>
        <w:t xml:space="preserve">10.</w:t>
      </w:r>
      <w:r>
        <w:rPr>
          <w:b/>
          <w:bCs/>
        </w:rPr>
        <w:t xml:space="preserve">	Restrictive covenants</w:t>
      </w:r>
    </w:p>
    <w:p>
      <w:pPr>
        <w:tabs>
          <w:tab w:val="left" w:pos="600"/>
        </w:tabs>
        <w:spacing w:after="100"/>
        <w:ind w:left="600" w:hanging="600"/>
      </w:pPr>
      <w:r>
        <w:t xml:space="preserve">10.1	</w:t>
      </w:r>
      <w:r>
        <w:t xml:space="preserve">Each Seller covenants that they shall not, for a period of </w:t>
      </w:r>
      <w:del w:author="James Osei" w:date="2025-12-18T10:00:00Z">
        <w:r>
          <w:delText xml:space="preserve">36 months</w:delText>
        </w:r>
      </w:del>
      <w:ins w:author="James Osei" w:date="2025-12-18T10:00:00Z">
        <w:r>
          <w:t xml:space="preserve">24 months</w:t>
        </w:r>
      </w:ins>
      <w:r>
        <w:t xml:space="preserve"> from Completion (the “Restricted Period”), directly or indirectly carry on or be engaged in any business that competes with the business of the Company as carried on at Completion within the United Kingdom.</w:t>
      </w:r>
    </w:p>
    <w:p>
      <w:pPr>
        <w:tabs>
          <w:tab w:val="left" w:pos="600"/>
        </w:tabs>
        <w:spacing w:after="100"/>
        <w:ind w:left="600" w:hanging="600"/>
      </w:pPr>
      <w:r>
        <w:t xml:space="preserve">10.2	</w:t>
      </w:r>
      <w:r>
        <w:t xml:space="preserve">Each Seller covenants that they shall not for the Restricted Period solicit or entice away any senior employee of the Company, nor solicit the custom of any person who was a customer of the Company in the 12 months before Completion in respect of competing goods or services.</w:t>
      </w:r>
    </w:p>
    <w:p>
      <w:pPr>
        <w:tabs>
          <w:tab w:val="left" w:pos="600"/>
        </w:tabs>
        <w:spacing w:after="100"/>
        <w:ind w:left="600" w:hanging="600"/>
      </w:pPr>
      <w:r>
        <w:t xml:space="preserve">10.3	</w:t>
      </w:r>
      <w:r>
        <w:t xml:space="preserve">Each of the restrictions in this clause 10 is a separate and severable undertaking and is considered by the parties to be reasonable and necessary to protect the legitimate business interests of the Buyer.</w:t>
      </w:r>
    </w:p>
    <w:p>
      <w:pPr>
        <w:tabs>
          <w:tab w:val="left" w:pos="600"/>
        </w:tabs>
        <w:spacing w:after="100" w:before="160"/>
      </w:pPr>
      <w:r>
        <w:rPr>
          <w:b/>
          <w:bCs/>
        </w:rPr>
        <w:t xml:space="preserve">11.</w:t>
      </w:r>
      <w:r>
        <w:rPr>
          <w:b/>
          <w:bCs/>
        </w:rPr>
        <w:t xml:space="preserve">	Confidentiality and announcements</w:t>
      </w:r>
    </w:p>
    <w:p>
      <w:pPr>
        <w:tabs>
          <w:tab w:val="left" w:pos="600"/>
        </w:tabs>
        <w:spacing w:after="100"/>
        <w:ind w:left="600" w:hanging="600"/>
      </w:pPr>
      <w:r>
        <w:t xml:space="preserve">11.1	</w:t>
      </w:r>
      <w:r>
        <w:t xml:space="preserve">Each party shall keep confidential the terms of this Agreement and all information relating to the other parties, save as required by law or any competent authority or to its professional advisers and financiers.</w:t>
      </w:r>
    </w:p>
    <w:p>
      <w:pPr>
        <w:tabs>
          <w:tab w:val="left" w:pos="600"/>
        </w:tabs>
        <w:spacing w:after="100"/>
        <w:ind w:left="600" w:hanging="600"/>
      </w:pPr>
      <w:r>
        <w:t xml:space="preserve">11.2	</w:t>
      </w:r>
      <w:r>
        <w:t xml:space="preserve">No announcement concerning the Transaction shall be made by any party without the prior written consent of the Buyer (in the case of the Sellers) save as required by law.</w:t>
      </w:r>
    </w:p>
    <w:p>
      <w:pPr>
        <w:tabs>
          <w:tab w:val="left" w:pos="600"/>
        </w:tabs>
        <w:spacing w:after="100" w:before="160"/>
      </w:pPr>
      <w:r>
        <w:rPr>
          <w:b/>
          <w:bCs/>
        </w:rPr>
        <w:t xml:space="preserve">12.</w:t>
      </w:r>
      <w:r>
        <w:rPr>
          <w:b/>
          <w:bCs/>
        </w:rPr>
        <w:t xml:space="preserve">	Notices</w:t>
      </w:r>
    </w:p>
    <w:p>
      <w:pPr>
        <w:spacing w:after="120"/>
      </w:pPr>
      <w:r>
        <w:t xml:space="preserve">Any notice under this Agreement shall be in writing and delivered by hand, sent by pre-paid first class post or email to the address or email address of the relevant party set out in Schedule 1 (or as notified in writing). A notice is deemed received: if delivered by hand, on signature of a delivery receipt; if posted, at 9.00 am on the second Business Day after posting; if emailed, on transmission subject to no bounce-back.</w:t>
      </w:r>
    </w:p>
    <w:p>
      <w:pPr>
        <w:tabs>
          <w:tab w:val="left" w:pos="600"/>
        </w:tabs>
        <w:spacing w:after="100" w:before="160"/>
      </w:pPr>
      <w:r>
        <w:rPr>
          <w:b/>
          <w:bCs/>
        </w:rPr>
        <w:t xml:space="preserve">13.</w:t>
      </w:r>
      <w:r>
        <w:rPr>
          <w:b/>
          <w:bCs/>
        </w:rPr>
        <w:t xml:space="preserve">	Entire agreement</w:t>
      </w:r>
    </w:p>
    <w:p>
      <w:pPr>
        <w:spacing w:after="120"/>
      </w:pPr>
      <w:r>
        <w:t xml:space="preserve">This Agreement, together with the documents referred to in it, constitutes the entire agreement between the parties and supersedes all prior discussions, correspondence and the heads of terms dated 6 November 2025 (save for any provisions expressed to survive). Each party acknowledges that it does not rely on any statement not set out in this Agreement, save that nothing limits liability for fraud.</w:t>
      </w:r>
    </w:p>
    <w:p>
      <w:pPr>
        <w:tabs>
          <w:tab w:val="left" w:pos="600"/>
        </w:tabs>
        <w:spacing w:after="100" w:before="160"/>
      </w:pPr>
      <w:r>
        <w:rPr>
          <w:b/>
          <w:bCs/>
        </w:rPr>
        <w:t xml:space="preserve">14.</w:t>
      </w:r>
      <w:r>
        <w:rPr>
          <w:b/>
          <w:bCs/>
        </w:rPr>
        <w:t xml:space="preserve">	Assignment</w:t>
      </w:r>
    </w:p>
    <w:p>
      <w:pPr>
        <w:spacing w:after="120"/>
      </w:pPr>
      <w:r>
        <w:t xml:space="preserve">No party may assign, transfer or otherwise deal with any of its rights under this Agreement, save that the Buyer may assign the benefit of the Warranties and the Tax Covenant to any member of its group and to its financiers by way of security.</w:t>
      </w:r>
    </w:p>
    <w:p>
      <w:pPr>
        <w:tabs>
          <w:tab w:val="left" w:pos="600"/>
        </w:tabs>
        <w:spacing w:after="100" w:before="160"/>
      </w:pPr>
      <w:r>
        <w:rPr>
          <w:b/>
          <w:bCs/>
        </w:rPr>
        <w:t xml:space="preserve">15.</w:t>
      </w:r>
      <w:r>
        <w:rPr>
          <w:b/>
          <w:bCs/>
        </w:rPr>
        <w:t xml:space="preserve">	Third party rights</w:t>
      </w:r>
    </w:p>
    <w:p>
      <w:pPr>
        <w:spacing w:after="120"/>
      </w:pPr>
      <w:r>
        <w:t xml:space="preserve">Save as expressly provided, a person who is not a party to this Agreement has no rights under the Contracts (Rights of Third Parties) Act 1999 to enforce any of its terms.</w:t>
      </w:r>
    </w:p>
    <w:p>
      <w:pPr>
        <w:tabs>
          <w:tab w:val="left" w:pos="600"/>
        </w:tabs>
        <w:spacing w:after="100" w:before="160"/>
      </w:pPr>
      <w:r>
        <w:rPr>
          <w:b/>
          <w:bCs/>
        </w:rPr>
        <w:t xml:space="preserve">16.</w:t>
      </w:r>
      <w:r>
        <w:rPr>
          <w:b/>
          <w:bCs/>
        </w:rPr>
        <w:t xml:space="preserve">	Variation and waiver</w:t>
      </w:r>
    </w:p>
    <w:p>
      <w:pPr>
        <w:spacing w:after="120"/>
      </w:pPr>
      <w:r>
        <w:t xml:space="preserve">No variation of this Agreement is effective unless in writing and signed by each party. No failure or delay by a party to exercise any right or remedy operates as a waiver.</w:t>
      </w:r>
    </w:p>
    <w:p>
      <w:pPr>
        <w:tabs>
          <w:tab w:val="left" w:pos="600"/>
        </w:tabs>
        <w:spacing w:after="100" w:before="160"/>
      </w:pPr>
      <w:r>
        <w:rPr>
          <w:b/>
          <w:bCs/>
        </w:rPr>
        <w:t xml:space="preserve">17.</w:t>
      </w:r>
      <w:r>
        <w:rPr>
          <w:b/>
          <w:bCs/>
        </w:rPr>
        <w:t xml:space="preserve">	Costs</w:t>
      </w:r>
    </w:p>
    <w:p>
      <w:pPr>
        <w:spacing w:after="120"/>
      </w:pPr>
      <w:r>
        <w:t xml:space="preserve">Except as otherwise provided, each party shall bear its own costs in connection with the negotiation, preparation and completion of this Agreement.</w:t>
      </w:r>
    </w:p>
    <w:p>
      <w:pPr>
        <w:tabs>
          <w:tab w:val="left" w:pos="600"/>
        </w:tabs>
        <w:spacing w:after="100" w:before="160"/>
      </w:pPr>
      <w:r>
        <w:rPr>
          <w:b/>
          <w:bCs/>
        </w:rPr>
        <w:t xml:space="preserve">18.</w:t>
      </w:r>
      <w:r>
        <w:rPr>
          <w:b/>
          <w:bCs/>
        </w:rPr>
        <w:t xml:space="preserve">	Counterparts</w:t>
      </w:r>
    </w:p>
    <w:p>
      <w:pPr>
        <w:spacing w:after="120"/>
      </w:pPr>
      <w:r>
        <w:t xml:space="preserve">This Agreement may be executed in any number of counterparts, each of which when executed constitutes an original and all of which together constitute one and the same agreement.</w:t>
      </w:r>
    </w:p>
    <w:p>
      <w:pPr>
        <w:tabs>
          <w:tab w:val="left" w:pos="600"/>
        </w:tabs>
        <w:spacing w:after="100" w:before="160"/>
      </w:pPr>
      <w:r>
        <w:rPr>
          <w:b/>
          <w:bCs/>
        </w:rPr>
        <w:t xml:space="preserve">19.</w:t>
      </w:r>
      <w:r>
        <w:rPr>
          <w:b/>
          <w:bCs/>
        </w:rPr>
        <w:t xml:space="preserve">	Governing law and jurisdiction</w:t>
      </w:r>
    </w:p>
    <w:p>
      <w:pPr>
        <w:spacing w:after="120"/>
      </w:pPr>
      <w:r>
        <w:t xml:space="preserve">This Agreement and any dispute or claim arising out of or in connection with it or its subject matter (including non-contractual disputes) are governed by and construed in accordance with English law, and the parties irrevocably submit to the exclusive jurisdiction of the courts of England and Wales.</w:t>
      </w:r>
    </w:p>
    <w:p>
      <w:r>
        <w:br w:type="page"/>
      </w:r>
    </w:p>
    <w:p>
      <w:pPr>
        <w:pStyle w:val="Heading1"/>
      </w:pPr>
      <w:r>
        <w:t xml:space="preserve">SCHEDULE 1 — The Sellers and the Shares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2700"/>
        <w:gridCol w:w="2300"/>
      </w:tblGrid>
      <w:tr>
        <w:tc>
          <w:tcPr>
            <w:tcW w:type="dxa" w:w="40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8"/>
                <w:szCs w:val="18"/>
              </w:rPr>
              <w:t xml:space="preserve">(1) Seller</w:t>
            </w:r>
          </w:p>
        </w:tc>
        <w:tc>
          <w:tcPr>
            <w:tcW w:type="dxa" w:w="2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8"/>
                <w:szCs w:val="18"/>
              </w:rPr>
              <w:t xml:space="preserve">(2) Shares held</w:t>
            </w:r>
          </w:p>
        </w:tc>
        <w:tc>
          <w:tcPr>
            <w:tcW w:type="dxa" w:w="23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8"/>
                <w:szCs w:val="18"/>
              </w:rPr>
              <w:t xml:space="preserve">(3) % of Consideration</w:t>
            </w:r>
          </w:p>
        </w:tc>
      </w:tr>
      <w:tr>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Geoffrey Whitmore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620,000 ordinary</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62.0%</w:t>
            </w:r>
          </w:p>
        </w:tc>
      </w:tr>
      <w:tr>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Sandra Whitmore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180,000 ordinary</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18.0%</w:t>
            </w:r>
          </w:p>
        </w:tc>
      </w:tr>
      <w:tr>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Paul Easterbrook</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120,000 ordinary</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12.0%</w:t>
            </w:r>
          </w:p>
        </w:tc>
      </w:tr>
      <w:tr>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EMI option holders (8) (on exercise)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80,000 ordinary</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8.0%</w:t>
            </w:r>
          </w:p>
        </w:tc>
      </w:tr>
      <w:tr>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TOTAL</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1,000,000 ordinary</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100.0%</w:t>
            </w:r>
          </w:p>
        </w:tc>
      </w:tr>
    </w:tbl>
    <w:p>
      <w:pPr>
        <w:pStyle w:val="Heading1"/>
      </w:pPr>
      <w:r>
        <w:t xml:space="preserve">SCHEDULE 2 — Particulars of the Company</w:t>
      </w:r>
    </w:p>
    <w:p>
      <w:pPr>
        <w:spacing w:after="120"/>
      </w:pPr>
      <w:r>
        <w:t xml:space="preserve">Name: Whitmore Thermal Components Limited. Registered number: 07744120. Registered office: Whitmore Works, Brockhall Road, Sheffield S9 2TG. Date of incorporation: 14 March 2011. Issued share capital: 1,000,000 ordinary shares of £0.01 each. Directors: Geoffrey Whitmore, Sandra Whitmore, Paul Easterbrook. Accounting reference date: 30 September.</w:t>
      </w:r>
    </w:p>
    <w:p>
      <w:pPr>
        <w:pStyle w:val="Heading1"/>
      </w:pPr>
      <w:r>
        <w:t xml:space="preserve">SCHEDULE 3 — Conduct of business (pre-Completion)</w:t>
      </w:r>
    </w:p>
    <w:p>
      <w:pPr>
        <w:pStyle w:val="ListParagraph"/>
        <w:numPr>
          <w:ilvl w:val="0"/>
          <w:numId w:val="3"/>
        </w:numPr>
        <w:spacing w:after="80"/>
      </w:pPr>
      <w:r>
        <w:t xml:space="preserve">incurring capital expenditure exceeding £50,000 (individually or in aggregate);</w:t>
      </w:r>
    </w:p>
    <w:p>
      <w:pPr>
        <w:pStyle w:val="ListParagraph"/>
        <w:numPr>
          <w:ilvl w:val="0"/>
          <w:numId w:val="3"/>
        </w:numPr>
        <w:spacing w:after="80"/>
      </w:pPr>
      <w:r>
        <w:t xml:space="preserve">declaring or paying any dividend or making any other distribution;</w:t>
      </w:r>
    </w:p>
    <w:p>
      <w:pPr>
        <w:pStyle w:val="ListParagraph"/>
        <w:numPr>
          <w:ilvl w:val="0"/>
          <w:numId w:val="3"/>
        </w:numPr>
        <w:spacing w:after="80"/>
      </w:pPr>
      <w:r>
        <w:t xml:space="preserve">entering into, varying or terminating any material contract outside the ordinary course;</w:t>
      </w:r>
    </w:p>
    <w:p>
      <w:pPr>
        <w:pStyle w:val="ListParagraph"/>
        <w:numPr>
          <w:ilvl w:val="0"/>
          <w:numId w:val="3"/>
        </w:numPr>
        <w:spacing w:after="80"/>
      </w:pPr>
      <w:r>
        <w:t xml:space="preserve">increasing the remuneration of any director or senior employee, or hiring or dismissing any senior employee;</w:t>
      </w:r>
    </w:p>
    <w:p>
      <w:pPr>
        <w:pStyle w:val="ListParagraph"/>
        <w:numPr>
          <w:ilvl w:val="0"/>
          <w:numId w:val="3"/>
        </w:numPr>
        <w:spacing w:after="80"/>
      </w:pPr>
      <w:r>
        <w:t xml:space="preserve">creating any Encumbrance over the Shares or any material asset of the Company;</w:t>
      </w:r>
    </w:p>
    <w:p>
      <w:pPr>
        <w:pStyle w:val="ListParagraph"/>
        <w:numPr>
          <w:ilvl w:val="0"/>
          <w:numId w:val="3"/>
        </w:numPr>
        <w:spacing w:after="80"/>
      </w:pPr>
      <w:r>
        <w:t xml:space="preserve">commencing, settling or compromising any litigation involving a claim exceeding £25,000.</w:t>
      </w:r>
    </w:p>
    <w:p>
      <w:pPr>
        <w:pStyle w:val="Heading1"/>
      </w:pPr>
      <w:r>
        <w:t xml:space="preserve">SCHEDULE 4 — Warranties</w:t>
      </w:r>
    </w:p>
    <w:p>
      <w:pPr>
        <w:pStyle w:val="Heading2"/>
      </w:pPr>
      <w:r>
        <w:t xml:space="preserve">Part 1 — Fundamental Warranties</w:t>
      </w:r>
    </w:p>
    <w:p>
      <w:pPr>
        <w:pStyle w:val="ListParagraph"/>
        <w:numPr>
          <w:ilvl w:val="0"/>
          <w:numId w:val="3"/>
        </w:numPr>
        <w:spacing w:after="80"/>
      </w:pPr>
      <w:r>
        <w:t xml:space="preserve">Each Seller has full power and authority to enter into and perform this Agreement and is the sole legal and beneficial owner of the Shares set against their name in Schedule 1, free from Encumbrances.</w:t>
      </w:r>
    </w:p>
    <w:p>
      <w:pPr>
        <w:pStyle w:val="ListParagraph"/>
        <w:numPr>
          <w:ilvl w:val="0"/>
          <w:numId w:val="3"/>
        </w:numPr>
        <w:spacing w:after="80"/>
      </w:pPr>
      <w:r>
        <w:t xml:space="preserve">The Shares constitute the entire issued share capital of the Company and are fully paid.</w:t>
      </w:r>
    </w:p>
    <w:p>
      <w:pPr>
        <w:pStyle w:val="Heading2"/>
      </w:pPr>
      <w:r>
        <w:t xml:space="preserve">Part 2 — Business Warranties</w:t>
      </w:r>
    </w:p>
    <w:p>
      <w:pPr>
        <w:pStyle w:val="ListParagraph"/>
        <w:numPr>
          <w:ilvl w:val="0"/>
          <w:numId w:val="3"/>
        </w:numPr>
        <w:spacing w:after="80"/>
      </w:pPr>
      <w:r>
        <w:t xml:space="preserve">The Accounts have been prepared in accordance with applicable law and accounting standards and give a true and fair view of the state of affairs of the Company as at the Accounts Date.</w:t>
      </w:r>
    </w:p>
    <w:p>
      <w:pPr>
        <w:pStyle w:val="ListParagraph"/>
        <w:numPr>
          <w:ilvl w:val="0"/>
          <w:numId w:val="3"/>
        </w:numPr>
        <w:spacing w:after="80"/>
      </w:pPr>
      <w:r>
        <w:t xml:space="preserve">The Management Accounts have been prepared with reasonable care on a basis consistent with the Accounts.</w:t>
      </w:r>
    </w:p>
    <w:p>
      <w:pPr>
        <w:pStyle w:val="ListParagraph"/>
        <w:numPr>
          <w:ilvl w:val="0"/>
          <w:numId w:val="3"/>
        </w:numPr>
        <w:spacing w:after="80"/>
      </w:pPr>
      <w:r>
        <w:t xml:space="preserve">Since the Accounts Date the business of the Company has been carried on in the ordinary course and there has been no material adverse change in its financial or trading position.</w:t>
      </w:r>
    </w:p>
    <w:p>
      <w:pPr>
        <w:pStyle w:val="ListParagraph"/>
        <w:numPr>
          <w:ilvl w:val="0"/>
          <w:numId w:val="3"/>
        </w:numPr>
        <w:spacing w:after="80"/>
      </w:pPr>
      <w:r>
        <w:t xml:space="preserve">The Company has good and marketable title to, or a valid right to use, all assets used in its business; the Disclosed plant and machinery is in reasonable working order.</w:t>
      </w:r>
    </w:p>
    <w:p>
      <w:pPr>
        <w:pStyle w:val="ListParagraph"/>
        <w:numPr>
          <w:ilvl w:val="0"/>
          <w:numId w:val="3"/>
        </w:numPr>
        <w:spacing w:after="80"/>
      </w:pPr>
      <w:r>
        <w:t xml:space="preserve">The Company is not engaged in any litigation, arbitration or regulatory proceedings, and none is pending or threatened, save as Disclosed.</w:t>
      </w:r>
    </w:p>
    <w:p>
      <w:pPr>
        <w:pStyle w:val="ListParagraph"/>
        <w:numPr>
          <w:ilvl w:val="0"/>
          <w:numId w:val="3"/>
        </w:numPr>
        <w:spacing w:after="80"/>
      </w:pPr>
      <w:r>
        <w:t xml:space="preserve">The Company has all material licences, permits and consents required to carry on its business and is in compliance with them in all material respects.</w:t>
      </w:r>
    </w:p>
    <w:p>
      <w:pPr>
        <w:pStyle w:val="ListParagraph"/>
        <w:numPr>
          <w:ilvl w:val="0"/>
          <w:numId w:val="3"/>
        </w:numPr>
        <w:spacing w:after="80"/>
      </w:pPr>
      <w:r>
        <w:t xml:space="preserve">The Company owns or is licensed to use all Intellectual Property necessary for its business; the Disclosed patents relating to the Company's micro-channel cold-plate designs are in full force and registered in the Company's name.</w:t>
      </w:r>
    </w:p>
    <w:p>
      <w:pPr>
        <w:pStyle w:val="ListParagraph"/>
        <w:numPr>
          <w:ilvl w:val="0"/>
          <w:numId w:val="3"/>
        </w:numPr>
        <w:spacing w:after="80"/>
      </w:pPr>
      <w:r>
        <w:t xml:space="preserve">The Disclosed material contracts are in full force, and the Company is not in material breach of any of them, and no counterparty has given notice to terminate.</w:t>
      </w:r>
    </w:p>
    <w:p>
      <w:pPr>
        <w:pStyle w:val="ListParagraph"/>
        <w:numPr>
          <w:ilvl w:val="0"/>
          <w:numId w:val="3"/>
        </w:numPr>
        <w:spacing w:after="80"/>
      </w:pPr>
      <w:r>
        <w:t xml:space="preserve">The Company has complied in all material respects with applicable employment, data protection, health &amp; safety and environmental laws.</w:t>
      </w:r>
    </w:p>
    <w:p>
      <w:pPr>
        <w:pStyle w:val="ListParagraph"/>
        <w:numPr>
          <w:ilvl w:val="0"/>
          <w:numId w:val="3"/>
        </w:numPr>
        <w:spacing w:after="80"/>
      </w:pPr>
      <w:r>
        <w:t xml:space="preserve">All Tax required to be paid by the Company has been paid, and the Company has duly made all returns and provided all information required for Tax purposes within applicable time limits.</w:t>
      </w:r>
    </w:p>
    <w:p>
      <w:pPr>
        <w:pStyle w:val="Heading1"/>
      </w:pPr>
      <w:r>
        <w:t xml:space="preserve">SCHEDULE 5 — Tax Covenant</w:t>
      </w:r>
    </w:p>
    <w:p>
      <w:pPr>
        <w:spacing w:after="120"/>
      </w:pPr>
      <w:r>
        <w:t xml:space="preserve">1. The Sellers covenant to pay to the Buyer an amount equal to any Tax Liability of the Company arising in respect of, or by reference to, any income, profits or gains earned, accrued or received, or any event occurring, on or before Completion, save to the extent provided for in the Completion Accounts or arising in the ordinary course of business since the Accounts Date.</w:t>
      </w:r>
    </w:p>
    <w:p>
      <w:pPr>
        <w:spacing w:after="120"/>
      </w:pPr>
      <w:r>
        <w:t xml:space="preserve">2. The covenant in paragraph 1 does not apply to the extent that the Tax Liability arises as a result of any change in law or in rates of Tax announced after Completion, or any voluntary act of the Buyer outside the ordinary course after Completion.</w:t>
      </w:r>
    </w:p>
    <w:p>
      <w:pPr>
        <w:spacing w:after="120"/>
      </w:pPr>
      <w:r>
        <w:t xml:space="preserve">3. The Sellers' liability under this Tax Covenant is subject to the time limit in clause 8.3 applicable to the Tax Covenant, and payments are to be made in cleared funds on the later of 5 Business Days after demand and 2 Business Days before the relevant Tax becomes due.</w:t>
      </w:r>
    </w:p>
    <w:p>
      <w:pPr>
        <w:pStyle w:val="Heading1"/>
      </w:pPr>
      <w:r>
        <w:t xml:space="preserve">SCHEDULE 6 — Completion Accounts</w:t>
      </w:r>
    </w:p>
    <w:p>
      <w:pPr>
        <w:spacing w:after="120"/>
      </w:pPr>
      <w:r>
        <w:t xml:space="preserve">The Completion Accounts shall be prepared by the Buyer within 45 Business Days of Completion on the basis of (i) the specific accounting policies set out in Part A, then (ii) the policies used in the Accounts, then (iii) UK GAAP, in that order of priority. The draft shall be sent to the Sellers, who have 20 Business Days to dispute items; unresolved items are referred to an independent firm of chartered accountants acting as expert.</w:t>
      </w:r>
    </w:p>
    <w:p>
      <w:pPr>
        <w:pStyle w:val="Heading1"/>
      </w:pPr>
      <w:r>
        <w:t xml:space="preserve">SCHEDULE 7 — Retention Account</w:t>
      </w:r>
    </w:p>
    <w:p>
      <w:pPr>
        <w:spacing w:after="120"/>
      </w:pPr>
      <w:r>
        <w:t xml:space="preserve">The Retention Amount of £1,500,000 shall be held in a joint interest-bearing account in the names of the Buyer's and Sellers' Solicitors. On the first anniversary of Completion the balance of the Retention Account (after deduction of agreed or determined Claims) shall be released to the Sellers. Amounts properly due to the Buyer in respect of agreed or determined Claims shall be released to the Buyer first.</w:t>
      </w:r>
    </w:p>
    <w:p>
      <w:pPr>
        <w:pStyle w:val="Heading1"/>
      </w:pPr>
      <w:r>
        <w:t xml:space="preserve">SCHEDULE 8 — Completion obligations</w:t>
      </w:r>
    </w:p>
    <w:p>
      <w:pPr>
        <w:pStyle w:val="Heading2"/>
      </w:pPr>
      <w:r>
        <w:t xml:space="preserve">Part 1 — Sellers' obligations</w:t>
      </w:r>
    </w:p>
    <w:p>
      <w:pPr>
        <w:pStyle w:val="ListParagraph"/>
        <w:numPr>
          <w:ilvl w:val="0"/>
          <w:numId w:val="3"/>
        </w:numPr>
        <w:spacing w:after="80"/>
      </w:pPr>
      <w:r>
        <w:t xml:space="preserve">deliver duly executed stock transfer forms in favour of the Buyer together with the share certificates for the Shares;</w:t>
      </w:r>
    </w:p>
    <w:p>
      <w:pPr>
        <w:pStyle w:val="ListParagraph"/>
        <w:numPr>
          <w:ilvl w:val="0"/>
          <w:numId w:val="3"/>
        </w:numPr>
        <w:spacing w:after="80"/>
      </w:pPr>
      <w:r>
        <w:t xml:space="preserve">deliver the statutory registers, common seal (if any) and certificate of incorporation of the Company;</w:t>
      </w:r>
    </w:p>
    <w:p>
      <w:pPr>
        <w:pStyle w:val="ListParagraph"/>
        <w:numPr>
          <w:ilvl w:val="0"/>
          <w:numId w:val="3"/>
        </w:numPr>
        <w:spacing w:after="80"/>
      </w:pPr>
      <w:r>
        <w:t xml:space="preserve">deliver written resignations of the resigning directors and the company secretary;</w:t>
      </w:r>
    </w:p>
    <w:p>
      <w:pPr>
        <w:pStyle w:val="ListParagraph"/>
        <w:numPr>
          <w:ilvl w:val="0"/>
          <w:numId w:val="3"/>
        </w:numPr>
        <w:spacing w:after="80"/>
      </w:pPr>
      <w:r>
        <w:t xml:space="preserve">procure board resolutions of the Company approving the transfers and the appointment of the Buyer's nominee directors.</w:t>
      </w:r>
    </w:p>
    <w:p>
      <w:pPr>
        <w:pStyle w:val="Heading2"/>
      </w:pPr>
      <w:r>
        <w:t xml:space="preserve">Part 2 — Buyer's obligations</w:t>
      </w:r>
    </w:p>
    <w:p>
      <w:pPr>
        <w:pStyle w:val="ListParagraph"/>
        <w:numPr>
          <w:ilvl w:val="0"/>
          <w:numId w:val="3"/>
        </w:numPr>
        <w:spacing w:after="80"/>
      </w:pPr>
      <w:r>
        <w:t xml:space="preserve">pay the Completion Payment of £35,250,000 to the Sellers' Solicitors' client account;</w:t>
      </w:r>
    </w:p>
    <w:p>
      <w:pPr>
        <w:pStyle w:val="ListParagraph"/>
        <w:numPr>
          <w:ilvl w:val="0"/>
          <w:numId w:val="3"/>
        </w:numPr>
        <w:spacing w:after="80"/>
      </w:pPr>
      <w:r>
        <w:t xml:space="preserve">pay the Retention Amount of £1,500,000 into the Retention Account;</w:t>
      </w:r>
    </w:p>
    <w:p>
      <w:pPr>
        <w:pStyle w:val="ListParagraph"/>
        <w:numPr>
          <w:ilvl w:val="0"/>
          <w:numId w:val="3"/>
        </w:numPr>
        <w:spacing w:after="80"/>
      </w:pPr>
      <w:r>
        <w:t xml:space="preserve">deliver a certified copy of the board resolution of the Buyer authorising execution of this Agreement.</w:t>
      </w:r>
    </w:p>
    <w:p>
      <w:r>
        <w:br w:type="page"/>
      </w:r>
    </w:p>
    <w:p>
      <w:pPr>
        <w:pStyle w:val="Heading1"/>
      </w:pPr>
      <w:r>
        <w:t xml:space="preserve">EXECUTION</w:t>
      </w:r>
    </w:p>
    <w:p>
      <w:pPr>
        <w:pBdr>
          <w:bottom w:val="single" w:color="000000" w:sz="4" w:space="1"/>
        </w:pBdr>
        <w:spacing w:after="0" w:before="200"/>
      </w:pPr>
      <w:r>
        <w:t xml:space="preserve"/>
      </w:r>
    </w:p>
    <w:p>
      <w:pPr>
        <w:spacing w:after="0"/>
      </w:pPr>
      <w:r>
        <w:rPr>
          <w:sz w:val="20"/>
          <w:szCs w:val="20"/>
        </w:rPr>
        <w:t xml:space="preserve">EXECUTED by Ardenfield Quartz Bidco Limited acting by a director</w:t>
      </w:r>
    </w:p>
    <w:p>
      <w:pPr>
        <w:spacing w:after="0"/>
      </w:pPr>
      <w:r>
        <w:rPr>
          <w:sz w:val="20"/>
          <w:szCs w:val="20"/>
        </w:rPr>
        <w:t xml:space="preserve">Director: ____________________</w:t>
      </w:r>
    </w:p>
    <w:p>
      <w:pPr>
        <w:spacing w:after="0"/>
      </w:pPr>
      <w:r>
        <w:rPr>
          <w:sz w:val="20"/>
          <w:szCs w:val="20"/>
        </w:rPr>
        <w:t xml:space="preserve">in the presence of (witness): ____________________</w:t>
      </w:r>
    </w:p>
    <w:p>
      <w:pPr>
        <w:spacing w:after="120"/>
      </w:pPr>
      <w:r>
        <w:t xml:space="preserve"/>
      </w:r>
    </w:p>
    <w:p>
      <w:pPr>
        <w:pBdr>
          <w:bottom w:val="single" w:color="000000" w:sz="4" w:space="1"/>
        </w:pBdr>
        <w:spacing w:after="0" w:before="200"/>
      </w:pPr>
      <w:r>
        <w:t xml:space="preserve"/>
      </w:r>
    </w:p>
    <w:p>
      <w:pPr>
        <w:spacing w:after="0"/>
      </w:pPr>
      <w:r>
        <w:rPr>
          <w:sz w:val="20"/>
          <w:szCs w:val="20"/>
        </w:rPr>
        <w:t xml:space="preserve">SIGNED by GEOFFREY WHITMORE</w:t>
      </w:r>
    </w:p>
    <w:p>
      <w:pPr>
        <w:spacing w:after="0"/>
      </w:pPr>
      <w:r>
        <w:rPr>
          <w:sz w:val="20"/>
          <w:szCs w:val="20"/>
        </w:rPr>
        <w:t xml:space="preserve">Signature: ____________________</w:t>
      </w:r>
    </w:p>
    <w:p>
      <w:pPr>
        <w:spacing w:after="0"/>
      </w:pPr>
      <w:r>
        <w:rPr>
          <w:sz w:val="20"/>
          <w:szCs w:val="20"/>
        </w:rPr>
        <w:t xml:space="preserve">in the presence of (witness): ____________________</w:t>
      </w:r>
    </w:p>
    <w:p>
      <w:pPr>
        <w:spacing w:after="120"/>
      </w:pPr>
      <w:r>
        <w:t xml:space="preserve"/>
      </w:r>
    </w:p>
    <w:p>
      <w:pPr>
        <w:pBdr>
          <w:bottom w:val="single" w:color="000000" w:sz="4" w:space="1"/>
        </w:pBdr>
        <w:spacing w:after="0" w:before="200"/>
      </w:pPr>
      <w:r>
        <w:t xml:space="preserve"/>
      </w:r>
    </w:p>
    <w:p>
      <w:pPr>
        <w:spacing w:after="0"/>
      </w:pPr>
      <w:r>
        <w:rPr>
          <w:sz w:val="20"/>
          <w:szCs w:val="20"/>
        </w:rPr>
        <w:t xml:space="preserve">SIGNED by SANDRA WHITMORE</w:t>
      </w:r>
    </w:p>
    <w:p>
      <w:pPr>
        <w:spacing w:after="0"/>
      </w:pPr>
      <w:r>
        <w:rPr>
          <w:sz w:val="20"/>
          <w:szCs w:val="20"/>
        </w:rPr>
        <w:t xml:space="preserve">Signature: ____________________</w:t>
      </w:r>
    </w:p>
    <w:p>
      <w:pPr>
        <w:spacing w:after="0"/>
      </w:pPr>
      <w:r>
        <w:rPr>
          <w:sz w:val="20"/>
          <w:szCs w:val="20"/>
        </w:rPr>
        <w:t xml:space="preserve">in the presence of (witness): ____________________</w:t>
      </w:r>
    </w:p>
    <w:p>
      <w:pPr>
        <w:spacing w:after="120"/>
      </w:pPr>
      <w:r>
        <w:t xml:space="preserve"/>
      </w:r>
    </w:p>
    <w:p>
      <w:pPr>
        <w:pBdr>
          <w:bottom w:val="single" w:color="000000" w:sz="4" w:space="1"/>
        </w:pBdr>
        <w:spacing w:after="0" w:before="200"/>
      </w:pPr>
      <w:r>
        <w:t xml:space="preserve"/>
      </w:r>
    </w:p>
    <w:p>
      <w:pPr>
        <w:spacing w:after="0"/>
      </w:pPr>
      <w:r>
        <w:rPr>
          <w:sz w:val="20"/>
          <w:szCs w:val="20"/>
        </w:rPr>
        <w:t xml:space="preserve">SIGNED by PAUL EASTERBROOK</w:t>
      </w:r>
    </w:p>
    <w:p>
      <w:pPr>
        <w:spacing w:after="0"/>
      </w:pPr>
      <w:r>
        <w:rPr>
          <w:sz w:val="20"/>
          <w:szCs w:val="20"/>
        </w:rPr>
        <w:t xml:space="preserve">Signature: ____________________</w:t>
      </w:r>
    </w:p>
    <w:p>
      <w:pPr>
        <w:spacing w:after="0"/>
      </w:pPr>
      <w:r>
        <w:rPr>
          <w:sz w:val="20"/>
          <w:szCs w:val="20"/>
        </w:rPr>
        <w:t xml:space="preserve">in the presence of (witness): ____________________</w:t>
      </w:r>
    </w:p>
    <w:p>
      <w:pPr>
        <w:spacing w:after="120"/>
      </w:pPr>
      <w:r>
        <w:t xml:space="preserve"/>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1"/>
      </w:pBdr>
      <w:tabs>
        <w:tab w:val="right" w:pos="9026"/>
      </w:tabs>
    </w:pPr>
    <w:r>
      <w:rPr>
        <w:sz w:val="14"/>
        <w:szCs w:val="14"/>
      </w:rPr>
      <w:t xml:space="preserve">Whitfield Carter LLP — Confidential and may be legally privileged.</w:t>
    </w:r>
    <w:r>
      <w:rPr>
        <w:sz w:val="14"/>
        <w:szCs w:val="14"/>
      </w:rPr>
      <w:t xml:space="preserve">	WC-00191 / SPA v2 (redline)  |  Page </w:t>
    </w:r>
    <w:r>
      <w:rPr>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abstractNum w:abstractNumId="5" w15:restartNumberingAfterBreak="0">
    <w:multiLevelType w:val="hybridMultilevel"/>
    <w:lvl w:ilvl="0" w15:tentative="1">
      <w:start w:val="1"/>
      <w:numFmt w:val="lowerRoman"/>
      <w:lvlText w:val="(%1)"/>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6"/>
      <w:szCs w:val="26"/>
    </w:rPr>
  </w:style>
  <w:style w:type="paragraph" w:styleId="Heading2">
    <w:name w:val="Heading 2"/>
    <w:basedOn w:val="Normal"/>
    <w:next w:val="Normal"/>
    <w:qFormat/>
    <w:pPr>
      <w:spacing w:after="12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2026-06-30T00:18:49.447Z</dcterms:created>
  <dcterms:modified xsi:type="dcterms:W3CDTF">2026-06-30T00:18:49.447Z</dcterms:modified>
</cp:coreProperties>
</file>

<file path=docProps/custom.xml><?xml version="1.0" encoding="utf-8"?>
<Properties xmlns="http://schemas.openxmlformats.org/officeDocument/2006/custom-properties" xmlns:vt="http://schemas.openxmlformats.org/officeDocument/2006/docPropsVTypes"/>
</file>