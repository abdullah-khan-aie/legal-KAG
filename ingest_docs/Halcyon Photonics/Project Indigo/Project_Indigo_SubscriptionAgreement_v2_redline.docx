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6"/>
          <w:szCs w:val="26"/>
        </w:rPr>
        <w:t xml:space="preserve">DATED 5 MARCH 2025</w:t>
      </w:r>
    </w:p>
    <w:p>
      <w:pPr>
        <w:spacing w:after="120"/>
      </w:pPr>
      <w:r>
        <w:t xml:space="preserve"/>
      </w:r>
    </w:p>
    <w:p>
      <w:pPr>
        <w:spacing w:after="80"/>
        <w:jc w:val="center"/>
      </w:pPr>
      <w:r>
        <w:rPr>
          <w:b/>
          <w:bCs/>
          <w:sz w:val="26"/>
          <w:szCs w:val="26"/>
        </w:rPr>
        <w:t xml:space="preserve">Halcyon Photonics Limited</w:t>
      </w:r>
    </w:p>
    <w:p>
      <w:pPr>
        <w:spacing w:after="80"/>
        <w:jc w:val="center"/>
      </w:pPr>
      <w:r>
        <w:rPr>
          <w:sz w:val="20"/>
          <w:szCs w:val="20"/>
        </w:rPr>
        <w:t xml:space="preserve">— and —</w:t>
      </w:r>
    </w:p>
    <w:p>
      <w:pPr>
        <w:spacing w:after="80"/>
        <w:jc w:val="center"/>
      </w:pPr>
      <w:r>
        <w:rPr>
          <w:b/>
          <w:bCs/>
          <w:sz w:val="26"/>
          <w:szCs w:val="26"/>
        </w:rPr>
        <w:t xml:space="preserve">THE FOUNDERS named in Schedule 1</w:t>
      </w:r>
    </w:p>
    <w:p>
      <w:pPr>
        <w:spacing w:after="80"/>
        <w:jc w:val="center"/>
      </w:pPr>
      <w:r>
        <w:rPr>
          <w:sz w:val="20"/>
          <w:szCs w:val="20"/>
        </w:rPr>
        <w:t xml:space="preserve">— and —</w:t>
      </w:r>
    </w:p>
    <w:p>
      <w:pPr>
        <w:spacing w:after="80"/>
        <w:jc w:val="center"/>
      </w:pPr>
      <w:r>
        <w:rPr>
          <w:b/>
          <w:bCs/>
          <w:sz w:val="26"/>
          <w:szCs w:val="26"/>
        </w:rPr>
        <w:t xml:space="preserve">THE INVESTORS named in Schedule 2</w:t>
      </w:r>
    </w:p>
    <w:p>
      <w:pPr>
        <w:spacing w:after="120"/>
      </w:pPr>
      <w:r>
        <w:t xml:space="preserve"/>
      </w:r>
    </w:p>
    <w:p>
      <w:pPr>
        <w:spacing w:after="120"/>
      </w:pPr>
      <w:r>
        <w:t xml:space="preserve"/>
      </w:r>
    </w:p>
    <w:p>
      <w:pPr>
        <w:spacing w:after="80"/>
        <w:jc w:val="center"/>
      </w:pPr>
      <w:r>
        <w:rPr>
          <w:b/>
          <w:bCs/>
          <w:sz w:val="26"/>
          <w:szCs w:val="26"/>
        </w:rPr>
        <w:t xml:space="preserve">SUBSCRIPTION AND SHAREHOLDERS' AGREEMENT</w:t>
      </w:r>
    </w:p>
    <w:p>
      <w:pPr>
        <w:jc w:val="center"/>
      </w:pPr>
      <w:r>
        <w:rPr>
          <w:i/>
          <w:iCs/>
          <w:sz w:val="22"/>
          <w:szCs w:val="22"/>
        </w:rPr>
        <w:t xml:space="preserve">relating to the Series B financing of Halcyon Photonics Limited</w:t>
      </w:r>
    </w:p>
    <w:p>
      <w:pPr>
        <w:spacing w:after="120"/>
      </w:pPr>
      <w:r>
        <w:t xml:space="preserve"/>
      </w:r>
    </w:p>
    <w:p>
      <w:pPr>
        <w:spacing w:after="120"/>
      </w:pPr>
      <w:r>
        <w:t xml:space="preserve"/>
      </w:r>
    </w:p>
    <w:p>
      <w:pPr>
        <w:jc w:val="center"/>
      </w:pPr>
      <w:r>
        <w:rPr>
          <w:b/>
          <w:bCs/>
          <w:sz w:val="22"/>
          <w:szCs w:val="22"/>
        </w:rPr>
        <w:t xml:space="preserve">Whitfield Carter LLP</w:t>
      </w:r>
    </w:p>
    <w:p>
      <w:pPr>
        <w:jc w:val="center"/>
      </w:pPr>
      <w:r>
        <w:rPr>
          <w:sz w:val="18"/>
          <w:szCs w:val="18"/>
        </w:rPr>
        <w:t xml:space="preserve">22 Bishopsgate, London EC2N 4BQ</w:t>
      </w:r>
    </w:p>
    <w:p>
      <w:r>
        <w:br w:type="page"/>
      </w:r>
    </w:p>
    <w:p>
      <w:pPr>
        <w:pStyle w:val="Heading1"/>
      </w:pPr>
      <w:r>
        <w:t xml:space="preserve">THIS AGREEMENT is made on 5 March 2025</w:t>
      </w:r>
    </w:p>
    <w:p>
      <w:pPr>
        <w:spacing w:after="120"/>
        <w:rPr>
          <w:b/>
          <w:bCs/>
        </w:rPr>
      </w:pPr>
      <w:r>
        <w:rPr>
          <w:b/>
          <w:bCs/>
        </w:rPr>
        <w:t xml:space="preserve">PARTIES</w:t>
      </w:r>
    </w:p>
    <w:p>
      <w:pPr>
        <w:pStyle w:val="ListParagraph"/>
        <w:numPr>
          <w:ilvl w:val="0"/>
          <w:numId w:val="2"/>
        </w:numPr>
        <w:spacing w:after="100"/>
      </w:pPr>
      <w:r>
        <w:t xml:space="preserve">Halcyon Photonics Limited, a company incorporated in England and Wales with registered number 11842037 whose registered office is at Unit 7, Granta Park, Great Abington, Cambridge CB21 6GP (the "Company");</w:t>
      </w:r>
    </w:p>
    <w:p>
      <w:pPr>
        <w:pStyle w:val="ListParagraph"/>
        <w:numPr>
          <w:ilvl w:val="0"/>
          <w:numId w:val="2"/>
        </w:numPr>
        <w:spacing w:after="100"/>
      </w:pPr>
      <w:r>
        <w:t xml:space="preserve">the persons whose names and addresses are set out in Schedule 1 (each a "Founder" and together the "Founders"); and</w:t>
      </w:r>
    </w:p>
    <w:p>
      <w:pPr>
        <w:pStyle w:val="ListParagraph"/>
        <w:numPr>
          <w:ilvl w:val="0"/>
          <w:numId w:val="2"/>
        </w:numPr>
        <w:spacing w:after="100"/>
      </w:pPr>
      <w:r>
        <w:t xml:space="preserve">the persons whose names and addresses are set out in Schedule 2 (each an "Investor" and together the "Investors"),</w:t>
      </w:r>
    </w:p>
    <w:p>
      <w:pPr>
        <w:spacing w:after="120"/>
      </w:pPr>
      <w:r>
        <w:t xml:space="preserve">each a "Party" and together the "Parties".</w:t>
      </w:r>
    </w:p>
    <w:p>
      <w:pPr>
        <w:pStyle w:val="Heading1"/>
      </w:pPr>
      <w:r>
        <w:t xml:space="preserve">BACKGROUND</w:t>
      </w:r>
    </w:p>
    <w:p>
      <w:pPr>
        <w:pStyle w:val="ListParagraph"/>
        <w:numPr>
          <w:ilvl w:val="0"/>
          <w:numId w:val="2"/>
        </w:numPr>
        <w:spacing w:after="100"/>
      </w:pPr>
      <w:r>
        <w:t xml:space="preserve">The Company designs and manufactures silicon-photonics optical-interconnect components and modules for data-centre and telecommunications applications.</w:t>
      </w:r>
    </w:p>
    <w:p>
      <w:pPr>
        <w:pStyle w:val="ListParagraph"/>
        <w:numPr>
          <w:ilvl w:val="0"/>
          <w:numId w:val="2"/>
        </w:numPr>
        <w:spacing w:after="100"/>
      </w:pPr>
      <w:r>
        <w:t xml:space="preserve">The Investors have agreed to subscribe for, and the Company has agreed to allot and issue, 1,500,000 Series B Preferred Shares at the Issue Price, raising £18,000,000 in aggregate, on and subject to the terms of this Agreement.</w:t>
      </w:r>
    </w:p>
    <w:p>
      <w:pPr>
        <w:pStyle w:val="ListParagraph"/>
        <w:numPr>
          <w:ilvl w:val="0"/>
          <w:numId w:val="2"/>
        </w:numPr>
        <w:spacing w:after="100"/>
      </w:pPr>
      <w:r>
        <w:t xml:space="preserve">This Agreement also regulates the relationship between the shareholders of the Company and the conduct of its affairs with effect from Completion.</w:t>
      </w:r>
    </w:p>
    <w:p>
      <w:pPr>
        <w:pStyle w:val="Heading1"/>
      </w:pPr>
      <w:r>
        <w:t xml:space="preserve">1.  DEFINITIONS AND INTERPRETATION</w:t>
      </w:r>
    </w:p>
    <w:p>
      <w:pPr>
        <w:spacing w:after="120"/>
        <w:rPr>
          <w:b w:val="false"/>
          <w:bCs w:val="false"/>
        </w:rPr>
      </w:pPr>
      <w:r>
        <w:rPr>
          <w:b w:val="false"/>
          <w:bCs w:val="false"/>
        </w:rPr>
        <w:t xml:space="preserve">1.1  In this Agreement, unless the context otherwise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"Articles"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articles of association of the Company adopted at or about the date of this Agreement in the agreed form;</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"Business Day"</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 day other than a Saturday, Sunday or public holiday in London;</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"Completion"</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completion of the subscription for the Series B Shares under clause 3;</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"Disclosure Letter"</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letter of the same date as this Agreement from the Company and the Founders to the Investors qualifying the Warranties;</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"Founders"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persons named in Schedule 1;</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"Investor Director"</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director appointed by the Lead Investor under clause 6;</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"Issue Price"</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£12 per Series B Share;</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"Lead Investor"</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Brindley Growth Partners LLP;</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"Series B Shares"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series B preferred shares of £0.001 each in the capital of the Company having the rights set out in the Articles;</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"Subscription Amount"</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 relation to each Investor, the amount set opposite its name in Schedule 2;</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"Warranties"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warranties set out in clause 8 and Schedule 4;</w:t>
            </w:r>
          </w:p>
        </w:tc>
      </w:tr>
    </w:tbl>
    <w:p>
      <w:pPr>
        <w:pStyle w:val="ListParagraph"/>
        <w:numPr>
          <w:ilvl w:val="1"/>
          <w:numId w:val="2"/>
        </w:numPr>
        <w:spacing w:after="100"/>
      </w:pPr>
      <w:r>
        <w:t xml:space="preserve">Clause headings do not affect interpretation. The schedules form part of this Agreement. References to a statute include subordinate legislation made under it as in force from time to time.</w:t>
      </w:r>
    </w:p>
    <w:p>
      <w:pPr>
        <w:pStyle w:val="ListParagraph"/>
        <w:numPr>
          <w:ilvl w:val="1"/>
          <w:numId w:val="2"/>
        </w:numPr>
        <w:spacing w:after="100"/>
      </w:pPr>
      <w:r>
        <w:t xml:space="preserve">Words importing the singular include the plural and vice versa, and a reference to a person includes a body corporate, an unincorporated association and a partnership.</w:t>
      </w:r>
    </w:p>
    <w:p>
      <w:pPr>
        <w:pStyle w:val="Heading1"/>
      </w:pPr>
      <w:r>
        <w:t xml:space="preserve">2.  SUBSCRIPTION FOR SERIES B SHARES</w:t>
      </w:r>
    </w:p>
    <w:p>
      <w:pPr>
        <w:pStyle w:val="ListParagraph"/>
        <w:numPr>
          <w:ilvl w:val="1"/>
          <w:numId w:val="2"/>
        </w:numPr>
        <w:spacing w:after="100"/>
      </w:pPr>
      <w:r>
        <w:t xml:space="preserve">Subject to the conditions in clause 2.2, each Investor agrees to subscribe for the number of Series B Shares set opposite its name in Schedule 2 at the Issue Price, and the Company agrees to allot and issue those shares to that Investor, in each case with effect from Completion and free from all encumbrances.</w:t>
      </w:r>
    </w:p>
    <w:p>
      <w:pPr>
        <w:pStyle w:val="ListParagraph"/>
        <w:numPr>
          <w:ilvl w:val="1"/>
          <w:numId w:val="2"/>
        </w:numPr>
        <w:spacing w:after="100"/>
      </w:pPr>
      <w:r>
        <w:t xml:space="preserve">Completion is conditional on: (a) the adoption of the Articles; (b) the passing of the board and shareholder resolutions in the agreed form; (c) delivery of the Disclosure Letter; and (d) execution of the Investors' Rights Agreement by the parties to it.</w:t>
      </w:r>
    </w:p>
    <w:p>
      <w:pPr>
        <w:pStyle w:val="ListParagraph"/>
        <w:numPr>
          <w:ilvl w:val="1"/>
          <w:numId w:val="2"/>
        </w:numPr>
        <w:spacing w:after="100"/>
      </w:pPr>
      <w:r>
        <w:t xml:space="preserve">The Series B Shares rank pari passu among themselves and, save as set out in the Articles, carry the rights and are subject to the restrictions set out in the Articles, including a liquidation preference of 1.0x non-participating and the dividend, conversion and anti-dilution provisions described in the Articles.</w:t>
      </w:r>
    </w:p>
    <w:p>
      <w:pPr>
        <w:pStyle w:val="Heading1"/>
      </w:pPr>
      <w:r>
        <w:t xml:space="preserve">3.  COMPLETION</w:t>
      </w:r>
    </w:p>
    <w:p>
      <w:pPr>
        <w:pStyle w:val="ListParagraph"/>
        <w:numPr>
          <w:ilvl w:val="1"/>
          <w:numId w:val="2"/>
        </w:numPr>
        <w:spacing w:after="100"/>
      </w:pPr>
      <w:r>
        <w:t xml:space="preserve">Completion shall take place at the offices of Whitfield Carter LLP (or remotely by exchange of documents) on 5 March 2025 or such other date as the Company and the Lead Investor agree.</w:t>
      </w:r>
    </w:p>
    <w:p>
      <w:pPr>
        <w:pStyle w:val="ListParagraph"/>
        <w:numPr>
          <w:ilvl w:val="1"/>
          <w:numId w:val="2"/>
        </w:numPr>
        <w:spacing w:after="100"/>
      </w:pPr>
      <w:r>
        <w:t xml:space="preserve">At Completion the Company shall: (a) hold a board meeting allotting the Series B Shares; (b) enter the Investors in the register of members; (c) deliver share certificates; and (d) deliver certified copies of the board and shareholder resolutions and the adopted Articles.</w:t>
      </w:r>
    </w:p>
    <w:p>
      <w:pPr>
        <w:pStyle w:val="ListParagraph"/>
        <w:numPr>
          <w:ilvl w:val="1"/>
          <w:numId w:val="2"/>
        </w:numPr>
        <w:spacing w:after="100"/>
      </w:pPr>
      <w:r>
        <w:t xml:space="preserve">At Completion each Investor shall pay its Subscription Amount in cleared funds to the Company's solicitors' client account, receipt of which is a good discharge.</w:t>
      </w:r>
    </w:p>
    <w:p>
      <w:pPr>
        <w:pStyle w:val="ListParagraph"/>
        <w:numPr>
          <w:ilvl w:val="1"/>
          <w:numId w:val="2"/>
        </w:numPr>
        <w:spacing w:after="100"/>
      </w:pPr>
      <w:r>
        <w:t xml:space="preserve">The Company shall make all necessary filings at Companies House (including form SH01 and the amended Articles) within the statutory time limits following Completion.</w:t>
      </w:r>
    </w:p>
    <w:p>
      <w:pPr>
        <w:pStyle w:val="Heading1"/>
      </w:pPr>
      <w:r>
        <w:t xml:space="preserve">4.  USE OF PROCEEDS</w:t>
      </w:r>
    </w:p>
    <w:p>
      <w:pPr>
        <w:pStyle w:val="ListParagraph"/>
        <w:numPr>
          <w:ilvl w:val="1"/>
          <w:numId w:val="2"/>
        </w:numPr>
        <w:spacing w:after="100"/>
      </w:pPr>
      <w:r>
        <w:t xml:space="preserve">The Company shall apply the proceeds of the subscription in accordance with the budget approved by the board, principally towards scaling its 1.6T optical-engine product line, expansion of its wafer-test capacity, and working capital, and shall not apply the proceeds otherwise without Investor Majority consent.</w:t>
      </w:r>
    </w:p>
    <w:p>
      <w:pPr>
        <w:pStyle w:val="Heading1"/>
      </w:pPr>
      <w:r>
        <w:t xml:space="preserve">5.  INVESTOR CONSENT MATTERS</w:t>
      </w:r>
    </w:p>
    <w:p>
      <w:pPr>
        <w:spacing w:after="120"/>
      </w:pPr>
      <w:r>
        <w:t xml:space="preserve">5.1  The Company shall not, and the Founders shall procure that the Company shall not, without the prior written consent of an Investor Majority, take any of the following actions:</w:t>
      </w:r>
    </w:p>
    <w:p>
      <w:pPr>
        <w:pStyle w:val="ListParagraph"/>
        <w:numPr>
          <w:ilvl w:val="0"/>
          <w:numId w:val="3"/>
        </w:numPr>
        <w:spacing w:after="60"/>
      </w:pPr>
      <w:r>
        <w:t xml:space="preserve">altering the share capital of the Company or the rights attaching to any shares, or adopting or amending the Articles;</w:t>
      </w:r>
    </w:p>
    <w:p>
      <w:pPr>
        <w:pStyle w:val="ListParagraph"/>
        <w:numPr>
          <w:ilvl w:val="0"/>
          <w:numId w:val="3"/>
        </w:numPr>
        <w:spacing w:after="60"/>
      </w:pPr>
      <w:r>
        <w:t xml:space="preserve">creating, issuing or granting any shares, options or other securities save under the option pool referred to in clause 7;</w:t>
      </w:r>
    </w:p>
    <w:p>
      <w:pPr>
        <w:pStyle w:val="ListParagraph"/>
        <w:numPr>
          <w:ilvl w:val="0"/>
          <w:numId w:val="3"/>
        </w:numPr>
        <w:spacing w:after="60"/>
      </w:pPr>
      <w:r>
        <w:t xml:space="preserve">borrowing money, or granting any security or guarantee, in excess of £</w:t>
      </w:r>
      <w:del w:id="201" w:author="Oliver Jennings (Birchall Stone LLP)" w:date="2025-02-06T11:00:00Z">
        <w:r>
          <w:delText>500,000</w:delText>
        </w:r>
      </w:del>
      <w:ins w:id="202" w:author="Oliver Jennings (Birchall Stone LLP)" w:date="2025-02-06T11:00:00Z">
        <w:r>
          <w:t>250,000</w:t>
        </w:r>
      </w:ins>
      <w:r>
        <w:t xml:space="preserve"> in aggregate other than ordinary-course trade credit;</w:t>
      </w:r>
    </w:p>
    <w:p>
      <w:pPr>
        <w:pStyle w:val="ListParagraph"/>
        <w:numPr>
          <w:ilvl w:val="0"/>
          <w:numId w:val="3"/>
        </w:numPr>
        <w:spacing w:after="60"/>
      </w:pPr>
      <w:r>
        <w:t xml:space="preserve">entering into any transaction with a Founder, director or connected person otherwise than on arm's-length terms;</w:t>
      </w:r>
    </w:p>
    <w:p>
      <w:pPr>
        <w:pStyle w:val="ListParagraph"/>
        <w:numPr>
          <w:ilvl w:val="0"/>
          <w:numId w:val="3"/>
        </w:numPr>
        <w:spacing w:after="60"/>
      </w:pPr>
      <w:r>
        <w:t xml:space="preserve">selling the whole or a material part of the business, or effecting a listing, merger or reconstruction;</w:t>
      </w:r>
    </w:p>
    <w:p>
      <w:pPr>
        <w:pStyle w:val="ListParagraph"/>
        <w:numPr>
          <w:ilvl w:val="0"/>
          <w:numId w:val="3"/>
        </w:numPr>
        <w:spacing w:after="60"/>
      </w:pPr>
      <w:r>
        <w:t xml:space="preserve">approving or materially departing from the annual budget, or changing the Company's accounting reference date or auditors;</w:t>
      </w:r>
    </w:p>
    <w:p>
      <w:pPr>
        <w:pStyle w:val="ListParagraph"/>
        <w:numPr>
          <w:ilvl w:val="0"/>
          <w:numId w:val="3"/>
        </w:numPr>
        <w:spacing w:after="60"/>
      </w:pPr>
      <w:r>
        <w:t xml:space="preserve">appointing or removing a director other than in accordance with this Agreement; and</w:t>
      </w:r>
    </w:p>
    <w:p>
      <w:pPr>
        <w:pStyle w:val="ListParagraph"/>
        <w:numPr>
          <w:ilvl w:val="0"/>
          <w:numId w:val="3"/>
        </w:numPr>
        <w:spacing w:after="60"/>
      </w:pPr>
      <w:r>
        <w:t xml:space="preserve">commencing or settling material litigation with a value in excess of £250,000.</w:t>
      </w:r>
    </w:p>
    <w:p>
      <w:pPr>
        <w:pStyle w:val="ListParagraph"/>
        <w:numPr>
          <w:ilvl w:val="1"/>
          <w:numId w:val="2"/>
        </w:numPr>
        <w:spacing w:after="100"/>
      </w:pPr>
      <w:r>
        <w:t xml:space="preserve">"Investor Majority" means Investors holding more than 50% of the Series B Shares in issue, which must include the Lead Investor for so long as it holds at least half of the Series B Shares it subscribes at Completion.</w:t>
      </w:r>
    </w:p>
    <w:p>
      <w:pPr>
        <w:pStyle w:val="Heading1"/>
      </w:pPr>
      <w:r>
        <w:t xml:space="preserve">6.  BOARD AND INFORMATION RIGHTS</w:t>
      </w:r>
    </w:p>
    <w:p>
      <w:pPr>
        <w:pStyle w:val="ListParagraph"/>
        <w:numPr>
          <w:ilvl w:val="1"/>
          <w:numId w:val="2"/>
        </w:numPr>
        <w:spacing w:after="100"/>
      </w:pPr>
      <w:r>
        <w:t xml:space="preserve">The board shall comprise no more than five directors. The Lead Investor is entitled to appoint and remove one (1) Investor Director appointed by the Lead Investor for so long as it and its affiliates hold not less than 5% of the Company's equity. The Investor Director is not required to be ordinarily resident in the United Kingdom.</w:t>
      </w:r>
    </w:p>
    <w:p>
      <w:pPr>
        <w:pStyle w:val="ListParagraph"/>
        <w:numPr>
          <w:ilvl w:val="1"/>
          <w:numId w:val="2"/>
        </w:numPr>
        <w:spacing w:after="100"/>
      </w:pPr>
      <w:r>
        <w:t xml:space="preserve">The quorum for board meetings includes the Investor Director (or an alternate) save where the Investor Director has failed to attend two consecutive duly convened meetings.</w:t>
      </w:r>
    </w:p>
    <w:p>
      <w:pPr>
        <w:pStyle w:val="ListParagraph"/>
        <w:numPr>
          <w:ilvl w:val="1"/>
          <w:numId w:val="2"/>
        </w:numPr>
        <w:spacing w:after="100"/>
      </w:pPr>
      <w:r>
        <w:t xml:space="preserve">The Company shall supply to each Investor holding at least </w:t>
      </w:r>
      <w:del w:id="205" w:author="Oliver Jennings (Birchall Stone LLP)" w:date="2025-02-06T11:00:00Z">
        <w:r>
          <w:delText>2%</w:delText>
        </w:r>
      </w:del>
      <w:ins w:id="206" w:author="Oliver Jennings (Birchall Stone LLP)" w:date="2025-02-06T11:00:00Z">
        <w:r>
          <w:t>1%</w:t>
        </w:r>
      </w:ins>
      <w:r>
        <w:t xml:space="preserve"> of the equity: monthly management accounts within </w:t>
      </w:r>
      <w:del w:id="207" w:author="Oliver Jennings (Birchall Stone LLP)" w:date="2025-02-06T11:00:00Z">
        <w:r>
          <w:delText>20</w:delText>
        </w:r>
      </w:del>
      <w:ins w:id="208" w:author="Oliver Jennings (Birchall Stone LLP)" w:date="2025-02-06T11:00:00Z">
        <w:r>
          <w:t>15</w:t>
        </w:r>
      </w:ins>
      <w:r>
        <w:t xml:space="preserve"> Business Days of month end; an annual budget at least 30 days before the start of each financial year; and audited accounts within four months of the year end.</w:t>
      </w:r>
    </w:p>
    <w:p>
      <w:pPr>
        <w:pStyle w:val="Heading1"/>
      </w:pPr>
      <w:r>
        <w:t xml:space="preserve">7.  OPTION POOL</w:t>
      </w:r>
    </w:p>
    <w:p>
      <w:pPr>
        <w:pStyle w:val="ListParagraph"/>
        <w:numPr>
          <w:ilvl w:val="1"/>
          <w:numId w:val="2"/>
        </w:numPr>
        <w:spacing w:after="100"/>
      </w:pPr>
      <w:r>
        <w:t xml:space="preserve">The Company shall maintain an employee share option pool equal to 12.5% of its fully-diluted share capital immediately following Completion, created out of the pre-money capitalisation. Grants from the pool require board approval (including the Investor Director).</w:t>
      </w:r>
    </w:p>
    <w:p>
      <w:pPr>
        <w:pStyle w:val="Heading1"/>
      </w:pPr>
      <w:r>
        <w:t xml:space="preserve">8.  WARRANTIES</w:t>
      </w:r>
    </w:p>
    <w:p>
      <w:pPr>
        <w:pStyle w:val="ListParagraph"/>
        <w:numPr>
          <w:ilvl w:val="1"/>
          <w:numId w:val="2"/>
        </w:numPr>
        <w:spacing w:after="100"/>
      </w:pPr>
      <w:r>
        <w:t xml:space="preserve">The Company and (in respect of the Founder Warranties only, and subject to the limitations in Schedule 5) each Founder warrants to the Investors that each of the Warranties in Schedule 4 is true and accurate at the date of this Agreement, save as fairly disclosed in the Disclosure Letter.</w:t>
      </w:r>
    </w:p>
    <w:p>
      <w:pPr>
        <w:pStyle w:val="ListParagraph"/>
        <w:numPr>
          <w:ilvl w:val="1"/>
          <w:numId w:val="2"/>
        </w:numPr>
        <w:spacing w:after="100"/>
      </w:pPr>
      <w:r>
        <w:t xml:space="preserve">Each Warranty is a separate warranty and is not limited by reference to any other Warranty. The Investors have entered into this Agreement in reliance on the Warranties.</w:t>
      </w:r>
    </w:p>
    <w:p>
      <w:pPr>
        <w:pStyle w:val="ListParagraph"/>
        <w:numPr>
          <w:ilvl w:val="1"/>
          <w:numId w:val="2"/>
        </w:numPr>
        <w:spacing w:after="100"/>
      </w:pPr>
      <w:r>
        <w:t xml:space="preserve">The liability of the Company and the Founders for breach of Warranty is subject to the limitations set out in Schedule 5, including the financial and time limits there set out.</w:t>
      </w:r>
    </w:p>
    <w:p>
      <w:pPr>
        <w:pStyle w:val="Heading1"/>
      </w:pPr>
      <w:r>
        <w:t xml:space="preserve">9.  FOUNDER UNDERTAKINGS AND RESTRICTIVE COVENANTS</w:t>
      </w:r>
    </w:p>
    <w:p>
      <w:pPr>
        <w:pStyle w:val="ListParagraph"/>
        <w:numPr>
          <w:ilvl w:val="1"/>
          <w:numId w:val="2"/>
        </w:numPr>
        <w:spacing w:after="100"/>
      </w:pPr>
      <w:r>
        <w:t xml:space="preserve">Each Founder undertakes that, while a shareholder and for 12 months afterwards, that Founder shall not (save with Investor Majority consent) carry on or be engaged in any business competing with the Company, solicit its customers or suppliers, or solicit or employ its senior employees.</w:t>
      </w:r>
    </w:p>
    <w:p>
      <w:pPr>
        <w:pStyle w:val="ListParagraph"/>
        <w:numPr>
          <w:ilvl w:val="1"/>
          <w:numId w:val="2"/>
        </w:numPr>
        <w:spacing w:after="100"/>
      </w:pPr>
      <w:r>
        <w:t xml:space="preserve">Each Founder's shares are subject to the reverse-vesting and leaver provisions set out in the Articles. A Founder who becomes a Bad Leaver may be required to transfer unvested shares at the lower of cost and fair value.</w:t>
      </w:r>
    </w:p>
    <w:p>
      <w:pPr>
        <w:pStyle w:val="Heading1"/>
      </w:pPr>
      <w:r>
        <w:t xml:space="preserve">10.  CONFIDENTIALITY AND ANNOUNCEMENTS</w:t>
      </w:r>
    </w:p>
    <w:p>
      <w:pPr>
        <w:pStyle w:val="ListParagraph"/>
        <w:numPr>
          <w:ilvl w:val="1"/>
          <w:numId w:val="2"/>
        </w:numPr>
        <w:spacing w:after="100"/>
      </w:pPr>
      <w:r>
        <w:t xml:space="preserve">Each Party shall keep confidential the terms of this Agreement and all confidential information of the Company, save as required by law or regulation or to its professional advisers and (for an Investor) its limited partners on a confidential basis.</w:t>
      </w:r>
    </w:p>
    <w:p>
      <w:pPr>
        <w:pStyle w:val="ListParagraph"/>
        <w:numPr>
          <w:ilvl w:val="1"/>
          <w:numId w:val="2"/>
        </w:numPr>
        <w:spacing w:after="100"/>
      </w:pPr>
      <w:r>
        <w:t xml:space="preserve">No announcement concerning the subscription shall be made without the prior written consent of the Company and the Lead Investor, save as required by law.</w:t>
      </w:r>
    </w:p>
    <w:p>
      <w:pPr>
        <w:pStyle w:val="Heading1"/>
      </w:pPr>
      <w:r>
        <w:t xml:space="preserve">11.  GENERAL</w:t>
      </w:r>
    </w:p>
    <w:p>
      <w:pPr>
        <w:pStyle w:val="ListParagraph"/>
        <w:numPr>
          <w:ilvl w:val="1"/>
          <w:numId w:val="2"/>
        </w:numPr>
        <w:spacing w:after="100"/>
      </w:pPr>
      <w:r>
        <w:t xml:space="preserve">Notices. Any notice must be in writing and delivered by hand, by pre-paid first-class post or by email to the address or email notified by the relevant Party, and is deemed received on delivery or, if by email, on transmission (subject to no bounce-back).</w:t>
      </w:r>
    </w:p>
    <w:p>
      <w:pPr>
        <w:pStyle w:val="ListParagraph"/>
        <w:numPr>
          <w:ilvl w:val="1"/>
          <w:numId w:val="2"/>
        </w:numPr>
        <w:spacing w:after="100"/>
      </w:pPr>
      <w:r>
        <w:t xml:space="preserve">Entire agreement. This Agreement, the Articles and the documents referred to in them constitute the entire agreement between the Parties and supersede all prior arrangements. No Party has relied on any representation not set out in this Agreement, save that nothing limits liability for fraud.</w:t>
      </w:r>
    </w:p>
    <w:p>
      <w:pPr>
        <w:pStyle w:val="ListParagraph"/>
        <w:numPr>
          <w:ilvl w:val="1"/>
          <w:numId w:val="2"/>
        </w:numPr>
        <w:spacing w:after="100"/>
      </w:pPr>
      <w:r>
        <w:t xml:space="preserve">Assignment. No Party may assign this Agreement save that an Investor may assign its rights to an affiliate or a transferee of its shares permitted under the Articles.</w:t>
      </w:r>
    </w:p>
    <w:p>
      <w:pPr>
        <w:pStyle w:val="ListParagraph"/>
        <w:numPr>
          <w:ilvl w:val="1"/>
          <w:numId w:val="2"/>
        </w:numPr>
        <w:spacing w:after="100"/>
      </w:pPr>
      <w:r>
        <w:t xml:space="preserve">Variation and waiver. No variation is effective unless in writing and signed by the Company and an Investor Majority. A waiver of any right is effective only if in writing.</w:t>
      </w:r>
    </w:p>
    <w:p>
      <w:pPr>
        <w:pStyle w:val="ListParagraph"/>
        <w:numPr>
          <w:ilvl w:val="1"/>
          <w:numId w:val="2"/>
        </w:numPr>
        <w:spacing w:after="100"/>
      </w:pPr>
      <w:r>
        <w:t xml:space="preserve">Third-party rights. Save as expressly provided, a person who is not a Party has no rights under the Contracts (Rights of Third Parties) Act 1999 to enforce any term.</w:t>
      </w:r>
    </w:p>
    <w:p>
      <w:pPr>
        <w:pStyle w:val="ListParagraph"/>
        <w:numPr>
          <w:ilvl w:val="1"/>
          <w:numId w:val="2"/>
        </w:numPr>
        <w:spacing w:after="100"/>
      </w:pPr>
      <w:r>
        <w:t xml:space="preserve">Counterparts. This Agreement may be executed in any number of counterparts, each of which when executed is an original and which together constitute one agreement.</w:t>
      </w:r>
    </w:p>
    <w:p>
      <w:pPr>
        <w:pStyle w:val="ListParagraph"/>
        <w:numPr>
          <w:ilvl w:val="1"/>
          <w:numId w:val="2"/>
        </w:numPr>
        <w:spacing w:after="100"/>
      </w:pPr>
      <w:r>
        <w:t xml:space="preserve">Governing law and jurisdiction. This Agreement and any non-contractual obligations arising out of it are governed by the laws of England and Wales, and the Parties submit to the exclusive jurisdiction of the courts of England and Wales.</w:t>
      </w:r>
    </w:p>
    <w:p>
      <w:r>
        <w:br w:type="page"/>
      </w:r>
    </w:p>
    <w:p>
      <w:pPr>
        <w:pStyle w:val="Heading1"/>
      </w:pPr>
      <w:r>
        <w:t xml:space="preserve">EXECUTION</w:t>
      </w:r>
    </w:p>
    <w:p>
      <w:pPr>
        <w:spacing w:after="120"/>
        <w:rPr>
          <w:b/>
          <w:bCs/>
        </w:rPr>
      </w:pPr>
      <w:r>
        <w:rPr>
          <w:b/>
          <w:bCs/>
        </w:rPr>
        <w:t xml:space="preserve">IN WITNESS of which this Agreement has been duly executed and delivered on the date first stated above.</w:t>
      </w:r>
    </w:p>
    <w:p>
      <w:pPr>
        <w:spacing w:after="120"/>
      </w:pPr>
      <w:r>
        <w:t xml:space="preserve"/>
      </w:r>
    </w:p>
    <w:p>
      <w:pPr>
        <w:spacing w:after="120"/>
      </w:pPr>
      <w:r>
        <w:t xml:space="preserve">SIGNED for and on behalf of Halcyon Photonics Limited</w:t>
      </w:r>
    </w:p>
    <w:p>
      <w:pPr>
        <w:spacing w:after="120"/>
      </w:pPr>
      <w:r>
        <w:t xml:space="preserve">by Dr Anita Roy, Chief Executive Officer:  ____________________</w:t>
      </w:r>
    </w:p>
    <w:p>
      <w:pPr>
        <w:spacing w:after="120"/>
      </w:pPr>
      <w:r>
        <w:t xml:space="preserve"/>
      </w:r>
    </w:p>
    <w:p>
      <w:pPr>
        <w:spacing w:after="120"/>
      </w:pPr>
      <w:r>
        <w:t xml:space="preserve">SIGNED by the Founder Dr Anita Roy:  ____________________</w:t>
      </w:r>
    </w:p>
    <w:p>
      <w:pPr>
        <w:spacing w:after="120"/>
      </w:pPr>
      <w:r>
        <w:t xml:space="preserve"/>
      </w:r>
    </w:p>
    <w:p>
      <w:pPr>
        <w:spacing w:after="120"/>
      </w:pPr>
      <w:r>
        <w:t xml:space="preserve">SIGNED for and on behalf of Brindley Growth Partners LLP</w:t>
      </w:r>
    </w:p>
    <w:p>
      <w:pPr>
        <w:spacing w:after="120"/>
      </w:pPr>
      <w:r>
        <w:t xml:space="preserve">by Eleanor Brindley, Managing Partner:  ____________________</w:t>
      </w:r>
    </w:p>
    <w:p>
      <w:pPr>
        <w:spacing w:after="120"/>
      </w:pPr>
      <w:r>
        <w:t xml:space="preserve"/>
      </w:r>
    </w:p>
    <w:p>
      <w:pPr>
        <w:spacing w:after="120"/>
      </w:pPr>
      <w:r>
        <w:t xml:space="preserve">SIGNED for and on behalf of Aldridge Seed LP:  ____________________</w:t>
      </w:r>
    </w:p>
    <w:p>
      <w:r>
        <w:br w:type="page"/>
      </w:r>
    </w:p>
    <w:p>
      <w:pPr>
        <w:pStyle w:val="Heading1"/>
      </w:pPr>
      <w:r>
        <w:t xml:space="preserve">SCHEDULE 1 — THE 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Founder</w:t>
            </w:r>
          </w:p>
        </w:tc>
        <w:tc>
          <w:tcPr>
            <w:tcW w:type="dxa" w:w="37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Address</w:t>
            </w:r>
          </w:p>
        </w:tc>
        <w:tc>
          <w:tcPr>
            <w:tcW w:type="dxa" w:w="3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Ordinary Shares held</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Dr Anita Roy</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Cambridge, UK</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2,400,000</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Dr Theo Eriksson</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Cambridge, UK</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1,600,000</w:t>
            </w:r>
          </w:p>
        </w:tc>
      </w:tr>
    </w:tbl>
    <w:p>
      <w:pPr>
        <w:pStyle w:val="Heading1"/>
      </w:pPr>
      <w:r>
        <w:t xml:space="preserve">SCHEDULE 2 — THE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Investor</w:t>
            </w:r>
          </w:p>
        </w:tc>
        <w:tc>
          <w:tcPr>
            <w:tcW w:type="dxa" w:w="2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Series B Shares</w:t>
            </w:r>
          </w:p>
        </w:tc>
        <w:tc>
          <w:tcPr>
            <w:tcW w:type="dxa" w:w="2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Subscription Amount</w:t>
            </w:r>
          </w:p>
        </w:tc>
      </w:tr>
      <w:tr>
        <w:trPr>
          <w:tblHeader w:val="false"/>
        </w:trPr>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Brindley Growth Partners LLP</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1,166,667</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£14,000,000</w:t>
            </w:r>
          </w:p>
        </w:tc>
      </w:tr>
      <w:tr>
        <w:trPr>
          <w:tblHeader w:val="false"/>
        </w:trPr>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Aldridge Seed LP</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250,000</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£3,000,000</w:t>
            </w:r>
          </w:p>
        </w:tc>
      </w:tr>
      <w:tr>
        <w:trPr>
          <w:tblHeader w:val="false"/>
        </w:trPr>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Other co-investors (Schedule 2A)</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83,333</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£1,000,000</w:t>
            </w:r>
          </w:p>
        </w:tc>
      </w:tr>
      <w:tr>
        <w:trPr>
          <w:tblHeader w:val="false"/>
        </w:trPr>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Total</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1,500,000</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£18,000,000</w:t>
            </w:r>
          </w:p>
        </w:tc>
      </w:tr>
    </w:tbl>
    <w:p>
      <w:pPr>
        <w:pStyle w:val="Heading1"/>
      </w:pPr>
      <w:r>
        <w:t xml:space="preserve">SCHEDULE 3 — COMPLETION REQUIREMENTS</w:t>
      </w:r>
    </w:p>
    <w:p>
      <w:pPr>
        <w:pStyle w:val="ListParagraph"/>
        <w:numPr>
          <w:ilvl w:val="0"/>
          <w:numId w:val="3"/>
        </w:numPr>
        <w:spacing w:after="60"/>
      </w:pPr>
      <w:r>
        <w:t xml:space="preserve">Adopted Articles certified by a director.</w:t>
      </w:r>
    </w:p>
    <w:p>
      <w:pPr>
        <w:pStyle w:val="ListParagraph"/>
        <w:numPr>
          <w:ilvl w:val="0"/>
          <w:numId w:val="3"/>
        </w:numPr>
        <w:spacing w:after="60"/>
      </w:pPr>
      <w:r>
        <w:t xml:space="preserve">Certified board minutes allotting the Series B Shares and approving the transaction documents.</w:t>
      </w:r>
    </w:p>
    <w:p>
      <w:pPr>
        <w:pStyle w:val="ListParagraph"/>
        <w:numPr>
          <w:ilvl w:val="0"/>
          <w:numId w:val="3"/>
        </w:numPr>
        <w:spacing w:after="60"/>
      </w:pPr>
      <w:r>
        <w:t xml:space="preserve">Certified shareholders' written resolution adopting the Articles and disapplying pre-emption rights.</w:t>
      </w:r>
    </w:p>
    <w:p>
      <w:pPr>
        <w:pStyle w:val="ListParagraph"/>
        <w:numPr>
          <w:ilvl w:val="0"/>
          <w:numId w:val="3"/>
        </w:numPr>
        <w:spacing w:after="60"/>
      </w:pPr>
      <w:r>
        <w:t xml:space="preserve">Disclosure Letter executed by the Company and the Founders.</w:t>
      </w:r>
    </w:p>
    <w:p>
      <w:pPr>
        <w:pStyle w:val="ListParagraph"/>
        <w:numPr>
          <w:ilvl w:val="0"/>
          <w:numId w:val="3"/>
        </w:numPr>
        <w:spacing w:after="60"/>
      </w:pPr>
      <w:r>
        <w:t xml:space="preserve">Investors' Rights Agreement executed by all parties.</w:t>
      </w:r>
    </w:p>
    <w:p>
      <w:pPr>
        <w:pStyle w:val="ListParagraph"/>
        <w:numPr>
          <w:ilvl w:val="0"/>
          <w:numId w:val="3"/>
        </w:numPr>
        <w:spacing w:after="60"/>
      </w:pPr>
      <w:r>
        <w:t xml:space="preserve">Updated register of members and share certificates for the Investors.</w:t>
      </w:r>
    </w:p>
    <w:p>
      <w:r>
        <w:br w:type="page"/>
      </w:r>
    </w:p>
    <w:p>
      <w:pPr>
        <w:pStyle w:val="Heading1"/>
      </w:pPr>
      <w:r>
        <w:t xml:space="preserve">SCHEDULE 4 — WARRANTIES</w:t>
      </w:r>
    </w:p>
    <w:p>
      <w:pPr>
        <w:pStyle w:val="Heading2"/>
      </w:pPr>
      <w:r>
        <w:t xml:space="preserve">Part 1 — Company Warranties</w:t>
      </w:r>
    </w:p>
    <w:p>
      <w:pPr>
        <w:pStyle w:val="ListParagraph"/>
        <w:numPr>
          <w:ilvl w:val="1"/>
          <w:numId w:val="2"/>
        </w:numPr>
        <w:spacing w:after="100"/>
      </w:pPr>
      <w:r>
        <w:t xml:space="preserve">Capacity and authority. The Company is duly incorporated and validly existing, and has full power to enter into and perform this Agreement; the transaction documents have been duly authorised.</w:t>
      </w:r>
    </w:p>
    <w:p>
      <w:pPr>
        <w:pStyle w:val="ListParagraph"/>
        <w:numPr>
          <w:ilvl w:val="1"/>
          <w:numId w:val="2"/>
        </w:numPr>
        <w:spacing w:after="100"/>
      </w:pPr>
      <w:r>
        <w:t xml:space="preserve">Share capital. The shares set out in the Disclosure Letter constitute the entire issued share capital, are fully paid, and save as disclosed there are no options, warrants or other rights to subscribe for shares.</w:t>
      </w:r>
    </w:p>
    <w:p>
      <w:pPr>
        <w:pStyle w:val="ListParagraph"/>
        <w:numPr>
          <w:ilvl w:val="1"/>
          <w:numId w:val="2"/>
        </w:numPr>
        <w:spacing w:after="100"/>
      </w:pPr>
      <w:r>
        <w:t xml:space="preserve">Accounts. The audited accounts for the year ended 31 December 2024 were prepared in accordance with applicable law and accounting standards and give a true and fair view of the Company's affairs at that date.</w:t>
      </w:r>
    </w:p>
    <w:p>
      <w:pPr>
        <w:pStyle w:val="ListParagraph"/>
        <w:numPr>
          <w:ilvl w:val="1"/>
          <w:numId w:val="2"/>
        </w:numPr>
        <w:spacing w:after="100"/>
      </w:pPr>
      <w:r>
        <w:t xml:space="preserve">Management accounts. The management accounts have been prepared with reasonable care on a basis consistent with the audited accounts.</w:t>
      </w:r>
    </w:p>
    <w:p>
      <w:pPr>
        <w:pStyle w:val="ListParagraph"/>
        <w:numPr>
          <w:ilvl w:val="1"/>
          <w:numId w:val="2"/>
        </w:numPr>
        <w:spacing w:after="100"/>
      </w:pPr>
      <w:r>
        <w:t xml:space="preserve">Position since the accounts date. Since 31 December 2024 the Company has carried on its business in the ordinary course and there has been no material adverse change in its financial position.</w:t>
      </w:r>
    </w:p>
    <w:p>
      <w:pPr>
        <w:pStyle w:val="ListParagraph"/>
        <w:numPr>
          <w:ilvl w:val="1"/>
          <w:numId w:val="2"/>
        </w:numPr>
        <w:spacing w:after="100"/>
      </w:pPr>
      <w:r>
        <w:t xml:space="preserve">Intellectual property. The Company owns or is licensed to use all intellectual property necessary for its business, including the patent family relating to its low-loss optical coupler; so far as the Company is aware, its products do not infringe any third-party rights and no such rights are being infringed by third parties.</w:t>
      </w:r>
    </w:p>
    <w:p>
      <w:pPr>
        <w:pStyle w:val="ListParagraph"/>
        <w:numPr>
          <w:ilvl w:val="1"/>
          <w:numId w:val="2"/>
        </w:numPr>
        <w:spacing w:after="100"/>
      </w:pPr>
      <w:r>
        <w:t xml:space="preserve">Material contracts. The Company is not in material breach of any material contract, and no counterparty has given notice to terminate any material contract.</w:t>
      </w:r>
    </w:p>
    <w:p>
      <w:pPr>
        <w:pStyle w:val="ListParagraph"/>
        <w:numPr>
          <w:ilvl w:val="1"/>
          <w:numId w:val="2"/>
        </w:numPr>
        <w:spacing w:after="100"/>
      </w:pPr>
      <w:r>
        <w:t xml:space="preserve">Litigation. The Company is not engaged in any litigation, arbitration or regulatory proceedings, and so far as the Company is aware none is threatened.</w:t>
      </w:r>
    </w:p>
    <w:p>
      <w:pPr>
        <w:pStyle w:val="ListParagraph"/>
        <w:numPr>
          <w:ilvl w:val="1"/>
          <w:numId w:val="2"/>
        </w:numPr>
        <w:spacing w:after="100"/>
      </w:pPr>
      <w:r>
        <w:t xml:space="preserve">Compliance. The Company has conducted its business in all material respects in accordance with applicable laws, including data protection, anti-bribery and export-control laws.</w:t>
      </w:r>
    </w:p>
    <w:p>
      <w:pPr>
        <w:pStyle w:val="ListParagraph"/>
        <w:numPr>
          <w:ilvl w:val="1"/>
          <w:numId w:val="2"/>
        </w:numPr>
        <w:spacing w:after="100"/>
      </w:pPr>
      <w:r>
        <w:t xml:space="preserve">Employees. The particulars of employees and their terms in the Disclosure Letter are accurate in all material respects; there are no material disputes with employees.</w:t>
      </w:r>
    </w:p>
    <w:p>
      <w:pPr>
        <w:pStyle w:val="ListParagraph"/>
        <w:numPr>
          <w:ilvl w:val="1"/>
          <w:numId w:val="2"/>
        </w:numPr>
        <w:spacing w:after="100"/>
      </w:pPr>
      <w:r>
        <w:t xml:space="preserve">Tax. The Company has duly filed all material tax returns and paid all tax due, and is not the subject of any current tax dispute.</w:t>
      </w:r>
    </w:p>
    <w:p>
      <w:pPr>
        <w:pStyle w:val="ListParagraph"/>
        <w:numPr>
          <w:ilvl w:val="1"/>
          <w:numId w:val="2"/>
        </w:numPr>
        <w:spacing w:after="100"/>
      </w:pPr>
      <w:r>
        <w:t xml:space="preserve">Assets and solvency. The Company owns or has the right to use its material assets, and is not insolvent or unable to pay its debts.</w:t>
      </w:r>
    </w:p>
    <w:p>
      <w:pPr>
        <w:pStyle w:val="Heading2"/>
      </w:pPr>
      <w:r>
        <w:t xml:space="preserve">Part 2 — Founder Warranties</w:t>
      </w:r>
    </w:p>
    <w:p>
      <w:pPr>
        <w:pStyle w:val="ListParagraph"/>
        <w:numPr>
          <w:ilvl w:val="1"/>
          <w:numId w:val="2"/>
        </w:numPr>
        <w:spacing w:after="100"/>
      </w:pPr>
      <w:r>
        <w:t xml:space="preserve">Each Founder has the right to enter into this Agreement, is not subject to any restriction preventing performance of his or her undertakings, and has disclosed any interest in a business competing with the Company.</w:t>
      </w:r>
    </w:p>
    <w:p>
      <w:r>
        <w:br w:type="page"/>
      </w:r>
    </w:p>
    <w:p>
      <w:pPr>
        <w:pStyle w:val="Heading1"/>
      </w:pPr>
      <w:r>
        <w:t xml:space="preserve">SCHEDULE 5 — LIMITATIONS ON LIABILITY</w:t>
      </w:r>
    </w:p>
    <w:p>
      <w:pPr>
        <w:pStyle w:val="ListParagraph"/>
        <w:numPr>
          <w:ilvl w:val="1"/>
          <w:numId w:val="2"/>
        </w:numPr>
        <w:spacing w:after="100"/>
      </w:pPr>
      <w:r>
        <w:t xml:space="preserve">The aggregate liability of the Company and the Founders for breach of the Warranties shall not exceed the aggregate Subscription Amounts received (the "Cap"), and the liability of each Founder shall not exceed an amount equal to the net proceeds actually received by that Founder in connection with any future sale of his or her shares.</w:t>
      </w:r>
    </w:p>
    <w:p>
      <w:pPr>
        <w:pStyle w:val="ListParagraph"/>
        <w:numPr>
          <w:ilvl w:val="1"/>
          <w:numId w:val="2"/>
        </w:numPr>
        <w:spacing w:after="100"/>
      </w:pPr>
      <w:r>
        <w:t xml:space="preserve">No claim may be brought unless the aggregate of all claims exceeds £100,000 (in which case the whole amount is recoverable), and no single claim of less than £15,000 shall be counted towards that threshold.</w:t>
      </w:r>
    </w:p>
    <w:p>
      <w:pPr>
        <w:pStyle w:val="ListParagraph"/>
        <w:numPr>
          <w:ilvl w:val="1"/>
          <w:numId w:val="2"/>
        </w:numPr>
        <w:spacing w:after="100"/>
      </w:pPr>
      <w:r>
        <w:t xml:space="preserve">No claim may be brought after the date falling </w:t>
      </w:r>
      <w:del w:id="210" w:author="Oliver Jennings (Birchall Stone LLP)" w:date="2025-02-06T11:00:00Z">
        <w:r>
          <w:delText>24</w:delText>
        </w:r>
      </w:del>
      <w:ins w:id="211" w:author="Oliver Jennings (Birchall Stone LLP)" w:date="2025-02-06T11:00:00Z">
        <w:r>
          <w:t>18</w:t>
        </w:r>
      </w:ins>
      <w:r>
        <w:t xml:space="preserve"> months after Completion, save for a claim under the title and capacity Warranties (no time limit) or the tax Warranties (the seventh anniversary of Completion).</w:t>
      </w:r>
    </w:p>
    <w:p>
      <w:pPr>
        <w:pStyle w:val="ListParagraph"/>
        <w:numPr>
          <w:ilvl w:val="1"/>
          <w:numId w:val="2"/>
        </w:numPr>
        <w:spacing w:after="100"/>
      </w:pPr>
      <w:r>
        <w:t xml:space="preserve">The Company and the Founders are not liable for any matter fairly disclosed in the Disclosure Letter, for any loss that is contingent (unless and until it becomes an actual liability), or to the extent the loss has been recovered under insurance.</w:t>
      </w:r>
    </w:p>
    <w:p>
      <w:pPr>
        <w:pStyle w:val="ListParagraph"/>
        <w:numPr>
          <w:ilvl w:val="1"/>
          <w:numId w:val="2"/>
        </w:numPr>
        <w:spacing w:after="100"/>
      </w:pPr>
      <w:r>
        <w:t xml:space="preserve">Nothing in this Schedule limits liability for fraud or fraudulent misrepresentation.</w:t>
      </w:r>
    </w:p>
    <w:p>
      <w:pPr>
        <w:pStyle w:val="Heading1"/>
      </w:pPr>
      <w:r>
        <w:t xml:space="preserve">SCHEDULE 6 — FORM OF INVESTORS' RIGHTS AGREEMENT</w:t>
      </w:r>
    </w:p>
    <w:p>
      <w:pPr>
        <w:spacing w:after="120"/>
        <w:rPr>
          <w:i/>
          <w:iCs/>
        </w:rPr>
      </w:pPr>
      <w:r>
        <w:rPr>
          <w:i/>
          <w:iCs/>
        </w:rPr>
        <w:t xml:space="preserve">[The agreed form of Investors' Rights Agreement is attached.]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Whitfield Carter LLP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26"/>
        <w:szCs w:val="26"/>
      </w:rPr>
      <w:t xml:space="preserve">Whitfield Carter LLP</w:t>
    </w:r>
  </w:p>
  <w:p>
    <w:pPr>
      <w:jc w:val="right"/>
    </w:pPr>
    <w:r>
      <w:rPr>
        <w:color w:val="595959"/>
        <w:sz w:val="16"/>
        <w:szCs w:val="16"/>
      </w:rPr>
      <w:t xml:space="preserve">22 Bishopsgate, London EC2N 4BQ  ·  www.whitfieldcarter.com</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440" w:hanging="54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2026-06-29T15:57:50.186Z</dcterms:created>
  <dcterms:modified xsi:type="dcterms:W3CDTF">2026-06-29T15:57:50.186Z</dcterms:modified>
</cp:coreProperties>
</file>

<file path=docProps/custom.xml><?xml version="1.0" encoding="utf-8"?>
<Properties xmlns="http://schemas.openxmlformats.org/officeDocument/2006/custom-properties" xmlns:vt="http://schemas.openxmlformats.org/officeDocument/2006/docPropsVTypes"/>
</file>