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b/>
          <w:bCs/>
          <w:sz w:val="20"/>
          <w:szCs w:val="20"/>
        </w:rPr>
        <w:t xml:space="preserve">DATED [            ] 2026</w:t>
      </w:r>
    </w:p>
    <w:p>
      <w:pPr>
        <w:spacing w:after="40"/>
        <w:jc w:val="center"/>
      </w:pPr>
      <w:r>
        <w:rPr>
          <w:b/>
          <w:bCs/>
          <w:sz w:val="22"/>
          <w:szCs w:val="22"/>
        </w:rPr>
        <w:t xml:space="preserve">(1)  HARKNESS PENSION TRUSTEES LIMITED</w:t>
      </w:r>
    </w:p>
    <w:p>
      <w:pPr>
        <w:spacing w:after="40"/>
        <w:jc w:val="center"/>
      </w:pPr>
      <w:r>
        <w:rPr>
          <w:sz w:val="20"/>
          <w:szCs w:val="20"/>
        </w:rPr>
        <w:t xml:space="preserve">and</w:t>
      </w:r>
    </w:p>
    <w:p>
      <w:pPr>
        <w:spacing w:after="400"/>
        <w:jc w:val="center"/>
      </w:pPr>
      <w:r>
        <w:rPr>
          <w:b/>
          <w:bCs/>
          <w:sz w:val="22"/>
          <w:szCs w:val="22"/>
        </w:rPr>
        <w:t xml:space="preserve">(2)  AWC KINGSMOOR PROPCO LIMITED</w:t>
      </w:r>
    </w:p>
    <w:p>
      <w:pPr>
        <w:spacing w:after="120"/>
        <w:jc w:val="center"/>
      </w:pPr>
      <w:r>
        <w:rPr>
          <w:sz w:val="20"/>
          <w:szCs w:val="20"/>
        </w:rPr>
        <w:t xml:space="preserve">____________________________________________</w:t>
      </w:r>
    </w:p>
    <w:p>
      <w:pPr>
        <w:spacing w:after="40"/>
        <w:jc w:val="center"/>
      </w:pPr>
      <w:r>
        <w:rPr>
          <w:b/>
          <w:bCs/>
          <w:sz w:val="30"/>
          <w:szCs w:val="30"/>
        </w:rPr>
        <w:t xml:space="preserve">CONTRACT FOR SALE</w:t>
      </w:r>
    </w:p>
    <w:p>
      <w:pPr>
        <w:spacing w:after="40"/>
        <w:jc w:val="center"/>
      </w:pPr>
      <w:r>
        <w:rPr>
          <w:sz w:val="20"/>
          <w:szCs w:val="20"/>
        </w:rPr>
        <w:t xml:space="preserve">relating to the freehold property known as</w:t>
      </w:r>
    </w:p>
    <w:p>
      <w:pPr>
        <w:spacing w:after="120"/>
        <w:jc w:val="center"/>
      </w:pPr>
      <w:r>
        <w:rPr>
          <w:b/>
          <w:bCs/>
          <w:sz w:val="22"/>
          <w:szCs w:val="22"/>
        </w:rPr>
        <w:t xml:space="preserve">Kingsmoor House, 40-46 Wellington Street, Leeds LS1 2DE</w:t>
      </w:r>
    </w:p>
    <w:p>
      <w:pPr>
        <w:spacing w:after="400"/>
        <w:jc w:val="center"/>
      </w:pPr>
      <w:r>
        <w:rPr>
          <w:sz w:val="20"/>
          <w:szCs w:val="20"/>
        </w:rPr>
        <w:t xml:space="preserve">____________________________________________</w:t>
      </w:r>
    </w:p>
    <w:p>
      <w:pPr>
        <w:spacing w:after="20"/>
        <w:jc w:val="center"/>
      </w:pPr>
      <w:r>
        <w:rPr>
          <w:b/>
          <w:bCs/>
          <w:sz w:val="20"/>
          <w:szCs w:val="20"/>
        </w:rPr>
        <w:t xml:space="preserve">Whitfield Carter LLP</w:t>
      </w:r>
    </w:p>
    <w:p>
      <w:pPr>
        <w:spacing w:after="120"/>
        <w:jc w:val="center"/>
      </w:pPr>
      <w:r>
        <w:rPr>
          <w:color w:val="555555"/>
          <w:sz w:val="16"/>
          <w:szCs w:val="16"/>
        </w:rPr>
        <w:t xml:space="preserve">22 Bishopsgate, London EC2N 4BQ  —  Ref: JO/EM/WC-00207</w:t>
      </w:r>
    </w:p>
    <w:p>
      <w:r>
        <w:br w:type="page"/>
      </w:r>
    </w:p>
    <w:p>
      <w:pPr>
        <w:pStyle w:val="Heading1"/>
      </w:pPr>
      <w:r>
        <w:t xml:space="preserve">This Contract is made on the date stated above</w:t>
      </w:r>
    </w:p>
    <w:p>
      <w:pPr>
        <w:pStyle w:val="Heading2"/>
      </w:pPr>
      <w:r>
        <w:t xml:space="preserve">Parties</w:t>
      </w:r>
    </w:p>
    <w:p>
      <w:pPr>
        <w:pStyle w:val="ListParagraph"/>
        <w:numPr>
          <w:ilvl w:val="0"/>
          <w:numId w:val="2"/>
        </w:numPr>
        <w:spacing w:after="80" w:before="120"/>
      </w:pPr>
      <w:r/>
    </w:p>
    <w:p>
      <w:pPr>
        <w:pStyle w:val="ListParagraph"/>
        <w:numPr>
          <w:ilvl w:val="0"/>
          <w:numId w:val="2"/>
        </w:numPr>
        <w:spacing w:after="80" w:before="120"/>
      </w:pPr>
      <w:r/>
    </w:p>
    <w:p>
      <w:pPr>
        <w:pStyle w:val="Heading2"/>
      </w:pPr>
      <w:r>
        <w:t xml:space="preserve">Background</w:t>
      </w:r>
    </w:p>
    <w:p>
      <w:pPr>
        <w:pStyle w:val="ListParagraph"/>
        <w:numPr>
          <w:ilvl w:val="0"/>
          <w:numId w:val="3"/>
        </w:numPr>
        <w:spacing w:after="80"/>
      </w:pPr>
      <w:r>
        <w:t xml:space="preserve">The Seller is the registered proprietor of the freehold interest in the Property with title absolute.</w:t>
      </w:r>
    </w:p>
    <w:p>
      <w:pPr>
        <w:pStyle w:val="ListParagraph"/>
        <w:numPr>
          <w:ilvl w:val="0"/>
          <w:numId w:val="3"/>
        </w:numPr>
        <w:spacing w:after="80"/>
      </w:pPr>
      <w:r>
        <w:t xml:space="preserve">The Property is let subject to and with the benefit of the occupational leases described in Schedule 2 (the "Tenancies").</w:t>
      </w:r>
    </w:p>
    <w:p>
      <w:pPr>
        <w:pStyle w:val="ListParagraph"/>
        <w:numPr>
          <w:ilvl w:val="0"/>
          <w:numId w:val="3"/>
        </w:numPr>
        <w:spacing w:after="80"/>
      </w:pPr>
      <w:r>
        <w:t xml:space="preserve">The Seller has agreed to sell and the Buyer has agreed to buy the Property on the terms set out in this Contract.</w:t>
      </w:r>
    </w:p>
    <w:p>
      <w:pPr>
        <w:pStyle w:val="Heading1"/>
      </w:pPr>
      <w:r>
        <w:t xml:space="preserve">1. Definitions and interpretation</w:t>
      </w:r>
    </w:p>
    <w:p>
      <w:pPr>
        <w:pStyle w:val="ListParagraph"/>
        <w:numPr>
          <w:ilvl w:val="1"/>
          <w:numId w:val="2"/>
        </w:numPr>
        <w:spacing w:after="80"/>
      </w:pPr>
      <w:r>
        <w:rPr>
          <w:b/>
          <w:bCs/>
        </w:rPr>
        <w:t xml:space="preserve">1.1  Definitions. </w:t>
      </w:r>
      <w:r>
        <w:t xml:space="preserve">In this Contract, unless the context otherwise requires, the following definitions apply:</w:t>
      </w:r>
    </w:p>
    <w:p>
      <w:pPr>
        <w:spacing w:after="60"/>
        <w:ind w:left="720"/>
      </w:pPr>
      <w:r>
        <w:rPr>
          <w:b/>
          <w:bCs/>
        </w:rPr>
        <w:t xml:space="preserve">"Actual Completion Date"</w:t>
      </w:r>
      <w:r>
        <w:t xml:space="preserve">  means the date on which Completion actually takes place;</w:t>
      </w:r>
    </w:p>
    <w:p>
      <w:pPr>
        <w:spacing w:after="60"/>
        <w:ind w:left="720"/>
      </w:pPr>
      <w:r>
        <w:rPr>
          <w:b/>
          <w:bCs/>
        </w:rPr>
        <w:t xml:space="preserve">"Apportionment Day"</w:t>
      </w:r>
      <w:r>
        <w:t xml:space="preserve">  means the Completion Date;</w:t>
      </w:r>
    </w:p>
    <w:p>
      <w:pPr>
        <w:spacing w:after="60"/>
        <w:ind w:left="720"/>
      </w:pPr>
      <w:r>
        <w:rPr>
          <w:b/>
          <w:bCs/>
        </w:rPr>
        <w:t xml:space="preserve">"Business Day"</w:t>
      </w:r>
      <w:r>
        <w:t xml:space="preserve">  means any day (other than a Saturday, Sunday or public holiday in England) on which clearing banks are open for business in London;</w:t>
      </w:r>
    </w:p>
    <w:p>
      <w:pPr>
        <w:spacing w:after="60"/>
        <w:ind w:left="720"/>
      </w:pPr>
      <w:r>
        <w:rPr>
          <w:b/>
          <w:bCs/>
        </w:rPr>
        <w:t xml:space="preserve">"Completion"</w:t>
      </w:r>
      <w:r>
        <w:t xml:space="preserve">  means completion of the sale and purchase of the Property in accordance with clause 8;</w:t>
      </w:r>
    </w:p>
    <w:p>
      <w:pPr>
        <w:spacing w:after="60"/>
        <w:ind w:left="720"/>
      </w:pPr>
      <w:r>
        <w:rPr>
          <w:b/>
          <w:bCs/>
        </w:rPr>
        <w:t xml:space="preserve">"Completion Date"</w:t>
      </w:r>
      <w:r>
        <w:t xml:space="preserve">  means </w:t>
      </w:r>
      <w:del w:id="101" w:author="Zoe Abbott" w:date="2026-03-05T10:00:00Z">
        <w:r>
          <w:delText xml:space="preserve">24 April</w:delText>
        </w:r>
      </w:del>
      <w:ins w:id="102" w:author="Zoe Abbott" w:date="2026-03-05T10:00:00Z">
        <w:r>
          <w:t xml:space="preserve">1 May</w:t>
        </w:r>
      </w:ins>
      <w:r>
        <w:t xml:space="preserve"> 2026 or such other date as the parties may agree in writing;</w:t>
      </w:r>
    </w:p>
    <w:p>
      <w:pPr>
        <w:spacing w:after="60"/>
        <w:ind w:left="720"/>
      </w:pPr>
      <w:r>
        <w:rPr>
          <w:b/>
          <w:bCs/>
        </w:rPr>
        <w:t xml:space="preserve">"Deposit"</w:t>
      </w:r>
      <w:r>
        <w:t xml:space="preserve">  means £</w:t>
      </w:r>
      <w:del w:id="103" w:author="Zoe Abbott" w:date="2026-03-05T10:00:00Z">
        <w:r>
          <w:delText xml:space="preserve">1,425,000</w:delText>
        </w:r>
      </w:del>
      <w:ins w:id="104" w:author="Zoe Abbott" w:date="2026-03-05T10:00:00Z">
        <w:r>
          <w:t xml:space="preserve">1,415,000</w:t>
        </w:r>
      </w:ins>
      <w:r>
        <w:t xml:space="preserve"> (being 10% of the Purchase Price);</w:t>
      </w:r>
    </w:p>
    <w:p>
      <w:pPr>
        <w:spacing w:after="60"/>
        <w:ind w:left="720"/>
      </w:pPr>
      <w:r>
        <w:rPr>
          <w:b/>
          <w:bCs/>
        </w:rPr>
        <w:t xml:space="preserve">"Occupational Leases"</w:t>
      </w:r>
      <w:r>
        <w:t xml:space="preserve">  means the leases, tenancies and licences under which the Property is held by the Tenants, brief particulars of which are set out in Schedule 2;</w:t>
      </w:r>
    </w:p>
    <w:p>
      <w:pPr>
        <w:spacing w:after="60"/>
        <w:ind w:left="720"/>
      </w:pPr>
      <w:r>
        <w:rPr>
          <w:b/>
          <w:bCs/>
        </w:rPr>
        <w:t xml:space="preserve">"Property"</w:t>
      </w:r>
      <w:r>
        <w:t xml:space="preserve">  means the freehold property known as Kingsmoor House, 40-46 Wellington Street, Leeds LS1 2DE, registered at HM Land Registry under title number WYK482116, as more particularly described in Schedule 1;</w:t>
      </w:r>
    </w:p>
    <w:p>
      <w:pPr>
        <w:spacing w:after="60"/>
        <w:ind w:left="720"/>
      </w:pPr>
      <w:r>
        <w:rPr>
          <w:b/>
          <w:bCs/>
        </w:rPr>
        <w:t xml:space="preserve">"Purchase Price"</w:t>
      </w:r>
      <w:r>
        <w:t xml:space="preserve">  means £</w:t>
      </w:r>
      <w:del w:id="105" w:author="Zoe Abbott" w:date="2026-03-05T10:00:00Z">
        <w:r>
          <w:delText xml:space="preserve">14,250,000 (fourteen million two hundred and fifty thousand pounds)</w:delText>
        </w:r>
      </w:del>
      <w:ins w:id="106" w:author="Zoe Abbott" w:date="2026-03-05T10:00:00Z">
        <w:r>
          <w:t xml:space="preserve">14,150,000 (fourteen million one hundred and fifty thousand pounds)</w:t>
        </w:r>
      </w:ins>
      <w:r>
        <w:t xml:space="preserve">, exclusive of VAT;</w:t>
      </w:r>
    </w:p>
    <w:p>
      <w:pPr>
        <w:spacing w:after="60"/>
        <w:ind w:left="720"/>
      </w:pPr>
      <w:r>
        <w:rPr>
          <w:b/>
          <w:bCs/>
        </w:rPr>
        <w:t xml:space="preserve">"Rent Deposit Deeds"</w:t>
      </w:r>
      <w:r>
        <w:t xml:space="preserve">  means the rent deposit deeds referred to in Schedule 2 in respect of the Tenants Meridian Software (UK) Limited and Halcyon Retail Group Limited;</w:t>
      </w:r>
    </w:p>
    <w:p>
      <w:pPr>
        <w:spacing w:after="60"/>
        <w:ind w:left="720"/>
      </w:pPr>
      <w:r>
        <w:rPr>
          <w:b/>
          <w:bCs/>
        </w:rPr>
        <w:t xml:space="preserve">"Standard Conditions"</w:t>
      </w:r>
      <w:r>
        <w:t xml:space="preserve">  means the Standard Commercial Property Conditions (Third Edition — 2018 Revision);</w:t>
      </w:r>
    </w:p>
    <w:p>
      <w:pPr>
        <w:spacing w:after="60"/>
        <w:ind w:left="720"/>
      </w:pPr>
      <w:r>
        <w:rPr>
          <w:b/>
          <w:bCs/>
        </w:rPr>
        <w:t xml:space="preserve">"Tenants"</w:t>
      </w:r>
      <w:r>
        <w:t xml:space="preserve">  means the tenants under the Occupational Leases;</w:t>
      </w:r>
    </w:p>
    <w:p>
      <w:pPr>
        <w:spacing w:after="60"/>
        <w:ind w:left="720"/>
      </w:pPr>
      <w:r>
        <w:rPr>
          <w:b/>
          <w:bCs/>
        </w:rPr>
        <w:t xml:space="preserve">"TOGC"</w:t>
      </w:r>
      <w:r>
        <w:t xml:space="preserve">  means a transfer of a business as a going concern for the purposes of section 49 of the Value Added Tax Act 1994 and article 5 of the Value Added Tax (Special Provisions) Order 1995;</w:t>
      </w:r>
    </w:p>
    <w:p>
      <w:pPr>
        <w:spacing w:after="60"/>
        <w:ind w:left="720"/>
      </w:pPr>
      <w:r>
        <w:rPr>
          <w:b/>
          <w:bCs/>
        </w:rPr>
        <w:t xml:space="preserve">"Transfer"</w:t>
      </w:r>
      <w:r>
        <w:t xml:space="preserve">  means the transfer of the Property to the Buyer in the form set out in Schedule 5;</w:t>
      </w:r>
    </w:p>
    <w:p>
      <w:pPr>
        <w:spacing w:after="60"/>
        <w:ind w:left="720"/>
      </w:pPr>
      <w:r>
        <w:rPr>
          <w:b/>
          <w:bCs/>
        </w:rPr>
        <w:t xml:space="preserve">"VAT"</w:t>
      </w:r>
      <w:r>
        <w:t xml:space="preserve">  means value added tax chargeable under the Value Added Tax Act 1994 or any similar tax.</w:t>
      </w:r>
    </w:p>
    <w:p>
      <w:pPr>
        <w:pStyle w:val="ListParagraph"/>
        <w:numPr>
          <w:ilvl w:val="1"/>
          <w:numId w:val="2"/>
        </w:numPr>
        <w:spacing w:after="80"/>
      </w:pPr>
      <w:r>
        <w:t xml:space="preserve">1.2  Standard Conditions. The Standard Conditions are incorporated into this Contract so far as they are applicable to a sale by private treaty and are not varied by or inconsistent with the terms of this Contract. Where there is a conflict between the Standard Conditions and the express terms of this Contract, the express terms prevail.</w:t>
      </w:r>
    </w:p>
    <w:p>
      <w:pPr>
        <w:pStyle w:val="ListParagraph"/>
        <w:numPr>
          <w:ilvl w:val="1"/>
          <w:numId w:val="2"/>
        </w:numPr>
        <w:spacing w:after="80"/>
      </w:pPr>
      <w:r>
        <w:t xml:space="preserve">1.3  Standard Condition amendments. Standard Condition 1.5 (notices) applies subject to clause 15. Standard Condition 3.1.2 (matters affecting the Property) is amended as set out in clause 3. Standard Condition 6.3 (apportionments) applies subject to clause 9.</w:t>
      </w:r>
    </w:p>
    <w:p>
      <w:pPr>
        <w:pStyle w:val="ListParagraph"/>
        <w:numPr>
          <w:ilvl w:val="1"/>
          <w:numId w:val="2"/>
        </w:numPr>
        <w:spacing w:after="80"/>
      </w:pPr>
      <w:r>
        <w:t xml:space="preserve">1.4  Interpretation. Clause, Schedule and paragraph headings do not affect interpretation. References to statutes include subordinate legislation and are to those provisions as amended or re-enacted. Words in the singular include the plural and vice versa.</w:t>
      </w:r>
    </w:p>
    <w:p>
      <w:pPr>
        <w:pStyle w:val="Heading1"/>
      </w:pPr>
      <w:r>
        <w:t xml:space="preserve">2. Agreement for sale</w:t>
      </w:r>
    </w:p>
    <w:p>
      <w:pPr>
        <w:pStyle w:val="ListParagraph"/>
        <w:numPr>
          <w:ilvl w:val="1"/>
          <w:numId w:val="2"/>
        </w:numPr>
        <w:spacing w:after="80"/>
      </w:pPr>
      <w:r>
        <w:t xml:space="preserve">2.1  The Seller shall sell and the Buyer shall buy the Property for the Purchase Price on the terms of this Contract.</w:t>
      </w:r>
    </w:p>
    <w:p>
      <w:pPr>
        <w:pStyle w:val="ListParagraph"/>
        <w:numPr>
          <w:ilvl w:val="1"/>
          <w:numId w:val="2"/>
        </w:numPr>
        <w:spacing w:after="80"/>
      </w:pPr>
      <w:r>
        <w:t xml:space="preserve">2.2  The Property is sold with full title guarantee, subject to and with the benefit of the matters set out in clause 3 and the Occupational Leases.</w:t>
      </w:r>
    </w:p>
    <w:p>
      <w:pPr>
        <w:pStyle w:val="Heading1"/>
      </w:pPr>
      <w:r>
        <w:t xml:space="preserve">3. Matters affecting the Property</w:t>
      </w:r>
    </w:p>
    <w:p>
      <w:pPr>
        <w:pStyle w:val="ListParagraph"/>
        <w:numPr>
          <w:ilvl w:val="1"/>
          <w:numId w:val="2"/>
        </w:numPr>
        <w:spacing w:after="80"/>
      </w:pPr>
      <w:r>
        <w:t xml:space="preserve">3.1  The Property is sold subject to and (where applicable) with the benefit of: (a) the Occupational Leases; (b) the matters contained or referred to in the entries on the registers of title number WYK482116 (other than financial charges); (c) the matters discoverable by inspection of the Property before the date of this Contract; (d) the matters which the Seller does not and could not reasonably know about; (e) all matters registered or capable of registration as local land charges; and (f) all notices, orders and proposals given or made by any authority.</w:t>
      </w:r>
    </w:p>
    <w:p>
      <w:pPr>
        <w:pStyle w:val="ListParagraph"/>
        <w:numPr>
          <w:ilvl w:val="1"/>
          <w:numId w:val="2"/>
        </w:numPr>
        <w:spacing w:after="80"/>
      </w:pPr>
      <w:r>
        <w:t xml:space="preserve">3.2  The Buyer is deemed to buy with full knowledge of the matters referred to in clause 3.1 and shall raise no requisition or objection to any of them.</w:t>
      </w:r>
    </w:p>
    <w:p>
      <w:pPr>
        <w:pStyle w:val="Heading1"/>
      </w:pPr>
      <w:r>
        <w:t xml:space="preserve">4. Deposit</w:t>
      </w:r>
    </w:p>
    <w:p>
      <w:pPr>
        <w:pStyle w:val="ListParagraph"/>
        <w:numPr>
          <w:ilvl w:val="1"/>
          <w:numId w:val="2"/>
        </w:numPr>
        <w:spacing w:after="80"/>
      </w:pPr>
      <w:r>
        <w:t xml:space="preserve">4.1  On the date of this Contract the Buyer shall pay the Deposit to the Seller's conveyancer by electronic transfer of cleared funds.</w:t>
      </w:r>
    </w:p>
    <w:p>
      <w:pPr>
        <w:pStyle w:val="ListParagraph"/>
        <w:numPr>
          <w:ilvl w:val="1"/>
          <w:numId w:val="2"/>
        </w:numPr>
        <w:spacing w:after="80"/>
      </w:pPr>
      <w:r>
        <w:t xml:space="preserve">4.2  The Deposit shall be held by the Seller's conveyancer as stakeholder pending Completion. Interest earned on the Deposit shall belong to the Seller.</w:t>
      </w:r>
    </w:p>
    <w:p>
      <w:pPr>
        <w:pStyle w:val="Heading1"/>
      </w:pPr>
      <w:r>
        <w:t xml:space="preserve">5. VAT</w:t>
      </w:r>
    </w:p>
    <w:p>
      <w:pPr>
        <w:pStyle w:val="ListParagraph"/>
        <w:numPr>
          <w:ilvl w:val="1"/>
          <w:numId w:val="2"/>
        </w:numPr>
        <w:spacing w:after="80"/>
      </w:pPr>
      <w:r>
        <w:t xml:space="preserve">5.1  The Seller has exercised the option to tax the Property under Schedule 10 to the Value Added Tax Act 1994 and has notified HM Revenue &amp; Customs of that option.</w:t>
      </w:r>
    </w:p>
    <w:p>
      <w:pPr>
        <w:pStyle w:val="ListParagraph"/>
        <w:numPr>
          <w:ilvl w:val="1"/>
          <w:numId w:val="2"/>
        </w:numPr>
        <w:spacing w:after="80"/>
      </w:pPr>
      <w:r>
        <w:t xml:space="preserve">5.2  The parties intend and shall use all reasonable endeavours to procure that the sale of the Property is treated as a TOGC. The Buyer warrants that, on or before the Completion Date, it (or the relevant member of its VAT group) will be registered for VAT and will have made an option to tax the Property and notified HM Revenue &amp; Customs, and will not revoke that option before Completion.</w:t>
      </w:r>
    </w:p>
    <w:p>
      <w:pPr>
        <w:pStyle w:val="ListParagraph"/>
        <w:numPr>
          <w:ilvl w:val="1"/>
          <w:numId w:val="2"/>
        </w:numPr>
        <w:spacing w:after="80"/>
      </w:pPr>
      <w:r>
        <w:t xml:space="preserve">5.3  If, notwithstanding the parties' intention, HM Revenue &amp; Customs determines that the sale is not a TOGC, the Buyer shall pay to the Seller, in addition to the Purchase Price, VAT at the applicable rate against delivery of a valid VAT invoice, and Completion shall not be delayed pending resolution of any dispute with HM Revenue &amp; Customs.</w:t>
      </w:r>
    </w:p>
    <w:p>
      <w:pPr>
        <w:pStyle w:val="Heading1"/>
      </w:pPr>
      <w:r>
        <w:t xml:space="preserve">6. Title</w:t>
      </w:r>
    </w:p>
    <w:p>
      <w:pPr>
        <w:pStyle w:val="ListParagraph"/>
        <w:numPr>
          <w:ilvl w:val="1"/>
          <w:numId w:val="2"/>
        </w:numPr>
        <w:spacing w:after="80"/>
      </w:pPr>
      <w:r>
        <w:t xml:space="preserve">6.1  Title to the Property has been deduced to the Buyer before the date of this Contract by reference to official copies of the register and title plan of title number WYK482116 and the documents referred to in them.</w:t>
      </w:r>
    </w:p>
    <w:p>
      <w:pPr>
        <w:pStyle w:val="ListParagraph"/>
        <w:numPr>
          <w:ilvl w:val="1"/>
          <w:numId w:val="2"/>
        </w:numPr>
        <w:spacing w:after="80"/>
      </w:pPr>
      <w:r>
        <w:t xml:space="preserve">6.2  The Buyer having had the opportunity to investigate title before the date of this Contract shall be deemed to accept the Seller's title and shall raise no requisitions or objections on title, save in respect of matters revealed by pre-completion searches which the Seller is obliged to discharge.</w:t>
      </w:r>
    </w:p>
    <w:p>
      <w:pPr>
        <w:pStyle w:val="Heading1"/>
      </w:pPr>
      <w:r>
        <w:t xml:space="preserve">7. Occupational Leases and management of the Property</w:t>
      </w:r>
    </w:p>
    <w:p>
      <w:pPr>
        <w:pStyle w:val="ListParagraph"/>
        <w:numPr>
          <w:ilvl w:val="1"/>
          <w:numId w:val="2"/>
        </w:numPr>
        <w:spacing w:after="80"/>
      </w:pPr>
      <w:r>
        <w:t xml:space="preserve">7.1  The Seller shall, between the date of this Contract and Completion, manage the Property in accordance with the principles of good estate management and shall not, without the Buyer's prior written consent (not to be unreasonably withheld or delayed): (a) grant, surrender or vary any Occupational Lease; (b) agree any rent review; (c) commence or settle any forfeiture, insolvency or recovery proceedings against a Tenant; or (d) serve any notice under the Occupational Leases.</w:t>
      </w:r>
    </w:p>
    <w:p>
      <w:pPr>
        <w:pStyle w:val="ListParagraph"/>
        <w:numPr>
          <w:ilvl w:val="1"/>
          <w:numId w:val="2"/>
        </w:numPr>
        <w:spacing w:after="80"/>
      </w:pPr>
      <w:r>
        <w:t xml:space="preserve">7.2  The Seller shall account to the Buyer for any rent deposits held under the Rent Deposit Deeds and shall, on Completion, assign the benefit of the Rent Deposit Deeds to the Buyer and pay to the Buyer an amount equal to the rent deposits then held (£188,500 in aggregate as at the date of this Contract).</w:t>
      </w:r>
    </w:p>
    <w:p>
      <w:pPr>
        <w:pStyle w:val="ListParagraph"/>
        <w:numPr>
          <w:ilvl w:val="1"/>
          <w:numId w:val="2"/>
        </w:numPr>
        <w:spacing w:after="80"/>
      </w:pPr>
      <w:r>
        <w:t xml:space="preserve">7.3  The Seller shall use reasonable endeavours to obtain, before Completion, any consents required under the Occupational Leases for the assignment of the reversion, but Completion shall not be conditional on obtaining any such consent.</w:t>
      </w:r>
    </w:p>
    <w:p>
      <w:pPr>
        <w:pStyle w:val="Heading1"/>
      </w:pPr>
      <w:r>
        <w:t xml:space="preserve">8. Completion</w:t>
      </w:r>
    </w:p>
    <w:p>
      <w:pPr>
        <w:pStyle w:val="ListParagraph"/>
        <w:numPr>
          <w:ilvl w:val="1"/>
          <w:numId w:val="2"/>
        </w:numPr>
        <w:spacing w:after="80"/>
      </w:pPr>
      <w:r>
        <w:t xml:space="preserve">8.1  Completion shall take place on the Completion Date at the offices of the Seller's conveyancer (or by an agreed remote completion procedure).</w:t>
      </w:r>
    </w:p>
    <w:p>
      <w:pPr>
        <w:pStyle w:val="ListParagraph"/>
        <w:numPr>
          <w:ilvl w:val="1"/>
          <w:numId w:val="2"/>
        </w:numPr>
        <w:spacing w:after="80"/>
      </w:pPr>
      <w:r>
        <w:t xml:space="preserve">8.2  On Completion the Buyer shall pay to the Seller the balance of the Purchase Price (namely the Purchase Price less the Deposit), adjusted in accordance with the apportionments under clause 9, by electronic transfer of cleared funds.</w:t>
      </w:r>
    </w:p>
    <w:p>
      <w:pPr>
        <w:pStyle w:val="ListParagraph"/>
        <w:numPr>
          <w:ilvl w:val="1"/>
          <w:numId w:val="2"/>
        </w:numPr>
        <w:spacing w:after="80"/>
      </w:pPr>
      <w:r>
        <w:t xml:space="preserve">8.3  On Completion the Seller shall deliver to the Buyer: (a) the executed Transfer; (b) the executed assignments of the Rent Deposit Deeds; (c) duly completed notices to the Tenants of the assignment of the reversion; (d) all keys, security codes and management records in the Seller's possession; and (e) the documents listed in the completion checklist agreed between the parties' conveyancers.</w:t>
      </w:r>
    </w:p>
    <w:p>
      <w:pPr>
        <w:pStyle w:val="ListParagraph"/>
        <w:numPr>
          <w:ilvl w:val="1"/>
          <w:numId w:val="2"/>
        </w:numPr>
        <w:spacing w:after="80"/>
      </w:pPr>
      <w:r>
        <w:t xml:space="preserve">8.4  If Completion does not take place on the Completion Date because of the default of one party, the provisions of Standard Conditions 8.7 and 9 (late completion, compensation and notice to complete) apply, save that the contract rate for the purposes of the Standard Conditions is </w:t>
      </w:r>
      <w:del w:id="107" w:author="Zoe Abbott" w:date="2026-03-05T10:00:00Z">
        <w:r>
          <w:delText xml:space="preserve">4% above the base rate of Barclays Bank plc</w:delText>
        </w:r>
      </w:del>
      <w:ins w:id="108" w:author="Zoe Abbott" w:date="2026-03-05T10:00:00Z">
        <w:r>
          <w:t xml:space="preserve">the Law Society interest rate from time to time in force</w:t>
        </w:r>
      </w:ins>
      <w:r>
        <w:t xml:space="preserve">.</w:t>
      </w:r>
    </w:p>
    <w:p>
      <w:pPr>
        <w:pStyle w:val="Heading1"/>
      </w:pPr>
      <w:r>
        <w:t xml:space="preserve">9. Apportionments</w:t>
      </w:r>
    </w:p>
    <w:p>
      <w:pPr>
        <w:pStyle w:val="ListParagraph"/>
        <w:numPr>
          <w:ilvl w:val="1"/>
          <w:numId w:val="2"/>
        </w:numPr>
        <w:spacing w:after="80"/>
      </w:pPr>
      <w:r>
        <w:t xml:space="preserve">9.1  The rents and other outgoings of the Property shall be apportioned on a daily basis as at the Apportionment Day. Rents which are due but unpaid at Completion ("Arrears") shall be dealt with in accordance with clause 9.2.</w:t>
      </w:r>
    </w:p>
    <w:p>
      <w:pPr>
        <w:pStyle w:val="ListParagraph"/>
        <w:numPr>
          <w:ilvl w:val="1"/>
          <w:numId w:val="2"/>
        </w:numPr>
        <w:spacing w:after="80"/>
      </w:pPr>
      <w:r>
        <w:t xml:space="preserve">9.2  Arrears shall not be apportioned on Completion. After Completion, the Buyer shall use reasonable endeavours to recover the Arrears (but shall not be obliged to commence proceedings) and shall account to the Seller for any Arrears recovered, applying sums received from a Tenant first against current rent and then against the oldest Arrears.</w:t>
      </w:r>
    </w:p>
    <w:p>
      <w:pPr>
        <w:pStyle w:val="Heading1"/>
      </w:pPr>
      <w:r>
        <w:t xml:space="preserve">10. Insurance</w:t>
      </w:r>
    </w:p>
    <w:p>
      <w:pPr>
        <w:pStyle w:val="ListParagraph"/>
        <w:numPr>
          <w:ilvl w:val="1"/>
          <w:numId w:val="2"/>
        </w:numPr>
        <w:spacing w:after="80"/>
      </w:pPr>
      <w:r>
        <w:t xml:space="preserve">10.1  The Seller shall keep the Property insured to its full reinstatement value until Completion. The risk in the Property passes to the Buyer on exchange, and Standard Condition 7.1 (which would otherwise pass risk) is varied accordingly: the Seller shall maintain its existing policy until Completion and, on Completion, pay to the Buyer a fair proportion of any premium paid in respect of the period after Completion where the policy is continued for the Buyer's benefit.</w:t>
      </w:r>
    </w:p>
    <w:p>
      <w:pPr>
        <w:pStyle w:val="Heading1"/>
      </w:pPr>
      <w:r>
        <w:t xml:space="preserve">11. Buyer's acknowledgements and limitation of Seller's liability</w:t>
      </w:r>
    </w:p>
    <w:p>
      <w:pPr>
        <w:pStyle w:val="ListParagraph"/>
        <w:numPr>
          <w:ilvl w:val="1"/>
          <w:numId w:val="2"/>
        </w:numPr>
        <w:spacing w:after="80"/>
      </w:pPr>
      <w:r>
        <w:t xml:space="preserve">11.1  The Buyer acknowledges that it has inspected the Property and enters into this Contract solely in reliance on its own inspection and the results of its own searches and enquiries, and not in reliance on any representation, warranty or statement made by or on behalf of the Seller, save for any written replies given by the Seller's conveyancer to the Buyer's conveyancer's written pre-contract enquiries (the "Replies").</w:t>
      </w:r>
    </w:p>
    <w:p>
      <w:pPr>
        <w:pStyle w:val="ListParagraph"/>
        <w:numPr>
          <w:ilvl w:val="1"/>
          <w:numId w:val="2"/>
        </w:numPr>
        <w:spacing w:after="80"/>
      </w:pPr>
      <w:r>
        <w:t xml:space="preserve">11.2  The Seller's liability for any inaccuracy in the Replies is limited as follows: (a) the Seller shall have no liability unless the aggregate of all claims exceeds £</w:t>
      </w:r>
      <w:del w:id="109" w:author="Zoe Abbott" w:date="2026-03-05T10:00:00Z">
        <w:r>
          <w:delText xml:space="preserve">10,000</w:delText>
        </w:r>
      </w:del>
      <w:ins w:id="110" w:author="Zoe Abbott" w:date="2026-03-05T10:00:00Z">
        <w:r>
          <w:t xml:space="preserve">25,000</w:t>
        </w:r>
      </w:ins>
      <w:r>
        <w:t xml:space="preserve">, in which case the Seller shall be liable for the whole amount and not merely the excess; (b) the Seller's total aggregate liability under this Contract shall not exceed an amount equal to </w:t>
      </w:r>
      <w:del w:id="111" w:author="Zoe Abbott" w:date="2026-03-05T10:00:00Z">
        <w:r>
          <w:delText xml:space="preserve">25% of the Purchase Price</w:delText>
        </w:r>
      </w:del>
      <w:ins w:id="112" w:author="Zoe Abbott" w:date="2026-03-05T10:00:00Z">
        <w:r>
          <w:t xml:space="preserve">15% of the Purchase Price</w:t>
        </w:r>
      </w:ins>
      <w:r>
        <w:t xml:space="preserve">; and (c) no claim may be brought unless written notice is given to the Seller within </w:t>
      </w:r>
      <w:del w:id="113" w:author="Zoe Abbott" w:date="2026-03-05T10:00:00Z">
        <w:r>
          <w:delText xml:space="preserve">12 months</w:delText>
        </w:r>
      </w:del>
      <w:ins w:id="114" w:author="Zoe Abbott" w:date="2026-03-05T10:00:00Z">
        <w:r>
          <w:t xml:space="preserve">6 months</w:t>
        </w:r>
      </w:ins>
      <w:r>
        <w:t xml:space="preserve"> of the Actual Completion Date.</w:t>
      </w:r>
    </w:p>
    <w:p>
      <w:pPr>
        <w:pStyle w:val="ListParagraph"/>
        <w:numPr>
          <w:ilvl w:val="1"/>
          <w:numId w:val="2"/>
        </w:numPr>
        <w:spacing w:after="80"/>
      </w:pPr>
      <w:r>
        <w:t xml:space="preserve">11.3  Nothing in this clause 11 limits or excludes liability for fraud or fraudulent misrepresentation.</w:t>
      </w:r>
    </w:p>
    <w:p>
      <w:pPr>
        <w:pStyle w:val="Heading1"/>
      </w:pPr>
      <w:r>
        <w:t xml:space="preserve">12. Assignment</w:t>
      </w:r>
    </w:p>
    <w:p>
      <w:pPr>
        <w:pStyle w:val="ListParagraph"/>
        <w:numPr>
          <w:ilvl w:val="1"/>
          <w:numId w:val="2"/>
        </w:numPr>
        <w:spacing w:after="80"/>
      </w:pPr>
      <w:r>
        <w:t xml:space="preserve">12.1  The Buyer shall not assign, charge or otherwise deal with the benefit of this Contract before Completion without the Seller's prior written consent, save that the Buyer may assign the benefit of this Contract to another wholly-owned subsidiary of Aldous Wren Capital Limited on giving prior written notice to the Seller.</w:t>
      </w:r>
    </w:p>
    <w:p>
      <w:pPr>
        <w:pStyle w:val="Heading1"/>
      </w:pPr>
      <w:r>
        <w:t xml:space="preserve">13. Entire agreement</w:t>
      </w:r>
    </w:p>
    <w:p>
      <w:pPr>
        <w:pStyle w:val="ListParagraph"/>
        <w:numPr>
          <w:ilvl w:val="1"/>
          <w:numId w:val="2"/>
        </w:numPr>
        <w:spacing w:after="80"/>
      </w:pPr>
      <w:r>
        <w:t xml:space="preserve">13.1  This Contract and the documents referred to in it constitute the entire agreement between the parties and supersede all prior agreements, negotiations and representations. Each party acknowledges that it has not relied on any statement not set out in this Contract, but nothing limits liability for fraud.</w:t>
      </w:r>
    </w:p>
    <w:p>
      <w:pPr>
        <w:pStyle w:val="Heading1"/>
      </w:pPr>
      <w:r>
        <w:t xml:space="preserve">14. Notices</w:t>
      </w:r>
    </w:p>
    <w:p>
      <w:pPr>
        <w:pStyle w:val="ListParagraph"/>
        <w:numPr>
          <w:ilvl w:val="1"/>
          <w:numId w:val="2"/>
        </w:numPr>
        <w:spacing w:after="80"/>
      </w:pPr>
      <w:r>
        <w:t xml:space="preserve">14.1  Any notice under this Contract shall be in writing and delivered by hand or sent by first-class post or by email to the party's conveyancer at the address or email address notified for that purpose. Notice is deemed received: if by hand, when delivered; if by post, at 9.00 am on the second Business Day after posting; and if by email, at the time of sending (subject to no delivery-failure message being received).</w:t>
      </w:r>
    </w:p>
    <w:p>
      <w:pPr>
        <w:pStyle w:val="Heading1"/>
      </w:pPr>
      <w:r>
        <w:t xml:space="preserve">15. Third party rights</w:t>
      </w:r>
    </w:p>
    <w:p>
      <w:pPr>
        <w:pStyle w:val="ListParagraph"/>
        <w:numPr>
          <w:ilvl w:val="1"/>
          <w:numId w:val="2"/>
        </w:numPr>
        <w:spacing w:after="80"/>
      </w:pPr>
      <w:r>
        <w:t xml:space="preserve">15.1  A person who is not a party to this Contract has no rights under the Contracts (Rights of Third Parties) Act 1999 to enforce any of its terms.</w:t>
      </w:r>
    </w:p>
    <w:p>
      <w:pPr>
        <w:pStyle w:val="Heading1"/>
      </w:pPr>
      <w:r>
        <w:t xml:space="preserve">16. Governing law and jurisdiction</w:t>
      </w:r>
    </w:p>
    <w:p>
      <w:pPr>
        <w:pStyle w:val="ListParagraph"/>
        <w:numPr>
          <w:ilvl w:val="1"/>
          <w:numId w:val="2"/>
        </w:numPr>
        <w:spacing w:after="80"/>
      </w:pPr>
      <w:r>
        <w:t xml:space="preserve">16.1  This Contract and any dispute arising out of or in connection with it are governed by and construed in accordance with the law of England and Wales.</w:t>
      </w:r>
    </w:p>
    <w:p>
      <w:pPr>
        <w:pStyle w:val="ListParagraph"/>
        <w:numPr>
          <w:ilvl w:val="1"/>
          <w:numId w:val="2"/>
        </w:numPr>
        <w:spacing w:after="80"/>
      </w:pPr>
      <w:r>
        <w:t xml:space="preserve">16.2  The parties irrevocably submit to the exclusive jurisdiction of the courts of England and Wales.</w:t>
      </w:r>
    </w:p>
    <w:p>
      <w:r>
        <w:br w:type="page"/>
      </w:r>
    </w:p>
    <w:p>
      <w:pPr>
        <w:pStyle w:val="Heading1"/>
      </w:pPr>
      <w:r>
        <w:t xml:space="preserve">Schedule 1 — The Property</w:t>
      </w:r>
    </w:p>
    <w:p>
      <w:pPr>
        <w:spacing w:after="120"/>
      </w:pPr>
      <w:r>
        <w:t xml:space="preserve">All that freehold land and building known as Kingsmoor House, 40-46 Wellington Street, Leeds LS1 2DE, registered at HM Land Registry with title absolute under title number WYK482116, comprising a six-storey office building of approximately 58,400 sq ft (5,425 sq m) net internal area arranged over ground and five upper floors, together with a surface car park providing 34 car parking spaces to the rear, shown edged red on the title plan.</w:t>
      </w:r>
    </w:p>
    <w:p>
      <w:pPr>
        <w:pStyle w:val="Heading1"/>
      </w:pPr>
      <w:r>
        <w:t xml:space="preserve">Schedule 2 — The Occupational Leases (Tenancy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500"/>
        <w:gridCol w:w="1600"/>
        <w:gridCol w:w="1426"/>
      </w:tblGrid>
      <w:tr>
        <w:tc>
          <w:tcPr>
            <w:tcW w:type="dxa" w:w="19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Unit / Floor</w:t>
            </w:r>
          </w:p>
        </w:tc>
        <w:tc>
          <w:tcPr>
            <w:tcW w:type="dxa" w:w="26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Tenant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Term expiry</w:t>
            </w:r>
          </w:p>
        </w:tc>
        <w:tc>
          <w:tcPr>
            <w:tcW w:type="dxa" w:w="16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Passing rent (p.a.)</w:t>
            </w:r>
          </w:p>
        </w:tc>
        <w:tc>
          <w:tcPr>
            <w:tcW w:type="dxa" w:w="1426"/>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Break / review</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Ground &amp; 1st</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Meridian Software (UK) Limited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23 Jun 2032</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£312,000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Break 24 Jun 2028; review 2027</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2nd floor</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Halcyon Retail Group Limited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28 Sep 2030</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£196,500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Review Sep 2027</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3rd floor</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Aldermere Consulting LLP</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24 Mar 2031</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£188,000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Review 25 Mar 2026 (outstanding)</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4th floor</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Brookmere Asset Management plc</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10 Dec 2029</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£171,500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Break 11 Dec 2027</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5th floor (part)</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Cavendish Legal Services Ltd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31 Mar 2028</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£96,000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None</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5th floor (part)</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Northgate Recruitment Ltd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29 Sep 2027</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£54,000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None</w:t>
            </w:r>
          </w:p>
        </w:tc>
      </w:tr>
      <w:tr>
        <w:tc>
          <w:tcPr>
            <w:tcW w:type="dxa" w:w="19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Ground (retail unit)</w:t>
            </w:r>
          </w:p>
        </w:tc>
        <w:tc>
          <w:tcPr>
            <w:tcW w:type="dxa" w:w="2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The Wellington Coffee Co Ltd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24 Jun 2033</w:t>
            </w:r>
          </w:p>
        </w:tc>
        <w:tc>
          <w:tcPr>
            <w:tcW w:type="dxa" w:w="1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£25,000</w:t>
            </w:r>
          </w:p>
        </w:tc>
        <w:tc>
          <w:tcPr>
            <w:tcW w:type="dxa" w:w="14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Review 2028</w:t>
            </w:r>
          </w:p>
        </w:tc>
      </w:tr>
    </w:tbl>
    <w:p>
      <w:pPr>
        <w:spacing w:after="120"/>
      </w:pPr>
      <w:r>
        <w:rPr>
          <w:i/>
          <w:iCs/>
          <w:sz w:val="18"/>
          <w:szCs w:val="18"/>
        </w:rPr>
        <w:t xml:space="preserve">Aggregate passing rent: £1,043,000 per annum. Rent deposit deeds are held in respect of Meridian Software (UK) Limited (£138,500) and Halcyon Retail Group Limited (£50,000).</w:t>
      </w:r>
    </w:p>
    <w:p>
      <w:pPr>
        <w:pStyle w:val="Heading1"/>
      </w:pPr>
      <w:r>
        <w:t xml:space="preserve">Schedule 3 — Completion arrangements</w:t>
      </w:r>
    </w:p>
    <w:p>
      <w:pPr>
        <w:pStyle w:val="ListParagraph"/>
        <w:numPr>
          <w:ilvl w:val="0"/>
          <w:numId w:val="4"/>
        </w:numPr>
        <w:spacing w:after="60"/>
      </w:pPr>
      <w:r>
        <w:t xml:space="preserve">Completion by the Law Society Code for Completion by Post (2019).</w:t>
      </w:r>
    </w:p>
    <w:p>
      <w:pPr>
        <w:pStyle w:val="ListParagraph"/>
        <w:numPr>
          <w:ilvl w:val="0"/>
          <w:numId w:val="4"/>
        </w:numPr>
        <w:spacing w:after="60"/>
      </w:pPr>
      <w:r>
        <w:t xml:space="preserve">Balance of Purchase Price (as adjusted) transferred to the Seller's conveyancer's client account by CHAPS.</w:t>
      </w:r>
    </w:p>
    <w:p>
      <w:pPr>
        <w:pStyle w:val="ListParagraph"/>
        <w:numPr>
          <w:ilvl w:val="0"/>
          <w:numId w:val="4"/>
        </w:numPr>
        <w:spacing w:after="60"/>
      </w:pPr>
      <w:r>
        <w:t xml:space="preserve">Deposit released to the Seller on Completion, subject to clause 4.</w:t>
      </w:r>
    </w:p>
    <w:p>
      <w:pPr>
        <w:pStyle w:val="ListParagraph"/>
        <w:numPr>
          <w:ilvl w:val="0"/>
          <w:numId w:val="4"/>
        </w:numPr>
        <w:spacing w:after="60"/>
      </w:pPr>
      <w:r>
        <w:t xml:space="preserve">Seller to deliver the completion documents listed in clause 8.3 and the agreed completion checklist.</w:t>
      </w:r>
    </w:p>
    <w:p>
      <w:pPr>
        <w:pStyle w:val="Heading1"/>
      </w:pPr>
      <w:r>
        <w:t xml:space="preserve">Schedule 4 — Rent Deposit Deeds</w:t>
      </w:r>
    </w:p>
    <w:p>
      <w:pPr>
        <w:spacing w:after="120"/>
      </w:pPr>
      <w:r>
        <w:t xml:space="preserve">The Seller shall on Completion assign to the Buyer the benefit of, and account to the Buyer for the sums held under: (1) the Rent Deposit Deed dated 24 June 2022 between the Seller and Meridian Software (UK) Limited (£138,500); and (2) the Rent Deposit Deed dated 29 September 2020 between the Seller and Halcyon Retail Group Limited (£50,000).</w:t>
      </w:r>
    </w:p>
    <w:p>
      <w:pPr>
        <w:pStyle w:val="Heading1"/>
      </w:pPr>
      <w:r>
        <w:t xml:space="preserve">Schedule 5 — Form of Transfer</w:t>
      </w:r>
    </w:p>
    <w:p>
      <w:pPr>
        <w:spacing w:after="120"/>
      </w:pPr>
      <w:r>
        <w:t xml:space="preserve">The Transfer shall be in the form of Land Registry form TR1, transferring the Property with full title guarantee to the Buyer, incorporating the assignment of the benefit of the Occupational Leases and the covenants set out in this Contract.</w:t>
      </w:r>
    </w:p>
    <w:p>
      <w:r>
        <w:br w:type="page"/>
      </w:r>
    </w:p>
    <w:p>
      <w:pPr>
        <w:pStyle w:val="Heading1"/>
      </w:pPr>
      <w:r>
        <w:t xml:space="preserve">Execution</w:t>
      </w:r>
    </w:p>
    <w:p>
      <w:pPr>
        <w:spacing w:after="240"/>
      </w:pPr>
      <w:r>
        <w:t xml:space="preserve">This Contract has been entered into on the date stated at the beginning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SIGNED for and on behalf of</w:t>
            </w:r>
          </w:p>
        </w:tc>
        <w:tc>
          <w:tcPr>
            <w:tcW w:type="dxa" w:w="4513"/>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SIGNED for and on behalf of</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HARKNESS PENSION TRUSTEES LIMITED</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AWC KINGSMOOR PROPCO LIMITED</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Signature: ..............................</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Signature: ..............................</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Name: Gordon Harkness</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Name: Helena Wren</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Director</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Director</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Date: ..............................</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Date: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100"/>
    </w:pPr>
    <w:r>
      <w:rPr>
        <w:color w:val="777777"/>
        <w:sz w:val="14"/>
        <w:szCs w:val="14"/>
      </w:rPr>
      <w:t xml:space="preserve">Whitfield Carter LLP is a limited liability partnership registered in England and Wales (OC418823). Confidential and may be legally privileged.</w:t>
    </w:r>
  </w:p>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200"/>
    </w:pPr>
    <w:r>
      <w:rPr>
        <w:b/>
        <w:bCs/>
        <w:sz w:val="24"/>
        <w:szCs w:val="24"/>
      </w:rPr>
      <w:t xml:space="preserve">Whitfield Carter LLP</w:t>
    </w:r>
    <w:r>
      <w:rPr>
        <w:color w:val="555555"/>
        <w:sz w:val="16"/>
        <w:szCs w:val="16"/>
      </w:rPr>
      <w:t xml:space="preserve">	Contract for Sale — Kingsmoor 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1080"/>
      </w:pPr>
    </w:lvl>
    <w:lvl w:ilvl="2" w15:tentative="1">
      <w:start w:val="1"/>
      <w:numFmt w:val="lowerLetter"/>
      <w:lvlText w:val="(%3)"/>
      <w:lvlJc w:val="left"/>
      <w:pPr>
        <w:ind w:left="1440" w:hanging="720"/>
      </w:pPr>
    </w:lvl>
    <w:lvl w:ilvl="3" w15:tentative="1">
      <w:start w:val="1"/>
      <w:numFmt w:val="lowerRoman"/>
      <w:lvlText w:val="(%4)"/>
      <w:lvlJc w:val="left"/>
      <w:pPr>
        <w:ind w:left="1800" w:hanging="72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sz w:val="26"/>
      <w:szCs w:val="26"/>
    </w:rPr>
  </w:style>
  <w:style w:type="paragraph" w:styleId="Heading2">
    <w:name w:val="Heading 2"/>
    <w:basedOn w:val="Normal"/>
    <w:next w:val="Normal"/>
    <w:qFormat/>
    <w:pPr>
      <w:spacing w:after="120" w:before="18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2026-07-01T09:25:03.014Z</dcterms:created>
  <dcterms:modified xsi:type="dcterms:W3CDTF">2026-07-01T09:25:03.014Z</dcterms:modified>
</cp:coreProperties>
</file>

<file path=docProps/custom.xml><?xml version="1.0" encoding="utf-8"?>
<Properties xmlns="http://schemas.openxmlformats.org/officeDocument/2006/custom-properties" xmlns:vt="http://schemas.openxmlformats.org/officeDocument/2006/docPropsVTypes"/>
</file>