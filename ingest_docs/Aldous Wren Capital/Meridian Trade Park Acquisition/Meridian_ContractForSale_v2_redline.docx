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DATED  7 NOVEMBER 2025</w:t>
      </w:r>
    </w:p>
    <w:p>
      <w:r>
        <w:t xml:space="preserve"/>
      </w:r>
    </w:p>
    <w:p>
      <w:pPr>
        <w:spacing w:after="80"/>
        <w:jc w:val="center"/>
      </w:pPr>
      <w:r>
        <w:rPr>
          <w:b/>
          <w:bCs/>
          <w:sz w:val="24"/>
          <w:szCs w:val="24"/>
        </w:rPr>
        <w:t xml:space="preserve">Hartside Estates Limited</w:t>
      </w:r>
    </w:p>
    <w:p>
      <w:pPr>
        <w:spacing w:after="120"/>
        <w:jc w:val="center"/>
      </w:pPr>
      <w:r>
        <w:t xml:space="preserve">(1)</w:t>
      </w:r>
    </w:p>
    <w:p>
      <w:pPr>
        <w:spacing w:after="120"/>
        <w:jc w:val="center"/>
      </w:pPr>
      <w:r>
        <w:t xml:space="preserve">and</w:t>
      </w:r>
    </w:p>
    <w:p>
      <w:pPr>
        <w:spacing w:after="80"/>
        <w:jc w:val="center"/>
      </w:pPr>
      <w:r>
        <w:rPr>
          <w:b/>
          <w:bCs/>
          <w:sz w:val="24"/>
          <w:szCs w:val="24"/>
        </w:rPr>
        <w:t xml:space="preserve">AWC Meridian Propco Limited</w:t>
      </w:r>
    </w:p>
    <w:p>
      <w:pPr>
        <w:spacing w:after="300"/>
        <w:jc w:val="center"/>
      </w:pPr>
      <w:r>
        <w:t xml:space="preserve">(2)</w:t>
      </w:r>
    </w:p>
    <w:p>
      <w:r>
        <w:t xml:space="preserve"/>
      </w:r>
    </w:p>
    <w:p>
      <w:pPr>
        <w:spacing w:after="80"/>
        <w:jc w:val="center"/>
      </w:pPr>
      <w:r>
        <w:rPr>
          <w:b/>
          <w:bCs/>
          <w:sz w:val="26"/>
          <w:szCs w:val="26"/>
        </w:rPr>
        <w:t xml:space="preserve">CONTRACT FOR THE SALE AND PURCHASE OF</w:t>
      </w:r>
    </w:p>
    <w:p>
      <w:pPr>
        <w:spacing w:after="80"/>
        <w:jc w:val="center"/>
      </w:pPr>
      <w:r>
        <w:rPr>
          <w:b/>
          <w:bCs/>
          <w:sz w:val="26"/>
          <w:szCs w:val="26"/>
        </w:rPr>
        <w:t xml:space="preserve">THE FREEHOLD PROPERTY KNOWN AS</w:t>
      </w:r>
    </w:p>
    <w:p>
      <w:pPr>
        <w:spacing w:after="300"/>
        <w:jc w:val="center"/>
      </w:pPr>
      <w:r>
        <w:rPr>
          <w:b/>
          <w:bCs/>
          <w:sz w:val="26"/>
          <w:szCs w:val="26"/>
        </w:rPr>
        <w:t xml:space="preserve">MERIDIAN TRADE PARK, SISKIN DRIVE, COVENTRY CV3 4FJ</w:t>
      </w:r>
    </w:p>
    <w:p>
      <w:r>
        <w:t xml:space="preserve"/>
      </w:r>
    </w:p>
    <w:p>
      <w:r>
        <w:t xml:space="preserve"/>
      </w:r>
    </w:p>
    <w:p>
      <w:pPr>
        <w:spacing w:after="80"/>
        <w:jc w:val="center"/>
      </w:pPr>
      <w:r>
        <w:rPr>
          <w:sz w:val="20"/>
          <w:szCs w:val="20"/>
        </w:rPr>
        <w:t xml:space="preserve">Whitfield Carter LLP</w:t>
      </w:r>
    </w:p>
    <w:p>
      <w:pPr>
        <w:spacing w:after="80"/>
        <w:jc w:val="center"/>
      </w:pPr>
      <w:r>
        <w:rPr>
          <w:sz w:val="16"/>
          <w:szCs w:val="16"/>
        </w:rPr>
        <w:t xml:space="preserve">22 Bishopsgate, London EC2N 4BQ</w:t>
      </w:r>
    </w:p>
    <w:p>
      <w:r>
        <w:br w:type="page"/>
      </w:r>
    </w:p>
    <w:p>
      <w:pPr>
        <w:spacing w:after="160"/>
        <w:jc w:val="center"/>
      </w:pPr>
      <w:r>
        <w:rPr>
          <w:b/>
          <w:bCs/>
          <w:sz w:val="26"/>
          <w:szCs w:val="26"/>
        </w:rPr>
        <w:t xml:space="preserve">CONTRACT FOR SALE</w:t>
      </w:r>
    </w:p>
    <w:p>
      <w:pPr>
        <w:spacing w:after="80"/>
        <w:jc w:val="both"/>
      </w:pPr>
      <w:r>
        <w:t xml:space="preserve">This Contract is made on 7 November 2025</w:t>
      </w:r>
    </w:p>
    <w:p>
      <w:pPr>
        <w:pStyle w:val="Heading2"/>
      </w:pPr>
      <w:r>
        <w:t xml:space="preserve">PARTIES</w:t>
      </w:r>
    </w:p>
    <w:p>
      <w:pPr>
        <w:spacing w:after="80"/>
        <w:ind w:left="567" w:hanging="567"/>
        <w:jc w:val="both"/>
      </w:pPr>
      <w:r>
        <w:rPr>
          <w:b/>
          <w:bCs/>
        </w:rPr>
        <w:t>(1)  Hartside Estates Limited</w:t>
      </w:r>
      <w:r>
        <w:t xml:space="preserve"> (company number 06721140) whose registered office is at Pennine House, 3 Wellington Street, Leeds LS1 4HG (the “Seller”); and</w:t>
      </w:r>
    </w:p>
    <w:p>
      <w:pPr>
        <w:spacing w:after="120"/>
        <w:ind w:left="567" w:hanging="567"/>
        <w:jc w:val="both"/>
      </w:pPr>
      <w:r>
        <w:rPr>
          <w:b/>
          <w:bCs/>
        </w:rPr>
        <w:t>(2)  AWC Meridian Propco Limited</w:t>
      </w:r>
      <w:r>
        <w:t xml:space="preserve"> (company number 15402217) whose registered office is at Ground Floor, 14 Cornwall Road, London SE1 8TW (the “Buyer”).</w:t>
      </w:r>
    </w:p>
    <w:p>
      <w:pPr>
        <w:pStyle w:val="Heading2"/>
      </w:pPr>
      <w:r>
        <w:t xml:space="preserve">BACKGROUND</w:t>
      </w:r>
    </w:p>
    <w:p>
      <w:pPr>
        <w:spacing w:after="80"/>
        <w:jc w:val="both"/>
      </w:pPr>
      <w:r>
        <w:t xml:space="preserve">(A)  The Seller is the registered proprietor with freehold title absolute of the Property, which it holds as an investment subject to and with the benefit of the Occupational Leases described in Schedule 2.</w:t>
      </w:r>
    </w:p>
    <w:p>
      <w:pPr>
        <w:spacing w:after="80"/>
        <w:jc w:val="both"/>
      </w:pPr>
      <w:r>
        <w:t xml:space="preserve">(B)  The Seller has agreed to sell and the Buyer has agreed to buy the Property on the terms set out in this Contract.</w:t>
      </w:r>
    </w:p>
    <w:p>
      <w:pPr>
        <w:spacing w:after="80"/>
        <w:jc w:val="both"/>
      </w:pPr>
      <w:r>
        <w:t xml:space="preserve">(C)  The parties intend that the sale of the Property is treated as neither a supply of goods nor a supply of services for the purposes of value added tax pursuant to article 5 of the Value Added Tax (Special Provisions) Order 1995 (a transfer of a going concern).</w:t>
      </w:r>
    </w:p>
    <w:p>
      <w:pPr>
        <w:pStyle w:val="Heading1"/>
      </w:pPr>
      <w:r>
        <w:t xml:space="preserve">AGREED TERMS</w:t>
      </w:r>
    </w:p>
    <w:p>
      <w:pPr>
        <w:pStyle w:val="Heading1"/>
      </w:pPr>
      <w:r>
        <w:t xml:space="preserve">1. Definitions and interpretation</w:t>
      </w:r>
    </w:p>
    <w:p>
      <w:pPr>
        <w:spacing w:after="70"/>
        <w:ind w:left="567" w:hanging="567"/>
        <w:jc w:val="both"/>
      </w:pPr>
      <w:r>
        <w:rPr>
          <w:b/>
          <w:bCs/>
        </w:rPr>
        <w:t xml:space="preserve">1.1  </w:t>
      </w:r>
      <w:r>
        <w:t xml:space="preserve">In this Contract the following definitions apply:</w:t>
      </w:r>
    </w:p>
    <w:p>
      <w:pPr>
        <w:spacing w:after="70"/>
        <w:ind w:left="567" w:hanging="567"/>
        <w:jc w:val="both"/>
      </w:pPr>
      <w:r>
        <w:rPr>
          <w:b/>
          <w:bCs/>
        </w:rPr>
        <w:t xml:space="preserve">“Apportionment Day”</w:t>
      </w:r>
      <w:r>
        <w:t xml:space="preserve"> means the date of actual completion.</w:t>
      </w:r>
    </w:p>
    <w:p>
      <w:pPr>
        <w:spacing w:after="70"/>
        <w:ind w:left="567" w:hanging="567"/>
        <w:jc w:val="both"/>
      </w:pPr>
      <w:r>
        <w:rPr>
          <w:b/>
          <w:bCs/>
        </w:rPr>
        <w:t xml:space="preserve">“Business Day”</w:t>
      </w:r>
      <w:r>
        <w:t xml:space="preserve"> means any day other than a Saturday, Sunday or public holiday in England when banks in London are open for business.</w:t>
      </w:r>
    </w:p>
    <w:p>
      <w:pPr>
        <w:spacing w:after="70"/>
        <w:ind w:left="567" w:hanging="567"/>
        <w:jc w:val="both"/>
      </w:pPr>
      <w:r>
        <w:rPr>
          <w:b/>
          <w:bCs/>
        </w:rPr>
        <w:t xml:space="preserve">“Completion”</w:t>
      </w:r>
      <w:r>
        <w:t xml:space="preserve"> means completion of the sale and purchase of the Property under this Contract.</w:t>
      </w:r>
    </w:p>
    <w:p>
      <w:pPr>
        <w:spacing w:after="70"/>
        <w:ind w:left="567" w:hanging="567"/>
        <w:jc w:val="both"/>
      </w:pPr>
      <w:r>
        <w:rPr>
          <w:b/>
          <w:bCs/>
        </w:rPr>
        <w:t xml:space="preserve">“Completion Date”</w:t>
      </w:r>
      <w:r>
        <w:t xml:space="preserve"> means the date which is the date specified in clause 8.1 or such other date as the parties may agree in writing.</w:t>
      </w:r>
    </w:p>
    <w:p>
      <w:pPr>
        <w:spacing w:after="70"/>
        <w:ind w:left="567" w:hanging="567"/>
        <w:jc w:val="both"/>
      </w:pPr>
      <w:r>
        <w:rPr>
          <w:b/>
          <w:bCs/>
        </w:rPr>
        <w:t xml:space="preserve">“Conditions”</w:t>
      </w:r>
      <w:r>
        <w:t xml:space="preserve"> means the Standard Commercial Property Conditions (Third Edition — 2018 Revision) as amended or varied by this Contract.</w:t>
      </w:r>
    </w:p>
    <w:p>
      <w:pPr>
        <w:spacing w:after="70"/>
        <w:ind w:left="567" w:hanging="567"/>
        <w:jc w:val="both"/>
      </w:pPr>
      <w:r>
        <w:rPr>
          <w:b/>
          <w:bCs/>
        </w:rPr>
        <w:t xml:space="preserve">“Contract Rate”</w:t>
      </w:r>
      <w:r>
        <w:t xml:space="preserve"> means 4 per cent per annum above the base lending rate from time to time of Pennine Business Bank plc.</w:t>
      </w:r>
    </w:p>
    <w:p>
      <w:pPr>
        <w:spacing w:after="70"/>
        <w:ind w:left="567" w:hanging="567"/>
        <w:jc w:val="both"/>
      </w:pPr>
      <w:r>
        <w:rPr>
          <w:b/>
          <w:bCs/>
        </w:rPr>
        <w:t xml:space="preserve">“Deposit”</w:t>
      </w:r>
      <w:r>
        <w:t xml:space="preserve"> means £737,500.00, being five per cent of the Purchase Price.</w:t>
      </w:r>
    </w:p>
    <w:p>
      <w:pPr>
        <w:spacing w:after="70"/>
        <w:ind w:left="567" w:hanging="567"/>
        <w:jc w:val="both"/>
      </w:pPr>
      <w:r>
        <w:rPr>
          <w:b/>
          <w:bCs/>
        </w:rPr>
        <w:t xml:space="preserve">“Occupational Leases”</w:t>
      </w:r>
      <w:r>
        <w:t xml:space="preserve"> means the leases, tenancies and licences to occupy the Property listed in Schedule 2 and any document supplemental to them.</w:t>
      </w:r>
    </w:p>
    <w:p>
      <w:pPr>
        <w:spacing w:after="70"/>
        <w:ind w:left="567" w:hanging="567"/>
        <w:jc w:val="both"/>
      </w:pPr>
      <w:r>
        <w:rPr>
          <w:b/>
          <w:bCs/>
        </w:rPr>
        <w:t xml:space="preserve">“Overage Agreement”</w:t>
      </w:r>
      <w:r>
        <w:t xml:space="preserve"> means the deed of overage in the agreed form to be entered into on Completion and described in clause 11.</w:t>
      </w:r>
    </w:p>
    <w:p>
      <w:pPr>
        <w:spacing w:after="70"/>
        <w:ind w:left="567" w:hanging="567"/>
        <w:jc w:val="both"/>
      </w:pPr>
      <w:r>
        <w:rPr>
          <w:b/>
          <w:bCs/>
        </w:rPr>
        <w:t xml:space="preserve">“Property”</w:t>
      </w:r>
      <w:r>
        <w:t xml:space="preserve"> means the freehold property known as Meridian Trade Park, Siskin Drive, Coventry CV3 4FJ registered at HM Land Registry under title number WM918244, together with all buildings, fixtures and appurtenances.</w:t>
      </w:r>
    </w:p>
    <w:p>
      <w:pPr>
        <w:spacing w:after="70"/>
        <w:ind w:left="567" w:hanging="567"/>
        <w:jc w:val="both"/>
      </w:pPr>
      <w:r>
        <w:rPr>
          <w:b/>
          <w:bCs/>
        </w:rPr>
        <w:t xml:space="preserve">“Purchase Price”</w:t>
      </w:r>
      <w:r>
        <w:t xml:space="preserve"> means £</w:t>
      </w:r>
      <w:del w:id="9001" w:author="Amelia Hart" w:date="2025-11-21T11:20:00Z">
        <w:r>
          <w:delText xml:space="preserve">14,750,000.00</w:delText>
        </w:r>
      </w:del>
      <w:ins w:id="9002" w:author="Amelia Hart" w:date="2025-11-21T11:20:00Z">
        <w:r>
          <w:t xml:space="preserve">14,250,000.00</w:t>
        </w:r>
      </w:ins>
      <w:r>
        <w:t xml:space="preserve">.</w:t>
      </w:r>
    </w:p>
    <w:p>
      <w:pPr>
        <w:spacing w:after="70"/>
        <w:ind w:left="567" w:hanging="567"/>
        <w:jc w:val="both"/>
      </w:pPr>
      <w:r>
        <w:rPr>
          <w:b/>
          <w:bCs/>
        </w:rPr>
        <w:t xml:space="preserve">“Rent Deposit Deed”</w:t>
      </w:r>
      <w:r>
        <w:t xml:space="preserve"> means the deed in the agreed form by which the rent deposit of £84,000 held in respect of Unit 6 is assigned to the Buyer on Completion.</w:t>
      </w:r>
    </w:p>
    <w:p>
      <w:pPr>
        <w:spacing w:after="70"/>
        <w:ind w:left="567" w:hanging="567"/>
        <w:jc w:val="both"/>
      </w:pPr>
      <w:r>
        <w:rPr>
          <w:b/>
          <w:bCs/>
        </w:rPr>
        <w:t xml:space="preserve">“TOGC”</w:t>
      </w:r>
      <w:r>
        <w:t xml:space="preserve"> means a transfer of a going concern for VAT purposes.</w:t>
      </w:r>
    </w:p>
    <w:p>
      <w:pPr>
        <w:spacing w:after="70"/>
        <w:ind w:left="567" w:hanging="567"/>
        <w:jc w:val="both"/>
      </w:pPr>
      <w:r>
        <w:rPr>
          <w:b/>
          <w:bCs/>
        </w:rPr>
        <w:t xml:space="preserve">“Transfer”</w:t>
      </w:r>
      <w:r>
        <w:t xml:space="preserve"> means the transfer of the Property to the Buyer in the form set out in Schedule 4.</w:t>
      </w:r>
    </w:p>
    <w:p>
      <w:pPr>
        <w:spacing w:after="70"/>
        <w:ind w:left="567" w:hanging="567"/>
        <w:jc w:val="both"/>
      </w:pPr>
      <w:r>
        <w:rPr>
          <w:b/>
          <w:bCs/>
        </w:rPr>
        <w:t xml:space="preserve">“VAT”</w:t>
      </w:r>
      <w:r>
        <w:t xml:space="preserve"> means value added tax chargeable under the Value Added Tax Act 1994 or any similar tax.</w:t>
      </w:r>
    </w:p>
    <w:p>
      <w:pPr>
        <w:spacing w:after="70"/>
        <w:ind w:left="567" w:hanging="567"/>
        <w:jc w:val="both"/>
      </w:pPr>
      <w:r>
        <w:rPr>
          <w:b/>
          <w:bCs/>
        </w:rPr>
        <w:t xml:space="preserve">1.2  </w:t>
      </w:r>
      <w:r>
        <w:t xml:space="preserve">Clause and Schedule headings do not affect the interpretation of this Contract. References to clauses and Schedules are to the clauses of and Schedules to this Contract. A reference to a statute is a reference to it as amended or re-enacted from time to time.</w:t>
      </w:r>
    </w:p>
    <w:p>
      <w:pPr>
        <w:spacing w:after="70"/>
        <w:ind w:left="567" w:hanging="567"/>
        <w:jc w:val="both"/>
      </w:pPr>
      <w:r>
        <w:rPr>
          <w:b/>
          <w:bCs/>
        </w:rPr>
        <w:t xml:space="preserve">1.3  </w:t>
      </w:r>
      <w:r>
        <w:t xml:space="preserve">The Schedules form part of this Contract and have the same force and effect as if set out in the body of this Contract.</w:t>
      </w:r>
    </w:p>
    <w:p>
      <w:pPr>
        <w:pStyle w:val="Heading1"/>
      </w:pPr>
      <w:r>
        <w:t xml:space="preserve">2. Sale and purchase</w:t>
      </w:r>
    </w:p>
    <w:p>
      <w:pPr>
        <w:spacing w:after="70"/>
        <w:ind w:left="567" w:hanging="567"/>
        <w:jc w:val="both"/>
      </w:pPr>
      <w:r>
        <w:rPr>
          <w:b/>
          <w:bCs/>
        </w:rPr>
        <w:t xml:space="preserve">2.1  </w:t>
      </w:r>
      <w:r>
        <w:t xml:space="preserve">The Seller will sell and the Buyer will buy the Property for the Purchase Price subject to and with the benefit of the Occupational Leases, the matters contained or referred to in the property and charges registers of title number WM918244 (other than financial charges) and the matters disclosed in the replies to enquiries given by the Seller before the date of this Contract.</w:t>
      </w:r>
    </w:p>
    <w:p>
      <w:pPr>
        <w:spacing w:after="70"/>
        <w:ind w:left="567" w:hanging="567"/>
        <w:jc w:val="both"/>
      </w:pPr>
      <w:r>
        <w:rPr>
          <w:b/>
          <w:bCs/>
        </w:rPr>
        <w:t xml:space="preserve">2.2  </w:t>
      </w:r>
      <w:r>
        <w:t xml:space="preserve">The Seller sells with full title guarantee, save that the Property is sold subject to the Occupational Leases and the incumbrances referred to in clause 2.1.</w:t>
      </w:r>
    </w:p>
    <w:p>
      <w:pPr>
        <w:spacing w:after="70"/>
        <w:ind w:left="567" w:hanging="567"/>
        <w:jc w:val="both"/>
      </w:pPr>
      <w:r>
        <w:rPr>
          <w:b/>
          <w:bCs/>
        </w:rPr>
        <w:t xml:space="preserve">2.3  </w:t>
      </w:r>
      <w:r>
        <w:t xml:space="preserve">The fixtures, fittings and equipment listed in Schedule 3 are included in the sale at no additional cost. No chattels are included other than those listed.</w:t>
      </w:r>
    </w:p>
    <w:p>
      <w:pPr>
        <w:pStyle w:val="Heading1"/>
      </w:pPr>
      <w:r>
        <w:t xml:space="preserve">3. Incorporation of standard conditions</w:t>
      </w:r>
    </w:p>
    <w:p>
      <w:pPr>
        <w:spacing w:after="70"/>
        <w:ind w:left="567" w:hanging="567"/>
        <w:jc w:val="both"/>
      </w:pPr>
      <w:r>
        <w:rPr>
          <w:b/>
          <w:bCs/>
        </w:rPr>
        <w:t xml:space="preserve">3.1  </w:t>
      </w:r>
      <w:r>
        <w:t xml:space="preserve">The Conditions are incorporated in this Contract so far as they: (a) are not inconsistent with the other terms of this Contract; and (b) have not been modified or excluded by any of them.</w:t>
      </w:r>
    </w:p>
    <w:p>
      <w:pPr>
        <w:spacing w:after="70"/>
        <w:ind w:left="567" w:hanging="567"/>
        <w:jc w:val="both"/>
      </w:pPr>
      <w:r>
        <w:rPr>
          <w:b/>
          <w:bCs/>
        </w:rPr>
        <w:t xml:space="preserve">3.2  </w:t>
      </w:r>
      <w:r>
        <w:t xml:space="preserve">Condition 1.1.1(d) (completion time) is varied so that, if the money due on Completion is received after 2.00 pm, Completion is to be treated, for the purposes only of Conditions 9.3 (apportionments) and 9.4 (compensation), as taking place on the next Business Day.</w:t>
      </w:r>
    </w:p>
    <w:p>
      <w:pPr>
        <w:spacing w:after="70"/>
        <w:ind w:left="567" w:hanging="567"/>
        <w:jc w:val="both"/>
      </w:pPr>
      <w:r>
        <w:rPr>
          <w:b/>
          <w:bCs/>
        </w:rPr>
        <w:t xml:space="preserve">3.3  </w:t>
      </w:r>
      <w:r>
        <w:t xml:space="preserve">Conditions 10.2.2 to 10.2.6 inclusive (VAT) do not apply. The provisions of clause 6 (VAT and TOGC) apply instead.</w:t>
      </w:r>
    </w:p>
    <w:p>
      <w:pPr>
        <w:spacing w:after="70"/>
        <w:ind w:left="567" w:hanging="567"/>
        <w:jc w:val="both"/>
      </w:pPr>
      <w:r>
        <w:rPr>
          <w:b/>
          <w:bCs/>
        </w:rPr>
        <w:t xml:space="preserve">3.4  </w:t>
      </w:r>
      <w:r>
        <w:t xml:space="preserve">Condition 7.1 (errors and omissions) applies. The Buyer accepts the Property in the physical state and condition it is in at the date of this Contract and the Buyer has had the opportunity to commission a survey of the Property.</w:t>
      </w:r>
    </w:p>
    <w:p>
      <w:pPr>
        <w:pStyle w:val="Heading1"/>
      </w:pPr>
      <w:r>
        <w:t xml:space="preserve">4. Deposit</w:t>
      </w:r>
    </w:p>
    <w:p>
      <w:pPr>
        <w:spacing w:after="70"/>
        <w:ind w:left="567" w:hanging="567"/>
        <w:jc w:val="both"/>
      </w:pPr>
      <w:r>
        <w:rPr>
          <w:b/>
          <w:bCs/>
        </w:rPr>
        <w:t xml:space="preserve">4.1  </w:t>
      </w:r>
      <w:r>
        <w:t xml:space="preserve">On the date of this Contract the Buyer will pay the Deposit to the Seller’s solicitors by electronic transfer of cleared funds.</w:t>
      </w:r>
    </w:p>
    <w:p>
      <w:pPr>
        <w:spacing w:after="70"/>
        <w:ind w:left="567" w:hanging="567"/>
        <w:jc w:val="both"/>
      </w:pPr>
      <w:r>
        <w:rPr>
          <w:b/>
          <w:bCs/>
        </w:rPr>
        <w:t xml:space="preserve">4.2  </w:t>
      </w:r>
      <w:r>
        <w:t xml:space="preserve">The Deposit is to be held by the Seller’s solicitors as stakeholder and paid to the Seller on Completion together with any interest accrued.</w:t>
      </w:r>
    </w:p>
    <w:p>
      <w:pPr>
        <w:spacing w:after="70"/>
        <w:ind w:left="567" w:hanging="567"/>
        <w:jc w:val="both"/>
      </w:pPr>
      <w:r>
        <w:rPr>
          <w:b/>
          <w:bCs/>
        </w:rPr>
        <w:t xml:space="preserve">4.3  </w:t>
      </w:r>
      <w:r>
        <w:t xml:space="preserve">If this Contract is rescinded in circumstances in which the Buyer is entitled to the return of the Deposit, the Deposit and any accrued interest is to be repaid to the Buyer without delay.</w:t>
      </w:r>
    </w:p>
    <w:p>
      <w:pPr>
        <w:pStyle w:val="Heading1"/>
      </w:pPr>
      <w:r>
        <w:t xml:space="preserve">5. Title</w:t>
      </w:r>
    </w:p>
    <w:p>
      <w:pPr>
        <w:spacing w:after="70"/>
        <w:ind w:left="567" w:hanging="567"/>
        <w:jc w:val="both"/>
      </w:pPr>
      <w:r>
        <w:rPr>
          <w:b/>
          <w:bCs/>
        </w:rPr>
        <w:t xml:space="preserve">5.1  </w:t>
      </w:r>
      <w:r>
        <w:t xml:space="preserve">The Seller’s title to the Property has been deduced to the Buyer’s solicitors before the date of this Contract by reference to the official copies of the registers of title number WM918244 and the title plan.</w:t>
      </w:r>
    </w:p>
    <w:p>
      <w:pPr>
        <w:spacing w:after="70"/>
        <w:ind w:left="567" w:hanging="567"/>
        <w:jc w:val="both"/>
      </w:pPr>
      <w:r>
        <w:rPr>
          <w:b/>
          <w:bCs/>
        </w:rPr>
        <w:t xml:space="preserve">5.2  </w:t>
      </w:r>
      <w:r>
        <w:t xml:space="preserve">The Buyer is deemed to have full knowledge of the matters referred to in clause 5.1 and may raise no requisition or objection in relation to them, save in respect of any matter registered or recorded after the date of the official copies supplied to the Buyer.</w:t>
      </w:r>
    </w:p>
    <w:p>
      <w:pPr>
        <w:spacing w:after="70"/>
        <w:ind w:left="567" w:hanging="567"/>
        <w:jc w:val="both"/>
      </w:pPr>
      <w:r>
        <w:rPr>
          <w:b/>
          <w:bCs/>
        </w:rPr>
        <w:t xml:space="preserve">5.3  </w:t>
      </w:r>
      <w:r>
        <w:t xml:space="preserve">On Completion the Seller will give to the Buyer the documents of title specified in the completion arrangements and a form DS1 or evidence satisfactory to the Buyer that the registered charge in favour of the Seller’s existing lender will be discharged.</w:t>
      </w:r>
    </w:p>
    <w:p>
      <w:pPr>
        <w:pStyle w:val="Heading1"/>
      </w:pPr>
      <w:r>
        <w:t xml:space="preserve">6. VAT and transfer of a going concern</w:t>
      </w:r>
    </w:p>
    <w:p>
      <w:pPr>
        <w:spacing w:after="70"/>
        <w:ind w:left="567" w:hanging="567"/>
        <w:jc w:val="both"/>
      </w:pPr>
      <w:r>
        <w:rPr>
          <w:b/>
          <w:bCs/>
        </w:rPr>
        <w:t xml:space="preserve">6.1  </w:t>
      </w:r>
      <w:r>
        <w:t xml:space="preserve">The parties intend, and will use reasonable endeavours to ensure, that the sale of the Property is treated as a TOGC and is therefore neither a supply of goods nor a supply of services for VAT purposes.</w:t>
      </w:r>
    </w:p>
    <w:p>
      <w:pPr>
        <w:spacing w:after="70"/>
        <w:ind w:left="567" w:hanging="567"/>
        <w:jc w:val="both"/>
      </w:pPr>
      <w:r>
        <w:rPr>
          <w:b/>
          <w:bCs/>
        </w:rPr>
        <w:t xml:space="preserve">6.2  </w:t>
      </w:r>
      <w:r>
        <w:t xml:space="preserve">The Buyer warrants that, on or before Completion, it: (a) is or will be registered for VAT; (b) has exercised, and will have notified to HM Revenue &amp; Customs, an option to tax the Property with effect from a date no later than the Apportionment Day; and (c) has notified the Seller in writing that article 5(2B) of the Value Added Tax (Special Provisions) Order 1995 will not apply.</w:t>
      </w:r>
    </w:p>
    <w:p>
      <w:pPr>
        <w:spacing w:after="70"/>
        <w:ind w:left="567" w:hanging="567"/>
        <w:jc w:val="both"/>
      </w:pPr>
      <w:r>
        <w:rPr>
          <w:b/>
          <w:bCs/>
        </w:rPr>
        <w:t xml:space="preserve">6.3  </w:t>
      </w:r>
      <w:r>
        <w:t xml:space="preserve">If, despite clause 6.1, VAT is chargeable on the sale, the Buyer will pay that VAT to the Seller (against a valid VAT invoice) within five Business Days of demand, and the Seller will account for it to HM Revenue &amp; Customs.</w:t>
      </w:r>
    </w:p>
    <w:p>
      <w:pPr>
        <w:spacing w:after="70"/>
        <w:ind w:left="567" w:hanging="567"/>
        <w:jc w:val="both"/>
      </w:pPr>
      <w:r>
        <w:rPr>
          <w:b/>
          <w:bCs/>
        </w:rPr>
        <w:t xml:space="preserve">6.4  </w:t>
      </w:r>
      <w:r>
        <w:t xml:space="preserve">The Seller will deliver the records referred to in section 49 of the Value Added Tax Act 1994 to the Buyer on Completion, and the Buyer will preserve those records for the period required by law and permit the Seller reasonable access to them.</w:t>
      </w:r>
    </w:p>
    <w:p>
      <w:pPr>
        <w:pStyle w:val="Heading1"/>
      </w:pPr>
      <w:r>
        <w:t xml:space="preserve">7. Occupational Leases and income</w:t>
      </w:r>
    </w:p>
    <w:p>
      <w:pPr>
        <w:spacing w:after="70"/>
        <w:ind w:left="567" w:hanging="567"/>
        <w:jc w:val="both"/>
      </w:pPr>
      <w:r>
        <w:rPr>
          <w:b/>
          <w:bCs/>
        </w:rPr>
        <w:t xml:space="preserve">7.1  </w:t>
      </w:r>
      <w:r>
        <w:t xml:space="preserve">The Property is sold subject to and with the benefit of the Occupational Leases. The aggregate passing rent under the Occupational Leases at the date of this Contract is £1,086,400 per annum, as set out in Schedule 2.</w:t>
      </w:r>
    </w:p>
    <w:p>
      <w:pPr>
        <w:spacing w:after="70"/>
        <w:ind w:left="567" w:hanging="567"/>
        <w:jc w:val="both"/>
      </w:pPr>
      <w:r>
        <w:rPr>
          <w:b/>
          <w:bCs/>
        </w:rPr>
        <w:t xml:space="preserve">7.2  </w:t>
      </w:r>
      <w:r>
        <w:t xml:space="preserve">Between the date of this Contract and Completion the Seller will: (a) manage the Property in accordance with the principles of good estate management; (b) not without the Buyer’s written consent (not to be unreasonably withheld) grant, surrender, vary or agree to vary any of the Occupational Leases, or accept the surrender of any of them, or commence forfeiture proceedings; and (c) not without the Buyer’s written consent agree any rent review or licence under the Occupational Leases.</w:t>
      </w:r>
    </w:p>
    <w:p>
      <w:pPr>
        <w:spacing w:after="70"/>
        <w:ind w:left="567" w:hanging="567"/>
        <w:jc w:val="both"/>
      </w:pPr>
      <w:r>
        <w:rPr>
          <w:b/>
          <w:bCs/>
        </w:rPr>
        <w:t xml:space="preserve">7.3  </w:t>
      </w:r>
      <w:r>
        <w:t xml:space="preserve">The Seller will account to the Buyer on Completion for all rent deposits held under the Occupational Leases, and the parties will enter into the Rent Deposit Deed in respect of the rent deposit held for Unit 6.</w:t>
      </w:r>
    </w:p>
    <w:p>
      <w:pPr>
        <w:spacing w:after="70"/>
        <w:ind w:left="567" w:hanging="567"/>
        <w:jc w:val="both"/>
      </w:pPr>
      <w:r>
        <w:rPr>
          <w:b/>
          <w:bCs/>
        </w:rPr>
        <w:t xml:space="preserve">7.4  </w:t>
      </w:r>
      <w:r>
        <w:t xml:space="preserve">Unit 5 is sold with vacant possession. The Seller warrants that, save for Unit 5, the Property is fully let on the terms of the Occupational Leases and that there are no rent arrears exceeding one quarter’s rent as at the date of this Contract other than as disclosed.</w:t>
      </w:r>
    </w:p>
    <w:p>
      <w:pPr>
        <w:pStyle w:val="Heading1"/>
      </w:pPr>
      <w:r>
        <w:t xml:space="preserve">8. Completion</w:t>
      </w:r>
    </w:p>
    <w:p>
      <w:pPr>
        <w:spacing w:after="70"/>
        <w:ind w:left="567" w:hanging="567"/>
        <w:jc w:val="both"/>
      </w:pPr>
      <w:r>
        <w:rPr>
          <w:b/>
          <w:bCs/>
        </w:rPr>
        <w:t xml:space="preserve">8.1  </w:t>
      </w:r>
      <w:r>
        <w:t xml:space="preserve">Completion will take place on 19 January 2026 (the “Completion Date”), or on such other date as the parties may agree in writing, at the offices of the Seller’s solicitors or remotely in accordance with the Law Society Code for Completion by Post.</w:t>
      </w:r>
    </w:p>
    <w:p>
      <w:pPr>
        <w:spacing w:after="70"/>
        <w:ind w:left="567" w:hanging="567"/>
        <w:jc w:val="both"/>
      </w:pPr>
      <w:r>
        <w:rPr>
          <w:b/>
          <w:bCs/>
        </w:rPr>
        <w:t xml:space="preserve">8.2  </w:t>
      </w:r>
      <w:r>
        <w:t xml:space="preserve">On Completion the Buyer will pay to the Seller’s solicitors the balance of the Purchase Price (after deduction of the Deposit and after adjustment for the apportionments and the Retention referred to in clause 9) by electronic transfer of cleared funds.</w:t>
      </w:r>
    </w:p>
    <w:p>
      <w:pPr>
        <w:spacing w:after="70"/>
        <w:ind w:left="567" w:hanging="567"/>
        <w:jc w:val="both"/>
      </w:pPr>
      <w:r>
        <w:rPr>
          <w:b/>
          <w:bCs/>
        </w:rPr>
        <w:t xml:space="preserve">8.3  </w:t>
      </w:r>
      <w:r>
        <w:t xml:space="preserve">Completion of the sale and purchase, the entry into of the Rent Deposit Deed and the entry into of the Overage Agreement are interdependent and will take place contemporaneously.</w:t>
      </w:r>
    </w:p>
    <w:p>
      <w:pPr>
        <w:spacing w:after="70"/>
        <w:ind w:left="567" w:hanging="567"/>
        <w:jc w:val="both"/>
      </w:pPr>
      <w:r>
        <w:rPr>
          <w:b/>
          <w:bCs/>
        </w:rPr>
        <w:t xml:space="preserve">8.4  </w:t>
      </w:r>
      <w:r>
        <w:t xml:space="preserve">If Completion does not take place because of the default of one party, the other may serve a notice to complete in accordance with Condition 8.8, on service of which time is of the essence.</w:t>
      </w:r>
    </w:p>
    <w:p>
      <w:pPr>
        <w:pStyle w:val="Heading1"/>
      </w:pPr>
      <w:r>
        <w:t xml:space="preserve">9. Apportionments and Retention</w:t>
      </w:r>
    </w:p>
    <w:p>
      <w:pPr>
        <w:spacing w:after="70"/>
        <w:ind w:left="567" w:hanging="567"/>
        <w:jc w:val="both"/>
      </w:pPr>
      <w:r>
        <w:rPr>
          <w:b/>
          <w:bCs/>
        </w:rPr>
        <w:t xml:space="preserve">9.1  </w:t>
      </w:r>
      <w:r>
        <w:t xml:space="preserve">The income and outgoings of the Property are to be apportioned on a daily basis as at the Apportionment Day, with the Seller entitled to the income and liable for the outgoings up to (but excluding) the Apportionment Day and the Buyer thereafter.</w:t>
      </w:r>
    </w:p>
    <w:p>
      <w:pPr>
        <w:spacing w:after="70"/>
        <w:ind w:left="567" w:hanging="567"/>
        <w:jc w:val="both"/>
      </w:pPr>
      <w:r>
        <w:rPr>
          <w:b/>
          <w:bCs/>
        </w:rPr>
        <w:t xml:space="preserve">9.2  </w:t>
      </w:r>
      <w:r>
        <w:t xml:space="preserve">Rents which are due but unpaid at Completion will not be apportioned; the Buyer will use reasonable endeavours after Completion to recover them and will account to the Seller for any sums recovered (after the current period’s rent), less the Buyer’s reasonable costs of recovery.</w:t>
      </w:r>
    </w:p>
    <w:p>
      <w:pPr>
        <w:spacing w:after="70"/>
        <w:ind w:left="567" w:hanging="567"/>
        <w:jc w:val="both"/>
      </w:pPr>
      <w:r>
        <w:rPr>
          <w:b/>
          <w:bCs/>
        </w:rPr>
        <w:t xml:space="preserve">9.3  </w:t>
      </w:r>
      <w:r>
        <w:t xml:space="preserve">A retention of £</w:t>
      </w:r>
      <w:del w:id="9003" w:author="Amelia Hart" w:date="2025-11-21T11:24:00Z">
        <w:r>
          <w:delText xml:space="preserve">65,000</w:delText>
        </w:r>
      </w:del>
      <w:ins w:id="9004" w:author="Amelia Hart" w:date="2025-11-21T11:24:00Z">
        <w:r>
          <w:t xml:space="preserve">75,000</w:t>
        </w:r>
      </w:ins>
      <w:r>
        <w:t xml:space="preserve"> (the “Retention”) will be deducted from the balance of the Purchase Price on Completion and held by the Seller’s solicitors as stakeholder pending completion of the roof repairs to Unit 2 described in the agreed specification, and will be released in accordance with Schedule 5.</w:t>
      </w:r>
    </w:p>
    <w:p>
      <w:pPr>
        <w:pStyle w:val="Heading1"/>
      </w:pPr>
      <w:r>
        <w:t xml:space="preserve">10. Risk and insurance</w:t>
      </w:r>
    </w:p>
    <w:p>
      <w:pPr>
        <w:spacing w:after="70"/>
        <w:ind w:left="567" w:hanging="567"/>
        <w:jc w:val="both"/>
      </w:pPr>
      <w:r>
        <w:rPr>
          <w:b/>
          <w:bCs/>
        </w:rPr>
        <w:t xml:space="preserve">10.1  </w:t>
      </w:r>
      <w:r>
        <w:t xml:space="preserve">The Property is at the risk of the Buyer from the date of this Contract. The Seller is under no obligation to insure the Property and Conditions 7.1.2 and 7.1.3 do not apply.</w:t>
      </w:r>
    </w:p>
    <w:p>
      <w:pPr>
        <w:spacing w:after="70"/>
        <w:ind w:left="567" w:hanging="567"/>
        <w:jc w:val="both"/>
      </w:pPr>
      <w:r>
        <w:rPr>
          <w:b/>
          <w:bCs/>
        </w:rPr>
        <w:t xml:space="preserve">10.2  </w:t>
      </w:r>
      <w:r>
        <w:t xml:space="preserve">The Buyer is to insure the Property from the date of this Contract. The Seller will, however, maintain its existing buildings insurance until Completion and will not be obliged to lay out any insurance proceeds in reinstatement.</w:t>
      </w:r>
    </w:p>
    <w:p>
      <w:pPr>
        <w:pStyle w:val="Heading1"/>
      </w:pPr>
      <w:r>
        <w:t xml:space="preserve">11. Overage</w:t>
      </w:r>
    </w:p>
    <w:p>
      <w:pPr>
        <w:spacing w:after="70"/>
        <w:ind w:left="567" w:hanging="567"/>
        <w:jc w:val="both"/>
      </w:pPr>
      <w:r>
        <w:rPr>
          <w:b/>
          <w:bCs/>
        </w:rPr>
        <w:t xml:space="preserve">11.1  </w:t>
      </w:r>
      <w:r>
        <w:t xml:space="preserve">On Completion the parties will enter into the Overage Agreement, under which the Buyer will covenant to pay to the Seller 30% of the increase in the open market value of the Property attributable to the grant of any planning permission for residential development of all or part of the Property within five years of Completion.</w:t>
      </w:r>
    </w:p>
    <w:p>
      <w:pPr>
        <w:spacing w:after="70"/>
        <w:ind w:left="567" w:hanging="567"/>
        <w:jc w:val="both"/>
      </w:pPr>
      <w:r>
        <w:rPr>
          <w:b/>
          <w:bCs/>
        </w:rPr>
        <w:t xml:space="preserve">11.2  </w:t>
      </w:r>
      <w:r>
        <w:t xml:space="preserve">The Buyer’s obligations under the Overage Agreement will be secured by a restriction in the proprietorship register of the title to the Property in the standard form preventing a disposition without a certificate of compliance.</w:t>
      </w:r>
    </w:p>
    <w:p>
      <w:pPr>
        <w:pStyle w:val="Heading1"/>
      </w:pPr>
      <w:r>
        <w:t xml:space="preserve">12. Buyer’s covenants</w:t>
      </w:r>
    </w:p>
    <w:p>
      <w:pPr>
        <w:spacing w:after="70"/>
        <w:ind w:left="567" w:hanging="567"/>
        <w:jc w:val="both"/>
      </w:pPr>
      <w:r>
        <w:rPr>
          <w:b/>
          <w:bCs/>
        </w:rPr>
        <w:t xml:space="preserve">12.1  </w:t>
      </w:r>
      <w:r>
        <w:t xml:space="preserve">With effect from Completion the Buyer will observe and perform the covenants and obligations on the part of the landlord under the Occupational Leases and will indemnify the Seller against all liability arising under them after Completion.</w:t>
      </w:r>
    </w:p>
    <w:p>
      <w:pPr>
        <w:spacing w:after="70"/>
        <w:ind w:left="567" w:hanging="567"/>
        <w:jc w:val="both"/>
      </w:pPr>
      <w:r>
        <w:rPr>
          <w:b/>
          <w:bCs/>
        </w:rPr>
        <w:t xml:space="preserve">12.2  </w:t>
      </w:r>
      <w:r>
        <w:t xml:space="preserve">The Buyer will, as soon as reasonably practicable after Completion, give notice of the assignment of the reversion to each tenant under the Occupational Leases and to the depositor under the Rent Deposit Deed.</w:t>
      </w:r>
    </w:p>
    <w:p>
      <w:pPr>
        <w:pStyle w:val="Heading1"/>
      </w:pPr>
      <w:r>
        <w:t xml:space="preserve">13. Seller’s warranties</w:t>
      </w:r>
    </w:p>
    <w:p>
      <w:pPr>
        <w:spacing w:after="70"/>
        <w:ind w:left="567" w:hanging="567"/>
        <w:jc w:val="both"/>
      </w:pPr>
      <w:r>
        <w:rPr>
          <w:b/>
          <w:bCs/>
        </w:rPr>
        <w:t xml:space="preserve">13.1  </w:t>
      </w:r>
      <w:r>
        <w:t xml:space="preserve">The Seller warrants to the Buyer that, except as disclosed in the replies to enquiries and the documents supplied to the Buyer’s solicitors before the date of this Contract:</w:t>
      </w:r>
    </w:p>
    <w:p>
      <w:pPr>
        <w:spacing w:after="60"/>
        <w:ind w:left="1134" w:hanging="454"/>
        <w:jc w:val="both"/>
      </w:pPr>
      <w:r>
        <w:t>(a)  the particulars of the Occupational Leases in Schedule 2 are true and complete in all material respects;</w:t>
      </w:r>
    </w:p>
    <w:p>
      <w:pPr>
        <w:spacing w:after="60"/>
        <w:ind w:left="1134" w:hanging="454"/>
        <w:jc w:val="both"/>
      </w:pPr>
      <w:r>
        <w:t>(b)  there are no subsisting material breaches by the Seller of its obligations as landlord under the Occupational Leases;</w:t>
      </w:r>
    </w:p>
    <w:p>
      <w:pPr>
        <w:spacing w:after="60"/>
        <w:ind w:left="1134" w:hanging="454"/>
        <w:jc w:val="both"/>
      </w:pPr>
      <w:r>
        <w:t>(c)  the Seller has not received written notice of any material breach of covenant by any tenant which remains outstanding, other than as disclosed in respect of Unit 6;</w:t>
      </w:r>
    </w:p>
    <w:p>
      <w:pPr>
        <w:spacing w:after="60"/>
        <w:ind w:left="1134" w:hanging="454"/>
        <w:jc w:val="both"/>
      </w:pPr>
      <w:r>
        <w:t>(d)  no rent reviews under the Occupational Leases are currently the subject of a referral to an expert or arbitrator; and</w:t>
      </w:r>
    </w:p>
    <w:p>
      <w:pPr>
        <w:spacing w:after="60"/>
        <w:ind w:left="1134" w:hanging="454"/>
        <w:jc w:val="both"/>
      </w:pPr>
      <w:r>
        <w:t>(e)  the Seller has not received any notice from any competent authority requiring works to be carried out to the Property which remains outstanding, other than as disclosed.</w:t>
      </w:r>
    </w:p>
    <w:p>
      <w:pPr>
        <w:spacing w:after="70"/>
        <w:ind w:left="567" w:hanging="567"/>
        <w:jc w:val="both"/>
      </w:pPr>
      <w:r>
        <w:rPr>
          <w:b/>
          <w:bCs/>
        </w:rPr>
        <w:t xml:space="preserve">13.2  </w:t>
      </w:r>
      <w:r>
        <w:t xml:space="preserve">The warranties in clause 13.1 are given as at the date of this Contract and are deemed repeated immediately before Completion by reference to the facts then existing.</w:t>
      </w:r>
    </w:p>
    <w:p>
      <w:pPr>
        <w:pStyle w:val="Heading1"/>
      </w:pPr>
      <w:r>
        <w:t xml:space="preserve">14. Limitations on the Seller’s liability</w:t>
      </w:r>
    </w:p>
    <w:p>
      <w:pPr>
        <w:spacing w:after="70"/>
        <w:ind w:left="567" w:hanging="567"/>
        <w:jc w:val="both"/>
      </w:pPr>
      <w:r>
        <w:rPr>
          <w:b/>
          <w:bCs/>
        </w:rPr>
        <w:t xml:space="preserve">14.1  </w:t>
      </w:r>
      <w:r>
        <w:t xml:space="preserve">The Seller is not liable in respect of any claim under the warranties in clause 13 (a “Claim”) unless the Buyer has given the Seller written notice of the Claim, stating in reasonable detail the matter giving rise to it, on or before the date </w:t>
      </w:r>
      <w:del w:id="9005" w:author="Amelia Hart" w:date="2025-11-21T11:31:00Z">
        <w:r>
          <w:delText xml:space="preserve">18 months</w:delText>
        </w:r>
      </w:del>
      <w:ins w:id="9006" w:author="Amelia Hart" w:date="2025-11-21T11:31:00Z">
        <w:r>
          <w:t xml:space="preserve">12 months</w:t>
        </w:r>
      </w:ins>
      <w:r>
        <w:t xml:space="preserve"> from Completion.</w:t>
      </w:r>
    </w:p>
    <w:p>
      <w:pPr>
        <w:spacing w:after="70"/>
        <w:ind w:left="567" w:hanging="567"/>
        <w:jc w:val="both"/>
      </w:pPr>
      <w:r>
        <w:rPr>
          <w:b/>
          <w:bCs/>
        </w:rPr>
        <w:t xml:space="preserve">14.2  </w:t>
      </w:r>
      <w:r>
        <w:t xml:space="preserve">The Seller is not liable in respect of a Claim: (a) unless the amount of that Claim exceeds £10,000; and (b) unless the aggregate amount of all Claims for which the Seller would otherwise be liable exceeds £35,000, in which case the Seller is liable for the whole amount and not merely the excess.</w:t>
      </w:r>
    </w:p>
    <w:p>
      <w:pPr>
        <w:spacing w:after="70"/>
        <w:ind w:left="567" w:hanging="567"/>
        <w:jc w:val="both"/>
      </w:pPr>
      <w:r>
        <w:rPr>
          <w:b/>
          <w:bCs/>
        </w:rPr>
        <w:t xml:space="preserve">14.3  </w:t>
      </w:r>
      <w:r>
        <w:t xml:space="preserve">The total aggregate liability of the Seller in respect of all Claims under this Contract is limited to, and will in no circumstances exceed, an amount equal to the Purchase Price.</w:t>
      </w:r>
    </w:p>
    <w:p>
      <w:pPr>
        <w:spacing w:after="70"/>
        <w:ind w:left="567" w:hanging="567"/>
        <w:jc w:val="both"/>
      </w:pPr>
      <w:r>
        <w:rPr>
          <w:b/>
          <w:bCs/>
        </w:rPr>
        <w:t xml:space="preserve">14.4  </w:t>
      </w:r>
      <w:r>
        <w:t xml:space="preserve">The Seller is not liable in respect of any Claim to the extent that the matter giving rise to it was within the actual knowledge of the Buyer, or was fairly disclosed in the replies to enquiries or the documents supplied to the Buyer before the date of this Contract.</w:t>
      </w:r>
    </w:p>
    <w:p>
      <w:pPr>
        <w:pStyle w:val="Heading1"/>
      </w:pPr>
      <w:r>
        <w:t xml:space="preserve">15. Confidentiality and announcements</w:t>
      </w:r>
    </w:p>
    <w:p>
      <w:pPr>
        <w:spacing w:after="70"/>
        <w:ind w:left="567" w:hanging="567"/>
        <w:jc w:val="both"/>
      </w:pPr>
      <w:r>
        <w:rPr>
          <w:b/>
          <w:bCs/>
        </w:rPr>
        <w:t xml:space="preserve">15.1  </w:t>
      </w:r>
      <w:r>
        <w:t xml:space="preserve">Neither party may make, or permit any person to make, any public announcement concerning this Contract or the transaction contemplated by it without the prior written consent of the other (such consent not to be unreasonably withheld), except as required by law or any governmental or regulatory authority.</w:t>
      </w:r>
    </w:p>
    <w:p>
      <w:pPr>
        <w:spacing w:after="70"/>
        <w:ind w:left="567" w:hanging="567"/>
        <w:jc w:val="both"/>
      </w:pPr>
      <w:r>
        <w:rPr>
          <w:b/>
          <w:bCs/>
        </w:rPr>
        <w:t xml:space="preserve">15.2  </w:t>
      </w:r>
      <w:r>
        <w:t xml:space="preserve">Each party will keep confidential the terms of this Contract and all information relating to the other party obtained in connection with it, except information which is or becomes publicly available otherwise than through breach of this clause.</w:t>
      </w:r>
    </w:p>
    <w:p>
      <w:pPr>
        <w:pStyle w:val="Heading1"/>
      </w:pPr>
      <w:r>
        <w:t xml:space="preserve">16. Notices</w:t>
      </w:r>
    </w:p>
    <w:p>
      <w:pPr>
        <w:spacing w:after="70"/>
        <w:ind w:left="567" w:hanging="567"/>
        <w:jc w:val="both"/>
      </w:pPr>
      <w:r>
        <w:rPr>
          <w:b/>
          <w:bCs/>
        </w:rPr>
        <w:t xml:space="preserve">16.1  </w:t>
      </w:r>
      <w:r>
        <w:t xml:space="preserve">A notice given under this Contract must be in writing and may be delivered by hand, sent by pre-paid first class post or sent by email to the relevant party at the address (or email address) given in this Contract or as otherwise notified in writing.</w:t>
      </w:r>
    </w:p>
    <w:p>
      <w:pPr>
        <w:spacing w:after="70"/>
        <w:ind w:left="567" w:hanging="567"/>
        <w:jc w:val="both"/>
      </w:pPr>
      <w:r>
        <w:rPr>
          <w:b/>
          <w:bCs/>
        </w:rPr>
        <w:t xml:space="preserve">16.2  </w:t>
      </w:r>
      <w:r>
        <w:t xml:space="preserve">A notice is deemed received: if delivered by hand, at the time of delivery; if sent by post, at 9.00 am on the second Business Day after posting; and if sent by email, at the time of transmission, provided that no error message is received.</w:t>
      </w:r>
    </w:p>
    <w:p>
      <w:pPr>
        <w:pStyle w:val="Heading1"/>
      </w:pPr>
      <w:r>
        <w:t xml:space="preserve">17. Entire agreement</w:t>
      </w:r>
    </w:p>
    <w:p>
      <w:pPr>
        <w:spacing w:after="70"/>
        <w:ind w:left="567" w:hanging="567"/>
        <w:jc w:val="both"/>
      </w:pPr>
      <w:r>
        <w:rPr>
          <w:b/>
          <w:bCs/>
        </w:rPr>
        <w:t xml:space="preserve">17.1  </w:t>
      </w:r>
      <w:r>
        <w:t xml:space="preserve">This Contract, together with the documents referred to in it, constitutes the entire agreement between the parties and supersedes all previous agreements, understandings and arrangements between them, whether written or oral, relating to its subject matter.</w:t>
      </w:r>
    </w:p>
    <w:p>
      <w:pPr>
        <w:spacing w:after="70"/>
        <w:ind w:left="567" w:hanging="567"/>
        <w:jc w:val="both"/>
      </w:pPr>
      <w:r>
        <w:rPr>
          <w:b/>
          <w:bCs/>
        </w:rPr>
        <w:t xml:space="preserve">17.2  </w:t>
      </w:r>
      <w:r>
        <w:t xml:space="preserve">Each party acknowledges that in entering into this Contract it does not rely on, and has no remedy in respect of, any statement, representation or warranty (whether made innocently or negligently) that is not set out in this Contract, save that nothing in this clause limits any liability for fraud.</w:t>
      </w:r>
    </w:p>
    <w:p>
      <w:pPr>
        <w:pStyle w:val="Heading1"/>
      </w:pPr>
      <w:r>
        <w:t xml:space="preserve">18. Third party rights</w:t>
      </w:r>
    </w:p>
    <w:p>
      <w:pPr>
        <w:spacing w:after="70"/>
        <w:ind w:left="567" w:hanging="567"/>
        <w:jc w:val="both"/>
      </w:pPr>
      <w:r>
        <w:rPr>
          <w:b/>
          <w:bCs/>
        </w:rPr>
        <w:t xml:space="preserve">18.1  </w:t>
      </w:r>
      <w:r>
        <w:t xml:space="preserve">Save as expressly provided, a person who is not a party to this Contract has no right under the Contracts (Rights of Third Parties) Act 1999 to enforce any of its terms.</w:t>
      </w:r>
    </w:p>
    <w:p>
      <w:pPr>
        <w:pStyle w:val="Heading1"/>
      </w:pPr>
      <w:r>
        <w:t xml:space="preserve">19. Assignment</w:t>
      </w:r>
    </w:p>
    <w:p>
      <w:pPr>
        <w:spacing w:after="70"/>
        <w:ind w:left="567" w:hanging="567"/>
        <w:jc w:val="both"/>
      </w:pPr>
      <w:r>
        <w:rPr>
          <w:b/>
          <w:bCs/>
        </w:rPr>
        <w:t xml:space="preserve">19.1  </w:t>
      </w:r>
      <w:r>
        <w:t xml:space="preserve">The Buyer may not assign, transfer, charge or otherwise deal with the benefit of this Contract without the prior written consent of the Seller, save that the Buyer may charge the benefit of this Contract to Pennine Business Bank plc by way of security for the acquisition facility.</w:t>
      </w:r>
    </w:p>
    <w:p>
      <w:pPr>
        <w:pStyle w:val="Heading1"/>
      </w:pPr>
      <w:r>
        <w:t xml:space="preserve">20. Governing law and jurisdiction</w:t>
      </w:r>
    </w:p>
    <w:p>
      <w:pPr>
        <w:spacing w:after="70"/>
        <w:ind w:left="567" w:hanging="567"/>
        <w:jc w:val="both"/>
      </w:pPr>
      <w:r>
        <w:rPr>
          <w:b/>
          <w:bCs/>
        </w:rPr>
        <w:t xml:space="preserve">20.1  </w:t>
      </w:r>
      <w:r>
        <w:t xml:space="preserve">This Contract and any dispute or claim arising out of or in connection with it or its subject matter are governed by and construed in accordance with the law of England and Wales.</w:t>
      </w:r>
    </w:p>
    <w:p>
      <w:pPr>
        <w:spacing w:after="70"/>
        <w:ind w:left="567" w:hanging="567"/>
        <w:jc w:val="both"/>
      </w:pPr>
      <w:r>
        <w:rPr>
          <w:b/>
          <w:bCs/>
        </w:rPr>
        <w:t xml:space="preserve">20.2  </w:t>
      </w:r>
      <w:r>
        <w:t xml:space="preserve">The parties irrevocably agree that the courts of England and Wales have exclusive jurisdiction to settle any dispute or claim arising out of or in connection with this Contract.</w:t>
      </w:r>
    </w:p>
    <w:p>
      <w:pPr>
        <w:pStyle w:val="Heading1"/>
      </w:pPr>
      <w:r>
        <w:t xml:space="preserve">21. Counterparts</w:t>
      </w:r>
    </w:p>
    <w:p>
      <w:pPr>
        <w:spacing w:after="70"/>
        <w:ind w:left="567" w:hanging="567"/>
        <w:jc w:val="both"/>
      </w:pPr>
      <w:r>
        <w:rPr>
          <w:b/>
          <w:bCs/>
        </w:rPr>
        <w:t xml:space="preserve">21.1  </w:t>
      </w:r>
      <w:r>
        <w:t xml:space="preserve">This Contract may be executed in any number of counterparts, each of which when executed constitutes an original, but all the counterparts together constitute one and the same instrument.</w:t>
      </w:r>
    </w:p>
    <w:p>
      <w:r>
        <w:br w:type="page"/>
      </w:r>
    </w:p>
    <w:p>
      <w:pPr>
        <w:spacing w:after="120"/>
        <w:jc w:val="center"/>
      </w:pPr>
      <w:r>
        <w:rPr>
          <w:b/>
          <w:bCs/>
          <w:sz w:val="26"/>
          <w:szCs w:val="26"/>
        </w:rPr>
        <w:t xml:space="preserve">SCHEDULES</w:t>
      </w:r>
    </w:p>
    <w:p>
      <w:pPr>
        <w:pStyle w:val="Heading1"/>
      </w:pPr>
      <w:r>
        <w:t xml:space="preserve">Schedule 1 — The Property</w:t>
      </w:r>
    </w:p>
    <w:p>
      <w:pPr>
        <w:spacing w:after="80"/>
        <w:jc w:val="both"/>
      </w:pPr>
      <w:r>
        <w:t xml:space="preserve">All that freehold land and buildings known as Meridian Trade Park, Siskin Drive, Coventry CV3 4FJ, registered at HM Land Registry with title absolute under title number WM918244, shown edged red on the title plan, comprising nine industrial and trade-counter units (Units 1 to 9) extending in aggregate to approximately 112,480 sq ft (10,449 sq m) on a site of approximately 5.74 acres, together with the estate roads, yards, service areas and car parking, and all rights, easements and appurtenances belonging to it.</w:t>
      </w:r>
    </w:p>
    <w:p>
      <w:pPr>
        <w:pStyle w:val="Heading1"/>
      </w:pPr>
      <w:r>
        <w:t xml:space="preserve">Schedule 2 — The Occupational Leases (Tenancy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100"/>
        <w:gridCol w:w="1200"/>
        <w:gridCol w:w="1400"/>
        <w:gridCol w:w="2026"/>
      </w:tblGrid>
      <w:tr>
        <w:trPr>
          <w:tblHeader/>
        </w:trPr>
        <w:tc>
          <w:tcPr>
            <w:tcW w:type="dxa" w:w="9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Unit</w:t>
            </w:r>
          </w:p>
        </w:tc>
        <w:tc>
          <w:tcPr>
            <w:tcW w:type="dxa" w:w="2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Tenant</w:t>
            </w:r>
          </w:p>
        </w:tc>
        <w:tc>
          <w:tcPr>
            <w:tcW w:type="dxa" w:w="11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Area (sq ft)</w:t>
            </w:r>
          </w:p>
        </w:tc>
        <w:tc>
          <w:tcPr>
            <w:tcW w:type="dxa" w:w="12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Rent p.a.</w:t>
            </w:r>
          </w:p>
        </w:tc>
        <w:tc>
          <w:tcPr>
            <w:tcW w:type="dxa" w:w="1400"/>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Lease expiry</w:t>
            </w:r>
          </w:p>
        </w:tc>
        <w:tc>
          <w:tcPr>
            <w:tcW w:type="dxa" w:w="2026"/>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Next review</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1</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Sterling Tyres &amp; Autocentre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11,240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£109,200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2029-09-28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2026-09-29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2</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Brevett Packaging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18,650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£167,850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2031-03-24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2028-03-25 (RPI capped 4%)</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3</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Coventry Trade Supplies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£94,200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4</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Halvern Logistics Limited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21,300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£202,350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2033-06-23</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2028-06-24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5</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VACANT</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8,960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6</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Northgate Tooling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10,480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£99,560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2028-12-24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n/a (rent deposit held)</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7</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Maddox Joinery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7,640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£72,580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2030-03-24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2027-03-25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8</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Pinnacle Flooring Distribution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13,110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£124,545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2032-09-28</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2027-09-29 (RPI)</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Unit 9</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Greenbridge Garden Centre Ltd</w:t>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val="false"/>
                <w:bCs w:val="false"/>
                <w:sz w:val="16"/>
                <w:szCs w:val="16"/>
              </w:rPr>
              <w:t xml:space="preserve">£116,115</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2030-12-24</w:t>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2025-12-25 (open market)</w:t>
            </w:r>
          </w:p>
        </w:tc>
      </w:tr>
      <w:tr>
        <w:tc>
          <w:tcPr>
            <w:tcW w:type="dxa" w:w="9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TOTAL</w:t>
            </w:r>
          </w:p>
        </w:tc>
        <w:tc>
          <w:tcPr>
            <w:tcW w:type="dxa" w:w="2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r>
          </w:p>
        </w:tc>
        <w:tc>
          <w:tcPr>
            <w:tcW w:type="dxa" w:w="11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112,480</w:t>
            </w:r>
          </w:p>
        </w:tc>
        <w:tc>
          <w:tcPr>
            <w:tcW w:type="dxa" w:w="12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right"/>
            </w:pPr>
            <w:r>
              <w:rPr>
                <w:b/>
                <w:bCs/>
                <w:sz w:val="16"/>
                <w:szCs w:val="16"/>
              </w:rPr>
              <w:t xml:space="preserve">£1,086,400</w:t>
            </w:r>
          </w:p>
        </w:tc>
        <w:tc>
          <w:tcPr>
            <w:tcW w:type="dxa" w:w="1400"/>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c>
          <w:tcPr>
            <w:tcW w:type="dxa" w:w="2026"/>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bCs/>
                <w:sz w:val="16"/>
                <w:szCs w:val="16"/>
              </w:rPr>
              <w:t xml:space="preserve"/>
            </w:r>
          </w:p>
        </w:tc>
      </w:tr>
    </w:tbl>
    <w:p>
      <w:pPr>
        <w:spacing w:after="80"/>
        <w:jc w:val="both"/>
      </w:pPr>
      <w:r>
        <w:t xml:space="preserve"/>
      </w:r>
    </w:p>
    <w:p>
      <w:pPr>
        <w:spacing w:after="80"/>
        <w:jc w:val="both"/>
      </w:pPr>
      <w:r>
        <w:t xml:space="preserve">Note: Unit 5 is vacant and sold with vacant possession. A rent deposit of £84,000 is held in respect of Unit 6 (Northgate Tooling Ltd) and is to be assigned to the Buyer under the Rent Deposit Deed.</w:t>
      </w:r>
    </w:p>
    <w:p>
      <w:pPr>
        <w:pStyle w:val="Heading1"/>
      </w:pPr>
      <w:r>
        <w:t xml:space="preserve">Schedule 3 — Fixtures, fittings and equipment included in the sale</w:t>
      </w:r>
    </w:p>
    <w:p>
      <w:pPr>
        <w:spacing w:after="80"/>
        <w:jc w:val="both"/>
      </w:pPr>
      <w:r>
        <w:t xml:space="preserve">The estate signage and totem sign; the CCTV system serving the common parts and estate roads; the automated vehicle barrier and intercom at the Siskin Drive entrance; the external lighting columns and bollard lighting to the estate roads and car parks; and the landlord’s fixtures in the common parts. No tenant’s fixtures or trade fixtures are included.</w:t>
      </w:r>
    </w:p>
    <w:p>
      <w:pPr>
        <w:pStyle w:val="Heading1"/>
      </w:pPr>
      <w:r>
        <w:t xml:space="preserve">Schedule 4 — Form of Transfer</w:t>
      </w:r>
    </w:p>
    <w:p>
      <w:pPr>
        <w:spacing w:after="80"/>
        <w:jc w:val="both"/>
      </w:pPr>
      <w:r>
        <w:t xml:space="preserve">The Transfer is to be in the form of a HM Land Registry Form TR1, transferring the Property with full title guarantee subject to and with the benefit of the Occupational Leases and incorporating: (a) the overage restriction referred to in clause 11.2; and (b) a certificate that the transaction is a TOGC. A copy of the agreed form of Transfer is annexed to this Contract.</w:t>
      </w:r>
    </w:p>
    <w:p>
      <w:pPr>
        <w:pStyle w:val="Heading1"/>
      </w:pPr>
      <w:r>
        <w:t xml:space="preserve">Schedule 5 — Retention and roof repairs to Unit 2</w:t>
      </w:r>
    </w:p>
    <w:p>
      <w:pPr>
        <w:spacing w:after="80"/>
        <w:jc w:val="both"/>
      </w:pPr>
      <w:r>
        <w:t xml:space="preserve">1.  The Retention of £</w:t>
      </w:r>
      <w:del w:id="9007" w:author="Amelia Hart" w:date="2025-11-21T11:25:00Z">
        <w:r>
          <w:delText xml:space="preserve">65,000</w:delText>
        </w:r>
      </w:del>
      <w:ins w:id="9008" w:author="Amelia Hart" w:date="2025-11-21T11:25:00Z">
        <w:r>
          <w:t xml:space="preserve">75,000</w:t>
        </w:r>
      </w:ins>
      <w:r>
        <w:t xml:space="preserve"> is held by the Seller’s solicitors as stakeholder pending completion of the repairs to the roof of Unit 2 specified in the building survey report prepared by Calderbank Vine (the “Works”).</w:t>
      </w:r>
    </w:p>
    <w:p>
      <w:pPr>
        <w:spacing w:after="80"/>
        <w:jc w:val="both"/>
      </w:pPr>
      <w:r>
        <w:t xml:space="preserve">2.  The Seller will procure that the Works are carried out by a reputable contractor and completed within three months of Completion. On the Buyer’s building surveyor certifying that the Works have been satisfactorily completed, the Retention will be released to the Seller.</w:t>
      </w:r>
    </w:p>
    <w:p>
      <w:pPr>
        <w:spacing w:after="80"/>
        <w:jc w:val="both"/>
      </w:pPr>
      <w:r>
        <w:t xml:space="preserve">3.  If the Works are not completed within six months of Completion, the Buyer may carry out the Works and the reasonable cost of doing so will be paid out of the Retention to the Buyer, with any balance released to the Seller.</w:t>
      </w:r>
    </w:p>
    <w:p>
      <w:r>
        <w:br w:type="page"/>
      </w:r>
    </w:p>
    <w:p>
      <w:pPr>
        <w:pStyle w:val="Heading1"/>
      </w:pPr>
      <w:r>
        <w:t xml:space="preserve">Execution</w:t>
      </w:r>
    </w:p>
    <w:p>
      <w:pPr>
        <w:spacing w:after="80"/>
        <w:jc w:val="both"/>
      </w:pPr>
      <w:r>
        <w:t xml:space="preserve">This Contract has been entered into on the date stated at the beginning of it.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Hartside Estates Limited</w:t>
            </w:r>
          </w:p>
        </w:tc>
        <w:tc>
          <w:tcPr>
            <w:tcW w:type="dxa" w:w="4513"/>
            <w:tcBorders>
              <w:top w:val="single" w:color="BBBBBB" w:sz="1"/>
              <w:left w:val="single" w:color="BBBBBB" w:sz="1"/>
              <w:bottom w:val="single" w:color="BBBBBB" w:sz="1"/>
              <w:right w:val="single" w:color="BBBBBB" w:sz="1"/>
            </w:tcBorders>
            <w:shd w:fill="DCE6F1" w:val="clear"/>
            <w:tcMar>
              <w:top w:type="dxa" w:w="50"/>
              <w:left w:type="dxa" w:w="80"/>
              <w:bottom w:type="dxa" w:w="50"/>
              <w:right w:type="dxa" w:w="80"/>
            </w:tcMar>
          </w:tcPr>
          <w:p>
            <w:pPr>
              <w:jc w:val="left"/>
            </w:pPr>
            <w:r>
              <w:rPr>
                <w:b/>
                <w:bCs/>
                <w:sz w:val="16"/>
                <w:szCs w:val="16"/>
              </w:rPr>
              <w:t xml:space="preserve">Executed by AWC Meridian Propco Limited</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acting by a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 Director</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Gordon Hartside</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Name: Helena Wren</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in the presence of:</w:t>
            </w:r>
          </w:p>
        </w:tc>
      </w:tr>
      <w:tr>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c>
          <w:tcPr>
            <w:tcW w:type="dxa" w:w="4513"/>
            <w:tcBorders>
              <w:top w:val="single" w:color="BBBBBB" w:sz="1"/>
              <w:left w:val="single" w:color="BBBBBB" w:sz="1"/>
              <w:bottom w:val="single" w:color="BBBBBB" w:sz="1"/>
              <w:right w:val="single" w:color="BBBBBB" w:sz="1"/>
            </w:tcBorders>
            <w:tcMar>
              <w:top w:type="dxa" w:w="50"/>
              <w:left w:type="dxa" w:w="80"/>
              <w:bottom w:type="dxa" w:w="50"/>
              <w:right w:type="dxa" w:w="80"/>
            </w:tcMar>
          </w:tcPr>
          <w:p>
            <w:pPr>
              <w:jc w:val="left"/>
            </w:pPr>
            <w:r>
              <w:rPr>
                <w:b w:val="false"/>
                <w:bCs w:val="false"/>
                <w:sz w:val="16"/>
                <w:szCs w:val="16"/>
              </w:rPr>
              <w:t xml:space="preserve">Witness: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color w:val="777777"/>
        <w:sz w:val="14"/>
        <w:szCs w:val="14"/>
      </w:rPr>
      <w:t xml:space="preserve">Contract for Sale — Meridian Trade Park</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2026-06-27T22:13:56.960Z</dcterms:created>
  <dcterms:modified xsi:type="dcterms:W3CDTF">2026-06-27T22:13:56.961Z</dcterms:modified>
</cp:coreProperties>
</file>

<file path=docProps/custom.xml><?xml version="1.0" encoding="utf-8"?>
<Properties xmlns="http://schemas.openxmlformats.org/officeDocument/2006/custom-properties" xmlns:vt="http://schemas.openxmlformats.org/officeDocument/2006/docPropsVTypes"/>
</file>