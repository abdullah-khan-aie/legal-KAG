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sz w:val="22"/>
          <w:szCs w:val="22"/>
        </w:rPr>
        <w:t xml:space="preserve">DATED                    2026</w:t>
      </w:r>
    </w:p>
    <w:p>
      <w:pPr>
        <w:pBdr>
          <w:bottom w:val="1" w:color="1F3864" w:sz="6" w:space="6"/>
        </w:pBdr>
        <w:spacing w:after="600"/>
        <w:jc w:val="center"/>
      </w:pPr>
      <w:r>
        <w:t xml:space="preserve"/>
      </w:r>
    </w:p>
    <w:p>
      <w:pPr>
        <w:spacing w:after="120"/>
        <w:jc w:val="center"/>
      </w:pPr>
      <w:r>
        <w:rPr>
          <w:b/>
          <w:bCs/>
          <w:sz w:val="24"/>
          <w:szCs w:val="24"/>
        </w:rPr>
        <w:t xml:space="preserve">LARKMOOR BIOSCIENCE LIMITED</w:t>
      </w:r>
    </w:p>
    <w:p>
      <w:pPr>
        <w:spacing w:after="120"/>
        <w:jc w:val="center"/>
      </w:pPr>
      <w:r>
        <w:rPr>
          <w:b/>
          <w:bCs/>
          <w:sz w:val="24"/>
          <w:szCs w:val="24"/>
        </w:rPr>
        <w:t xml:space="preserve">THE FOUNDERS</w:t>
      </w:r>
    </w:p>
    <w:p>
      <w:pPr>
        <w:spacing w:after="120"/>
        <w:jc w:val="center"/>
      </w:pPr>
      <w:r>
        <w:rPr>
          <w:b w:val="false"/>
          <w:bCs w:val="false"/>
          <w:sz w:val="20"/>
          <w:szCs w:val="20"/>
        </w:rPr>
        <w:t xml:space="preserve">and</w:t>
      </w:r>
    </w:p>
    <w:p>
      <w:pPr>
        <w:spacing w:after="120"/>
        <w:jc w:val="center"/>
      </w:pPr>
      <w:r>
        <w:rPr>
          <w:b/>
          <w:bCs/>
          <w:sz w:val="24"/>
          <w:szCs w:val="24"/>
        </w:rPr>
        <w:t xml:space="preserve">THE INVESTORS</w:t>
      </w:r>
    </w:p>
    <w:p>
      <w:pPr>
        <w:spacing w:after="80" w:before="700"/>
        <w:jc w:val="center"/>
      </w:pPr>
      <w:r>
        <w:rPr>
          <w:b/>
          <w:bCs/>
          <w:sz w:val="30"/>
          <w:szCs w:val="30"/>
        </w:rPr>
        <w:t xml:space="preserve">SERIES A SUBSCRIPTION AND SHAREHOLDERS’ AGREEMENT</w:t>
      </w:r>
    </w:p>
    <w:p>
      <w:pPr>
        <w:spacing w:after="80"/>
        <w:jc w:val="center"/>
      </w:pPr>
      <w:r>
        <w:rPr>
          <w:sz w:val="20"/>
          <w:szCs w:val="20"/>
        </w:rPr>
        <w:t xml:space="preserve">relating to Series A Preferred Shares in Larkmoor Bioscience Limited</w:t>
      </w:r>
    </w:p>
    <w:p>
      <w:pPr>
        <w:spacing w:after="0" w:before="1400"/>
        <w:jc w:val="center"/>
      </w:pPr>
      <w:r>
        <w:rPr>
          <w:b/>
          <w:bCs/>
          <w:color w:val="1F3864"/>
          <w:sz w:val="22"/>
          <w:szCs w:val="22"/>
        </w:rPr>
        <w:t xml:space="preserve">Whitfield Carter LLP</w:t>
      </w:r>
    </w:p>
    <w:p>
      <w:pPr>
        <w:spacing w:after="40"/>
        <w:jc w:val="center"/>
      </w:pPr>
      <w:r>
        <w:rPr>
          <w:color w:val="595959"/>
          <w:sz w:val="18"/>
          <w:szCs w:val="18"/>
        </w:rPr>
        <w:t xml:space="preserve">22 Bishopsgate, London EC2N 4BQ</w:t>
      </w:r>
    </w:p>
    <w:p>
      <w:pPr>
        <w:spacing w:after="40"/>
        <w:jc w:val="center"/>
      </w:pPr>
      <w:r>
        <w:rPr>
          <w:color w:val="808080"/>
          <w:sz w:val="16"/>
          <w:szCs w:val="16"/>
        </w:rPr>
        <w:t xml:space="preserve">Ref: SW/JO/QUARTZ/WC-00134</w:t>
      </w:r>
    </w:p>
    <w:p>
      <w:r>
        <w:br w:type="page"/>
      </w:r>
    </w:p>
    <w:p>
      <w:pPr>
        <w:pStyle w:val="Heading1"/>
      </w:pPr>
      <w:r>
        <w:t xml:space="preserve">This Agreement is made on            2026</w:t>
      </w:r>
    </w:p>
    <w:p>
      <w:pPr>
        <w:spacing w:after="120" w:line="276"/>
      </w:pPr>
      <w:r>
        <w:t xml:space="preserve">Between:</w:t>
      </w:r>
    </w:p>
    <w:p>
      <w:pPr>
        <w:spacing w:after="120" w:line="276"/>
      </w:pPr>
      <w:r>
        <w:rPr>
          <w:b/>
          <w:bCs/>
        </w:rPr>
        <w:t>(1)	LARKMOOR BIOSCIENCE LIMITED</w:t>
      </w:r>
      <w:r>
        <w:t xml:space="preserve">, a company incorporated in England and Wales with registered number 13042288 whose registered office is at Unit 7, Granta Park, Great Abington, Cambridge CB21 6GP (the “Company”);</w:t>
      </w:r>
    </w:p>
    <w:p>
      <w:pPr>
        <w:spacing w:after="120" w:line="276"/>
      </w:pPr>
      <w:r>
        <w:rPr>
          <w:b/>
          <w:bCs/>
        </w:rPr>
        <w:t>(2)	THE PERSONS whose names and addresses are set out in Part 1 of Schedule 1</w:t>
      </w:r>
      <w:r>
        <w:t xml:space="preserve"> (the “Founders” and each a “Founder”); and</w:t>
      </w:r>
    </w:p>
    <w:p>
      <w:pPr>
        <w:spacing w:after="120" w:line="276"/>
      </w:pPr>
      <w:r>
        <w:rPr>
          <w:b/>
          <w:bCs/>
        </w:rPr>
        <w:t>(3)	THE PERSONS whose names and addresses are set out in Part 2 of Schedule 1</w:t>
      </w:r>
      <w:r>
        <w:t xml:space="preserve"> (the “Investors” and each an “Investor”).</w:t>
      </w:r>
    </w:p>
    <w:p>
      <w:pPr>
        <w:pStyle w:val="Heading2"/>
      </w:pPr>
      <w:r>
        <w:t xml:space="preserve">Background</w:t>
      </w:r>
    </w:p>
    <w:p>
      <w:pPr>
        <w:spacing w:after="120" w:line="276"/>
      </w:pPr>
      <w:r>
        <w:t>(A)	The Company is a private company limited by shares with an issued share capital as set out in Part 1 of Schedule 2 (the Existing Capitalisation).</w:t>
      </w:r>
    </w:p>
    <w:p>
      <w:pPr>
        <w:spacing w:after="120" w:line="276"/>
      </w:pPr>
      <w:r>
        <w:t>(B)	The Investors have agreed to subscribe for, and the Company has agreed to allot and issue to the Investors, the Series A Preferred Shares on the terms of this Agreement, at a price of £10.00 per share, for an aggregate subscription of £10,000,000.</w:t>
      </w:r>
    </w:p>
    <w:p>
      <w:pPr>
        <w:spacing w:after="120" w:line="276"/>
      </w:pPr>
      <w:r>
        <w:t>(C)	The parties have agreed to regulate their relationship as shareholders of the Company on the terms set out in this Agreement and in the Articles.</w:t>
      </w:r>
    </w:p>
    <w:p>
      <w:pPr>
        <w:spacing w:after="120" w:line="276"/>
      </w:pPr>
      <w:r>
        <w:rPr>
          <w:b/>
          <w:bCs/>
        </w:rPr>
        <w:t xml:space="preserve">It is agreed as follows:</w:t>
      </w:r>
    </w:p>
    <w:p>
      <w:pPr>
        <w:tabs>
          <w:tab w:val="left" w:pos="720"/>
        </w:tabs>
        <w:spacing w:after="80" w:before="160"/>
      </w:pPr>
      <w:r>
        <w:rPr>
          <w:b/>
          <w:bCs/>
        </w:rPr>
        <w:t>1	Definitions and interpretation</w:t>
      </w:r>
    </w:p>
    <w:p>
      <w:pPr>
        <w:spacing w:after="120" w:line="276"/>
        <w:ind w:left="720"/>
      </w:pPr>
      <w:r>
        <w:t xml:space="preserve">In this Agreement, unless the context otherwise requires, the following definitions apply:</w:t>
      </w:r>
    </w:p>
    <w:p>
      <w:pPr>
        <w:tabs>
          <w:tab w:val="left" w:pos="1260"/>
        </w:tabs>
        <w:spacing w:after="80" w:line="276"/>
        <w:ind w:left="1260" w:hanging="540"/>
      </w:pPr>
      <w:r>
        <w:t>“Articles”	the articles of association of the Company in the agreed form to be adopted on Completion;</w:t>
      </w:r>
    </w:p>
    <w:p>
      <w:pPr>
        <w:tabs>
          <w:tab w:val="left" w:pos="1260"/>
        </w:tabs>
        <w:spacing w:after="80" w:line="276"/>
        <w:ind w:left="1260" w:hanging="540"/>
      </w:pPr>
      <w:r>
        <w:t>“Business”	the business of research into, and development, manufacture and commercialisation of, precision-fermentation and cell-based protein and materials technologies carried on by the Group;</w:t>
      </w:r>
    </w:p>
    <w:p>
      <w:pPr>
        <w:tabs>
          <w:tab w:val="left" w:pos="1260"/>
        </w:tabs>
        <w:spacing w:after="80" w:line="276"/>
        <w:ind w:left="1260" w:hanging="540"/>
      </w:pPr>
      <w:r>
        <w:t>“Business Day”	a day (other than a Saturday, Sunday or public holiday in England) on which clearing banks are open for general business in London;</w:t>
      </w:r>
    </w:p>
    <w:p>
      <w:pPr>
        <w:tabs>
          <w:tab w:val="left" w:pos="1260"/>
        </w:tabs>
        <w:spacing w:after="80" w:line="276"/>
        <w:ind w:left="1260" w:hanging="540"/>
      </w:pPr>
      <w:r>
        <w:t>“Completion”	completion of the subscription for the Series A Preferred Shares in accordance with clause 3;</w:t>
      </w:r>
    </w:p>
    <w:p>
      <w:pPr>
        <w:tabs>
          <w:tab w:val="left" w:pos="1260"/>
        </w:tabs>
        <w:spacing w:after="80" w:line="276"/>
        <w:ind w:left="1260" w:hanging="540"/>
      </w:pPr>
      <w:r>
        <w:t>“Completion Date”	the date on which Completion takes place;</w:t>
      </w:r>
    </w:p>
    <w:p>
      <w:pPr>
        <w:tabs>
          <w:tab w:val="left" w:pos="1260"/>
        </w:tabs>
        <w:spacing w:after="80" w:line="276"/>
        <w:ind w:left="1260" w:hanging="540"/>
      </w:pPr>
      <w:r>
        <w:t>“Disclosure Letter”	the letter of the same date as this Agreement from the Warrantors to the Investors, together with its attached bundle of disclosure documents;</w:t>
      </w:r>
    </w:p>
    <w:p>
      <w:pPr>
        <w:tabs>
          <w:tab w:val="left" w:pos="1260"/>
        </w:tabs>
        <w:spacing w:after="80" w:line="276"/>
        <w:ind w:left="1260" w:hanging="540"/>
      </w:pPr>
      <w:r>
        <w:t>“Group”	the Company and its subsidiary undertakings from time to time, and “Group Company” means any of them;</w:t>
      </w:r>
    </w:p>
    <w:p>
      <w:pPr>
        <w:tabs>
          <w:tab w:val="left" w:pos="1260"/>
        </w:tabs>
        <w:spacing w:after="80" w:line="276"/>
        <w:ind w:left="1260" w:hanging="540"/>
      </w:pPr>
      <w:r>
        <w:t>“Investor Director”	any director appointed to the Board by the Lead Investor pursuant to clause 6 and the Articles;</w:t>
      </w:r>
    </w:p>
    <w:p>
      <w:pPr>
        <w:tabs>
          <w:tab w:val="left" w:pos="1260"/>
        </w:tabs>
        <w:spacing w:after="80" w:line="276"/>
        <w:ind w:left="1260" w:hanging="540"/>
      </w:pPr>
      <w:r>
        <w:t>“Investor Majority”	the holder or holders of more than 50% in nominal value of the Series A Preferred Shares in issue from time to time;</w:t>
      </w:r>
    </w:p>
    <w:p>
      <w:pPr>
        <w:tabs>
          <w:tab w:val="left" w:pos="1260"/>
        </w:tabs>
        <w:spacing w:after="80" w:line="276"/>
        <w:ind w:left="1260" w:hanging="540"/>
      </w:pPr>
      <w:r>
        <w:t>“Lead Investor”	Ravensworth Ventures LLP;</w:t>
      </w:r>
    </w:p>
    <w:p>
      <w:pPr>
        <w:tabs>
          <w:tab w:val="left" w:pos="1260"/>
        </w:tabs>
        <w:spacing w:after="80" w:line="276"/>
        <w:ind w:left="1260" w:hanging="540"/>
      </w:pPr>
      <w:r>
        <w:t>“Subscription Price”	£10,000,000 in aggregate, being £10.00 per Series A Preferred Share;</w:t>
      </w:r>
    </w:p>
    <w:p>
      <w:pPr>
        <w:tabs>
          <w:tab w:val="left" w:pos="1260"/>
        </w:tabs>
        <w:spacing w:after="80" w:line="276"/>
        <w:ind w:left="1260" w:hanging="540"/>
      </w:pPr>
      <w:r>
        <w:t>“Series A Preferred Shares”	the 1,000,000 series A preferred shares of £0.0001 each in the capital of the Company to be allotted and issued under this Agreement, having the rights set out in the Articles;</w:t>
      </w:r>
    </w:p>
    <w:p>
      <w:pPr>
        <w:tabs>
          <w:tab w:val="left" w:pos="1260"/>
        </w:tabs>
        <w:spacing w:after="80" w:line="276"/>
        <w:ind w:left="1260" w:hanging="540"/>
      </w:pPr>
      <w:r>
        <w:t>“Warranties”	the warranties set out in clause 8 and Schedule 3;</w:t>
      </w:r>
    </w:p>
    <w:p>
      <w:pPr>
        <w:tabs>
          <w:tab w:val="left" w:pos="1260"/>
        </w:tabs>
        <w:spacing w:after="80" w:line="276"/>
        <w:ind w:left="1260" w:hanging="540"/>
      </w:pPr>
      <w:r>
        <w:t>“Warrantors”	the Company and each of the Founders.</w:t>
      </w:r>
    </w:p>
    <w:p>
      <w:pPr>
        <w:spacing w:after="120" w:line="276"/>
        <w:ind w:left="720"/>
      </w:pPr>
      <w:r>
        <w:t xml:space="preserve">1.2	Clause and Schedule headings do not affect interpretation. References to clauses and Schedules are to clauses of and Schedules to this Agreement. The Schedules form part of this Agreement.</w:t>
      </w:r>
    </w:p>
    <w:p>
      <w:pPr>
        <w:spacing w:after="120" w:line="276"/>
        <w:ind w:left="720"/>
      </w:pPr>
      <w:r>
        <w:t xml:space="preserve">1.3	Words importing the singular include the plural and vice versa, and a reference to a “person” includes a body corporate, an unincorporated association and a partnership.</w:t>
      </w:r>
    </w:p>
    <w:p>
      <w:pPr>
        <w:tabs>
          <w:tab w:val="left" w:pos="720"/>
        </w:tabs>
        <w:spacing w:after="80" w:before="160"/>
      </w:pPr>
      <w:r>
        <w:rPr>
          <w:b/>
          <w:bCs/>
        </w:rPr>
        <w:t>2	Subscription</w:t>
      </w:r>
    </w:p>
    <w:p>
      <w:pPr>
        <w:spacing w:after="120" w:line="276"/>
        <w:ind w:left="720"/>
      </w:pPr>
      <w:r>
        <w:t xml:space="preserve">Subject to the terms of this Agreement, each Investor agrees to subscribe for the number of Series A Preferred Shares set out opposite its name in Part 2 of Schedule 1, and the Company agrees to allot and issue those shares to that Investor, in each case for the price of £10.00 per share, credited as fully paid.</w:t>
      </w:r>
    </w:p>
    <w:p>
      <w:pPr>
        <w:spacing w:after="120" w:line="276"/>
        <w:ind w:left="720"/>
      </w:pPr>
      <w:r>
        <w:t xml:space="preserve">Each Series A Preferred Share will be issued free from all Encumbrances and together with all rights attaching to it at Completion, including the right to receive all dividends and distributions declared, made or paid on or after the Completion Date.</w:t>
      </w:r>
    </w:p>
    <w:p>
      <w:pPr>
        <w:spacing w:after="120" w:line="276"/>
        <w:ind w:left="720"/>
      </w:pPr>
      <w:r>
        <w:t xml:space="preserve">The Investors’ obligations to subscribe are several. No Investor is responsible for the obligations of any other Investor, and no failure by one Investor to perform its obligations affects the obligations of any other Investor.</w:t>
      </w:r>
    </w:p>
    <w:p>
      <w:pPr>
        <w:tabs>
          <w:tab w:val="left" w:pos="720"/>
        </w:tabs>
        <w:spacing w:after="80" w:before="160"/>
      </w:pPr>
      <w:r>
        <w:rPr>
          <w:b/>
          <w:bCs/>
        </w:rPr>
        <w:t>3	Conditions and Completion</w:t>
      </w:r>
    </w:p>
    <w:p>
      <w:pPr>
        <w:spacing w:after="120" w:line="276"/>
        <w:ind w:left="720"/>
      </w:pPr>
      <w:r>
        <w:t xml:space="preserve">Completion is conditional on each of the following being satisfied (or waived in writing by the Lead Investor) on or before 8 May 2026: (a) the Warranties being true and accurate in all material respects; (b) the passing of the shareholder resolutions adopting the Articles and authorising the allotment of the Series A Preferred Shares; (c) delivery of the Disclosure Letter; and (d) execution of the Investors’ Rights Agreement and the Founder service agreements.</w:t>
      </w:r>
    </w:p>
    <w:p>
      <w:pPr>
        <w:spacing w:after="120" w:line="276"/>
        <w:ind w:left="720"/>
      </w:pPr>
      <w:r>
        <w:t xml:space="preserve">Completion will take place at the offices of Whitfield Carter LLP (or remotely by exchange of electronic documents) on the date on which the last of the conditions is satisfied, or such other date as the Company and the Lead Investor agree in writing.</w:t>
      </w:r>
    </w:p>
    <w:p>
      <w:pPr>
        <w:spacing w:after="120" w:line="276"/>
        <w:ind w:left="720"/>
      </w:pPr>
      <w:r>
        <w:t xml:space="preserve">At Completion the Company will: (a) procure the passing of the board resolutions in the agreed form allotting the Series A Preferred Shares and approving the entry of the Investors in the register of members; (b) deliver to each Investor a certified copy of those resolutions and the adopted Articles; and (c) deliver share certificates (or confirmation of uncertificated entry) for the Series A Preferred Shares.</w:t>
      </w:r>
    </w:p>
    <w:p>
      <w:pPr>
        <w:spacing w:after="120" w:line="276"/>
        <w:ind w:left="720"/>
      </w:pPr>
      <w:r>
        <w:t xml:space="preserve">At Completion each Investor will pay its portion of the Subscription Price by electronic transfer to the client account of Whitfield Carter LLP, to be released to the Company against satisfaction of the Company’s Completion obligations.</w:t>
      </w:r>
    </w:p>
    <w:p>
      <w:pPr>
        <w:tabs>
          <w:tab w:val="left" w:pos="720"/>
        </w:tabs>
        <w:spacing w:after="80" w:before="160"/>
      </w:pPr>
      <w:r>
        <w:rPr>
          <w:b/>
          <w:bCs/>
        </w:rPr>
        <w:t>4	Use of proceeds</w:t>
      </w:r>
    </w:p>
    <w:p>
      <w:pPr>
        <w:spacing w:after="120" w:line="276"/>
        <w:ind w:left="720"/>
      </w:pPr>
      <w:r>
        <w:t xml:space="preserve">The Company will apply the net proceeds of the subscription in accordance with the use-of-proceeds statement agreed with the Lead Investor and reflected in the budget, namely the scale-up of the Company’s precision-fermentation pilot line, the expansion of the research, development and bioprocess-engineering teams, the novel-foods regulatory workstream, and general working capital. The proceeds will not be applied to repay any shareholder loan or to make any distribution to the Founders without Investor Majority consent.</w:t>
      </w:r>
    </w:p>
    <w:p>
      <w:pPr>
        <w:tabs>
          <w:tab w:val="left" w:pos="720"/>
        </w:tabs>
        <w:spacing w:after="80" w:before="160"/>
      </w:pPr>
      <w:r>
        <w:rPr>
          <w:b/>
          <w:bCs/>
        </w:rPr>
        <w:t>5	The Option Pool and capitalisation</w:t>
      </w:r>
    </w:p>
    <w:p>
      <w:pPr>
        <w:spacing w:after="120" w:line="276"/>
        <w:ind w:left="720"/>
      </w:pPr>
      <w:r>
        <w:t xml:space="preserve">Immediately prior to Completion the Company’s fully diluted share capital comprised 3,000,000 shares (including an enlarged option pool equal to 12.5% of the fully diluted post-money share capital, established pre-money). Following the allotment of the Series A Preferred Shares the fully diluted share capital will comprise 4,000,000 shares, of which the Investors will hold 1,000,000 (25%).</w:t>
      </w:r>
    </w:p>
    <w:p>
      <w:pPr>
        <w:spacing w:after="120" w:line="276"/>
        <w:ind w:left="720"/>
      </w:pPr>
      <w:r>
        <w:t xml:space="preserve">The Company will not grant options over more than the number of Ordinary Shares comprised in the Option Pool without Investor Majority consent, and all options will be granted under the EMI scheme rules approved by the Board (including the Investor Director).</w:t>
      </w:r>
    </w:p>
    <w:p>
      <w:pPr>
        <w:tabs>
          <w:tab w:val="left" w:pos="720"/>
        </w:tabs>
        <w:spacing w:after="80" w:before="160"/>
      </w:pPr>
      <w:r>
        <w:rPr>
          <w:b/>
          <w:bCs/>
        </w:rPr>
        <w:t>6	Board and governance</w:t>
      </w:r>
    </w:p>
    <w:p>
      <w:pPr>
        <w:spacing w:after="120" w:line="276"/>
        <w:ind w:left="720"/>
      </w:pPr>
      <w:r>
        <w:t xml:space="preserve">From Completion the Board will comprise no more than five directors, of whom: the Lead Investor may appoint and remove one Investor Director (initially Aisha Chowdhury) and one Observer; the holders of a majority of the Ordinary Shares may appoint up to two Founder Directors; and the Board may appoint one independent Non-Executive Chair (with Investor Majority consent) within six months of Completion.</w:t>
      </w:r>
    </w:p>
    <w:p>
      <w:pPr>
        <w:spacing w:after="120" w:line="276"/>
        <w:ind w:left="720"/>
      </w:pPr>
      <w:r>
        <w:t xml:space="preserve">The Board will meet not less than ten times each year. The Company will provide the Investor Director and the Observer with the agenda and board papers for each meeting at the same time as, and in any event not less than five Business Days before, they are provided to the other directors. The quorum for a board meeting will require the presence of the Investor Director (or the Observer) unless the Investor Director has waived the requirement for that meeting or has been absent from two consecutive duly convened meetings.</w:t>
      </w:r>
    </w:p>
    <w:p>
      <w:pPr>
        <w:spacing w:after="120" w:line="276"/>
        <w:ind w:left="720"/>
      </w:pPr>
      <w:r>
        <w:t xml:space="preserve">The Company will reimburse the reasonable out-of-pocket expenses of the Investor Director and the Observer incurred in attending meetings, and will maintain directors’ and officers’ liability insurance on terms approved by the Lead Investor.</w:t>
      </w:r>
    </w:p>
    <w:p>
      <w:pPr>
        <w:tabs>
          <w:tab w:val="left" w:pos="720"/>
        </w:tabs>
        <w:spacing w:after="80" w:before="160"/>
      </w:pPr>
      <w:r>
        <w:rPr>
          <w:b/>
          <w:bCs/>
        </w:rPr>
        <w:t>7	Investor consent matters and information rights</w:t>
      </w:r>
    </w:p>
    <w:p>
      <w:pPr>
        <w:spacing w:after="120" w:line="276"/>
        <w:ind w:left="720"/>
      </w:pPr>
      <w:r>
        <w:t xml:space="preserve">The Company will not, and the Founders will procure that no Group Company will, take any of the actions listed in Schedule 4 (Investor Consent Matters) without the prior written consent of the Investor Majority (or, where specified, the Investor Director).</w:t>
      </w:r>
    </w:p>
    <w:p>
      <w:pPr>
        <w:spacing w:after="120" w:line="276"/>
        <w:ind w:left="720"/>
      </w:pPr>
      <w:r>
        <w:t xml:space="preserve">The Company will supply to each Investor holding not less than 5% of the Series A Preferred Shares: (a) monthly management accounts within 20 Business Days of the end of each month; (b) an annual budget for approval not less than 30 days before the start of each financial year; (c) audited accounts within four months of the end of each financial year; and (d) such other information relating to the business, finances and affairs of the Group as that Investor may reasonably require.</w:t>
      </w:r>
    </w:p>
    <w:p>
      <w:pPr>
        <w:tabs>
          <w:tab w:val="left" w:pos="720"/>
        </w:tabs>
        <w:spacing w:after="80" w:before="160"/>
      </w:pPr>
      <w:r>
        <w:rPr>
          <w:b/>
          <w:bCs/>
        </w:rPr>
        <w:t>8	Warranties</w:t>
      </w:r>
    </w:p>
    <w:p>
      <w:pPr>
        <w:spacing w:after="120" w:line="276"/>
        <w:ind w:left="720"/>
      </w:pPr>
      <w:r>
        <w:t xml:space="preserve">Each of the Warrantors warrants to the Investors that, save as Disclosed, each of the Warranties set out in Schedule 3 is true, accurate and not misleading as at the date of this Agreement and (by reference to the facts and circumstances then existing) as at Completion.</w:t>
      </w:r>
    </w:p>
    <w:p>
      <w:pPr>
        <w:spacing w:after="120" w:line="276"/>
        <w:ind w:left="720"/>
      </w:pPr>
      <w:r>
        <w:t xml:space="preserve">Each Warranty is a separate and independent warranty and, unless expressly stated, is not limited by reference to any other Warranty or anything in this Agreement.</w:t>
      </w:r>
    </w:p>
    <w:p>
      <w:pPr>
        <w:spacing w:after="120" w:line="276"/>
        <w:ind w:left="720"/>
      </w:pPr>
      <w:r>
        <w:t xml:space="preserve">The Warrantors undertake to notify the Investors in writing promptly if they become aware, before Completion, of any fact, matter or circumstance which constitutes (or which would on Completion constitute) a breach of any of the Warranties, or which is inconsistent with any of them.</w:t>
      </w:r>
    </w:p>
    <w:p>
      <w:pPr>
        <w:spacing w:after="120" w:line="276"/>
        <w:ind w:left="720"/>
      </w:pPr>
      <w:r>
        <w:t xml:space="preserve">The warranties given by each Founder are given severally in respect of that Founder, and the liability of the Founders is several and not joint or joint and several.</w:t>
      </w:r>
    </w:p>
    <w:p>
      <w:pPr>
        <w:tabs>
          <w:tab w:val="left" w:pos="720"/>
        </w:tabs>
        <w:spacing w:after="80" w:before="160"/>
      </w:pPr>
      <w:r>
        <w:rPr>
          <w:b/>
          <w:bCs/>
        </w:rPr>
        <w:t>9	Limitations on liability</w:t>
      </w:r>
    </w:p>
    <w:p>
      <w:pPr>
        <w:spacing w:after="120" w:line="276"/>
        <w:ind w:left="720"/>
      </w:pPr>
      <w:r>
        <w:t xml:space="preserve">The aggregate liability of the Company for all claims under the Warranties will not exceed the Subscription Price actually received by the Company. The aggregate liability of each Founder for all claims under the Warranties will not exceed £</w:t>
      </w:r>
      <w:del w:id="921" w:author="James Osei (Whitfield Carter)" w:date="2026-04-02T16:10:00Z">
        <w:r>
          <w:delText xml:space="preserve">1,000,000</w:delText>
        </w:r>
      </w:del>
      <w:ins w:id="922" w:author="James Osei (Whitfield Carter)" w:date="2026-04-02T16:10:00Z">
        <w:r>
          <w:t xml:space="preserve">900,000</w:t>
        </w:r>
      </w:ins>
      <w:r>
        <w:t xml:space="preserve">.</w:t>
      </w:r>
    </w:p>
    <w:p>
      <w:pPr>
        <w:spacing w:after="120" w:line="276"/>
        <w:ind w:left="720"/>
      </w:pPr>
      <w:r>
        <w:t xml:space="preserve">No Warrantor is liable for a claim under the Warranties unless: (a) the amount of that claim exceeds £</w:t>
      </w:r>
      <w:del w:id="923" w:author="James Osei (Whitfield Carter)" w:date="2026-04-02T16:12:00Z">
        <w:r>
          <w:delText xml:space="preserve">15,000</w:delText>
        </w:r>
      </w:del>
      <w:ins w:id="924" w:author="James Osei (Whitfield Carter)" w:date="2026-04-02T16:12:00Z">
        <w:r>
          <w:t xml:space="preserve">20,000</w:t>
        </w:r>
      </w:ins>
      <w:r>
        <w:t xml:space="preserve"> (and any such claim below that amount is disregarded entirely); and (b) the aggregate amount of all claims for which the Warrantors would otherwise be liable exceeds £</w:t>
      </w:r>
      <w:del w:id="925" w:author="James Osei (Whitfield Carter)" w:date="2026-04-02T16:12:00Z">
        <w:r>
          <w:delText xml:space="preserve">150,000</w:delText>
        </w:r>
      </w:del>
      <w:ins w:id="926" w:author="James Osei (Whitfield Carter)" w:date="2026-04-02T16:12:00Z">
        <w:r>
          <w:t xml:space="preserve">175,000</w:t>
        </w:r>
      </w:ins>
      <w:r>
        <w:t xml:space="preserve"> (in which case the Warrantors are liable for the whole amount and not only the excess).</w:t>
      </w:r>
    </w:p>
    <w:p>
      <w:pPr>
        <w:spacing w:after="120" w:line="276"/>
        <w:ind w:left="720"/>
      </w:pPr>
      <w:r>
        <w:t xml:space="preserve">No Warrantor is liable for a claim under the Warranties (other than the Tax Warranties or the Fundamental Warranties) unless written notice of the claim is given to the Warrantors within 24 months of the Completion Date. Claims under the Tax Warranties must be notified within seven years of the Completion Date.</w:t>
      </w:r>
    </w:p>
    <w:p>
      <w:pPr>
        <w:spacing w:after="120" w:line="276"/>
        <w:ind w:left="720"/>
      </w:pPr>
      <w:r>
        <w:t xml:space="preserve">No Warrantor is liable for any claim to the extent that it arises from a matter fairly Disclosed in the Disclosure Letter, or from any change in law or accounting practice after the date of this Agreement, or from any act or omission of the Company carried out at the written request of the Investor Majority after Completion.</w:t>
      </w:r>
    </w:p>
    <w:p>
      <w:pPr>
        <w:spacing w:after="120" w:line="276"/>
        <w:ind w:left="720"/>
      </w:pPr>
      <w:r>
        <w:t xml:space="preserve">Nothing in this clause 9 limits the liability of any Warrantor in respect of fraud or fraudulent or wilful misrepresentation or concealment by or on behalf of that Warrantor.</w:t>
      </w:r>
    </w:p>
    <w:p>
      <w:pPr>
        <w:spacing w:after="120" w:line="276"/>
        <w:ind w:left="720"/>
        <w:rPr>
          <w:ins w:id="930" w:author="James Osei (Whitfield Carter)" w:date="2026-04-02T16:18:00Z"/>
        </w:rPr>
      </w:pPr>
      <w:ins w:id="931" w:author="James Osei (Whitfield Carter)" w:date="2026-04-02T16:18:00Z">
        <w:r>
          <w:t xml:space="preserve">Solely for the purpose of determining whether there has been a breach of the Warranties and the amount of any claim, no effect is to be given to any qualification of a Warranty by reference to materiality or a Material Adverse Effect (a so-called materiality scrape), save in respect of the Warranties at paragraphs 5 and 10 of Schedule 3.</w:t>
        </w:r>
      </w:ins>
    </w:p>
    <w:p>
      <w:pPr>
        <w:tabs>
          <w:tab w:val="left" w:pos="720"/>
        </w:tabs>
        <w:spacing w:after="80" w:before="160"/>
      </w:pPr>
      <w:r>
        <w:rPr>
          <w:b/>
          <w:bCs/>
        </w:rPr>
        <w:t>10	Founder undertakings and restrictive covenants</w:t>
      </w:r>
    </w:p>
    <w:p>
      <w:pPr>
        <w:spacing w:after="120" w:line="276"/>
        <w:ind w:left="720"/>
      </w:pPr>
      <w:r>
        <w:t xml:space="preserve">Each Founder undertakes to the Company and the Investors that, for so long as he is a shareholder or employee of any Group Company and for a period of 12 months after he ceases to be both, he will not (except with Investor Majority consent): (a) carry on or be engaged in any business competing with the Business in the United Kingdom; (b) solicit or entice away any senior employee, consultant, customer or supplier of any Group Company; or (c) use or disclose any confidential information of any Group Company.</w:t>
      </w:r>
    </w:p>
    <w:p>
      <w:pPr>
        <w:spacing w:after="120" w:line="276"/>
        <w:ind w:left="720"/>
      </w:pPr>
      <w:r>
        <w:t xml:space="preserve">Each Founder’s Ordinary Shares are subject to the reverse-vesting and leaver provisions set out in the Articles, with four-year straight-line vesting subject to a 12-month cliff measured from that Founder’s original employment start date, and with good-leaver and bad-leaver treatment as set out in the Articles.</w:t>
      </w:r>
    </w:p>
    <w:p>
      <w:pPr>
        <w:spacing w:after="120" w:line="276"/>
        <w:ind w:left="720"/>
      </w:pPr>
      <w:r>
        <w:t xml:space="preserve">Each of the restrictions in this clause is separate and severable and is considered by the parties to be reasonable and necessary to protect the legitimate interests of the Group and the Investors.</w:t>
      </w:r>
    </w:p>
    <w:p>
      <w:pPr>
        <w:tabs>
          <w:tab w:val="left" w:pos="720"/>
        </w:tabs>
        <w:spacing w:after="80" w:before="160"/>
      </w:pPr>
      <w:r>
        <w:rPr>
          <w:b/>
          <w:bCs/>
        </w:rPr>
        <w:t>11	Confidentiality and announcements</w:t>
      </w:r>
    </w:p>
    <w:p>
      <w:pPr>
        <w:spacing w:after="120" w:line="276"/>
        <w:ind w:left="720"/>
      </w:pPr>
      <w:r>
        <w:t xml:space="preserve">Each party will keep confidential the terms of this Agreement and all information relating to the Group, save to the extent disclosure is required by law or regulation, is to a party’s professional advisers, or (in the case of an Investor) is to its limited partners, prospective investors and group undertakings on a confidential basis.</w:t>
      </w:r>
    </w:p>
    <w:p>
      <w:pPr>
        <w:spacing w:after="120" w:line="276"/>
        <w:ind w:left="720"/>
      </w:pPr>
      <w:r>
        <w:t xml:space="preserve">No announcement concerning the subscription or any related matter will be made by any party without the prior written approval of the Company and the Lead Investor, except as required by law or any regulatory authority.</w:t>
      </w:r>
    </w:p>
    <w:p>
      <w:pPr>
        <w:tabs>
          <w:tab w:val="left" w:pos="720"/>
        </w:tabs>
        <w:spacing w:after="80" w:before="160"/>
      </w:pPr>
      <w:r>
        <w:rPr>
          <w:b/>
          <w:bCs/>
        </w:rPr>
        <w:t>12	Further share issues and pre-emption</w:t>
      </w:r>
    </w:p>
    <w:p>
      <w:pPr>
        <w:spacing w:after="120" w:line="276"/>
        <w:ind w:left="720"/>
      </w:pPr>
      <w:r>
        <w:t xml:space="preserve">Subject to Schedule 4 and the Articles, the Company will not issue or allot any shares or other equity securities unless it has first offered them to the holders of Series A Preferred Shares and Ordinary Shares pro rata to their respective holdings, on the terms and in the manner set out in the Articles.</w:t>
      </w:r>
    </w:p>
    <w:p>
      <w:pPr>
        <w:tabs>
          <w:tab w:val="left" w:pos="720"/>
        </w:tabs>
        <w:spacing w:after="80" w:before="160"/>
      </w:pPr>
      <w:r>
        <w:rPr>
          <w:b/>
          <w:bCs/>
        </w:rPr>
        <w:t>13	Duration and termination</w:t>
      </w:r>
    </w:p>
    <w:p>
      <w:pPr>
        <w:spacing w:after="120" w:line="276"/>
        <w:ind w:left="720"/>
      </w:pPr>
      <w:r>
        <w:t xml:space="preserve">This Agreement continues in full force until the earlier of (a) the date on which all parties (other than the Company) cease to hold any shares, and (b) an Exit, save that the provisions relating to confidentiality, restrictive covenants and the consequences of breach survive termination.</w:t>
      </w:r>
    </w:p>
    <w:p>
      <w:pPr>
        <w:spacing w:after="120" w:line="276"/>
        <w:ind w:left="720"/>
      </w:pPr>
      <w:r>
        <w:t xml:space="preserve">If a party ceases to hold any shares it will cease to have rights and obligations under this Agreement (other than accrued rights and obligations and those expressed to survive), but this Agreement continues in force between the remaining parties.</w:t>
      </w:r>
    </w:p>
    <w:p>
      <w:pPr>
        <w:tabs>
          <w:tab w:val="left" w:pos="720"/>
        </w:tabs>
        <w:spacing w:after="80" w:before="160"/>
      </w:pPr>
      <w:r>
        <w:rPr>
          <w:b/>
          <w:bCs/>
        </w:rPr>
        <w:t>14	General</w:t>
      </w:r>
    </w:p>
    <w:p>
      <w:pPr>
        <w:spacing w:after="120" w:line="276"/>
        <w:ind w:left="720"/>
      </w:pPr>
      <w:r>
        <w:t xml:space="preserve">Notices: any notice under this Agreement must be in writing and delivered by hand, by pre-paid first-class post or by email to the address or email address of the relevant party set out in Schedule 1 (or as otherwise notified).</w:t>
      </w:r>
    </w:p>
    <w:p>
      <w:pPr>
        <w:spacing w:after="120" w:line="276"/>
        <w:ind w:left="720"/>
      </w:pPr>
      <w:r>
        <w:t xml:space="preserve">Entire agreement: this Agreement, the Articles and the documents referred to in them constitute the entire agreement between the parties and supersede all prior arrangements. Each party acknowledges that it has not relied on any statement or representation not set out in this Agreement.</w:t>
      </w:r>
    </w:p>
    <w:p>
      <w:pPr>
        <w:spacing w:after="120" w:line="276"/>
        <w:ind w:left="720"/>
      </w:pPr>
      <w:r>
        <w:t xml:space="preserve">Assignment: an Investor may assign the benefit of this Agreement to a person to whom it transfers Series A Preferred Shares in accordance with the Articles. No other party may assign or otherwise dispose of any of its rights under this Agreement.</w:t>
      </w:r>
    </w:p>
    <w:p>
      <w:pPr>
        <w:spacing w:after="120" w:line="276"/>
        <w:ind w:left="720"/>
      </w:pPr>
      <w:r>
        <w:t xml:space="preserve">Third party rights: a person who is not a party has no rights under the Contracts (Rights of Third Parties) Act 1999 to enforce any term of this Agreement, save that a permitted assignee of an Investor and any Investor Director may enforce the relevant provisions.</w:t>
      </w:r>
    </w:p>
    <w:p>
      <w:pPr>
        <w:spacing w:after="120" w:line="276"/>
        <w:ind w:left="720"/>
      </w:pPr>
      <w:r>
        <w:t xml:space="preserve">Counterparts: this Agreement may be executed in any number of counterparts, each of which when executed and delivered constitutes an original, and all of which together constitute one and the same instrument.</w:t>
      </w:r>
    </w:p>
    <w:p>
      <w:pPr>
        <w:spacing w:after="120" w:line="276"/>
        <w:ind w:left="720"/>
      </w:pPr>
      <w:r>
        <w:t xml:space="preserve">Variation and waiver: no variation of this Agreement is effective unless in writing and signed by the Company and the Investor Majority (and, where it adversely affects the Founders, the Founders).</w:t>
      </w:r>
    </w:p>
    <w:p>
      <w:pPr>
        <w:tabs>
          <w:tab w:val="left" w:pos="720"/>
        </w:tabs>
        <w:spacing w:after="80" w:before="160"/>
      </w:pPr>
      <w:r>
        <w:rPr>
          <w:b/>
          <w:bCs/>
        </w:rPr>
        <w:t>15	Governing law and jurisdiction</w:t>
      </w:r>
    </w:p>
    <w:p>
      <w:pPr>
        <w:spacing w:after="120" w:line="276"/>
        <w:ind w:left="720"/>
      </w:pPr>
      <w:r>
        <w:t xml:space="preserve">This Agreement and any dispute or claim arising out of or in connection with it or its subject matter or formation (including non-contractual disputes or claims) are governed by and construed in accordance with the law of England and Wales.</w:t>
      </w:r>
    </w:p>
    <w:p>
      <w:pPr>
        <w:spacing w:after="120" w:line="276"/>
        <w:ind w:left="720"/>
      </w:pPr>
      <w:r>
        <w:t xml:space="preserve">The parties irrevocably agree that the courts of England and Wales have exclusive jurisdiction to settle any such dispute or claim.</w:t>
      </w:r>
    </w:p>
    <w:p>
      <w:r>
        <w:br w:type="page"/>
      </w:r>
    </w:p>
    <w:p>
      <w:pPr>
        <w:pStyle w:val="Heading1"/>
      </w:pPr>
      <w:r>
        <w:t xml:space="preserve">Schedule 1 — The Parties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c>
          <w:tcPr>
            <w:tcW w:type="dxa" w:w="26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Founder</w:t>
            </w:r>
          </w:p>
        </w:tc>
        <w:tc>
          <w:tcPr>
            <w:tcW w:type="dxa" w:w="44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Address</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Ordinary Shares held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14 Maids Causeway, Cambridge CB5 8DD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1,250,000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 Grange Road, Cambridge CB3 9AS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950,000</w:t>
            </w:r>
          </w:p>
        </w:tc>
      </w:tr>
    </w:tbl>
    <w:p>
      <w:pPr>
        <w:spacing w:after="120" w:line="276"/>
      </w:pPr>
      <w:r>
        <w:t xml:space="preserve"/>
      </w:r>
    </w:p>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Investor</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Series A Shares</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Subscription (£)</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 1 Finsbury Avenue, London EC2M 2PF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8,000,000</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 30 St Mary Axe, London EC3A 8BF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2,000,000</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10,000,000</w:t>
            </w:r>
          </w:p>
        </w:tc>
      </w:tr>
    </w:tbl>
    <w:p>
      <w:r>
        <w:br w:type="page"/>
      </w:r>
    </w:p>
    <w:p>
      <w:pPr>
        <w:pStyle w:val="Heading1"/>
      </w:pPr>
      <w:r>
        <w:t xml:space="preserve">Schedule 2 — Capitalisation</w:t>
      </w:r>
    </w:p>
    <w:p>
      <w:pPr>
        <w:pStyle w:val="Heading2"/>
      </w:pPr>
      <w:r>
        <w:t xml:space="preserve">Part 1 — Existing Capitalisation (pre-Completion, fully diluted)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300"/>
        <w:gridCol w:w="2200"/>
      </w:tblGrid>
      <w:tr>
        <w:tc>
          <w:tcPr>
            <w:tcW w:type="dxa" w:w="4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Holder / instrument</w:t>
            </w:r>
          </w:p>
        </w:tc>
        <w:tc>
          <w:tcPr>
            <w:tcW w:type="dxa" w:w="23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Shares</w:t>
            </w:r>
          </w:p>
        </w:tc>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41.67%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950,000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31.67%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Angel &amp; seed holders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Option Pool (unissued, enlarged)</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16.67%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 fully diluted (pre)</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w:t>
            </w:r>
          </w:p>
        </w:tc>
      </w:tr>
    </w:tbl>
    <w:p>
      <w:pPr>
        <w:spacing w:after="120" w:line="276"/>
      </w:pPr>
      <w:r>
        <w:t xml:space="preserve"/>
      </w:r>
    </w:p>
    <w:p>
      <w:pPr>
        <w:pStyle w:val="Heading2"/>
      </w:pPr>
      <w:r>
        <w:t xml:space="preserve">Part 2 — Post-Completion Capitalisation (fully diluted)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300"/>
        <w:gridCol w:w="2200"/>
      </w:tblGrid>
      <w:tr>
        <w:tc>
          <w:tcPr>
            <w:tcW w:type="dxa" w:w="4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Holder / instrument</w:t>
            </w:r>
          </w:p>
        </w:tc>
        <w:tc>
          <w:tcPr>
            <w:tcW w:type="dxa" w:w="23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Shares</w:t>
            </w:r>
          </w:p>
        </w:tc>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Founders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2,200,000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55.00%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Angel &amp; seed holders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7.50%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Option Pool</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 (Series A)</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 (Series A)</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 fully diluted (post)</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4,000,000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w:t>
            </w:r>
          </w:p>
        </w:tc>
      </w:tr>
    </w:tbl>
    <w:p>
      <w:r>
        <w:br w:type="page"/>
      </w:r>
    </w:p>
    <w:p>
      <w:pPr>
        <w:pStyle w:val="Heading1"/>
      </w:pPr>
      <w:r>
        <w:t xml:space="preserve">Schedule 3 — Warranties</w:t>
      </w:r>
    </w:p>
    <w:p>
      <w:pPr>
        <w:tabs>
          <w:tab w:val="left" w:pos="720"/>
        </w:tabs>
        <w:spacing w:after="80" w:before="160"/>
      </w:pPr>
      <w:r>
        <w:rPr>
          <w:b/>
          <w:bCs/>
        </w:rPr>
        <w:t>1	Capacity and authority</w:t>
      </w:r>
    </w:p>
    <w:p>
      <w:pPr>
        <w:spacing w:after="120" w:line="276"/>
        <w:ind w:left="720"/>
      </w:pPr>
      <w:r>
        <w:t xml:space="preserve">Each Warrantor has full power and authority to enter into and perform this Agreement; this Agreement constitutes binding obligations on it; and execution does not breach any agreement, the Company’s constitution, or any applicable law or order.</w:t>
      </w:r>
    </w:p>
    <w:p>
      <w:pPr>
        <w:tabs>
          <w:tab w:val="left" w:pos="720"/>
        </w:tabs>
        <w:spacing w:after="80" w:before="160"/>
      </w:pPr>
      <w:r>
        <w:rPr>
          <w:b/>
          <w:bCs/>
        </w:rPr>
        <w:t>2	The Company and its capital</w:t>
      </w:r>
    </w:p>
    <w:p>
      <w:pPr>
        <w:spacing w:after="120" w:line="276"/>
        <w:ind w:left="720"/>
      </w:pPr>
      <w:r>
        <w:t xml:space="preserve">The information in Schedule 2 is true and accurate; the issued shares are fully paid; there are no Encumbrances over any shares; and other than under this Agreement and the Option Pool there are no agreements or obligations to issue, allot or transfer any shares or securities of any Group Company.</w:t>
      </w:r>
    </w:p>
    <w:p>
      <w:pPr>
        <w:tabs>
          <w:tab w:val="left" w:pos="720"/>
        </w:tabs>
        <w:spacing w:after="80" w:before="160"/>
      </w:pPr>
      <w:r>
        <w:rPr>
          <w:b/>
          <w:bCs/>
        </w:rPr>
        <w:t>3	Constitution and records</w:t>
      </w:r>
    </w:p>
    <w:p>
      <w:pPr>
        <w:spacing w:after="120" w:line="276"/>
        <w:ind w:left="720"/>
      </w:pPr>
      <w:r>
        <w:t xml:space="preserve">The statutory books and registers of each Group Company are up to date and in its possession; all filings with the Registrar of Companies have been made on time; and no notice or allegation that any of them is incorrect has been received.</w:t>
      </w:r>
    </w:p>
    <w:p>
      <w:pPr>
        <w:tabs>
          <w:tab w:val="left" w:pos="720"/>
        </w:tabs>
        <w:spacing w:after="80" w:before="160"/>
      </w:pPr>
      <w:r>
        <w:rPr>
          <w:b/>
          <w:bCs/>
        </w:rPr>
        <w:t>4	Accounts</w:t>
      </w:r>
    </w:p>
    <w:p>
      <w:pPr>
        <w:spacing w:after="120" w:line="276"/>
        <w:ind w:left="720"/>
      </w:pPr>
      <w:r>
        <w:t xml:space="preserve">The audited accounts for the year ended 31 December 2025 were prepared in accordance with applicable law and accounting standards, give a true and fair view of the state of affairs and results of the Company, and are not affected by any extraordinary or non-recurring item save as Disclosed.</w:t>
      </w:r>
    </w:p>
    <w:p>
      <w:pPr>
        <w:tabs>
          <w:tab w:val="left" w:pos="720"/>
        </w:tabs>
        <w:spacing w:after="80" w:before="160"/>
      </w:pPr>
      <w:r>
        <w:rPr>
          <w:b/>
          <w:bCs/>
        </w:rPr>
        <w:t>5	Management accounts and position since the accounts date</w:t>
      </w:r>
    </w:p>
    <w:p>
      <w:pPr>
        <w:spacing w:after="120" w:line="276"/>
        <w:ind w:left="720"/>
      </w:pPr>
      <w:r>
        <w:t xml:space="preserve">The management accounts have been prepared with reasonable care; and since 31 December 2025 the Business has been carried on in the ordinary course, there has been no material adverse change, and the Company has not declared or paid any dividend or made any distribution.</w:t>
      </w:r>
    </w:p>
    <w:p>
      <w:pPr>
        <w:tabs>
          <w:tab w:val="left" w:pos="720"/>
        </w:tabs>
        <w:spacing w:after="80" w:before="160"/>
      </w:pPr>
      <w:r>
        <w:rPr>
          <w:b/>
          <w:bCs/>
        </w:rPr>
        <w:t>6	Financial and banking</w:t>
      </w:r>
    </w:p>
    <w:p>
      <w:pPr>
        <w:spacing w:after="120" w:line="276"/>
        <w:ind w:left="720"/>
      </w:pPr>
      <w:r>
        <w:t xml:space="preserve">Full particulars of all borrowings and banking facilities of each Group Company have been Disclosed; no Group Company is in default under any such facility; and no event has occurred which entitles any lender to call in or accelerate any indebtedness.</w:t>
      </w:r>
    </w:p>
    <w:p>
      <w:pPr>
        <w:tabs>
          <w:tab w:val="left" w:pos="720"/>
        </w:tabs>
        <w:spacing w:after="80" w:before="160"/>
      </w:pPr>
      <w:r>
        <w:rPr>
          <w:b/>
          <w:bCs/>
        </w:rPr>
        <w:t>7	Assets</w:t>
      </w:r>
    </w:p>
    <w:p>
      <w:pPr>
        <w:spacing w:after="120" w:line="276"/>
        <w:ind w:left="720"/>
      </w:pPr>
      <w:r>
        <w:t xml:space="preserve">Each Group Company owns or has the right to use all assets necessary for the conduct of the Business as now carried on; the assets are free from Encumbrances save as Disclosed; and the plant and equipment used in the pilot line is in satisfactory working order having regard to its age and use.</w:t>
      </w:r>
    </w:p>
    <w:p>
      <w:pPr>
        <w:tabs>
          <w:tab w:val="left" w:pos="720"/>
        </w:tabs>
        <w:spacing w:after="80" w:before="160"/>
      </w:pPr>
      <w:r>
        <w:rPr>
          <w:b/>
          <w:bCs/>
        </w:rPr>
        <w:t>8	Intellectual property</w:t>
      </w:r>
    </w:p>
    <w:p>
      <w:pPr>
        <w:spacing w:after="120" w:line="276"/>
        <w:ind w:left="720"/>
      </w:pPr>
      <w:r>
        <w:t xml:space="preserve">The Group owns or is validly licensed to use all intellectual property necessary for the Business; the registered IP listed in the Disclosure Letter is subsisting and the Company is the registered proprietor; no third party is infringing, and the Group is not infringing, any third-party IP; and all employees and contractors who have created IP have assigned it to a Group Company.</w:t>
      </w:r>
    </w:p>
    <w:p>
      <w:pPr>
        <w:tabs>
          <w:tab w:val="left" w:pos="720"/>
        </w:tabs>
        <w:spacing w:after="80" w:before="160"/>
      </w:pPr>
      <w:r>
        <w:rPr>
          <w:b/>
          <w:bCs/>
        </w:rPr>
        <w:t>9	Information technology and data</w:t>
      </w:r>
    </w:p>
    <w:p>
      <w:pPr>
        <w:spacing w:after="120" w:line="276"/>
        <w:ind w:left="720"/>
      </w:pPr>
      <w:r>
        <w:t xml:space="preserve">The IT systems are owned by or licensed to the Group, are adequately maintained, and there has been no material failure or unauthorised access in the 12 months before the date of this Agreement; and the Group complies in all material respects with the UK GDPR and the Data Protection Act 2018.</w:t>
      </w:r>
    </w:p>
    <w:p>
      <w:pPr>
        <w:tabs>
          <w:tab w:val="left" w:pos="720"/>
        </w:tabs>
        <w:spacing w:after="80" w:before="160"/>
      </w:pPr>
      <w:r>
        <w:rPr>
          <w:b/>
          <w:bCs/>
        </w:rPr>
        <w:t>10	Contracts</w:t>
      </w:r>
    </w:p>
    <w:p>
      <w:pPr>
        <w:spacing w:after="120" w:line="276"/>
        <w:ind w:left="720"/>
      </w:pPr>
      <w:r>
        <w:t xml:space="preserve">No Group Company is party to any contract which is material to the Business and which is not in the ordinary course, is not on arm’s-length terms, or may be terminated as a result of the subscription; and no counterparty has given notice to terminate any material contract.</w:t>
      </w:r>
    </w:p>
    <w:p>
      <w:pPr>
        <w:tabs>
          <w:tab w:val="left" w:pos="720"/>
        </w:tabs>
        <w:spacing w:after="80" w:before="160"/>
      </w:pPr>
      <w:r>
        <w:rPr>
          <w:b/>
          <w:bCs/>
        </w:rPr>
        <w:t>11	Regulatory and product</w:t>
      </w:r>
    </w:p>
    <w:p>
      <w:pPr>
        <w:spacing w:after="120" w:line="276"/>
        <w:ind w:left="720"/>
      </w:pPr>
      <w:r>
        <w:t xml:space="preserve">The Group holds all material licences, consents and authorisations required for the Business; the Group’s products and processes comply in all material respects with applicable food-safety, novel-foods and environmental laws; and no enforcement action is pending or, so far as the Warrantors are aware, threatened.</w:t>
      </w:r>
    </w:p>
    <w:p>
      <w:pPr>
        <w:tabs>
          <w:tab w:val="left" w:pos="720"/>
        </w:tabs>
        <w:spacing w:after="80" w:before="160"/>
      </w:pPr>
      <w:r>
        <w:rPr>
          <w:b/>
          <w:bCs/>
        </w:rPr>
        <w:t>12	Employees</w:t>
      </w:r>
    </w:p>
    <w:p>
      <w:pPr>
        <w:spacing w:after="120" w:line="276"/>
        <w:ind w:left="720"/>
      </w:pPr>
      <w:r>
        <w:t xml:space="preserve">Full particulars of the terms of employment of the senior employees have been Disclosed; no senior employee has given or received notice; there is no material dispute with any employee or trade union; and all pension contributions due have been paid.</w:t>
      </w:r>
    </w:p>
    <w:p>
      <w:pPr>
        <w:tabs>
          <w:tab w:val="left" w:pos="720"/>
        </w:tabs>
        <w:spacing w:after="80" w:before="160"/>
      </w:pPr>
      <w:r>
        <w:rPr>
          <w:b/>
          <w:bCs/>
        </w:rPr>
        <w:t>13	Litigation and compliance</w:t>
      </w:r>
    </w:p>
    <w:p>
      <w:pPr>
        <w:spacing w:after="120" w:line="276"/>
        <w:ind w:left="720"/>
      </w:pPr>
      <w:r>
        <w:t xml:space="preserve">No Group Company is engaged in any litigation, arbitration or regulatory proceedings (other than routine debt collection); none is pending or, so far as the Warrantors are aware, threatened; and each Group Company has complied in all material respects with all applicable laws, including anti-bribery and sanctions laws.</w:t>
      </w:r>
    </w:p>
    <w:p>
      <w:pPr>
        <w:tabs>
          <w:tab w:val="left" w:pos="720"/>
        </w:tabs>
        <w:spacing w:after="80" w:before="160"/>
      </w:pPr>
      <w:r>
        <w:rPr>
          <w:b/>
          <w:bCs/>
        </w:rPr>
        <w:t>14	Tax</w:t>
      </w:r>
    </w:p>
    <w:p>
      <w:pPr>
        <w:spacing w:after="120" w:line="276"/>
        <w:ind w:left="720"/>
      </w:pPr>
      <w:r>
        <w:t xml:space="preserve">Each Group Company has duly and punctually paid all Tax due, made all returns and filings on time, maintained proper records, and is not involved in any dispute with any Tax authority; and the Company qualifies, and has at all material times qualified, as a company carrying on a qualifying trade for EIS/SEIS and EMI purposes save as Disclosed.</w:t>
      </w:r>
    </w:p>
    <w:p>
      <w:pPr>
        <w:tabs>
          <w:tab w:val="left" w:pos="720"/>
        </w:tabs>
        <w:spacing w:after="80" w:before="160"/>
      </w:pPr>
      <w:r>
        <w:rPr>
          <w:b/>
          <w:bCs/>
        </w:rPr>
        <w:t>15	Grants and subsidies</w:t>
      </w:r>
    </w:p>
    <w:p>
      <w:pPr>
        <w:spacing w:after="120" w:line="276"/>
        <w:ind w:left="720"/>
      </w:pPr>
      <w:r>
        <w:t xml:space="preserve">Full particulars of all grants, subsidies and government assistance received by any Group Company have been Disclosed, and no Group Company is liable to repay any such grant in whole or in part.</w:t>
      </w:r>
    </w:p>
    <w:p>
      <w:r>
        <w:br w:type="page"/>
      </w:r>
    </w:p>
    <w:p>
      <w:pPr>
        <w:pStyle w:val="Heading1"/>
      </w:pPr>
      <w:r>
        <w:t xml:space="preserve">Schedule 4 — Investor Consent Matters</w:t>
      </w:r>
    </w:p>
    <w:p>
      <w:pPr>
        <w:pStyle w:val="ListParagraph"/>
        <w:numPr>
          <w:ilvl w:val="0"/>
          <w:numId w:val="2"/>
        </w:numPr>
        <w:spacing w:after="80"/>
      </w:pPr>
      <w:r>
        <w:t xml:space="preserve">any alteration of the share capital of any Group Company or of the rights attaching to any shares, or any amendment of the Articles;</w:t>
      </w:r>
    </w:p>
    <w:p>
      <w:pPr>
        <w:pStyle w:val="ListParagraph"/>
        <w:numPr>
          <w:ilvl w:val="0"/>
          <w:numId w:val="2"/>
        </w:numPr>
        <w:spacing w:after="80"/>
      </w:pPr>
      <w:r>
        <w:t xml:space="preserve">the creation, allotment or issue of any shares, options, warrants or other securities (other than under the approved Option Pool);</w:t>
      </w:r>
    </w:p>
    <w:p>
      <w:pPr>
        <w:pStyle w:val="ListParagraph"/>
        <w:numPr>
          <w:ilvl w:val="0"/>
          <w:numId w:val="2"/>
        </w:numPr>
        <w:spacing w:after="80"/>
      </w:pPr>
      <w:r>
        <w:t xml:space="preserve">any borrowing or the creation of any Encumbrance where the aggregate indebtedness so secured would exceed £500,000;</w:t>
      </w:r>
    </w:p>
    <w:p>
      <w:pPr>
        <w:pStyle w:val="ListParagraph"/>
        <w:numPr>
          <w:ilvl w:val="0"/>
          <w:numId w:val="2"/>
        </w:numPr>
        <w:spacing w:after="80"/>
      </w:pPr>
      <w:r>
        <w:t xml:space="preserve">the acquisition or disposal of any business or asset with a value exceeding £250,000 in any transaction or series of related transactions;</w:t>
      </w:r>
    </w:p>
    <w:p>
      <w:pPr>
        <w:pStyle w:val="ListParagraph"/>
        <w:numPr>
          <w:ilvl w:val="0"/>
          <w:numId w:val="2"/>
        </w:numPr>
        <w:spacing w:after="80"/>
      </w:pPr>
      <w:r>
        <w:t xml:space="preserve">the approval or material amendment of the annual budget or the business plan;</w:t>
      </w:r>
    </w:p>
    <w:p>
      <w:pPr>
        <w:pStyle w:val="ListParagraph"/>
        <w:numPr>
          <w:ilvl w:val="0"/>
          <w:numId w:val="2"/>
        </w:numPr>
        <w:spacing w:after="80"/>
      </w:pPr>
      <w:r>
        <w:t xml:space="preserve">the entry into, variation or termination of any contract outside the ordinary course of business, or any transaction with a Founder or a connected person;</w:t>
      </w:r>
    </w:p>
    <w:p>
      <w:pPr>
        <w:pStyle w:val="ListParagraph"/>
        <w:numPr>
          <w:ilvl w:val="0"/>
          <w:numId w:val="2"/>
        </w:numPr>
        <w:spacing w:after="80"/>
      </w:pPr>
      <w:r>
        <w:t xml:space="preserve">the appointment or removal of any director, or any change in the size or composition of the Board;</w:t>
      </w:r>
    </w:p>
    <w:p>
      <w:pPr>
        <w:pStyle w:val="ListParagraph"/>
        <w:numPr>
          <w:ilvl w:val="0"/>
          <w:numId w:val="2"/>
        </w:numPr>
        <w:spacing w:after="80"/>
      </w:pPr>
      <w:r>
        <w:t xml:space="preserve">the commencement, settlement or abandonment of any material litigation, or the presentation of any petition for winding-up;</w:t>
      </w:r>
    </w:p>
    <w:p>
      <w:pPr>
        <w:pStyle w:val="ListParagraph"/>
        <w:numPr>
          <w:ilvl w:val="0"/>
          <w:numId w:val="2"/>
        </w:numPr>
        <w:spacing w:after="80"/>
      </w:pPr>
      <w:r>
        <w:t xml:space="preserve">any sale of the Company, listing, merger, scheme of arrangement or material reorganisation;</w:t>
      </w:r>
    </w:p>
    <w:p>
      <w:pPr>
        <w:pStyle w:val="ListParagraph"/>
        <w:numPr>
          <w:ilvl w:val="0"/>
          <w:numId w:val="2"/>
        </w:numPr>
        <w:spacing w:after="80"/>
      </w:pPr>
      <w:r>
        <w:t xml:space="preserve">the declaration or payment of any dividend or other distribution;</w:t>
      </w:r>
    </w:p>
    <w:p>
      <w:pPr>
        <w:pStyle w:val="ListParagraph"/>
        <w:numPr>
          <w:ilvl w:val="0"/>
          <w:numId w:val="2"/>
        </w:numPr>
        <w:spacing w:after="80"/>
      </w:pPr>
      <w:r>
        <w:t xml:space="preserve">any change to the Company’s auditors, accounting reference date or material accounting policies; and</w:t>
      </w:r>
    </w:p>
    <w:p>
      <w:pPr>
        <w:pStyle w:val="ListParagraph"/>
        <w:numPr>
          <w:ilvl w:val="0"/>
          <w:numId w:val="2"/>
        </w:numPr>
        <w:spacing w:after="80"/>
      </w:pPr>
      <w:r>
        <w:t xml:space="preserve">the adoption of, or any amendment to, any employee share, option or incentive scheme.</w:t>
      </w:r>
    </w:p>
    <w:p>
      <w:r>
        <w:br w:type="page"/>
      </w:r>
    </w:p>
    <w:p>
      <w:pPr>
        <w:pStyle w:val="Heading1"/>
      </w:pPr>
      <w:r>
        <w:t xml:space="preserve">Execution</w:t>
      </w:r>
    </w:p>
    <w:p>
      <w:pPr>
        <w:spacing w:after="120" w:line="276"/>
      </w:pPr>
      <w:r>
        <w:rPr>
          <w:i/>
          <w:iCs/>
        </w:rPr>
        <w:t xml:space="preserve">This Agreement has been executed and delivered as a deed on the date stated at the beginning of it.</w:t>
      </w:r>
    </w:p>
    <w:p>
      <w:pPr>
        <w:spacing w:after="12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Executed as a deed by</w:t>
            </w:r>
          </w:p>
        </w:tc>
        <w:tc>
          <w:tcPr>
            <w:tcW w:type="dxa" w:w="35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Signature</w:t>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LARKMOOR BIOSCIENCE LIMITED, acting by Dr Alice Wren, a director, in the presence of:</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For and on behalf of RAVENSWORTH VENTURES LLP</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For and on behalf of ALDRIDGE SEED LP</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Subscription &amp; Shareholders' Agreement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5"/>
        <w:szCs w:val="15"/>
      </w:rPr>
      <w:t xml:space="preserve">Project Quartz — Subscription and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2026-06-26T01:27:11.442Z</dcterms:created>
  <dcterms:modified xsi:type="dcterms:W3CDTF">2026-06-26T01:27:11.443Z</dcterms:modified>
</cp:coreProperties>
</file>

<file path=docProps/custom.xml><?xml version="1.0" encoding="utf-8"?>
<Properties xmlns="http://schemas.openxmlformats.org/officeDocument/2006/custom-properties" xmlns:vt="http://schemas.openxmlformats.org/officeDocument/2006/docPropsVTypes"/>
</file>