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sz w:val="20"/>
          <w:szCs w:val="20"/>
        </w:rPr>
        <w:t xml:space="preserve">DATED            2025</w:t>
      </w:r>
    </w:p>
    <w:p>
      <w:pPr>
        <w:spacing w:after="200"/>
        <w:jc w:val="center"/>
      </w:pPr>
      <w:r>
        <w:rPr>
          <w:sz w:val="20"/>
          <w:szCs w:val="20"/>
        </w:rPr>
        <w:t xml:space="preserve">________________________________</w:t>
      </w:r>
    </w:p>
    <w:p>
      <w:pPr>
        <w:jc w:val="center"/>
      </w:pPr>
      <w:r>
        <w:rPr>
          <w:b/>
          <w:bCs/>
          <w:sz w:val="24"/>
          <w:szCs w:val="24"/>
        </w:rPr>
        <w:t xml:space="preserve">LARKMOOR BIOSCIENCE LIMITED</w:t>
      </w:r>
    </w:p>
    <w:p>
      <w:pPr>
        <w:jc w:val="center"/>
      </w:pPr>
      <w:r>
        <w:rPr>
          <w:sz w:val="20"/>
          <w:szCs w:val="20"/>
        </w:rPr>
        <w:t xml:space="preserve">(1)</w:t>
      </w:r>
    </w:p>
    <w:p>
      <w:pPr>
        <w:jc w:val="center"/>
      </w:pPr>
      <w:r>
        <w:rPr>
          <w:b/>
          <w:bCs/>
          <w:sz w:val="24"/>
          <w:szCs w:val="24"/>
        </w:rPr>
        <w:t xml:space="preserve">THE FOUNDERS</w:t>
      </w:r>
    </w:p>
    <w:p>
      <w:pPr>
        <w:jc w:val="center"/>
      </w:pPr>
      <w:r>
        <w:rPr>
          <w:sz w:val="20"/>
          <w:szCs w:val="20"/>
        </w:rPr>
        <w:t xml:space="preserve">(2)</w:t>
      </w:r>
    </w:p>
    <w:p>
      <w:pPr>
        <w:jc w:val="center"/>
      </w:pPr>
      <w:r>
        <w:rPr>
          <w:b/>
          <w:bCs/>
          <w:sz w:val="24"/>
          <w:szCs w:val="24"/>
        </w:rPr>
        <w:t xml:space="preserve">ARDENT VENTURES LLP</w:t>
      </w:r>
    </w:p>
    <w:p>
      <w:pPr>
        <w:spacing w:after="200"/>
        <w:jc w:val="center"/>
      </w:pPr>
      <w:r>
        <w:rPr>
          <w:sz w:val="20"/>
          <w:szCs w:val="20"/>
        </w:rPr>
        <w:t xml:space="preserve">(3)</w:t>
      </w:r>
    </w:p>
    <w:p>
      <w:pPr>
        <w:spacing w:after="240"/>
        <w:jc w:val="center"/>
      </w:pPr>
      <w:r>
        <w:rPr>
          <w:b/>
          <w:bCs/>
          <w:sz w:val="26"/>
          <w:szCs w:val="26"/>
        </w:rPr>
        <w:t xml:space="preserve">SUBSCRIPTION AND SHAREHOLDERS' AGREEMENT</w:t>
      </w:r>
    </w:p>
    <w:p>
      <w:pPr>
        <w:spacing w:after="60"/>
        <w:jc w:val="center"/>
      </w:pPr>
      <w:r>
        <w:rPr>
          <w:i/>
          <w:iCs/>
          <w:sz w:val="20"/>
          <w:szCs w:val="20"/>
        </w:rPr>
        <w:t xml:space="preserve">relating to the Series A investment in Larkmoor Bioscience Limited</w:t>
      </w:r>
    </w:p>
    <w:p>
      <w:pPr>
        <w:spacing w:after="200"/>
        <w:jc w:val="center"/>
      </w:pPr>
      <w:r>
        <w:rPr>
          <w:color w:val="595959"/>
          <w:sz w:val="18"/>
          <w:szCs w:val="18"/>
        </w:rPr>
        <w:t xml:space="preserve">Whitfield Carter LLP, 22 Bishopsgate, London EC2N 4BQ</w:t>
      </w:r>
    </w:p>
    <w:p>
      <w:r>
        <w:br w:type="page"/>
      </w:r>
    </w:p>
    <w:p>
      <w:pPr>
        <w:pStyle w:val="Heading1"/>
      </w:pPr>
      <w:r>
        <w:t xml:space="preserve">THIS AGREEMENT is dated 2025 and made BETWEEN:</w:t>
      </w:r>
    </w:p>
    <w:p>
      <w:pPr>
        <w:spacing w:after="110"/>
      </w:pPr>
      <w:r>
        <w:t xml:space="preserve">(1)  LARKMOOR BIOSCIENCE LIMITED, a company incorporated in England and Wales (registered number 11820447) whose registered office is at Unit 7, Granta Park, Great Abington, Cambridge CB21 6GP (the “Company”);</w:t>
      </w:r>
    </w:p>
    <w:p>
      <w:pPr>
        <w:spacing w:after="110"/>
      </w:pPr>
      <w:r>
        <w:t xml:space="preserve">(2)  THE PERSONS whose names and addresses are set out in Part 1 of Schedule 1 (each a “Founder” and together the “Founders”); and</w:t>
      </w:r>
    </w:p>
    <w:p>
      <w:pPr>
        <w:spacing w:after="110"/>
      </w:pPr>
      <w:r>
        <w:t xml:space="preserve">(3)  ARDENT VENTURES LLP, a limited liability partnership incorporated in England and Wales (registered number OC418802) whose registered office is at 30 Finsbury Square, London EC2A 1AG, acting as manager of and on behalf of Ardent Ventures Fund III LP (the “Investor”).</w:t>
      </w:r>
    </w:p>
    <w:p>
      <w:pPr>
        <w:spacing w:after="110"/>
      </w:pPr>
      <w:r>
        <w:t xml:space="preserve">each a “Party” and together the “Parties”.</w:t>
      </w:r>
    </w:p>
    <w:p>
      <w:pPr>
        <w:pStyle w:val="Heading1"/>
      </w:pPr>
      <w:r>
        <w:t xml:space="preserve">BACKGROUND</w:t>
      </w:r>
    </w:p>
    <w:p>
      <w:pPr>
        <w:spacing w:after="110"/>
      </w:pPr>
      <w:r>
        <w:t xml:space="preserve">(A)  The Company is a private company limited by shares engaged in the research and development of cell-free protein synthesis platforms for therapeutic applications.</w:t>
      </w:r>
    </w:p>
    <w:p>
      <w:pPr>
        <w:spacing w:after="110"/>
      </w:pPr>
      <w:r>
        <w:t xml:space="preserve">(B)  The Investor has agreed to subscribe for 2,000,000 Series A Preferred Shares at the Subscription Price, representing an aggregate subscription of £8,000,000, on the terms set out in this Agreement.</w:t>
      </w:r>
    </w:p>
    <w:p>
      <w:pPr>
        <w:spacing w:after="110"/>
      </w:pPr>
      <w:r>
        <w:t xml:space="preserve">(C)  The Parties have agreed that the affairs of the Company shall be regulated by this Agreement and the Articles in the manner set out in this Agreement with effect from Completion.</w:t>
      </w:r>
    </w:p>
    <w:p>
      <w:r>
        <w:br w:type="page"/>
      </w:r>
    </w:p>
    <w:p>
      <w:pPr>
        <w:pStyle w:val="Heading1"/>
        <w:spacing w:after="80" w:before="180"/>
      </w:pPr>
      <w:r>
        <w:rPr>
          <w:b/>
          <w:bCs/>
          <w:sz w:val="23"/>
          <w:szCs w:val="23"/>
        </w:rPr>
        <w:t xml:space="preserve">1.  Definitions and interpretation</w:t>
      </w:r>
    </w:p>
    <w:p>
      <w:pPr>
        <w:spacing w:after="110"/>
      </w:pPr>
      <w:r>
        <w:t xml:space="preserve">In this Agreement, unless the context otherwise requires, the following definitions apply: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Term</w:t>
            </w:r>
          </w:p>
        </w:tc>
        <w:tc>
          <w:tcPr>
            <w:tcW w:type="dxa" w:w="66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Meaning</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Articles</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articles of association of the Company in the agreed form to be adopted at Completion</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Business Day</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a day other than a Saturday, Sunday or public holiday in England when banks in London are open for business</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Completion</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completion of the subscription for the Subscription Shares in accordance with clause 4</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Completion Date</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date on which Completion takes place, expected to be 12 September 2025</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Disclosure Letter</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letter of the same date as this Agreement from the Warrantors to the Investor disclosing exceptions to the Warranties</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Founders</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Dr Alice Wren and Dr Sanjay Rao</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Investor Director</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director appointed by the Investor under clause 6</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Investor Majority</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holders of more than 50% of the Series A Preferred Shares</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Series A Preferred Shares</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series A preferred shares of £0.001 each in the capital of the Company having the rights set out in the Articles</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Subscription Price</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£4.00 per Subscription Share</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Subscription Shares</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2,000,000 Series A Preferred Shares to be subscribed for by the Investor under this Agreement</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Warranties</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warranties set out in clause 7 and Schedule 3</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Warrantors</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Company and the Founders</w:t>
            </w:r>
          </w:p>
        </w:tc>
      </w:tr>
    </w:tbl>
    <w:p>
      <w:pPr>
        <w:spacing w:after="110"/>
      </w:pPr>
      <w:r>
        <w:t xml:space="preserve">1.2  Clause, Schedule and paragraph headings do not affect interpretation. References to clauses and Schedules are to the clauses of and Schedules to this Agreement.</w:t>
      </w:r>
    </w:p>
    <w:p>
      <w:pPr>
        <w:spacing w:after="110"/>
      </w:pPr>
      <w:r>
        <w:t xml:space="preserve">1.3  Words in the singular include the plural and vice versa, and a reference to one gender includes a reference to the other genders.</w:t>
      </w:r>
    </w:p>
    <w:p>
      <w:pPr>
        <w:spacing w:after="110"/>
      </w:pPr>
      <w:r>
        <w:t xml:space="preserve">1.4  A reference to a statute or statutory provision is a reference to it as amended, extended or re-enacted from time to time, and includes all subordinate legislation made under it.</w:t>
      </w:r>
    </w:p>
    <w:p>
      <w:pPr>
        <w:spacing w:after="110"/>
      </w:pPr>
      <w:r>
        <w:t xml:space="preserve">1.5  Any phrase introduced by the terms “including”, “include” or “in particular” is illustrative and does not limit the generality of the related words.</w:t>
      </w:r>
    </w:p>
    <w:p>
      <w:pPr>
        <w:pStyle w:val="Heading1"/>
        <w:spacing w:after="80" w:before="180"/>
      </w:pPr>
      <w:r>
        <w:rPr>
          <w:b/>
          <w:bCs/>
          <w:sz w:val="23"/>
          <w:szCs w:val="23"/>
        </w:rPr>
        <w:t xml:space="preserve">2.  Subscription for shares</w:t>
      </w:r>
    </w:p>
    <w:p>
      <w:pPr>
        <w:pStyle w:val="ListParagraph"/>
        <w:numPr>
          <w:ilvl w:val="0"/>
          <w:numId w:val="2"/>
        </w:numPr>
        <w:spacing w:after="90"/>
      </w:pPr>
      <w:r>
        <w:t xml:space="preserve">Subject to the terms of this Agreement, the Investor shall subscribe for the Subscription Shares and the Company shall allot and issue the Subscription Shares to the Investor, in each case at the Subscription Price and free from all encumbrances, with effect from Completion.</w:t>
      </w:r>
    </w:p>
    <w:p>
      <w:pPr>
        <w:pStyle w:val="ListParagraph"/>
        <w:numPr>
          <w:ilvl w:val="0"/>
          <w:numId w:val="2"/>
        </w:numPr>
        <w:spacing w:after="90"/>
      </w:pPr>
      <w:r>
        <w:t xml:space="preserve">The aggregate subscription monies payable by the Investor for the Subscription Shares shall be £8,000,000.</w:t>
      </w:r>
    </w:p>
    <w:p>
      <w:pPr>
        <w:pStyle w:val="ListParagraph"/>
        <w:numPr>
          <w:ilvl w:val="0"/>
          <w:numId w:val="2"/>
        </w:numPr>
        <w:spacing w:after="90"/>
      </w:pPr>
      <w:r>
        <w:t xml:space="preserve">The Subscription Shares shall rank pari passu in all respects and shall carry the rights and be subject to the restrictions set out in the Articles.</w:t>
      </w:r>
    </w:p>
    <w:p>
      <w:pPr>
        <w:pStyle w:val="ListParagraph"/>
        <w:numPr>
          <w:ilvl w:val="0"/>
          <w:numId w:val="2"/>
        </w:numPr>
        <w:spacing w:after="90"/>
      </w:pPr>
      <w:r>
        <w:t xml:space="preserve">Each Founder and the Company warrants that, immediately following Completion, the issued share capital of the Company shall be as set out in Part 2 of Schedule 1 (the post-Completion capitalisation table).</w:t>
      </w:r>
    </w:p>
    <w:p>
      <w:pPr>
        <w:pStyle w:val="Heading1"/>
        <w:spacing w:after="80" w:before="180"/>
      </w:pPr>
      <w:r>
        <w:rPr>
          <w:b/>
          <w:bCs/>
          <w:sz w:val="23"/>
          <w:szCs w:val="23"/>
        </w:rPr>
        <w:t xml:space="preserve">3.  Conditions to Completion</w:t>
      </w:r>
    </w:p>
    <w:p>
      <w:pPr>
        <w:pStyle w:val="ListParagraph"/>
        <w:numPr>
          <w:ilvl w:val="0"/>
          <w:numId w:val="2"/>
        </w:numPr>
        <w:spacing w:after="90"/>
      </w:pPr>
      <w:r>
        <w:t xml:space="preserve">Completion is conditional upon the following conditions being satisfied (or waived in writing by the Investor) on or before the Completion Date:</w:t>
      </w:r>
    </w:p>
    <w:p>
      <w:pPr>
        <w:pStyle w:val="ListParagraph"/>
        <w:numPr>
          <w:ilvl w:val="0"/>
          <w:numId w:val="3"/>
        </w:numPr>
        <w:spacing w:after="90"/>
      </w:pPr>
      <w:r>
        <w:t xml:space="preserve">the passing of the board and shareholder resolutions referred to in clause 4.2;</w:t>
      </w:r>
    </w:p>
    <w:p>
      <w:pPr>
        <w:pStyle w:val="ListParagraph"/>
        <w:numPr>
          <w:ilvl w:val="0"/>
          <w:numId w:val="3"/>
        </w:numPr>
        <w:spacing w:after="90"/>
      </w:pPr>
      <w:r>
        <w:t xml:space="preserve">the adoption of the Articles by special resolution of the Company;</w:t>
      </w:r>
    </w:p>
    <w:p>
      <w:pPr>
        <w:pStyle w:val="ListParagraph"/>
        <w:numPr>
          <w:ilvl w:val="0"/>
          <w:numId w:val="3"/>
        </w:numPr>
        <w:spacing w:after="90"/>
      </w:pPr>
      <w:r>
        <w:t xml:space="preserve">the delivery to the Investor of the Disclosure Letter;</w:t>
      </w:r>
    </w:p>
    <w:p>
      <w:pPr>
        <w:pStyle w:val="ListParagraph"/>
        <w:numPr>
          <w:ilvl w:val="0"/>
          <w:numId w:val="3"/>
        </w:numPr>
        <w:spacing w:after="90"/>
      </w:pPr>
      <w:r>
        <w:t xml:space="preserve">the Warranties being true and accurate in all material respects at Completion; and</w:t>
      </w:r>
    </w:p>
    <w:p>
      <w:pPr>
        <w:pStyle w:val="ListParagraph"/>
        <w:numPr>
          <w:ilvl w:val="0"/>
          <w:numId w:val="3"/>
        </w:numPr>
        <w:spacing w:after="90"/>
      </w:pPr>
      <w:r>
        <w:t xml:space="preserve">no material adverse change having occurred in the business, assets or financial position of the Company since the date of this Agreement.</w:t>
      </w:r>
    </w:p>
    <w:p>
      <w:pPr>
        <w:pStyle w:val="ListParagraph"/>
        <w:numPr>
          <w:ilvl w:val="0"/>
          <w:numId w:val="2"/>
        </w:numPr>
        <w:spacing w:after="90"/>
      </w:pPr>
      <w:r>
        <w:t xml:space="preserve">If any condition has not been satisfied or waived on or before 30 September 2025, the Investor may terminate this Agreement by notice in writing, in which case no Party shall have any claim against any other (save in respect of any prior breach).</w:t>
      </w:r>
    </w:p>
    <w:p>
      <w:pPr>
        <w:pStyle w:val="Heading1"/>
        <w:spacing w:after="80" w:before="180"/>
      </w:pPr>
      <w:r>
        <w:rPr>
          <w:b/>
          <w:bCs/>
          <w:sz w:val="23"/>
          <w:szCs w:val="23"/>
        </w:rPr>
        <w:t xml:space="preserve">4.  Completion</w:t>
      </w:r>
    </w:p>
    <w:p>
      <w:pPr>
        <w:pStyle w:val="ListParagraph"/>
        <w:numPr>
          <w:ilvl w:val="0"/>
          <w:numId w:val="2"/>
        </w:numPr>
        <w:spacing w:after="90"/>
      </w:pPr>
      <w:r>
        <w:t xml:space="preserve">Completion shall take place remotely by the exchange of documents in electronic form on the Completion Date.</w:t>
      </w:r>
    </w:p>
    <w:p>
      <w:pPr>
        <w:pStyle w:val="ListParagraph"/>
        <w:numPr>
          <w:ilvl w:val="0"/>
          <w:numId w:val="2"/>
        </w:numPr>
        <w:spacing w:after="90"/>
      </w:pPr>
      <w:r>
        <w:t xml:space="preserve">At Completion the Company shall procure that a meeting of the board of directors is held at which the directors shall: (a) approve the allotment and issue of the Subscription Shares to the Investor; (b) approve the entry of the Investor in the register of members; (c) appoint the Investor Director; and (d) approve the matters set out in the completion checklist.</w:t>
      </w:r>
    </w:p>
    <w:p>
      <w:pPr>
        <w:pStyle w:val="ListParagraph"/>
        <w:numPr>
          <w:ilvl w:val="0"/>
          <w:numId w:val="2"/>
        </w:numPr>
        <w:spacing w:after="90"/>
      </w:pPr>
      <w:r>
        <w:t xml:space="preserve">At Completion the Investor shall pay the subscription monies of £8,000,000 to the Company by electronic transfer to the account notified by the Company in the funds flow statement.</w:t>
      </w:r>
    </w:p>
    <w:p>
      <w:pPr>
        <w:pStyle w:val="ListParagraph"/>
        <w:numPr>
          <w:ilvl w:val="0"/>
          <w:numId w:val="2"/>
        </w:numPr>
        <w:spacing w:after="90"/>
      </w:pPr>
      <w:r>
        <w:t xml:space="preserve">Against payment, the Company shall deliver to the Investor a certified copy of the updated register of members and a share certificate for the Subscription Shares in the name of the Investor.</w:t>
      </w:r>
    </w:p>
    <w:p>
      <w:pPr>
        <w:pStyle w:val="Heading1"/>
        <w:spacing w:after="80" w:before="180"/>
      </w:pPr>
      <w:r>
        <w:rPr>
          <w:b/>
          <w:bCs/>
          <w:sz w:val="23"/>
          <w:szCs w:val="23"/>
        </w:rPr>
        <w:t xml:space="preserve">5.  Use of proceeds</w:t>
      </w:r>
    </w:p>
    <w:p>
      <w:pPr>
        <w:pStyle w:val="ListParagraph"/>
        <w:numPr>
          <w:ilvl w:val="0"/>
          <w:numId w:val="2"/>
        </w:numPr>
        <w:spacing w:after="90"/>
      </w:pPr>
      <w:r>
        <w:t xml:space="preserve">The Company shall apply the net subscription proceeds towards the research, development and commercialisation of its cell-free protein synthesis platform, the expansion of its scientific and commercial teams, and general working capital, in each case substantially in accordance with the budget approved by the board.</w:t>
      </w:r>
    </w:p>
    <w:p>
      <w:pPr>
        <w:pStyle w:val="Heading1"/>
        <w:spacing w:after="80" w:before="180"/>
      </w:pPr>
      <w:r>
        <w:rPr>
          <w:b/>
          <w:bCs/>
          <w:sz w:val="23"/>
          <w:szCs w:val="23"/>
        </w:rPr>
        <w:t xml:space="preserve">6.  Directors and board</w:t>
      </w:r>
    </w:p>
    <w:p>
      <w:pPr>
        <w:pStyle w:val="ListParagraph"/>
        <w:numPr>
          <w:ilvl w:val="0"/>
          <w:numId w:val="2"/>
        </w:numPr>
        <w:spacing w:after="90"/>
      </w:pPr>
      <w:r>
        <w:t xml:space="preserve">For so long as the Investor and its affiliates together hold not less than 10% of the Series A Preferred Shares, the Investor shall be entitled to appoint and remove one director (the “Investor Director”) and one observer.</w:t>
      </w:r>
    </w:p>
    <w:p>
      <w:pPr>
        <w:pStyle w:val="ListParagraph"/>
        <w:numPr>
          <w:ilvl w:val="0"/>
          <w:numId w:val="2"/>
        </w:numPr>
        <w:spacing w:after="90"/>
      </w:pPr>
      <w:r>
        <w:t xml:space="preserve">The board shall comprise no more than five directors. The quorum for a board meeting shall be three directors present, which must include the Investor Director (or the observer) unless the Investor Director has waived the requirement in respect of that meeting or has been absent from two consecutive duly convened meetings.</w:t>
      </w:r>
    </w:p>
    <w:p>
      <w:pPr>
        <w:pStyle w:val="ListParagraph"/>
        <w:numPr>
          <w:ilvl w:val="0"/>
          <w:numId w:val="2"/>
        </w:numPr>
        <w:spacing w:after="90"/>
      </w:pPr>
      <w:r>
        <w:t xml:space="preserve">The board shall meet not less than six times in each calendar year. The Company shall provide each director with monthly management accounts within 20 Business Days of each month end and an annual budget not less than 30 days before the start of each financial year.</w:t>
      </w:r>
    </w:p>
    <w:p>
      <w:pPr>
        <w:pStyle w:val="Heading1"/>
        <w:spacing w:after="80" w:before="180"/>
      </w:pPr>
      <w:r>
        <w:rPr>
          <w:b/>
          <w:bCs/>
          <w:sz w:val="23"/>
          <w:szCs w:val="23"/>
        </w:rPr>
        <w:t xml:space="preserve">7.  Warranties</w:t>
      </w:r>
    </w:p>
    <w:p>
      <w:pPr>
        <w:pStyle w:val="ListParagraph"/>
        <w:numPr>
          <w:ilvl w:val="0"/>
          <w:numId w:val="2"/>
        </w:numPr>
        <w:spacing w:after="90"/>
      </w:pPr>
      <w:r>
        <w:t xml:space="preserve">The Warrantors jointly and severally warrant to the Investor that each of the Warranties set out in Schedule 3 is true, accurate and not misleading at the date of this Agreement and (save as expressly stated) will be true, accurate and not misleading at Completion by reference to the facts then existing.</w:t>
      </w:r>
    </w:p>
    <w:p>
      <w:pPr>
        <w:pStyle w:val="ListParagraph"/>
        <w:numPr>
          <w:ilvl w:val="0"/>
          <w:numId w:val="2"/>
        </w:numPr>
        <w:spacing w:after="90"/>
      </w:pPr>
      <w:r>
        <w:t xml:space="preserve">The Warranties are given subject to matters fairly disclosed in the Disclosure Letter, and the Investor shall not be entitled to claim that any fact, matter or circumstance fairly disclosed in the Disclosure Letter constitutes a breach of the Warranties.</w:t>
      </w:r>
    </w:p>
    <w:p>
      <w:pPr>
        <w:pStyle w:val="ListParagraph"/>
        <w:numPr>
          <w:ilvl w:val="0"/>
          <w:numId w:val="2"/>
        </w:numPr>
        <w:spacing w:after="90"/>
      </w:pPr>
      <w:r>
        <w:t xml:space="preserve">Each of the Warranties is separate and independent and, unless expressly provided, is not limited by reference to any other Warranty or anything in this Agreement.</w:t>
      </w:r>
    </w:p>
    <w:p>
      <w:pPr>
        <w:pStyle w:val="ListParagraph"/>
        <w:numPr>
          <w:ilvl w:val="0"/>
          <w:numId w:val="2"/>
        </w:numPr>
        <w:spacing w:after="90"/>
      </w:pPr>
      <w:r>
        <w:t xml:space="preserve">The Warrantors acknowledge that the Investor is entering into this Agreement in reliance on each of the Warranties.</w:t>
      </w:r>
    </w:p>
    <w:p>
      <w:pPr>
        <w:pStyle w:val="Heading1"/>
        <w:spacing w:after="80" w:before="180"/>
      </w:pPr>
      <w:r>
        <w:rPr>
          <w:b/>
          <w:bCs/>
          <w:sz w:val="23"/>
          <w:szCs w:val="23"/>
        </w:rPr>
        <w:t xml:space="preserve">8.  Limitations on liability</w:t>
      </w:r>
    </w:p>
    <w:p>
      <w:pPr>
        <w:pStyle w:val="ListParagraph"/>
        <w:numPr>
          <w:ilvl w:val="0"/>
          <w:numId w:val="2"/>
        </w:numPr>
        <w:spacing w:after="90"/>
      </w:pPr>
      <w:r>
        <w:t xml:space="preserve">The aggregate liability of the Warrantors in respect of all claims under the Warranties shall not exceed an amount equal to the subscription monies actually received by the Company under this Agreement, being £8,000,000.</w:t>
      </w:r>
    </w:p>
    <w:p>
      <w:pPr>
        <w:pStyle w:val="ListParagraph"/>
        <w:numPr>
          <w:ilvl w:val="0"/>
          <w:numId w:val="2"/>
        </w:numPr>
        <w:spacing w:after="90"/>
      </w:pPr>
      <w:r>
        <w:t xml:space="preserve">The liability of each Founder (as opposed to the Company) in respect of all claims under the Warranties shall not exceed, in the case of each Founder, an amount equal to </w:t>
      </w:r>
      <w:del w:id="101" w:author="Hargrove &amp; Associates LLP" w:date="2025-07-18T11:20:00Z">
        <w:r>
          <w:delText xml:space="preserve">two times</w:delText>
        </w:r>
      </w:del>
      <w:ins w:id="102" w:author="Hargrove &amp; Associates LLP" w:date="2025-07-18T11:20:00Z">
        <w:r>
          <w:t xml:space="preserve">one times</w:t>
        </w:r>
      </w:ins>
      <w:r>
        <w:t xml:space="preserve"> that Founder’s gross annual salary as at Completion.</w:t>
      </w:r>
    </w:p>
    <w:p>
      <w:pPr>
        <w:pStyle w:val="ListParagraph"/>
        <w:numPr>
          <w:ilvl w:val="0"/>
          <w:numId w:val="2"/>
        </w:numPr>
        <w:spacing w:after="90"/>
      </w:pPr>
      <w:r>
        <w:t xml:space="preserve">The Warrantors shall not be liable in respect of any claim unless: (a) the amount of that claim exceeds £</w:t>
      </w:r>
      <w:del w:id="103" w:author="Hargrove &amp; Associates LLP" w:date="2025-07-18T11:20:00Z">
        <w:r>
          <w:delText xml:space="preserve">15,000</w:delText>
        </w:r>
      </w:del>
      <w:ins w:id="104" w:author="Hargrove &amp; Associates LLP" w:date="2025-07-18T11:20:00Z">
        <w:r>
          <w:t xml:space="preserve">20,000</w:t>
        </w:r>
      </w:ins>
      <w:r>
        <w:t xml:space="preserve">; and (b) the aggregate amount of all claims exceeds £</w:t>
      </w:r>
      <w:del w:id="105" w:author="Hargrove &amp; Associates LLP" w:date="2025-07-18T11:20:00Z">
        <w:r>
          <w:delText xml:space="preserve">75,000</w:delText>
        </w:r>
      </w:del>
      <w:ins w:id="106" w:author="Hargrove &amp; Associates LLP" w:date="2025-07-18T11:20:00Z">
        <w:r>
          <w:t xml:space="preserve">100,000</w:t>
        </w:r>
      </w:ins>
      <w:r>
        <w:t xml:space="preserve">, in which case the Warrantors shall be liable for the whole amount and not merely the excess.</w:t>
      </w:r>
    </w:p>
    <w:p>
      <w:pPr>
        <w:pStyle w:val="ListParagraph"/>
        <w:numPr>
          <w:ilvl w:val="0"/>
          <w:numId w:val="2"/>
        </w:numPr>
        <w:spacing w:after="90"/>
      </w:pPr>
      <w:r>
        <w:t xml:space="preserve">The Warrantors shall not be liable in respect of any claim unless written notice of the claim is given to the Warrantors: (a) in the case of the Tax Warranties, within five years of Completion; and (b) in the case of all other Warranties, within </w:t>
      </w:r>
      <w:del w:id="107" w:author="Hargrove &amp; Associates LLP" w:date="2025-07-18T11:20:00Z">
        <w:r>
          <w:delText xml:space="preserve">18</w:delText>
        </w:r>
      </w:del>
      <w:ins w:id="108" w:author="Hargrove &amp; Associates LLP" w:date="2025-07-18T11:20:00Z">
        <w:r>
          <w:t xml:space="preserve">24</w:t>
        </w:r>
      </w:ins>
      <w:r>
        <w:t xml:space="preserve"> months of Completion.</w:t>
      </w:r>
    </w:p>
    <w:p>
      <w:pPr>
        <w:pStyle w:val="ListParagraph"/>
        <w:numPr>
          <w:ilvl w:val="0"/>
          <w:numId w:val="2"/>
        </w:numPr>
        <w:spacing w:after="90"/>
      </w:pPr>
      <w:r>
        <w:t xml:space="preserve">The Warrantors shall not be liable for any claim to the extent that it arises from a matter fairly disclosed in the Disclosure Letter or provided for in the most recent audited accounts of the Company.</w:t>
      </w:r>
    </w:p>
    <w:p>
      <w:pPr>
        <w:pStyle w:val="Heading1"/>
        <w:spacing w:after="80" w:before="180"/>
      </w:pPr>
      <w:r>
        <w:rPr>
          <w:b/>
          <w:bCs/>
          <w:sz w:val="23"/>
          <w:szCs w:val="23"/>
        </w:rPr>
        <w:t xml:space="preserve">9.  Investor consent matters</w:t>
      </w:r>
    </w:p>
    <w:p>
      <w:pPr>
        <w:pStyle w:val="ListParagraph"/>
        <w:numPr>
          <w:ilvl w:val="0"/>
          <w:numId w:val="2"/>
        </w:numPr>
        <w:spacing w:after="90"/>
      </w:pPr>
      <w:r>
        <w:t xml:space="preserve">The Company shall not, and the Founders shall procure that the Company does not, without the prior written consent of an Investor Majority, undertake any of the matters set out in Schedule 2 (Investor Consent Matters).</w:t>
      </w:r>
    </w:p>
    <w:p>
      <w:pPr>
        <w:pStyle w:val="ListParagraph"/>
        <w:numPr>
          <w:ilvl w:val="0"/>
          <w:numId w:val="2"/>
        </w:numPr>
        <w:spacing w:after="90"/>
      </w:pPr>
      <w:r>
        <w:t xml:space="preserve">The matters in Schedule 2 include, among others: any alteration of the share capital or rights attaching to shares; the creation of any new class of shares ranking ahead of or pari passu with the Series A Preferred Shares; the payment of any dividend; any borrowing in excess of £250,000; any acquisition or disposal outside the ordinary course; the appointment or removal of any director; and any change to the nature of the business.</w:t>
      </w:r>
    </w:p>
    <w:p>
      <w:pPr>
        <w:pStyle w:val="Heading1"/>
        <w:spacing w:after="80" w:before="180"/>
      </w:pPr>
      <w:r>
        <w:rPr>
          <w:b/>
          <w:bCs/>
          <w:sz w:val="23"/>
          <w:szCs w:val="23"/>
        </w:rPr>
        <w:t xml:space="preserve">10.  Founder obligations and vesting</w:t>
      </w:r>
    </w:p>
    <w:p>
      <w:pPr>
        <w:pStyle w:val="ListParagraph"/>
        <w:numPr>
          <w:ilvl w:val="0"/>
          <w:numId w:val="2"/>
        </w:numPr>
        <w:spacing w:after="90"/>
      </w:pPr>
      <w:r>
        <w:t xml:space="preserve">Each Founder shall devote substantially the whole of their working time to the business of the Company and shall not, without the prior written consent of the board (including the Investor Director), be engaged in any other business that competes with the Company.</w:t>
      </w:r>
    </w:p>
    <w:p>
      <w:pPr>
        <w:pStyle w:val="ListParagraph"/>
        <w:numPr>
          <w:ilvl w:val="0"/>
          <w:numId w:val="2"/>
        </w:numPr>
        <w:spacing w:after="90"/>
      </w:pPr>
      <w:r>
        <w:t xml:space="preserve">The shares held by each Founder shall be subject to reverse vesting over a period of 48 months from the date of this Agreement, with the Company having the right to acquire the unvested shares at the lower of nominal value and fair value if that Founder ceases to be employed or engaged by the Company as a “bad leaver”.</w:t>
      </w:r>
    </w:p>
    <w:p>
      <w:pPr>
        <w:pStyle w:val="ListParagraph"/>
        <w:numPr>
          <w:ilvl w:val="0"/>
          <w:numId w:val="2"/>
        </w:numPr>
        <w:spacing w:after="90"/>
      </w:pPr>
      <w:r>
        <w:t xml:space="preserve">A Founder shall be a “good leaver” where they cease to be employed or engaged by reason of death, permanent incapacity or being made redundant, and a “bad leaver” in all other cases, subject to board discretion (including the Investor Director) to re-classify.</w:t>
      </w:r>
    </w:p>
    <w:p>
      <w:pPr>
        <w:pStyle w:val="Heading1"/>
        <w:spacing w:after="80" w:before="180"/>
      </w:pPr>
      <w:r>
        <w:rPr>
          <w:b/>
          <w:bCs/>
          <w:sz w:val="23"/>
          <w:szCs w:val="23"/>
        </w:rPr>
        <w:t xml:space="preserve">11.  Restrictive covenants</w:t>
      </w:r>
    </w:p>
    <w:p>
      <w:pPr>
        <w:pStyle w:val="ListParagraph"/>
        <w:numPr>
          <w:ilvl w:val="0"/>
          <w:numId w:val="2"/>
        </w:numPr>
        <w:spacing w:after="90"/>
      </w:pPr>
      <w:r>
        <w:t xml:space="preserve">Each Founder undertakes that they will not, for so long as they hold shares and for a period of 12 months afterwards: (a) carry on or be engaged in any business which competes with the business of the Company; (b) solicit any customer or prospective customer of the Company; or (c) solicit or entice away any senior employee of the Company.</w:t>
      </w:r>
    </w:p>
    <w:p>
      <w:pPr>
        <w:pStyle w:val="ListParagraph"/>
        <w:numPr>
          <w:ilvl w:val="0"/>
          <w:numId w:val="2"/>
        </w:numPr>
        <w:spacing w:after="90"/>
      </w:pPr>
      <w:r>
        <w:t xml:space="preserve">The Parties consider the restrictions in this clause to be reasonable and necessary to protect the legitimate interests of the Company and the Investor.</w:t>
      </w:r>
    </w:p>
    <w:p>
      <w:pPr>
        <w:pStyle w:val="Heading1"/>
        <w:spacing w:after="80" w:before="180"/>
      </w:pPr>
      <w:r>
        <w:rPr>
          <w:b/>
          <w:bCs/>
          <w:sz w:val="23"/>
          <w:szCs w:val="23"/>
        </w:rPr>
        <w:t xml:space="preserve">12.  Confidentiality and announcements</w:t>
      </w:r>
    </w:p>
    <w:p>
      <w:pPr>
        <w:pStyle w:val="ListParagraph"/>
        <w:numPr>
          <w:ilvl w:val="0"/>
          <w:numId w:val="2"/>
        </w:numPr>
        <w:spacing w:after="90"/>
      </w:pPr>
      <w:r>
        <w:t xml:space="preserve">Each Party shall keep confidential the terms of this Agreement and all information relating to the other Parties obtained in connection with it, save as required by law or regulation or to its professional advisers.</w:t>
      </w:r>
    </w:p>
    <w:p>
      <w:pPr>
        <w:pStyle w:val="ListParagraph"/>
        <w:numPr>
          <w:ilvl w:val="0"/>
          <w:numId w:val="2"/>
        </w:numPr>
        <w:spacing w:after="90"/>
      </w:pPr>
      <w:r>
        <w:t xml:space="preserve">No announcement concerning the transaction shall be made by any Party without the prior written consent of the Company and the Investor (such consent not to be unreasonably withheld).</w:t>
      </w:r>
    </w:p>
    <w:p>
      <w:pPr>
        <w:pStyle w:val="Heading1"/>
        <w:spacing w:after="80" w:before="180"/>
      </w:pPr>
      <w:r>
        <w:rPr>
          <w:b/>
          <w:bCs/>
          <w:sz w:val="23"/>
          <w:szCs w:val="23"/>
        </w:rPr>
        <w:t xml:space="preserve">13.  Notices</w:t>
      </w:r>
    </w:p>
    <w:p>
      <w:pPr>
        <w:pStyle w:val="ListParagraph"/>
        <w:numPr>
          <w:ilvl w:val="0"/>
          <w:numId w:val="2"/>
        </w:numPr>
        <w:spacing w:after="90"/>
      </w:pPr>
      <w:r>
        <w:t xml:space="preserve">Any notice given under this Agreement shall be in writing and delivered by hand, by pre-paid first-class post or by email to the address or email address of the relevant Party set out in Schedule 1 (or as otherwise notified).</w:t>
      </w:r>
    </w:p>
    <w:p>
      <w:pPr>
        <w:pStyle w:val="ListParagraph"/>
        <w:numPr>
          <w:ilvl w:val="0"/>
          <w:numId w:val="2"/>
        </w:numPr>
        <w:spacing w:after="90"/>
      </w:pPr>
      <w:r>
        <w:t xml:space="preserve">A notice is deemed received: if delivered by hand, at the time of delivery; if sent by post, at 9.00 a.m. on the second Business Day after posting; and if sent by email, at the time of transmission, provided no failure message is received.</w:t>
      </w:r>
    </w:p>
    <w:p>
      <w:pPr>
        <w:pStyle w:val="Heading1"/>
        <w:spacing w:after="80" w:before="180"/>
      </w:pPr>
      <w:r>
        <w:rPr>
          <w:b/>
          <w:bCs/>
          <w:sz w:val="23"/>
          <w:szCs w:val="23"/>
        </w:rPr>
        <w:t xml:space="preserve">14.  Entire agreement</w:t>
      </w:r>
    </w:p>
    <w:p>
      <w:pPr>
        <w:pStyle w:val="ListParagraph"/>
        <w:numPr>
          <w:ilvl w:val="0"/>
          <w:numId w:val="2"/>
        </w:numPr>
        <w:spacing w:after="90"/>
      </w:pPr>
      <w:r>
        <w:t xml:space="preserve">This Agreement, together with the Articles, the Disclosure Letter and the documents referred to in them, constitutes the entire agreement between the Parties and supersedes all prior agreements, arrangements and understandings between them relating to its subject matter.</w:t>
      </w:r>
    </w:p>
    <w:p>
      <w:pPr>
        <w:pStyle w:val="ListParagraph"/>
        <w:numPr>
          <w:ilvl w:val="0"/>
          <w:numId w:val="2"/>
        </w:numPr>
        <w:spacing w:after="90"/>
      </w:pPr>
      <w:r>
        <w:t xml:space="preserve">Each Party agrees that it has no remedy in respect of any statement, representation, assurance or warranty that is not set out in this Agreement, save that nothing limits liability for fraud.</w:t>
      </w:r>
    </w:p>
    <w:p>
      <w:pPr>
        <w:pStyle w:val="Heading1"/>
        <w:spacing w:after="80" w:before="180"/>
      </w:pPr>
      <w:r>
        <w:rPr>
          <w:b/>
          <w:bCs/>
          <w:sz w:val="23"/>
          <w:szCs w:val="23"/>
        </w:rPr>
        <w:t xml:space="preserve">15.  Assignment and third-party rights</w:t>
      </w:r>
    </w:p>
    <w:p>
      <w:pPr>
        <w:pStyle w:val="ListParagraph"/>
        <w:numPr>
          <w:ilvl w:val="0"/>
          <w:numId w:val="2"/>
        </w:numPr>
        <w:spacing w:after="90"/>
      </w:pPr>
      <w:r>
        <w:t xml:space="preserve">No Party may assign, transfer or otherwise deal with any of its rights under this Agreement except that the Investor may assign its rights to any affiliate or to any transferee of its shares.</w:t>
      </w:r>
    </w:p>
    <w:p>
      <w:pPr>
        <w:pStyle w:val="ListParagraph"/>
        <w:numPr>
          <w:ilvl w:val="0"/>
          <w:numId w:val="2"/>
        </w:numPr>
        <w:spacing w:after="90"/>
      </w:pPr>
      <w:r>
        <w:t xml:space="preserve">A person who is not a Party has no right under the Contracts (Rights of Third Parties) Act 1999 to enforce any term of this Agreement.</w:t>
      </w:r>
    </w:p>
    <w:p>
      <w:pPr>
        <w:pStyle w:val="Heading1"/>
        <w:spacing w:after="80" w:before="180"/>
      </w:pPr>
      <w:r>
        <w:rPr>
          <w:b/>
          <w:bCs/>
          <w:sz w:val="23"/>
          <w:szCs w:val="23"/>
        </w:rPr>
        <w:t xml:space="preserve">16.  Costs</w:t>
      </w:r>
    </w:p>
    <w:p>
      <w:pPr>
        <w:pStyle w:val="ListParagraph"/>
        <w:numPr>
          <w:ilvl w:val="0"/>
          <w:numId w:val="2"/>
        </w:numPr>
        <w:spacing w:after="90"/>
      </w:pPr>
      <w:r>
        <w:t xml:space="preserve">Save as set out in the term sheet (under which the Company shall reimburse the Investor’s reasonable legal fees up to £35,000 plus VAT), each Party shall bear its own costs in connection with the negotiation and completion of this Agreement.</w:t>
      </w:r>
    </w:p>
    <w:p>
      <w:pPr>
        <w:pStyle w:val="Heading1"/>
        <w:spacing w:after="80" w:before="180"/>
      </w:pPr>
      <w:r>
        <w:rPr>
          <w:b/>
          <w:bCs/>
          <w:sz w:val="23"/>
          <w:szCs w:val="23"/>
        </w:rPr>
        <w:t xml:space="preserve">17.  Variation, waiver and counterparts</w:t>
      </w:r>
    </w:p>
    <w:p>
      <w:pPr>
        <w:pStyle w:val="ListParagraph"/>
        <w:numPr>
          <w:ilvl w:val="0"/>
          <w:numId w:val="2"/>
        </w:numPr>
        <w:spacing w:after="90"/>
      </w:pPr>
      <w:r>
        <w:t xml:space="preserve">No variation of this Agreement is effective unless it is in writing and signed by or on behalf of the Company and an Investor Majority.</w:t>
      </w:r>
    </w:p>
    <w:p>
      <w:pPr>
        <w:pStyle w:val="ListParagraph"/>
        <w:numPr>
          <w:ilvl w:val="0"/>
          <w:numId w:val="2"/>
        </w:numPr>
        <w:spacing w:after="90"/>
      </w:pPr>
      <w:r>
        <w:t xml:space="preserve">This Agreement may be executed in any number of counterparts, each of which when executed shall constitute a duplicate original, but all the counterparts together constitute one agreement.</w:t>
      </w:r>
    </w:p>
    <w:p>
      <w:pPr>
        <w:pStyle w:val="Heading1"/>
        <w:spacing w:after="80" w:before="180"/>
      </w:pPr>
      <w:r>
        <w:rPr>
          <w:b/>
          <w:bCs/>
          <w:sz w:val="23"/>
          <w:szCs w:val="23"/>
        </w:rPr>
        <w:t xml:space="preserve">18.  Governing law and jurisdiction</w:t>
      </w:r>
    </w:p>
    <w:p>
      <w:pPr>
        <w:pStyle w:val="ListParagraph"/>
        <w:numPr>
          <w:ilvl w:val="0"/>
          <w:numId w:val="2"/>
        </w:numPr>
        <w:spacing w:after="90"/>
      </w:pPr>
      <w:r>
        <w:t xml:space="preserve">This Agreement and any dispute or claim arising out of or in connection with it or its subject matter are governed by and construed in accordance with the law of England and Wales.</w:t>
      </w:r>
    </w:p>
    <w:p>
      <w:pPr>
        <w:pStyle w:val="ListParagraph"/>
        <w:numPr>
          <w:ilvl w:val="0"/>
          <w:numId w:val="2"/>
        </w:numPr>
        <w:spacing w:after="90"/>
      </w:pPr>
      <w:r>
        <w:t xml:space="preserve">Each Party irrevocably submits to the exclusive jurisdiction of the courts of England and Wales to settle any dispute arising out of or in connection with this Agreement.</w:t>
      </w:r>
    </w:p>
    <w:p>
      <w:r>
        <w:br w:type="page"/>
      </w:r>
    </w:p>
    <w:p>
      <w:pPr>
        <w:pStyle w:val="Heading1"/>
      </w:pPr>
      <w:r>
        <w:t xml:space="preserve">SCHEDULE 1 — The Parties and Capitalisation</w:t>
      </w:r>
    </w:p>
    <w:p>
      <w:pPr>
        <w:pStyle w:val="Heading2"/>
      </w:pPr>
      <w:r>
        <w:t xml:space="preserve">Part 1 — The Founders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00"/>
      </w:tblGrid>
      <w:tr>
        <w:tc>
          <w:tcPr>
            <w:tcW w:type="dxa" w:w="26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Founder</w:t>
            </w:r>
          </w:p>
        </w:tc>
        <w:tc>
          <w:tcPr>
            <w:tcW w:type="dxa" w:w="40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Address</w:t>
            </w:r>
          </w:p>
        </w:tc>
        <w:tc>
          <w:tcPr>
            <w:tcW w:type="dxa" w:w="24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Ordinary Shares held</w:t>
            </w:r>
          </w:p>
        </w:tc>
      </w:tr>
      <w:tr>
        <w:tc>
          <w:tcPr>
            <w:tcW w:type="dxa" w:w="2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Dr Alice Wren</w:t>
            </w:r>
          </w:p>
        </w:tc>
        <w:tc>
          <w:tcPr>
            <w:tcW w:type="dxa" w:w="40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14 Wentworth Mews, Cambridge CB1 2QT</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2,400,000</w:t>
            </w:r>
          </w:p>
        </w:tc>
      </w:tr>
      <w:tr>
        <w:tc>
          <w:tcPr>
            <w:tcW w:type="dxa" w:w="2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Dr Sanjay Rao</w:t>
            </w:r>
          </w:p>
        </w:tc>
        <w:tc>
          <w:tcPr>
            <w:tcW w:type="dxa" w:w="40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8 Halton Road, Cambridge CB4 3PX</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1,800,000</w:t>
            </w:r>
          </w:p>
        </w:tc>
      </w:tr>
    </w:tbl>
    <w:p>
      <w:pPr>
        <w:pStyle w:val="Heading2"/>
      </w:pPr>
      <w:r>
        <w:t xml:space="preserve">Part 2 — Post-Completion capitalisation (fully diluted)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900"/>
        <w:gridCol w:w="1500"/>
      </w:tblGrid>
      <w:tr>
        <w:tc>
          <w:tcPr>
            <w:tcW w:type="dxa" w:w="32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Shareholder</w:t>
            </w:r>
          </w:p>
        </w:tc>
        <w:tc>
          <w:tcPr>
            <w:tcW w:type="dxa" w:w="24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Class</w:t>
            </w:r>
          </w:p>
        </w:tc>
        <w:tc>
          <w:tcPr>
            <w:tcW w:type="dxa" w:w="19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Shares</w:t>
            </w:r>
          </w:p>
        </w:tc>
        <w:tc>
          <w:tcPr>
            <w:tcW w:type="dxa" w:w="15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Dr Alice Wren</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Ordinary</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2,400,000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30.0%</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Dr Sanjay Rao</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Ordinary</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1,800,000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22.5%</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Marcus Veldt</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Ordinary</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300,000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3.75%</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Helix Seed Partners LP</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Ordinary</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900,000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11.25%</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Other angel investors</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Ordinary</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360,000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4.5%</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EMI Option Pool</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Ordinary (ESOP)</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240,000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3.0%</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Ardent Ventures LLP</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Series A Preferred</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2,000,000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25.0%</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TOTAL</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8,000,000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100.0%</w:t>
            </w:r>
          </w:p>
        </w:tc>
      </w:tr>
    </w:tbl>
    <w:p>
      <w:r>
        <w:br w:type="page"/>
      </w:r>
    </w:p>
    <w:p>
      <w:pPr>
        <w:pStyle w:val="Heading1"/>
      </w:pPr>
      <w:r>
        <w:t xml:space="preserve">SCHEDULE 2 — Investor Consent Matters</w:t>
      </w:r>
    </w:p>
    <w:p>
      <w:pPr>
        <w:spacing w:after="110"/>
      </w:pPr>
      <w:r>
        <w:t xml:space="preserve">The following matters require the prior written consent of an Investor Majority:</w:t>
      </w:r>
    </w:p>
    <w:p>
      <w:pPr>
        <w:pStyle w:val="ListParagraph"/>
        <w:numPr>
          <w:ilvl w:val="0"/>
          <w:numId w:val="3"/>
        </w:numPr>
        <w:spacing w:after="90"/>
      </w:pPr>
      <w:r>
        <w:t xml:space="preserve">any alteration to the Company’s share capital or to the rights attaching to any class of shares;</w:t>
      </w:r>
    </w:p>
    <w:p>
      <w:pPr>
        <w:pStyle w:val="ListParagraph"/>
        <w:numPr>
          <w:ilvl w:val="0"/>
          <w:numId w:val="3"/>
        </w:numPr>
        <w:spacing w:after="90"/>
      </w:pPr>
      <w:r>
        <w:t xml:space="preserve">the creation, allotment or issue of any shares or securities ranking ahead of or pari passu with the Series A Preferred Shares;</w:t>
      </w:r>
    </w:p>
    <w:p>
      <w:pPr>
        <w:pStyle w:val="ListParagraph"/>
        <w:numPr>
          <w:ilvl w:val="0"/>
          <w:numId w:val="3"/>
        </w:numPr>
        <w:spacing w:after="90"/>
      </w:pPr>
      <w:r>
        <w:t xml:space="preserve">any reduction, redemption or buy-back of share capital;</w:t>
      </w:r>
    </w:p>
    <w:p>
      <w:pPr>
        <w:pStyle w:val="ListParagraph"/>
        <w:numPr>
          <w:ilvl w:val="0"/>
          <w:numId w:val="3"/>
        </w:numPr>
        <w:spacing w:after="90"/>
      </w:pPr>
      <w:r>
        <w:t xml:space="preserve">the declaration or payment of any dividend or other distribution;</w:t>
      </w:r>
    </w:p>
    <w:p>
      <w:pPr>
        <w:pStyle w:val="ListParagraph"/>
        <w:numPr>
          <w:ilvl w:val="0"/>
          <w:numId w:val="3"/>
        </w:numPr>
        <w:spacing w:after="90"/>
      </w:pPr>
      <w:r>
        <w:t xml:space="preserve">the incurring of any borrowing or indebtedness in excess of £250,000 in aggregate;</w:t>
      </w:r>
    </w:p>
    <w:p>
      <w:pPr>
        <w:pStyle w:val="ListParagraph"/>
        <w:numPr>
          <w:ilvl w:val="0"/>
          <w:numId w:val="3"/>
        </w:numPr>
        <w:spacing w:after="90"/>
      </w:pPr>
      <w:r>
        <w:t xml:space="preserve">the acquisition or disposal of any business or asset (other than in the ordinary course) with a value exceeding £150,000;</w:t>
      </w:r>
    </w:p>
    <w:p>
      <w:pPr>
        <w:pStyle w:val="ListParagraph"/>
        <w:numPr>
          <w:ilvl w:val="0"/>
          <w:numId w:val="3"/>
        </w:numPr>
        <w:spacing w:after="90"/>
      </w:pPr>
      <w:r>
        <w:t xml:space="preserve">the grant of any licence or assignment of any material intellectual property otherwise than in the ordinary course;</w:t>
      </w:r>
    </w:p>
    <w:p>
      <w:pPr>
        <w:pStyle w:val="ListParagraph"/>
        <w:numPr>
          <w:ilvl w:val="0"/>
          <w:numId w:val="3"/>
        </w:numPr>
        <w:spacing w:after="90"/>
      </w:pPr>
      <w:r>
        <w:t xml:space="preserve">the appointment or removal of any director or any change to the Company’s auditors;</w:t>
      </w:r>
    </w:p>
    <w:p>
      <w:pPr>
        <w:pStyle w:val="ListParagraph"/>
        <w:numPr>
          <w:ilvl w:val="0"/>
          <w:numId w:val="3"/>
        </w:numPr>
        <w:spacing w:after="90"/>
      </w:pPr>
      <w:r>
        <w:t xml:space="preserve">the adoption of or any material change to the annual budget;</w:t>
      </w:r>
    </w:p>
    <w:p>
      <w:pPr>
        <w:pStyle w:val="ListParagraph"/>
        <w:numPr>
          <w:ilvl w:val="0"/>
          <w:numId w:val="3"/>
        </w:numPr>
        <w:spacing w:after="90"/>
      </w:pPr>
      <w:r>
        <w:t xml:space="preserve">any material change to the nature of the Company’s business; and</w:t>
      </w:r>
    </w:p>
    <w:p>
      <w:pPr>
        <w:pStyle w:val="ListParagraph"/>
        <w:numPr>
          <w:ilvl w:val="0"/>
          <w:numId w:val="3"/>
        </w:numPr>
        <w:spacing w:after="90"/>
      </w:pPr>
      <w:r>
        <w:t xml:space="preserve">the entry into any transaction with a director, Founder or connected person otherwise than on arm’s length terms.</w:t>
      </w:r>
    </w:p>
    <w:p>
      <w:r>
        <w:br w:type="page"/>
      </w:r>
    </w:p>
    <w:p>
      <w:pPr>
        <w:pStyle w:val="Heading1"/>
      </w:pPr>
      <w:r>
        <w:t xml:space="preserve">SCHEDULE 3 — Warranties</w:t>
      </w:r>
    </w:p>
    <w:p>
      <w:pPr>
        <w:pStyle w:val="Heading2"/>
      </w:pPr>
      <w:r>
        <w:t xml:space="preserve">Part 1 — Corporate and capacity</w:t>
      </w:r>
    </w:p>
    <w:p>
      <w:pPr>
        <w:pStyle w:val="ListParagraph"/>
        <w:numPr>
          <w:ilvl w:val="0"/>
          <w:numId w:val="3"/>
        </w:numPr>
        <w:spacing w:after="90"/>
      </w:pPr>
      <w:r>
        <w:t xml:space="preserve">The Company is duly incorporated and validly existing under the laws of England and Wales and has full power to carry on its business as now conducted.</w:t>
      </w:r>
    </w:p>
    <w:p>
      <w:pPr>
        <w:pStyle w:val="ListParagraph"/>
        <w:numPr>
          <w:ilvl w:val="0"/>
          <w:numId w:val="3"/>
        </w:numPr>
        <w:spacing w:after="90"/>
      </w:pPr>
      <w:r>
        <w:t xml:space="preserve">The information set out in Schedule 1 (including the post-Completion capitalisation table) is true, accurate and complete.</w:t>
      </w:r>
    </w:p>
    <w:p>
      <w:pPr>
        <w:pStyle w:val="ListParagraph"/>
        <w:numPr>
          <w:ilvl w:val="0"/>
          <w:numId w:val="3"/>
        </w:numPr>
        <w:spacing w:after="90"/>
      </w:pPr>
      <w:r>
        <w:t xml:space="preserve">The Subscription Shares will, when issued, be validly allotted and issued, fully paid and free from all encumbrances.</w:t>
      </w:r>
    </w:p>
    <w:p>
      <w:pPr>
        <w:pStyle w:val="ListParagraph"/>
        <w:numPr>
          <w:ilvl w:val="0"/>
          <w:numId w:val="3"/>
        </w:numPr>
        <w:spacing w:after="90"/>
      </w:pPr>
      <w:r>
        <w:t xml:space="preserve">No person has any right to require the allotment or issue of any share or loan capital of the Company save as disclosed.</w:t>
      </w:r>
    </w:p>
    <w:p>
      <w:pPr>
        <w:pStyle w:val="Heading2"/>
      </w:pPr>
      <w:r>
        <w:t xml:space="preserve">Part 2 — Accounts and financial</w:t>
      </w:r>
    </w:p>
    <w:p>
      <w:pPr>
        <w:pStyle w:val="ListParagraph"/>
        <w:numPr>
          <w:ilvl w:val="0"/>
          <w:numId w:val="3"/>
        </w:numPr>
        <w:spacing w:after="90"/>
      </w:pPr>
      <w:r>
        <w:t xml:space="preserve">The audited accounts of the Company for the year ended 31 December 2024 give a true and fair view of the state of affairs and the profit or loss of the Company for that period and were prepared in accordance with applicable accounting standards.</w:t>
      </w:r>
    </w:p>
    <w:p>
      <w:pPr>
        <w:pStyle w:val="ListParagraph"/>
        <w:numPr>
          <w:ilvl w:val="0"/>
          <w:numId w:val="3"/>
        </w:numPr>
        <w:spacing w:after="90"/>
      </w:pPr>
      <w:r>
        <w:t xml:space="preserve">Since the accounts date there has been no material adverse change in the financial or trading position of the Company and the Company has carried on its business in the ordinary course.</w:t>
      </w:r>
    </w:p>
    <w:p>
      <w:pPr>
        <w:pStyle w:val="ListParagraph"/>
        <w:numPr>
          <w:ilvl w:val="0"/>
          <w:numId w:val="3"/>
        </w:numPr>
        <w:spacing w:after="90"/>
      </w:pPr>
      <w:r>
        <w:t xml:space="preserve">The management accounts of the Company for the period ended 31 May 2025 have been prepared with due care and are not misleading in any material respect.</w:t>
      </w:r>
    </w:p>
    <w:p>
      <w:pPr>
        <w:pStyle w:val="Heading2"/>
      </w:pPr>
      <w:r>
        <w:t xml:space="preserve">Part 3 — Intellectual property and assets</w:t>
      </w:r>
    </w:p>
    <w:p>
      <w:pPr>
        <w:pStyle w:val="ListParagraph"/>
        <w:numPr>
          <w:ilvl w:val="0"/>
          <w:numId w:val="3"/>
        </w:numPr>
        <w:spacing w:after="90"/>
      </w:pPr>
      <w:r>
        <w:t xml:space="preserve">The Company owns or has the right to use all intellectual property necessary to carry on its business as now conducted, and so far as the Warrantors are aware such intellectual property is valid and subsisting.</w:t>
      </w:r>
    </w:p>
    <w:p>
      <w:pPr>
        <w:pStyle w:val="ListParagraph"/>
        <w:numPr>
          <w:ilvl w:val="0"/>
          <w:numId w:val="3"/>
        </w:numPr>
        <w:spacing w:after="90"/>
      </w:pPr>
      <w:r>
        <w:t xml:space="preserve">The Company has not received written notice of, and so far as the Warrantors are aware is not infringing, any third-party intellectual property rights.</w:t>
      </w:r>
    </w:p>
    <w:p>
      <w:pPr>
        <w:pStyle w:val="ListParagraph"/>
        <w:numPr>
          <w:ilvl w:val="0"/>
          <w:numId w:val="3"/>
        </w:numPr>
        <w:spacing w:after="90"/>
      </w:pPr>
      <w:r>
        <w:t xml:space="preserve">All key employees and consultants have assigned to the Company all intellectual property created by them in the course of their engagement.</w:t>
      </w:r>
    </w:p>
    <w:p>
      <w:pPr>
        <w:pStyle w:val="Heading2"/>
      </w:pPr>
      <w:r>
        <w:t xml:space="preserve">Part 4 — Contracts, employees, litigation and compliance</w:t>
      </w:r>
    </w:p>
    <w:p>
      <w:pPr>
        <w:pStyle w:val="ListParagraph"/>
        <w:numPr>
          <w:ilvl w:val="0"/>
          <w:numId w:val="3"/>
        </w:numPr>
        <w:spacing w:after="90"/>
      </w:pPr>
      <w:r>
        <w:t xml:space="preserve">The Company is not a party to any material contract that is not in the ordinary course of business or that cannot be terminated on 12 months’ notice or less.</w:t>
      </w:r>
    </w:p>
    <w:p>
      <w:pPr>
        <w:pStyle w:val="ListParagraph"/>
        <w:numPr>
          <w:ilvl w:val="0"/>
          <w:numId w:val="3"/>
        </w:numPr>
        <w:spacing w:after="90"/>
      </w:pPr>
      <w:r>
        <w:t xml:space="preserve">There is no litigation, arbitration or administrative proceeding in progress or, so far as the Warrantors are aware, threatened against the Company.</w:t>
      </w:r>
    </w:p>
    <w:p>
      <w:pPr>
        <w:pStyle w:val="ListParagraph"/>
        <w:numPr>
          <w:ilvl w:val="0"/>
          <w:numId w:val="3"/>
        </w:numPr>
        <w:spacing w:after="90"/>
      </w:pPr>
      <w:r>
        <w:t xml:space="preserve">The Company has complied in all material respects with all applicable laws and holds all material licences and consents required to carry on its business.</w:t>
      </w:r>
    </w:p>
    <w:p>
      <w:pPr>
        <w:pStyle w:val="ListParagraph"/>
        <w:numPr>
          <w:ilvl w:val="0"/>
          <w:numId w:val="3"/>
        </w:numPr>
        <w:spacing w:after="90"/>
      </w:pPr>
      <w:r>
        <w:t xml:space="preserve">The Company has no employees other than as disclosed and is not in material breach of any employment-related obligation.</w:t>
      </w:r>
    </w:p>
    <w:p>
      <w:pPr>
        <w:pStyle w:val="Heading2"/>
      </w:pPr>
      <w:r>
        <w:t xml:space="preserve">Part 5 — Tax</w:t>
      </w:r>
    </w:p>
    <w:p>
      <w:pPr>
        <w:pStyle w:val="ListParagraph"/>
        <w:numPr>
          <w:ilvl w:val="0"/>
          <w:numId w:val="3"/>
        </w:numPr>
        <w:spacing w:after="90"/>
      </w:pPr>
      <w:r>
        <w:t xml:space="preserve">The Company has duly and punctually made all returns and provided all information required for tax purposes and is not involved in any dispute with HM Revenue &amp; Customs.</w:t>
      </w:r>
    </w:p>
    <w:p>
      <w:pPr>
        <w:pStyle w:val="ListParagraph"/>
        <w:numPr>
          <w:ilvl w:val="0"/>
          <w:numId w:val="3"/>
        </w:numPr>
        <w:spacing w:after="90"/>
      </w:pPr>
      <w:r>
        <w:t xml:space="preserve">The EMI options granted by the Company qualify as enterprise management incentives under Schedule 5 to the Income Tax (Earnings and Pensions) Act 2003.</w:t>
      </w:r>
    </w:p>
    <w:p>
      <w:r>
        <w:br w:type="page"/>
      </w:r>
    </w:p>
    <w:p>
      <w:pPr>
        <w:pStyle w:val="Heading1"/>
      </w:pPr>
      <w:r>
        <w:t xml:space="preserve">EXECUTION</w:t>
      </w:r>
    </w:p>
    <w:p>
      <w:pPr>
        <w:spacing w:after="110"/>
      </w:pPr>
      <w:r>
        <w:t xml:space="preserve">IN WITNESS WHEREOF this Agreement has been executed and delivered on the date first set out above.</w:t>
      </w:r>
    </w:p>
    <w:p>
      <w:pPr>
        <w:spacing w:after="110"/>
      </w:pPr>
      <w:r>
        <w:t xml:space="preserve"/>
      </w:r>
    </w:p>
    <w:p>
      <w:pPr>
        <w:spacing w:after="110"/>
      </w:pPr>
      <w:r>
        <w:t xml:space="preserve">Executed by LARKMOOR BIOSCIENCE LIMITED acting by a director:</w:t>
      </w:r>
    </w:p>
    <w:p>
      <w:pPr>
        <w:spacing w:after="110"/>
      </w:pPr>
      <w:r>
        <w:t xml:space="preserve">Director: ____________________________   Name: Dr Alice Wren</w:t>
      </w:r>
    </w:p>
    <w:p>
      <w:pPr>
        <w:spacing w:after="110"/>
      </w:pPr>
      <w:r>
        <w:t xml:space="preserve"/>
      </w:r>
    </w:p>
    <w:p>
      <w:pPr>
        <w:spacing w:after="110"/>
      </w:pPr>
      <w:r>
        <w:t xml:space="preserve">Signed by DR ALICE WREN: ____________________________</w:t>
      </w:r>
    </w:p>
    <w:p>
      <w:pPr>
        <w:spacing w:after="110"/>
      </w:pPr>
      <w:r>
        <w:t xml:space="preserve">Signed by DR SANJAY RAO: ____________________________</w:t>
      </w:r>
    </w:p>
    <w:p>
      <w:pPr>
        <w:spacing w:after="110"/>
      </w:pPr>
      <w:r>
        <w:t xml:space="preserve"/>
      </w:r>
    </w:p>
    <w:p>
      <w:pPr>
        <w:spacing w:after="110"/>
      </w:pPr>
      <w:r>
        <w:t xml:space="preserve">Executed by ARDENT VENTURES LLP acting by a member:</w:t>
      </w:r>
    </w:p>
    <w:p>
      <w:pPr>
        <w:spacing w:after="110"/>
      </w:pPr>
      <w:r>
        <w:t xml:space="preserve">Member: ____________________________   Name: Geraldine Voss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Whitfield Carter LLP — draft, subject to contract.</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after="160"/>
      <w:jc w:val="right"/>
    </w:pPr>
    <w:r>
      <w:rPr>
        <w:color w:val="595959"/>
        <w:sz w:val="15"/>
        <w:szCs w:val="15"/>
      </w:rPr>
      <w:t xml:space="preserve">PROJECT SOLSTICE — Subscription &amp; Shareholders'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abstractNum>
  <w:abstractNum w:abstractNumId="3" w15:restartNumberingAfterBreak="0">
    <w:multiLevelType w:val="hybridMultilevel"/>
    <w:lvl w:ilvl="0" w15:tentative="1">
      <w:start w:val="1"/>
      <w:numFmt w:val="decimal"/>
      <w:lvlText w:val="%1.%2"/>
      <w:lvlJc w:val="left"/>
      <w:pPr>
        <w:ind w:left="720" w:hanging="720"/>
      </w:pPr>
    </w:lvl>
  </w:abstractNum>
  <w:abstractNum w:abstractNumId="4" w15:restartNumberingAfterBreak="0">
    <w:multiLevelType w:val="hybridMultilevel"/>
    <w:lvl w:ilvl="0" w15:tentative="1">
      <w:start w:val="1"/>
      <w:numFmt w:val="lowerLetter"/>
      <w:lvlText w:val="(%1)"/>
      <w:lvlJc w:val="left"/>
      <w:pPr>
        <w:ind w:left="1180" w:hanging="460"/>
      </w:pPr>
    </w:lvl>
  </w:abstractNum>
  <w:abstractNum w:abstractNumId="5" w15:restartNumberingAfterBreak="0">
    <w:multiLevelType w:val="hybridMultilevel"/>
    <w:lvl w:ilvl="0" w15:tentative="1">
      <w:start w:val="1"/>
      <w:numFmt w:val="lowerRoman"/>
      <w:lvlText w:val="(%1)"/>
      <w:lvlJc w:val="left"/>
      <w:pPr>
        <w:ind w:left="1620" w:hanging="4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20"/>
      <w:outlineLvl w:val="0"/>
    </w:pPr>
    <w:rPr>
      <w:rFonts w:ascii="Arial" w:cs="Arial" w:eastAsia="Arial" w:hAnsi="Arial"/>
      <w:b/>
      <w:bCs/>
      <w:sz w:val="24"/>
      <w:szCs w:val="24"/>
    </w:rPr>
  </w:style>
  <w:style w:type="paragraph" w:styleId="Heading2">
    <w:name w:val="Heading 2"/>
    <w:basedOn w:val="Normal"/>
    <w:next w:val="Normal"/>
    <w:qFormat/>
    <w:pPr>
      <w:spacing w:after="70" w:before="14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2026-06-27T19:31:22.359Z</dcterms:created>
  <dcterms:modified xsi:type="dcterms:W3CDTF">2026-06-27T19:31:22.359Z</dcterms:modified>
</cp:coreProperties>
</file>

<file path=docProps/custom.xml><?xml version="1.0" encoding="utf-8"?>
<Properties xmlns="http://schemas.openxmlformats.org/officeDocument/2006/custom-properties" xmlns:vt="http://schemas.openxmlformats.org/officeDocument/2006/docPropsVTypes"/>
</file>