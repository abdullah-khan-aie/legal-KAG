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0"/>
          <w:szCs w:val="20"/>
        </w:rPr>
        <w:t xml:space="preserve">DATED  [  ]  2026</w:t>
      </w:r>
    </w:p>
    <w:p>
      <w:pPr>
        <w:pStyle w:val="Title"/>
      </w:pPr>
      <w:r>
        <w:t xml:space="preserve">PATENT AND KNOW-HOW LICENCE AGREEMENT</w:t>
      </w:r>
    </w:p>
    <w:p>
      <w:pPr>
        <w:spacing w:after="40"/>
        <w:jc w:val="center"/>
      </w:pPr>
      <w:r>
        <w:rPr>
          <w:i/>
          <w:iCs/>
        </w:rPr>
        <w:t xml:space="preserve">relating to the LBX-Series precision-fermentation technology</w:t>
      </w:r>
    </w:p>
    <w:p>
      <w:pPr>
        <w:spacing w:after="240"/>
        <w:jc w:val="center"/>
      </w:pPr>
      <w:r>
        <w:rPr>
          <w:i/>
          <w:iCs/>
          <w:color w:val="808080"/>
        </w:rPr>
        <w:t xml:space="preserve">(Project Cedar)</w:t>
      </w:r>
    </w:p>
    <w:p>
      <w:pPr>
        <w:spacing w:after="30"/>
        <w:jc w:val="center"/>
      </w:pPr>
      <w:r>
        <w:rPr>
          <w:i/>
          <w:iCs/>
        </w:rPr>
        <w:t xml:space="preserve">between</w:t>
      </w:r>
    </w:p>
    <w:p>
      <w:pPr>
        <w:spacing w:after="20"/>
        <w:jc w:val="center"/>
      </w:pPr>
      <w:r>
        <w:rPr>
          <w:b/>
          <w:bCs/>
        </w:rPr>
        <w:t xml:space="preserve">LARKMOOR BIOSCIENCE LIMITED</w:t>
      </w:r>
    </w:p>
    <w:p>
      <w:pPr>
        <w:spacing w:after="30"/>
        <w:jc w:val="center"/>
      </w:pPr>
      <w:r>
        <w:t xml:space="preserve">(the Licensor)</w:t>
      </w:r>
    </w:p>
    <w:p>
      <w:pPr>
        <w:spacing w:after="20"/>
        <w:jc w:val="center"/>
      </w:pPr>
      <w:r>
        <w:rPr>
          <w:i/>
          <w:iCs/>
        </w:rPr>
        <w:t xml:space="preserve">and</w:t>
      </w:r>
    </w:p>
    <w:p>
      <w:pPr>
        <w:spacing w:after="20"/>
        <w:jc w:val="center"/>
      </w:pPr>
      <w:r>
        <w:rPr>
          <w:b/>
          <w:bCs/>
        </w:rPr>
        <w:t xml:space="preserve">VERRELL BEAUTY GROUP PLC</w:t>
      </w:r>
    </w:p>
    <w:p>
      <w:pPr>
        <w:spacing w:after="240"/>
        <w:jc w:val="center"/>
      </w:pPr>
      <w:r>
        <w:t xml:space="preserve">(the Licensee)</w:t>
      </w:r>
    </w:p>
    <w:p>
      <w:pPr>
        <w:spacing w:after="40"/>
        <w:jc w:val="center"/>
      </w:pPr>
      <w:r>
        <w:rPr>
          <w:color w:val="808080"/>
          <w:sz w:val="18"/>
          <w:szCs w:val="18"/>
        </w:rPr>
        <w:t xml:space="preserve">Whitfield Carter LLP</w:t>
      </w:r>
    </w:p>
    <w:p>
      <w:pPr>
        <w:spacing w:after="0"/>
        <w:jc w:val="center"/>
      </w:pPr>
      <w:r>
        <w:rPr>
          <w:color w:val="808080"/>
          <w:sz w:val="16"/>
          <w:szCs w:val="16"/>
        </w:rPr>
        <w:t xml:space="preserve">22 Bishopsgate, London EC2N 4BQ</w:t>
      </w:r>
    </w:p>
    <w:p>
      <w:r>
        <w:br w:type="page"/>
      </w:r>
    </w:p>
    <w:p>
      <w:pPr>
        <w:pStyle w:val="Heading1"/>
      </w:pPr>
      <w:r>
        <w:t xml:space="preserve">THIS AGREEMENT is dated [  ] 2026</w:t>
      </w:r>
    </w:p>
    <w:p>
      <w:pPr>
        <w:spacing w:after="80"/>
      </w:pPr>
      <w:r>
        <w:rPr>
          <w:b/>
          <w:bCs/>
        </w:rPr>
        <w:t xml:space="preserve">PARTIES</w:t>
      </w:r>
    </w:p>
    <w:p>
      <w:pPr>
        <w:pStyle w:val="ListParagraph"/>
        <w:numPr>
          <w:ilvl w:val="1"/>
          <w:numId w:val="2"/>
        </w:numPr>
        <w:spacing w:after="120"/>
      </w:pPr>
      <w:r>
        <w:rPr>
          <w:b/>
          <w:bCs/>
        </w:rPr>
        <w:t xml:space="preserve">LARKMOOR BIOSCIENCE LIMITED</w:t>
      </w:r>
      <w:r>
        <w:t xml:space="preserve">, a company incorporated in England and Wales with registered number 11420987 whose registered office is at Building 7, Granta Park, Great Abington, Cambridge CB21 6GP (the </w:t>
      </w:r>
      <w:r>
        <w:rPr>
          <w:b/>
          <w:bCs/>
        </w:rPr>
        <w:t xml:space="preserve">Licensor</w:t>
      </w:r>
      <w:r>
        <w:t xml:space="preserve">); and</w:t>
      </w:r>
    </w:p>
    <w:p>
      <w:pPr>
        <w:pStyle w:val="ListParagraph"/>
        <w:numPr>
          <w:ilvl w:val="1"/>
          <w:numId w:val="2"/>
        </w:numPr>
        <w:spacing w:after="160"/>
      </w:pPr>
      <w:r>
        <w:rPr>
          <w:b/>
          <w:bCs/>
        </w:rPr>
        <w:t xml:space="preserve">VERRELL BEAUTY GROUP PLC</w:t>
      </w:r>
      <w:r>
        <w:t xml:space="preserve">, a company incorporated in England and Wales with registered number 09765432 whose registered office is at Verrell House, 140 New Cavendish Street, London W1W 6YF (the </w:t>
      </w:r>
      <w:r>
        <w:rPr>
          <w:b/>
          <w:bCs/>
        </w:rPr>
        <w:t xml:space="preserve">Licensee</w:t>
      </w:r>
      <w:r>
        <w:t xml:space="preserve">), each a </w:t>
      </w:r>
      <w:r>
        <w:rPr>
          <w:b/>
          <w:bCs/>
        </w:rPr>
        <w:t xml:space="preserve">party</w:t>
      </w:r>
      <w:r>
        <w:t xml:space="preserve"> and together the </w:t>
      </w:r>
      <w:r>
        <w:rPr>
          <w:b/>
          <w:bCs/>
        </w:rPr>
        <w:t xml:space="preserve">parties</w:t>
      </w:r>
      <w:r>
        <w:t xml:space="preserve">).</w:t>
      </w:r>
    </w:p>
    <w:p>
      <w:pPr>
        <w:spacing w:after="80"/>
      </w:pPr>
      <w:r>
        <w:rPr>
          <w:b/>
          <w:bCs/>
        </w:rPr>
        <w:t xml:space="preserve">BACKGROUND</w:t>
      </w:r>
    </w:p>
    <w:p>
      <w:pPr>
        <w:pStyle w:val="ListParagraph"/>
        <w:numPr>
          <w:ilvl w:val="0"/>
          <w:numId w:val="3"/>
        </w:numPr>
        <w:spacing w:after="120"/>
      </w:pPr>
      <w:r>
        <w:t xml:space="preserve">The Licensor is a synthetic-biology company that has developed and Controls proprietary precision-fermentation technology for the production of recombinant structural-protein actives, including the Production Strains and the Fermentation Process, and owns or Controls the Licensed Patents and the Licensed Know-How.</w:t>
      </w:r>
    </w:p>
    <w:p>
      <w:pPr>
        <w:pStyle w:val="ListParagraph"/>
        <w:numPr>
          <w:ilvl w:val="0"/>
          <w:numId w:val="3"/>
        </w:numPr>
        <w:spacing w:after="120"/>
      </w:pPr>
      <w:r>
        <w:t xml:space="preserve">The Licensee carries on the business of developing, manufacturing and selling premium cosmetic and personal-care products and wishes to obtain an exclusive licence of the Licensed Technology in the Field and in the Territory in order to develop, manufacture and sell Licensed Products.</w:t>
      </w:r>
    </w:p>
    <w:p>
      <w:pPr>
        <w:pStyle w:val="ListParagraph"/>
        <w:numPr>
          <w:ilvl w:val="0"/>
          <w:numId w:val="3"/>
        </w:numPr>
        <w:spacing w:after="120"/>
      </w:pPr>
      <w:r>
        <w:t xml:space="preserve">The Licensor is willing to grant such a licence to the Licensee, and the Licensee is willing to accept such a licence, on the terms and subject to the conditions of this Agreement.</w:t>
      </w:r>
    </w:p>
    <w:p>
      <w:pPr>
        <w:spacing w:after="120"/>
      </w:pPr>
      <w:r>
        <w:rPr>
          <w:b/>
          <w:bCs/>
        </w:rPr>
        <w:t xml:space="preserve">AGREED TERMS</w:t>
      </w:r>
    </w:p>
    <w:p>
      <w:pPr>
        <w:pStyle w:val="Heading1"/>
      </w:pPr>
      <w:r>
        <w:t xml:space="preserve">1.  Definitions and interpretation</w:t>
      </w:r>
    </w:p>
    <w:p>
      <w:pPr>
        <w:pStyle w:val="ListParagraph"/>
        <w:numPr>
          <w:ilvl w:val="1"/>
          <w:numId w:val="2"/>
        </w:numPr>
        <w:spacing w:after="120"/>
      </w:pPr>
      <w:r>
        <w:t xml:space="preserve">In this Agreement, unless the context otherwise requires, the following definitions apply:</w:t>
      </w:r>
    </w:p>
    <w:p>
      <w:pPr>
        <w:spacing w:after="120"/>
        <w:ind w:left="720" w:hanging="720"/>
      </w:pPr>
      <w:r>
        <w:rPr>
          <w:b/>
          <w:bCs/>
        </w:rPr>
        <w:t xml:space="preserve">“Affiliate” </w:t>
      </w:r>
      <w:r>
        <w:t xml:space="preserve">means in relation to a party, any other person that directly or indirectly Controls, is Controlled by, or is under common Control with, that party, for so long as such Control subsists;</w:t>
      </w:r>
    </w:p>
    <w:p>
      <w:pPr>
        <w:spacing w:after="120"/>
        <w:ind w:left="720" w:hanging="720"/>
      </w:pPr>
      <w:r>
        <w:rPr>
          <w:b/>
          <w:bCs/>
        </w:rPr>
        <w:t xml:space="preserve">“Background IP” </w:t>
      </w:r>
      <w:r>
        <w:t xml:space="preserve">means all Intellectual Property Rights owned or Controlled by a party as at the Effective Date, or developed or acquired by that party independently of this Agreement, including, in the case of the Licensor, the Licensed Patents and the Licensed Know-How;</w:t>
      </w:r>
    </w:p>
    <w:p>
      <w:pPr>
        <w:spacing w:after="120"/>
        <w:ind w:left="720" w:hanging="720"/>
      </w:pPr>
      <w:r>
        <w:rPr>
          <w:b/>
          <w:bCs/>
        </w:rPr>
        <w:t xml:space="preserve">“Business Day” </w:t>
      </w:r>
      <w:r>
        <w:t xml:space="preserve">means a day other than a Saturday, Sunday or public holiday in England when banks in London are open for business;</w:t>
      </w:r>
    </w:p>
    <w:p>
      <w:pPr>
        <w:spacing w:after="120"/>
        <w:ind w:left="720" w:hanging="720"/>
      </w:pPr>
      <w:r>
        <w:rPr>
          <w:b/>
          <w:bCs/>
        </w:rPr>
        <w:t xml:space="preserve">“Commencement Date” </w:t>
      </w:r>
      <w:r>
        <w:t xml:space="preserve">means the Effective Date;</w:t>
      </w:r>
    </w:p>
    <w:p>
      <w:pPr>
        <w:spacing w:after="120"/>
        <w:ind w:left="720" w:hanging="720"/>
      </w:pPr>
      <w:r>
        <w:rPr>
          <w:b/>
          <w:bCs/>
        </w:rPr>
        <w:t xml:space="preserve">“Confidential Information” </w:t>
      </w:r>
      <w:r>
        <w:t xml:space="preserve">means all information (however recorded, preserved or disclosed) disclosed by a party or its Representatives to the other party and its Representatives in connection with this Agreement, including the terms of this Agreement, the Licensed Know-How, and any information relating to the business, affairs, customers, products, developments, trade secrets, know-how, personnel or suppliers of the disclosing party;</w:t>
      </w:r>
    </w:p>
    <w:p>
      <w:pPr>
        <w:spacing w:after="120"/>
        <w:ind w:left="720" w:hanging="720"/>
      </w:pPr>
      <w:r>
        <w:rPr>
          <w:b/>
          <w:bCs/>
        </w:rPr>
        <w:t xml:space="preserve">“Control” </w:t>
      </w:r>
      <w:r>
        <w:t xml:space="preserve">means the ownership of, or power to direct, more than fifty per cent (50%) of the voting rights or share capital of a person, or the power to direct or cause the direction of its management and policies, and “Controlled” shall be construed accordingly;</w:t>
      </w:r>
    </w:p>
    <w:p>
      <w:pPr>
        <w:spacing w:after="120"/>
        <w:ind w:left="720" w:hanging="720"/>
      </w:pPr>
      <w:r>
        <w:rPr>
          <w:b/>
          <w:bCs/>
        </w:rPr>
        <w:t xml:space="preserve">“Effective Date” </w:t>
      </w:r>
      <w:r>
        <w:t xml:space="preserve">means the date of this Agreement;</w:t>
      </w:r>
    </w:p>
    <w:p>
      <w:pPr>
        <w:spacing w:after="120"/>
        <w:ind w:left="720" w:hanging="720"/>
      </w:pPr>
      <w:r>
        <w:rPr>
          <w:b/>
          <w:bCs/>
        </w:rPr>
        <w:t xml:space="preserve">“Field” </w:t>
      </w:r>
      <w:r>
        <w:t xml:space="preserve">means the development, manufacture, marketing, distribution and sale of cosmetic, personal-care and topical skincare products for human use, and expressly excludes any application in food, feed, pharmaceutical, medical-device, biomedical or structural-materials fields;</w:t>
      </w:r>
    </w:p>
    <w:p>
      <w:pPr>
        <w:spacing w:after="120"/>
        <w:ind w:left="720" w:hanging="720"/>
      </w:pPr>
      <w:r>
        <w:rPr>
          <w:b/>
          <w:bCs/>
        </w:rPr>
        <w:t xml:space="preserve">“Improvement” </w:t>
      </w:r>
      <w:r>
        <w:t xml:space="preserve">means any modification, enhancement, adaptation or development of, or to, the Licensed Technology that is made, conceived or reduced to practice during the Term, whether or not patentable, including any improvement to the Production Strains or the Fermentation Process;</w:t>
      </w:r>
    </w:p>
    <w:p>
      <w:pPr>
        <w:spacing w:after="120"/>
        <w:ind w:left="720" w:hanging="720"/>
      </w:pPr>
      <w:r>
        <w:rPr>
          <w:b/>
          <w:bCs/>
        </w:rPr>
        <w:t xml:space="preserve">“Intellectual Property Rights or IPR” </w:t>
      </w:r>
      <w:r>
        <w:t xml:space="preserve">means patents, utility models, rights to inventions, copyright and related rights, trade marks, trade names, domain names, rights in get-up, goodwill, rights in designs, database rights, rights to use and protect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p>
    <w:p>
      <w:pPr>
        <w:spacing w:after="120"/>
        <w:ind w:left="720" w:hanging="720"/>
      </w:pPr>
      <w:r>
        <w:rPr>
          <w:b/>
          <w:bCs/>
        </w:rPr>
        <w:t xml:space="preserve">“Licensed Know-How” </w:t>
      </w:r>
      <w:r>
        <w:t xml:space="preserve">means the technical information, data, methods, protocols, specifications, strain-engineering records and manufacturing know-how Controlled by the Licensor relating to the Production Strains and the Fermentation Process, as more particularly described in Schedule 1, together with any Improvements licensed to the Licensee under this Agreement;</w:t>
      </w:r>
    </w:p>
    <w:p>
      <w:pPr>
        <w:spacing w:after="120"/>
        <w:ind w:left="720" w:hanging="720"/>
      </w:pPr>
      <w:r>
        <w:rPr>
          <w:b/>
          <w:bCs/>
        </w:rPr>
        <w:t xml:space="preserve">“Licensed Patents” </w:t>
      </w:r>
      <w:r>
        <w:t xml:space="preserve">means the patents and patent applications listed in Schedule 2, together with all continuations, continuations-in-part, divisionals, reissues, renewals, extensions (including supplementary protection certificates) and foreign equivalents thereof;</w:t>
      </w:r>
    </w:p>
    <w:p>
      <w:pPr>
        <w:spacing w:after="120"/>
        <w:ind w:left="720" w:hanging="720"/>
      </w:pPr>
      <w:r>
        <w:rPr>
          <w:b/>
          <w:bCs/>
        </w:rPr>
        <w:t xml:space="preserve">“Licensed Products” </w:t>
      </w:r>
      <w:r>
        <w:t xml:space="preserve">means any product within the Field that is developed, manufactured or sold by or on behalf of the Licensee or its Affiliates or Sub-licensees, the development, manufacture, use or sale of which would, but for the licence granted under this Agreement, infringe a Valid Claim of the Licensed Patents, or which incorporates, is derived from or is made using the Licensed Know-How;</w:t>
      </w:r>
    </w:p>
    <w:p>
      <w:pPr>
        <w:spacing w:after="120"/>
        <w:ind w:left="720" w:hanging="720"/>
      </w:pPr>
      <w:r>
        <w:rPr>
          <w:b/>
          <w:bCs/>
        </w:rPr>
        <w:t xml:space="preserve">“Licensed Technology” </w:t>
      </w:r>
      <w:r>
        <w:t xml:space="preserve">means the Licensed Patents and the Licensed Know-How, collectively;</w:t>
      </w:r>
    </w:p>
    <w:p>
      <w:pPr>
        <w:spacing w:after="120"/>
        <w:ind w:left="720" w:hanging="720"/>
      </w:pPr>
      <w:r>
        <w:rPr>
          <w:b/>
          <w:bCs/>
        </w:rPr>
        <w:t xml:space="preserve">“Net Sales” </w:t>
      </w:r>
      <w:r>
        <w:t xml:space="preserve">means the gross amounts invoiced by the Licensee, its Affiliates and Sub-licensees for the sale of Licensed Products to third parties, less the following deductions to the extent actually incurred, allowed or taken and not otherwise reimbursed: (a) trade, cash and quantity discounts actually allowed; (b) credits or allowances for returns, rejections or recalls; (c) sales, value-added, excise and similar taxes (excluding taxes on income); and (d) freight, insurance and other transportation charges separately stated on the invoice;</w:t>
      </w:r>
    </w:p>
    <w:p>
      <w:pPr>
        <w:spacing w:after="120"/>
        <w:ind w:left="720" w:hanging="720"/>
      </w:pPr>
      <w:r>
        <w:rPr>
          <w:b/>
          <w:bCs/>
        </w:rPr>
        <w:t xml:space="preserve">“Production Strains” </w:t>
      </w:r>
      <w:r>
        <w:t xml:space="preserve">means the engineered microbial strains expressing recombinant structural-protein actives identified by the Licensor under the project designation “LBX-Series”, as described in Schedule 1;</w:t>
      </w:r>
    </w:p>
    <w:p>
      <w:pPr>
        <w:spacing w:after="120"/>
        <w:ind w:left="720" w:hanging="720"/>
      </w:pPr>
      <w:r>
        <w:rPr>
          <w:b/>
          <w:bCs/>
        </w:rPr>
        <w:t xml:space="preserve">“Fermentation Process” </w:t>
      </w:r>
      <w:r>
        <w:t xml:space="preserve">means the Licensor’s proprietary precision-fermentation and downstream-purification process for the production of the recombinant actives, as described in Schedule 1;</w:t>
      </w:r>
    </w:p>
    <w:p>
      <w:pPr>
        <w:spacing w:after="120"/>
        <w:ind w:left="720" w:hanging="720"/>
      </w:pPr>
      <w:r>
        <w:rPr>
          <w:b/>
          <w:bCs/>
        </w:rPr>
        <w:t xml:space="preserve">“Quarter” </w:t>
      </w:r>
      <w:r>
        <w:t xml:space="preserve">means each period of three (3) consecutive months ending on 31 March, 30 June, 30 September and 31 December, and “Quarterly” shall be construed accordingly;</w:t>
      </w:r>
    </w:p>
    <w:p>
      <w:pPr>
        <w:spacing w:after="120"/>
        <w:ind w:left="720" w:hanging="720"/>
      </w:pPr>
      <w:r>
        <w:rPr>
          <w:b/>
          <w:bCs/>
        </w:rPr>
        <w:t xml:space="preserve">“Representatives” </w:t>
      </w:r>
      <w:r>
        <w:t xml:space="preserve">means in relation to a party, its employees, officers, directors, agents, professional advisers and contractors;</w:t>
      </w:r>
    </w:p>
    <w:p>
      <w:pPr>
        <w:spacing w:after="120"/>
        <w:ind w:left="720" w:hanging="720"/>
      </w:pPr>
      <w:r>
        <w:rPr>
          <w:b/>
          <w:bCs/>
        </w:rPr>
        <w:t xml:space="preserve">“Royalty” </w:t>
      </w:r>
      <w:r>
        <w:t xml:space="preserve">means the running royalty payable on Net Sales under Clause 7.3;</w:t>
      </w:r>
    </w:p>
    <w:p>
      <w:pPr>
        <w:spacing w:after="120"/>
        <w:ind w:left="720" w:hanging="720"/>
      </w:pPr>
      <w:r>
        <w:rPr>
          <w:b/>
          <w:bCs/>
        </w:rPr>
        <w:t xml:space="preserve">“Sub-licensee” </w:t>
      </w:r>
      <w:r>
        <w:t xml:space="preserve">means a third party to which the Licensee grants a sub-licence in accordance with Clause 4;</w:t>
      </w:r>
    </w:p>
    <w:p>
      <w:pPr>
        <w:spacing w:after="120"/>
        <w:ind w:left="720" w:hanging="720"/>
      </w:pPr>
      <w:r>
        <w:rPr>
          <w:b/>
          <w:bCs/>
        </w:rPr>
        <w:t xml:space="preserve">“Term” </w:t>
      </w:r>
      <w:r>
        <w:t xml:space="preserve">means the term of this Agreement determined in accordance with Clause 13;</w:t>
      </w:r>
    </w:p>
    <w:p>
      <w:pPr>
        <w:spacing w:after="120"/>
        <w:ind w:left="720" w:hanging="720"/>
      </w:pPr>
      <w:r>
        <w:rPr>
          <w:b/>
          <w:bCs/>
        </w:rPr>
        <w:t xml:space="preserve">“Territory” </w:t>
      </w:r>
      <w:r>
        <w:t xml:space="preserve">means the United Kingdom, the member states of the European Union, the European Economic Area, Switzerland and the United States of America;</w:t>
      </w:r>
    </w:p>
    <w:p>
      <w:pPr>
        <w:spacing w:after="120"/>
        <w:ind w:left="720" w:hanging="720"/>
      </w:pPr>
      <w:r>
        <w:rPr>
          <w:b/>
          <w:bCs/>
        </w:rPr>
        <w:t xml:space="preserve">“Valid Claim” </w:t>
      </w:r>
      <w:r>
        <w:t xml:space="preserve">means a claim of an issued and unexpired Licensed Patent that has not been held invalid or unenforceable by a court or other tribunal of competent jurisdiction in a final and non-appealable decision, and that has not been disclaimed, abandoned or admitted to be invalid or unenforceable;</w:t>
      </w:r>
    </w:p>
    <w:p>
      <w:pPr>
        <w:spacing w:after="120"/>
        <w:ind w:left="720" w:hanging="720"/>
      </w:pPr>
      <w:r>
        <w:rPr>
          <w:b/>
          <w:bCs/>
        </w:rPr>
        <w:t xml:space="preserve">“VAT” </w:t>
      </w:r>
      <w:r>
        <w:t xml:space="preserve">means value added tax chargeable under the Value Added Tax Act 1994 or any similar replacement or additional tax.</w:t>
      </w:r>
    </w:p>
    <w:p>
      <w:pPr>
        <w:pStyle w:val="ListParagraph"/>
        <w:numPr>
          <w:ilvl w:val="1"/>
          <w:numId w:val="2"/>
        </w:numPr>
        <w:spacing w:after="120"/>
      </w:pPr>
      <w:r>
        <w:t xml:space="preserve">Clause, Schedule and paragraph headings shall not affect the interpretation of this Agreement. A reference to a Clause or a Schedule is a reference to a clause of, or a schedule to, this Agreement.</w:t>
      </w:r>
    </w:p>
    <w:p>
      <w:pPr>
        <w:pStyle w:val="ListParagraph"/>
        <w:numPr>
          <w:ilvl w:val="1"/>
          <w:numId w:val="2"/>
        </w:numPr>
        <w:spacing w:after="120"/>
      </w:pPr>
      <w:r>
        <w:t xml:space="preserve">A reference to a company shall include any company, corporation or other body corporate, wherever and however incorporated or established. Words in the singular shall include the plural and vice versa, and a reference to one gender shall include a reference to the other genders.</w:t>
      </w:r>
    </w:p>
    <w:p>
      <w:pPr>
        <w:pStyle w:val="ListParagraph"/>
        <w:numPr>
          <w:ilvl w:val="1"/>
          <w:numId w:val="2"/>
        </w:numPr>
        <w:spacing w:after="120"/>
      </w:pPr>
      <w:r>
        <w:t xml:space="preserve">A reference to a statute or statutory provision is a reference to it as amended, extended or re-enacted from time to time, and shall include all subordinate legislation made under that statute or statutory provision.</w:t>
      </w:r>
    </w:p>
    <w:p>
      <w:pPr>
        <w:pStyle w:val="ListParagraph"/>
        <w:numPr>
          <w:ilvl w:val="1"/>
          <w:numId w:val="2"/>
        </w:numPr>
        <w:spacing w:after="120"/>
      </w:pPr>
      <w:r>
        <w:t xml:space="preserve">Any words following the terms including, include, in particular, for example or any similar expression shall be construed as illustrative and shall not limit the sense of the words preceding those terms. A reference to writing or written includes email.</w:t>
      </w:r>
    </w:p>
    <w:p>
      <w:pPr>
        <w:pStyle w:val="ListParagraph"/>
        <w:numPr>
          <w:ilvl w:val="1"/>
          <w:numId w:val="2"/>
        </w:numPr>
        <w:spacing w:after="120"/>
      </w:pPr>
      <w:r>
        <w:t xml:space="preserve">In the event of any conflict between the Clauses and the Schedules, the Clauses shall prevail, save that in respect of the financial terms set out in Schedule 4, the Schedule shall prevail.</w:t>
      </w:r>
    </w:p>
    <w:p>
      <w:pPr>
        <w:pStyle w:val="Heading1"/>
      </w:pPr>
      <w:r>
        <w:t xml:space="preserve">2.  Grant of licence</w:t>
      </w:r>
    </w:p>
    <w:p>
      <w:pPr>
        <w:pStyle w:val="ListParagraph"/>
        <w:numPr>
          <w:ilvl w:val="1"/>
          <w:numId w:val="2"/>
        </w:numPr>
        <w:spacing w:after="120"/>
      </w:pPr>
      <w:r>
        <w:t xml:space="preserve">In consideration of the obligations of the Licensee under this Agreement, and subject to the terms and conditions of this Agreement, the Licensor hereby grants to the Licensee, with effect from the Effective Date, an </w:t>
      </w:r>
      <w:r>
        <w:rPr>
          <w:b/>
          <w:bCs/>
        </w:rPr>
        <w:t xml:space="preserve">exclusive</w:t>
      </w:r>
      <w:r>
        <w:t xml:space="preserve"> (even as to the Licensor, save as provided in Clause 2.4), royalty-bearing licence under the Licensed Technology to develop, make, have made, use, market, distribute, offer for sale and sell Licensed Products in the Field in the Territory during the Term.</w:t>
      </w:r>
    </w:p>
    <w:p>
      <w:pPr>
        <w:pStyle w:val="ListParagraph"/>
        <w:numPr>
          <w:ilvl w:val="1"/>
          <w:numId w:val="2"/>
        </w:numPr>
        <w:spacing w:after="120"/>
      </w:pPr>
      <w:r>
        <w:t xml:space="preserve">The licence granted under Clause 2.1 includes the right for the Licensee to grant sub-licences in accordance with Clause 4.</w:t>
      </w:r>
    </w:p>
    <w:p>
      <w:pPr>
        <w:pStyle w:val="ListParagraph"/>
        <w:numPr>
          <w:ilvl w:val="1"/>
          <w:numId w:val="2"/>
        </w:numPr>
        <w:spacing w:after="120"/>
      </w:pPr>
      <w:r>
        <w:t xml:space="preserve">The Licensee shall have no right to use the Licensed Technology otherwise than as expressly permitted by this Agreement, and no licence is granted in respect of any field of use or territory other than the Field and the Territory. All rights not expressly granted to the Licensee are reserved to the Licensor.</w:t>
      </w:r>
    </w:p>
    <w:p>
      <w:pPr>
        <w:pStyle w:val="ListParagraph"/>
        <w:numPr>
          <w:ilvl w:val="1"/>
          <w:numId w:val="2"/>
        </w:numPr>
        <w:spacing w:after="120"/>
      </w:pPr>
      <w:r>
        <w:t xml:space="preserve">The Licensor reserves the right to use, and to permit its Affiliates and bona fide academic research collaborators to use, the Licensed Technology outside the Field, and to use the Licensed Technology within the Field solely for internal, non-commercial research and development purposes that do not involve the sale of Licensed Products.</w:t>
      </w:r>
    </w:p>
    <w:p>
      <w:pPr>
        <w:pStyle w:val="ListParagraph"/>
        <w:numPr>
          <w:ilvl w:val="1"/>
          <w:numId w:val="2"/>
        </w:numPr>
        <w:spacing w:after="120"/>
      </w:pPr>
      <w:r>
        <w:t xml:space="preserve">The Licensee acknowledges that the Licensed Technology is provided on the terms of this Agreement and that, save as expressly set out in Clause 10, no representation, warranty or undertaking is given by the Licensor as to the validity, scope or enforceability of the Licensed Patents or the fitness for purpose of the Licensed Know-How.</w:t>
      </w:r>
    </w:p>
    <w:p>
      <w:pPr>
        <w:pStyle w:val="Heading1"/>
      </w:pPr>
      <w:r>
        <w:t xml:space="preserve">3.  Technology transfer and technical assistance</w:t>
      </w:r>
    </w:p>
    <w:p>
      <w:pPr>
        <w:pStyle w:val="ListParagraph"/>
        <w:numPr>
          <w:ilvl w:val="1"/>
          <w:numId w:val="2"/>
        </w:numPr>
        <w:spacing w:after="120"/>
      </w:pPr>
      <w:r>
        <w:t xml:space="preserve">Within thirty (30) Business Days after the Effective Date, the Licensor shall disclose and deliver to the Licensee the Licensed Know-How described in Schedule 1 in documentary or electronic form, together with the Production Strains in such quantities as are reasonably required for the Licensee to commence development of Licensed Products.</w:t>
      </w:r>
    </w:p>
    <w:p>
      <w:pPr>
        <w:pStyle w:val="ListParagraph"/>
        <w:numPr>
          <w:ilvl w:val="1"/>
          <w:numId w:val="2"/>
        </w:numPr>
        <w:spacing w:after="120"/>
      </w:pPr>
      <w:r>
        <w:t xml:space="preserve">During the period of twelve (12) months following the Effective Date, the Licensor shall, at the Licensee’s reasonable request, provide up to thirty (30) person-days of technical assistance and training to enable the Licensee to use the Licensed Know-How and operate the Fermentation Process. Such assistance shall be provided free of charge. Any technical assistance in excess of thirty (30) person-days shall be provided at the Licensor’s standard daily rate then in force, plus reasonable expenses.</w:t>
      </w:r>
    </w:p>
    <w:p>
      <w:pPr>
        <w:pStyle w:val="ListParagraph"/>
        <w:numPr>
          <w:ilvl w:val="1"/>
          <w:numId w:val="2"/>
        </w:numPr>
        <w:spacing w:after="120"/>
      </w:pPr>
      <w:r>
        <w:t xml:space="preserve">Each party shall appoint a technical liaison who shall be responsible for co-ordinating the transfer of the Licensed Know-How and the provision of technical assistance under this Clause 3.</w:t>
      </w:r>
    </w:p>
    <w:p>
      <w:pPr>
        <w:pStyle w:val="Heading1"/>
      </w:pPr>
      <w:r>
        <w:t xml:space="preserve">4.  Sub-licensing</w:t>
      </w:r>
    </w:p>
    <w:p>
      <w:pPr>
        <w:pStyle w:val="ListParagraph"/>
        <w:numPr>
          <w:ilvl w:val="1"/>
          <w:numId w:val="2"/>
        </w:numPr>
        <w:spacing w:after="120"/>
      </w:pPr>
      <w:r>
        <w:t xml:space="preserve">The Licensee may grant sub-licences of the rights granted under Clause 2 to its Affiliates and, with the prior written consent of the Licensor (such consent not to be unreasonably withheld or delayed), to third parties, in each case solely within the Field and the Territory.</w:t>
      </w:r>
    </w:p>
    <w:p>
      <w:pPr>
        <w:pStyle w:val="ListParagraph"/>
        <w:numPr>
          <w:ilvl w:val="1"/>
          <w:numId w:val="2"/>
        </w:numPr>
        <w:spacing w:after="120"/>
      </w:pPr>
      <w:r>
        <w:t xml:space="preserve">Each sub-licence shall be in writing and shall: (a) be consistent with, and no less protective of the Licensor’s rights than, the terms of this Agreement; (b) contain confidentiality obligations no less onerous than those in Clause 11; (c) not purport to grant any rights beyond those granted to the Licensee; and (d) terminate automatically on termination of this Agreement, save as provided in Clause 14.4.</w:t>
      </w:r>
    </w:p>
    <w:p>
      <w:pPr>
        <w:pStyle w:val="ListParagraph"/>
        <w:numPr>
          <w:ilvl w:val="1"/>
          <w:numId w:val="2"/>
        </w:numPr>
        <w:spacing w:after="120"/>
      </w:pPr>
      <w:r>
        <w:t xml:space="preserve">The Licensee shall remain responsible for all acts and omissions of its Sub-licensees as if they were acts or omissions of the Licensee, and shall provide the Licensor with a copy of each executed sub-licence (which may be redacted as to commercially sensitive terms not relevant to the Licensor’s rights) within twenty (20) Business Days of execution.</w:t>
      </w:r>
    </w:p>
    <w:p>
      <w:pPr>
        <w:pStyle w:val="Heading1"/>
      </w:pPr>
      <w:r>
        <w:t xml:space="preserve">5.  Development and commercialisation obligations</w:t>
      </w:r>
    </w:p>
    <w:p>
      <w:pPr>
        <w:pStyle w:val="ListParagraph"/>
        <w:numPr>
          <w:ilvl w:val="1"/>
          <w:numId w:val="2"/>
        </w:numPr>
        <w:spacing w:after="120"/>
      </w:pPr>
      <w:r>
        <w:t xml:space="preserve">The Licensee shall use commercially reasonable endeavours to develop, obtain any necessary regulatory clearances for, and commercialise Licensed Products in the Field in the Territory, and to maximise Net Sales throughout the Term.</w:t>
      </w:r>
    </w:p>
    <w:p>
      <w:pPr>
        <w:pStyle w:val="ListParagraph"/>
        <w:numPr>
          <w:ilvl w:val="1"/>
          <w:numId w:val="2"/>
        </w:numPr>
        <w:spacing w:after="120"/>
      </w:pPr>
      <w:r>
        <w:t xml:space="preserve">Without limiting Clause 5.1, the Licensee shall achieve the development and commercial milestones set out in Schedule 3 by the corresponding longstop dates. If the Licensee fails to achieve any milestone by its longstop date, the parties shall discuss in good faith an extension; if no extension is agreed within sixty (60) days, the Licensor may, by written notice, convert the licence granted under Clause 2 into a non-exclusive licence.</w:t>
      </w:r>
    </w:p>
    <w:p>
      <w:pPr>
        <w:pStyle w:val="ListParagraph"/>
        <w:numPr>
          <w:ilvl w:val="1"/>
          <w:numId w:val="2"/>
        </w:numPr>
        <w:spacing w:after="120"/>
      </w:pPr>
      <w:r>
        <w:t xml:space="preserve">The Licensee shall, within thirty (30) days after the end of each calendar year, provide the Licensor with a written report summarising its development and commercialisation activities in respect of Licensed Products during that year and its plans for the following year.</w:t>
      </w:r>
    </w:p>
    <w:p>
      <w:pPr>
        <w:pStyle w:val="Heading1"/>
      </w:pPr>
      <w:r>
        <w:t xml:space="preserve">6.  Improvements and intellectual property</w:t>
      </w:r>
    </w:p>
    <w:p>
      <w:pPr>
        <w:pStyle w:val="ListParagraph"/>
        <w:numPr>
          <w:ilvl w:val="1"/>
          <w:numId w:val="2"/>
        </w:numPr>
        <w:spacing w:after="120"/>
      </w:pPr>
      <w:r>
        <w:t xml:space="preserve">All Intellectual Property Rights in the Licensed Technology shall remain vested in the Licensor. Nothing in this Agreement shall operate to assign or transfer to the Licensee any right, title or interest in the Licensed Technology, save for the licence expressly granted under Clause 2.</w:t>
      </w:r>
    </w:p>
    <w:p>
      <w:pPr>
        <w:pStyle w:val="ListParagraph"/>
        <w:numPr>
          <w:ilvl w:val="1"/>
          <w:numId w:val="2"/>
        </w:numPr>
        <w:spacing w:after="120"/>
      </w:pPr>
      <w:r>
        <w:t xml:space="preserve">Each party shall promptly disclose to the other any Improvement it makes during the Term. Any Improvement made solely by the Licensor shall be owned by the Licensor and shall, to the extent it falls within the Field, be deemed included within the Licensed Technology at no additional charge. Any Improvement made solely by the Licensee shall be owned by the Licensee, who hereby grants to the Licensor a non-exclusive, royalty-free, worldwide licence (with the right to sub-license) to use such Improvement outside the Field.</w:t>
      </w:r>
    </w:p>
    <w:p>
      <w:pPr>
        <w:pStyle w:val="ListParagraph"/>
        <w:numPr>
          <w:ilvl w:val="1"/>
          <w:numId w:val="2"/>
        </w:numPr>
        <w:spacing w:after="120"/>
      </w:pPr>
      <w:r>
        <w:t xml:space="preserve">Improvements made jointly by the parties shall be owned jointly in equal undivided shares, and each party may exploit such jointly-owned Improvements without the consent of, or any obligation to account to, the other, save that any exploitation by the Licensee within the Field shall be subject to the Royalty under Clause 7.</w:t>
      </w:r>
    </w:p>
    <w:p>
      <w:pPr>
        <w:pStyle w:val="ListParagraph"/>
        <w:numPr>
          <w:ilvl w:val="1"/>
          <w:numId w:val="2"/>
        </w:numPr>
        <w:spacing w:after="120"/>
      </w:pPr>
      <w:r>
        <w:t xml:space="preserve">The Licensor shall have the sole right, but not the obligation, to file, prosecute and maintain the Licensed Patents at its own cost. The Licensor shall keep the Licensee reasonably informed of material developments in the prosecution and maintenance of the Licensed Patents in the Territory, and shall not abandon any Licensed Patent in the Territory without first offering the Licensee the opportunity to assume responsibility for its maintenance at the Licensee’s cost.</w:t>
      </w:r>
    </w:p>
    <w:p>
      <w:pPr>
        <w:pStyle w:val="Heading1"/>
      </w:pPr>
      <w:r>
        <w:t xml:space="preserve">7.  Financial provisions</w:t>
      </w:r>
    </w:p>
    <w:p>
      <w:pPr>
        <w:pStyle w:val="ListParagraph"/>
        <w:numPr>
          <w:ilvl w:val="1"/>
          <w:numId w:val="2"/>
        </w:numPr>
        <w:spacing w:after="120"/>
      </w:pPr>
      <w:r>
        <w:t xml:space="preserve">In consideration of the grant of the licence under Clause 2, the Licensee shall pay to the Licensor a non-refundable, non-creditable upfront fee of </w:t>
      </w:r>
      <w:r>
        <w:rPr>
          <w:b/>
          <w:bCs/>
        </w:rPr>
        <w:t xml:space="preserve">£1,750,000</w:t>
      </w:r>
      <w:r>
        <w:t xml:space="preserve"> (one million seven hundred and fifty thousand pounds), payable within thirty (30) days after the Effective Date.</w:t>
      </w:r>
    </w:p>
    <w:p>
      <w:pPr>
        <w:pStyle w:val="ListParagraph"/>
        <w:numPr>
          <w:ilvl w:val="1"/>
          <w:numId w:val="2"/>
        </w:numPr>
        <w:spacing w:after="120"/>
      </w:pPr>
      <w:r>
        <w:t xml:space="preserve">The Licensee shall pay to the Licensor the milestone payments set out in Schedule 4, in the aggregate maximum amount of </w:t>
      </w:r>
      <w:r>
        <w:rPr>
          <w:b/>
          <w:bCs/>
        </w:rPr>
        <w:t xml:space="preserve">£4,250,000</w:t>
      </w:r>
      <w:r>
        <w:t xml:space="preserve">, on achievement of the corresponding milestone events. Each milestone payment shall be payable once only and shall be paid within thirty (30) days after the achievement of the relevant milestone event.</w:t>
      </w:r>
    </w:p>
    <w:p>
      <w:pPr>
        <w:pStyle w:val="ListParagraph"/>
        <w:numPr>
          <w:ilvl w:val="1"/>
          <w:numId w:val="2"/>
        </w:numPr>
        <w:spacing w:after="120"/>
      </w:pPr>
      <w:r>
        <w:t xml:space="preserve">The Licensee shall pay to the Licensor a running Royalty on Net Sales of Licensed Products at the rate of </w:t>
      </w:r>
      <w:del w:id="9101" w:author="D. Kovac (Birchall Stone LLP)" w:date="2025-11-28T16:20:00Z">
        <w:r>
          <w:rPr>
            <w:b/>
            <w:bCs/>
          </w:rPr>
          <w:delText xml:space="preserve">six per cent (6%)</w:delText>
        </w:r>
      </w:del>
      <w:ins w:id="9102" w:author="D. Kovac (Birchall Stone LLP)" w:date="2025-11-28T16:20:00Z">
        <w:r>
          <w:rPr>
            <w:b/>
            <w:bCs/>
          </w:rPr>
          <w:t xml:space="preserve">five per cent (5%)</w:t>
        </w:r>
      </w:ins>
      <w:r>
        <w:t xml:space="preserve"> of Net Sales, subject to the reductions and the annual minimum royalties set out in Schedule 4.</w:t>
      </w:r>
    </w:p>
    <w:p>
      <w:pPr>
        <w:pStyle w:val="ListParagraph"/>
        <w:numPr>
          <w:ilvl w:val="1"/>
          <w:numId w:val="2"/>
        </w:numPr>
        <w:spacing w:after="120"/>
      </w:pPr>
      <w:r>
        <w:t xml:space="preserve">Where the manufacture, use or sale of a Licensed Product is not covered by a Valid Claim of a Licensed Patent in the country of sale, but the Licensed Product incorporates or is made using the Licensed Know-How, the Royalty rate in respect of Net Sales of that Licensed Product in that country shall be reduced to four per cent (4%) (the know-how royalty).</w:t>
      </w:r>
    </w:p>
    <w:p>
      <w:pPr>
        <w:pStyle w:val="ListParagraph"/>
        <w:numPr>
          <w:ilvl w:val="1"/>
          <w:numId w:val="2"/>
        </w:numPr>
        <w:spacing w:after="120"/>
      </w:pPr>
      <w:r>
        <w:t xml:space="preserve">If the Licensee is required to pay royalties to one or more third parties in order to exercise the rights granted under this Agreement in respect of a Licensed Product, the Licensee may deduct from the Royalty otherwise payable up to </w:t>
      </w:r>
      <w:del w:id="9111" w:author="D. Kovac (Birchall Stone LLP)" w:date="2025-11-28T16:24:00Z">
        <w:r>
          <w:delText xml:space="preserve">fifty per cent (50%)</w:delText>
        </w:r>
      </w:del>
      <w:ins w:id="9112" w:author="D. Kovac (Birchall Stone LLP)" w:date="2025-11-28T16:24:00Z">
        <w:r>
          <w:t xml:space="preserve">sixty per cent (60%)</w:t>
        </w:r>
      </w:ins>
      <w:r>
        <w:t xml:space="preserve"> of such third-party royalties, provided that the Royalty payable in any Quarter shall not be reduced by more than </w:t>
      </w:r>
      <w:del w:id="9113" w:author="D. Kovac (Birchall Stone LLP)" w:date="2025-11-28T16:24:00Z">
        <w:r>
          <w:delText xml:space="preserve">fifty per cent (50%)</w:delText>
        </w:r>
      </w:del>
      <w:ins w:id="9114" w:author="D. Kovac (Birchall Stone LLP)" w:date="2025-11-28T16:24:00Z">
        <w:r>
          <w:t xml:space="preserve">sixty per cent (60%)</w:t>
        </w:r>
      </w:ins>
      <w:r>
        <w:t xml:space="preserve"> of the amount that would otherwise be due.</w:t>
      </w:r>
    </w:p>
    <w:p>
      <w:pPr>
        <w:pStyle w:val="ListParagraph"/>
        <w:numPr>
          <w:ilvl w:val="1"/>
          <w:numId w:val="2"/>
        </w:numPr>
        <w:spacing w:after="120"/>
      </w:pPr>
      <w:r>
        <w:t xml:space="preserve">The Licensee shall pay to the Licensor a minimum annual royalty as set out in Schedule 4. Royalties actually accrued in a calendar year shall be credited against the minimum annual royalty for that year, and only the shortfall (if any) shall be payable.</w:t>
      </w:r>
    </w:p>
    <w:p>
      <w:pPr>
        <w:pStyle w:val="Heading1"/>
      </w:pPr>
      <w:r>
        <w:t xml:space="preserve">8.  Payment, reports, records and audit</w:t>
      </w:r>
    </w:p>
    <w:p>
      <w:pPr>
        <w:pStyle w:val="ListParagraph"/>
        <w:numPr>
          <w:ilvl w:val="1"/>
          <w:numId w:val="2"/>
        </w:numPr>
        <w:spacing w:after="120"/>
      </w:pPr>
      <w:r>
        <w:t xml:space="preserve">Within thirty (30) days after the end of each Quarter in which Net Sales are made, the Licensee shall deliver to the Licensor a written royalty report setting out, on a country-by-country and Licensed Product-by-Licensed Product basis, the gross amounts invoiced, the permitted deductions, the resulting Net Sales, the applicable Royalty rate and the Royalty due, and shall pay the Royalty due at the same time.</w:t>
      </w:r>
    </w:p>
    <w:p>
      <w:pPr>
        <w:pStyle w:val="ListParagraph"/>
        <w:numPr>
          <w:ilvl w:val="1"/>
          <w:numId w:val="2"/>
        </w:numPr>
        <w:spacing w:after="120"/>
      </w:pPr>
      <w:r>
        <w:t xml:space="preserve">All sums payable under this Agreement are exclusive of VAT, which shall be added at the applicable rate. All payments shall be made in pounds sterling by electronic transfer to the bank account notified by the Licensor, in cleared funds and without any set-off, deduction or withholding except as required by law. Where any withholding is required by law, the Licensee shall provide the Licensor with such assistance and documentation as the Licensor may reasonably require to claim any available relief or credit.</w:t>
      </w:r>
    </w:p>
    <w:p>
      <w:pPr>
        <w:pStyle w:val="ListParagraph"/>
        <w:numPr>
          <w:ilvl w:val="1"/>
          <w:numId w:val="2"/>
        </w:numPr>
        <w:spacing w:after="120"/>
      </w:pPr>
      <w:r>
        <w:t xml:space="preserve">Without prejudice to any other right or remedy, if the Licensee fails to make any payment due under this Agreement by the due date, then the Licensee shall pay interest on the overdue amount at the rate of four per cent (4%) per annum above the base rate of the Bank of England from time to time, accruing daily from the due date until actual payment.</w:t>
      </w:r>
    </w:p>
    <w:p>
      <w:pPr>
        <w:pStyle w:val="ListParagraph"/>
        <w:numPr>
          <w:ilvl w:val="1"/>
          <w:numId w:val="2"/>
        </w:numPr>
        <w:spacing w:after="120"/>
      </w:pPr>
      <w:r>
        <w:t xml:space="preserve">The Licensee shall keep, and shall procure that its Affiliates and Sub-licensees keep, complete and accurate records of all Licensed Products developed, manufactured and sold, in sufficient detail to enable the Royalty payable to be determined, for a period of six (6) years. The Licensor may, on reasonable notice and not more than once in any twelve (12) month period, appoint an independent firm of chartered accountants to audit such records. If any audit reveals an underpayment of more than five per cent (5%) in respect of any period audited, the Licensee shall bear the reasonable cost of the audit, and shall in any event pay the amount of any underpayment (with interest under Clause 8.3) within thirty (30) days.</w:t>
      </w:r>
    </w:p>
    <w:p>
      <w:pPr>
        <w:pStyle w:val="Heading1"/>
      </w:pPr>
      <w:r>
        <w:t xml:space="preserve">9.  Quality control, marking and compliance</w:t>
      </w:r>
    </w:p>
    <w:p>
      <w:pPr>
        <w:pStyle w:val="ListParagraph"/>
        <w:numPr>
          <w:ilvl w:val="1"/>
          <w:numId w:val="2"/>
        </w:numPr>
        <w:spacing w:after="120"/>
      </w:pPr>
      <w:r>
        <w:t xml:space="preserve">The Licensee shall ensure that all Licensed Products are of satisfactory quality, comply with all applicable laws and regulations (including the EU Cosmetic Products Regulation (EC) No 1223/2009 and, in Great Britain, the Cosmetic Products Enforcement Regulations 2013) and are developed, manufactured and marketed in accordance with good industry practice.</w:t>
      </w:r>
    </w:p>
    <w:p>
      <w:pPr>
        <w:pStyle w:val="ListParagraph"/>
        <w:numPr>
          <w:ilvl w:val="1"/>
          <w:numId w:val="2"/>
        </w:numPr>
        <w:spacing w:after="120"/>
      </w:pPr>
      <w:r>
        <w:t xml:space="preserve">The Licensee shall, to the extent required by applicable law and reasonably practicable, mark Licensed Products (or their packaging) with appropriate patent or patent-pending notices identifying the relevant Licensed Patents.</w:t>
      </w:r>
    </w:p>
    <w:p>
      <w:pPr>
        <w:pStyle w:val="ListParagraph"/>
        <w:numPr>
          <w:ilvl w:val="1"/>
          <w:numId w:val="2"/>
        </w:numPr>
        <w:spacing w:after="120"/>
      </w:pPr>
      <w:r>
        <w:t xml:space="preserve">Neither party shall use the other party’s name, logo or trade marks in any marketing or promotional material without the other party’s prior written consent, save that the Licensee may make factual statements that the relevant active ingredient is produced using technology licensed from the Licensor, in a form approved by the Licensor (such approval not to be unreasonably withheld or delayed).</w:t>
      </w:r>
    </w:p>
    <w:p>
      <w:pPr>
        <w:pStyle w:val="Heading1"/>
      </w:pPr>
      <w:r>
        <w:t xml:space="preserve">10.  Warranties</w:t>
      </w:r>
    </w:p>
    <w:p>
      <w:pPr>
        <w:pStyle w:val="ListParagraph"/>
        <w:numPr>
          <w:ilvl w:val="1"/>
          <w:numId w:val="2"/>
        </w:numPr>
        <w:spacing w:after="120"/>
      </w:pPr>
      <w:r>
        <w:t xml:space="preserve">The Licensor warrants that: (a) it has the right to grant the licence under Clause 2; (b) as at the Effective Date it is the legal and beneficial owner of, or is otherwise entitled to license, the Licensed Patents listed in Schedule 2; (c) it has not granted and will not grant any licence or other right under the Licensed Technology in the Field in the Territory that is inconsistent with the rights granted to the Licensee under this Agreement; and (d) as at the Effective Date it has not received written notice of any claim that the Licensed Technology infringes the Intellectual Property Rights of any third party.</w:t>
      </w:r>
    </w:p>
    <w:p>
      <w:pPr>
        <w:pStyle w:val="ListParagraph"/>
        <w:numPr>
          <w:ilvl w:val="1"/>
          <w:numId w:val="2"/>
        </w:numPr>
        <w:spacing w:after="120"/>
      </w:pPr>
      <w:r>
        <w:t xml:space="preserve">The Licensee warrants that it has full power and authority to enter into and perform this Agreement and that it will comply with all applicable laws in the exercise of its rights and the performance of its obligations under this Agreement.</w:t>
      </w:r>
    </w:p>
    <w:p>
      <w:pPr>
        <w:pStyle w:val="ListParagraph"/>
        <w:numPr>
          <w:ilvl w:val="1"/>
          <w:numId w:val="2"/>
        </w:numPr>
        <w:spacing w:after="120"/>
      </w:pPr>
      <w:r>
        <w:t xml:space="preserve">Except as expressly set out in this Agreement, all warranties, conditions and other terms implied by statute or common law are, to the fullest extent permitted by law, excluded. In particular, and without limitation, the Licensor gives no warranty and makes no representation that any Licensed Patent is or will be valid or enforceable, that the exercise of the rights granted will not infringe the rights of any third party, or that the Licensed Know-How is or will be fit for any particular purpose.</w:t>
      </w:r>
    </w:p>
    <w:p>
      <w:pPr>
        <w:pStyle w:val="Heading1"/>
      </w:pPr>
      <w:r>
        <w:t xml:space="preserve">11.  Confidentiality</w:t>
      </w:r>
    </w:p>
    <w:p>
      <w:pPr>
        <w:pStyle w:val="ListParagraph"/>
        <w:numPr>
          <w:ilvl w:val="1"/>
          <w:numId w:val="2"/>
        </w:numPr>
        <w:spacing w:after="120"/>
      </w:pPr>
      <w:r>
        <w:t xml:space="preserve">Each party shall keep the Confidential Information of the other party confidential and shall not use it otherwise than for the exercise of its rights and the performance of its obligations under this Agreement, and shall not disclose it except to those of its Representatives and (in the case of the Licensee) its permitted Sub-licensees who need to know it for those purposes and who are bound by obligations of confidentiality no less onerous than those in this Clause 11.</w:t>
      </w:r>
    </w:p>
    <w:p>
      <w:pPr>
        <w:pStyle w:val="ListParagraph"/>
        <w:numPr>
          <w:ilvl w:val="1"/>
          <w:numId w:val="2"/>
        </w:numPr>
        <w:spacing w:after="120"/>
      </w:pPr>
      <w:r>
        <w:t xml:space="preserve">The obligations in Clause 11.1 shall not apply to information which: (a) is or becomes generally available to the public other than as a result of a breach of this Agreement; (b) was lawfully in the receiving party’s possession before disclosure; (c) is lawfully obtained from a third party without restriction; or (d) is required to be disclosed by law, by any court of competent jurisdiction or by any regulatory or governmental body, provided that the party required to disclose gives the other party as much notice as is reasonably practicable.</w:t>
      </w:r>
    </w:p>
    <w:p>
      <w:pPr>
        <w:pStyle w:val="ListParagraph"/>
        <w:numPr>
          <w:ilvl w:val="1"/>
          <w:numId w:val="2"/>
        </w:numPr>
        <w:spacing w:after="120"/>
      </w:pPr>
      <w:r>
        <w:t xml:space="preserve">The obligations of confidentiality in this Clause 11 shall survive termination or expiry of this Agreement for a period of ten (10) years, save that in respect of any Licensed Know-How that constitutes a trade secret, the obligations shall continue for so long as the relevant information remains a trade secret.</w:t>
      </w:r>
    </w:p>
    <w:p>
      <w:pPr>
        <w:pStyle w:val="Heading1"/>
      </w:pPr>
      <w:r>
        <w:t xml:space="preserve">12.  Infringement of the Licensed Patents</w:t>
      </w:r>
    </w:p>
    <w:p>
      <w:pPr>
        <w:pStyle w:val="ListParagraph"/>
        <w:numPr>
          <w:ilvl w:val="1"/>
          <w:numId w:val="2"/>
        </w:numPr>
        <w:spacing w:after="120"/>
      </w:pPr>
      <w:r>
        <w:t xml:space="preserve">Each party shall promptly notify the other in writing of any actual, suspected or threatened infringement of the Licensed Patents in the Field in the Territory of which it becomes aware, and of any claim by a third party that the exercise of the rights granted under this Agreement infringes the rights of that third party.</w:t>
      </w:r>
    </w:p>
    <w:p>
      <w:pPr>
        <w:pStyle w:val="ListParagraph"/>
        <w:numPr>
          <w:ilvl w:val="1"/>
          <w:numId w:val="2"/>
        </w:numPr>
        <w:spacing w:after="120"/>
      </w:pPr>
      <w:r>
        <w:t xml:space="preserve">The Licensor shall have the first right, but not the obligation, to take action to enforce the Licensed Patents against any infringement in the Field in the Territory, at its own cost. If the Licensor does not take action within </w:t>
      </w:r>
      <w:del w:id="9131" w:author="D. Kovac (Birchall Stone LLP)" w:date="2025-11-28T16:35:00Z">
        <w:r>
          <w:delText xml:space="preserve">ninety (90)</w:delText>
        </w:r>
      </w:del>
      <w:ins w:id="9132" w:author="D. Kovac (Birchall Stone LLP)" w:date="2025-11-28T16:35:00Z">
        <w:r>
          <w:t xml:space="preserve">sixty (60)</w:t>
        </w:r>
      </w:ins>
      <w:r>
        <w:t xml:space="preserve"> days of becoming aware of the infringement, the Licensee shall be entitled (but not obliged) to take such action at its own cost, and the Licensor shall provide reasonable assistance at the Licensee’s expense.</w:t>
      </w:r>
    </w:p>
    <w:p>
      <w:pPr>
        <w:pStyle w:val="ListParagraph"/>
        <w:numPr>
          <w:ilvl w:val="1"/>
          <w:numId w:val="2"/>
        </w:numPr>
        <w:spacing w:after="120"/>
      </w:pPr>
      <w:r>
        <w:t xml:space="preserve">Any damages, costs or other sums recovered in respect of any action under this Clause 12 shall first be applied to reimburse each party’s costs of the action (pro rata if insufficient), and the balance shall be retained by the party that took the action, save that any balance retained by the Licensee shall be treated as Net Sales for the purposes of Clause 7.</w:t>
      </w:r>
    </w:p>
    <w:p>
      <w:pPr>
        <w:pStyle w:val="Heading1"/>
      </w:pPr>
      <w:r>
        <w:t xml:space="preserve">13.  Term</w:t>
      </w:r>
    </w:p>
    <w:p>
      <w:pPr>
        <w:pStyle w:val="ListParagraph"/>
        <w:numPr>
          <w:ilvl w:val="1"/>
          <w:numId w:val="2"/>
        </w:numPr>
        <w:spacing w:after="120"/>
      </w:pPr>
      <w:r>
        <w:t xml:space="preserve">This Agreement shall come into force on the Effective Date and, unless terminated earlier in accordance with Clause 14, shall continue, on a country-by-country and Licensed Product-by-Licensed Product basis, until the later of: (a) the expiry of the last to expire Valid Claim of a Licensed Patent covering that Licensed Product in that country; and (b) the tenth (10th) anniversary of the first commercial sale of that Licensed Product in that country (the Royalty Term for that Licensed Product in that country).</w:t>
      </w:r>
    </w:p>
    <w:p>
      <w:pPr>
        <w:pStyle w:val="ListParagraph"/>
        <w:numPr>
          <w:ilvl w:val="1"/>
          <w:numId w:val="2"/>
        </w:numPr>
        <w:spacing w:after="120"/>
      </w:pPr>
      <w:r>
        <w:t xml:space="preserve">On expiry (but not earlier termination) of the Royalty Term in respect of a Licensed Product in a country, the licence granted under Clause 2 in respect of that Licensed Product in that country shall convert into a perpetual, irrevocable, fully paid-up, royalty-free, non-exclusive licence under the Licensed Know-How only.</w:t>
      </w:r>
    </w:p>
    <w:p>
      <w:pPr>
        <w:pStyle w:val="Heading1"/>
      </w:pPr>
      <w:r>
        <w:t xml:space="preserve">14.  Termination</w:t>
      </w:r>
    </w:p>
    <w:p>
      <w:pPr>
        <w:pStyle w:val="ListParagraph"/>
        <w:numPr>
          <w:ilvl w:val="1"/>
          <w:numId w:val="2"/>
        </w:numPr>
        <w:spacing w:after="120"/>
      </w:pPr>
      <w:r>
        <w:t xml:space="preserve">Without affecting any other right or remedy available to it, either party may terminate this Agreement with immediate effect by written notice to the other party if: (a) the other party commits a material breach of this Agreement and (if remediable) fails to remedy that breach within </w:t>
      </w:r>
      <w:del w:id="9121" w:author="D. Kovac (Birchall Stone LLP)" w:date="2025-11-28T16:31:00Z">
        <w:r>
          <w:delText xml:space="preserve">thirty (30)</w:delText>
        </w:r>
      </w:del>
      <w:ins w:id="9122" w:author="D. Kovac (Birchall Stone LLP)" w:date="2025-11-28T16:31:00Z">
        <w:r>
          <w:t xml:space="preserve">forty-five (45)</w:t>
        </w:r>
      </w:ins>
      <w:r>
        <w:t xml:space="preserve"> days after being notified in writing to do so; (b) the other party suspends, or threatens to suspend, payment of its debts or is unable to pay its debts as they fall due within the meaning of section 123 of the Insolvency Act 1986; or (c) an order is made or a resolution is passed for the winding-up of the other party, or an administrator or administrative receiver is appointed over the whole or any part of its assets.</w:t>
      </w:r>
    </w:p>
    <w:p>
      <w:pPr>
        <w:pStyle w:val="ListParagraph"/>
        <w:numPr>
          <w:ilvl w:val="1"/>
          <w:numId w:val="2"/>
        </w:numPr>
        <w:spacing w:after="120"/>
      </w:pPr>
      <w:r>
        <w:t xml:space="preserve">The Licensor may terminate this Agreement with immediate effect by written notice to the Licensee if the Licensee, or any person on its behalf, directly or indirectly challenges or assists any third party to challenge the validity or enforceability of any Licensed Patent (a patent challenge), save where such challenge is made as a defence to infringement proceedings brought against the Licensee.</w:t>
      </w:r>
    </w:p>
    <w:p>
      <w:pPr>
        <w:pStyle w:val="ListParagraph"/>
        <w:numPr>
          <w:ilvl w:val="1"/>
          <w:numId w:val="2"/>
        </w:numPr>
        <w:spacing w:after="120"/>
      </w:pPr>
      <w:r>
        <w:t xml:space="preserve">On termination or expiry of this Agreement for any reason, the Licensee shall, save as provided in Clause 13.2, cease all use of the Licensed Technology, and shall within thirty (30) days return or, at the Licensor’s option, destroy all Licensed Know-How and Confidential Information of the Licensor in its possession or control, save for one copy which it may retain for the purpose of complying with its legal or regulatory obligations.</w:t>
      </w:r>
    </w:p>
    <w:p>
      <w:pPr>
        <w:pStyle w:val="ListParagraph"/>
        <w:numPr>
          <w:ilvl w:val="1"/>
          <w:numId w:val="2"/>
        </w:numPr>
        <w:spacing w:after="120"/>
      </w:pPr>
      <w:r>
        <w:t xml:space="preserve">On termination of this Agreement (other than by the Licensee under Clause 14.1), any sub-licence granted by the Licensee in accordance with Clause 4 shall survive and convert into a direct licence between the Licensor and the relevant Sub-licensee, provided that the Sub-licensee is not then in breach and agrees to be bound by the terms of this Agreement applicable to it.</w:t>
      </w:r>
    </w:p>
    <w:p>
      <w:pPr>
        <w:pStyle w:val="ListParagraph"/>
        <w:numPr>
          <w:ilvl w:val="1"/>
          <w:numId w:val="2"/>
        </w:numPr>
        <w:spacing w:after="120"/>
      </w:pPr>
      <w:r>
        <w:t xml:space="preserve">Termination or expiry of this Agreement shall not affect any rights, remedies, obligations or liabilities of the parties that have accrued up to the date of termination or expiry. Clauses 1, 6.1, 8.4, 10.3, 11, 13.2, 14.3, 14.5, 15 and 16 (together with any other provision which expressly or by implication is intended to survive) shall survive termination or expiry.</w:t>
      </w:r>
    </w:p>
    <w:p>
      <w:pPr>
        <w:pStyle w:val="Heading1"/>
      </w:pPr>
      <w:r>
        <w:t xml:space="preserve">15.  Limitation of liability</w:t>
      </w:r>
    </w:p>
    <w:p>
      <w:pPr>
        <w:pStyle w:val="ListParagraph"/>
        <w:numPr>
          <w:ilvl w:val="1"/>
          <w:numId w:val="2"/>
        </w:numPr>
        <w:spacing w:after="120"/>
      </w:pPr>
      <w:r>
        <w:t xml:space="preserve">Nothing in this Agreement shall limit or exclude either party’s liability for: (a) death or personal injury caused by its negligence; (b) fraud or fraudulent misrepresentation; or (c) any other liability that cannot be limited or excluded by law.</w:t>
      </w:r>
    </w:p>
    <w:p>
      <w:pPr>
        <w:pStyle w:val="ListParagraph"/>
        <w:numPr>
          <w:ilvl w:val="1"/>
          <w:numId w:val="2"/>
        </w:numPr>
        <w:spacing w:after="120"/>
      </w:pPr>
      <w:r>
        <w:t xml:space="preserve">Subject to Clause 15.1, neither party shall be liable to the other, whether in contract, tort (including negligence), breach of statutory duty or otherwise, for any loss of profit, loss of revenue, loss of anticipated savings, loss of business opportunity, or any indirect or consequential loss arising under or in connection with this Agreement.</w:t>
      </w:r>
    </w:p>
    <w:p>
      <w:pPr>
        <w:pStyle w:val="ListParagraph"/>
        <w:numPr>
          <w:ilvl w:val="1"/>
          <w:numId w:val="2"/>
        </w:numPr>
        <w:spacing w:after="120"/>
      </w:pPr>
      <w:r>
        <w:t xml:space="preserve">Subject to Clauses 15.1 and 15.2, the total aggregate liability of each party arising under or in connection with this Agreement in any contract year shall not exceed the greater of (a) </w:t>
      </w:r>
      <w:del w:id="9141" w:author="D. Kovac (Birchall Stone LLP)" w:date="2025-11-28T16:42:00Z">
        <w:r>
          <w:rPr>
            <w:b/>
            <w:bCs/>
          </w:rPr>
          <w:delText xml:space="preserve">£5,000,000</w:delText>
        </w:r>
      </w:del>
      <w:ins w:id="9142" w:author="D. Kovac (Birchall Stone LLP)" w:date="2025-11-28T16:42:00Z">
        <w:r>
          <w:rPr>
            <w:b/>
            <w:bCs/>
          </w:rPr>
          <w:t xml:space="preserve">£3,000,000</w:t>
        </w:r>
      </w:ins>
      <w:r>
        <w:t xml:space="preserve"> and (b) the total sums paid and payable by the Licensee to the Licensor under this Agreement in the twelve (12) months preceding the date on which the relevant cause of action arose; save that this Clause 15.3 shall not apply to the Licensee’s obligation to pay the upfront fee, milestone payments and Royalties when due, or to either party’s liability for breach of Clause 11.</w:t>
      </w:r>
    </w:p>
    <w:p>
      <w:pPr>
        <w:pStyle w:val="Heading1"/>
      </w:pPr>
      <w:r>
        <w:t xml:space="preserve">16.  General</w:t>
      </w:r>
    </w:p>
    <w:p>
      <w:pPr>
        <w:pStyle w:val="ListParagraph"/>
        <w:numPr>
          <w:ilvl w:val="1"/>
          <w:numId w:val="2"/>
        </w:numPr>
        <w:spacing w:after="120"/>
      </w:pPr>
      <w:r>
        <w:t xml:space="preserve">Assignment. Neither party may assign, transfer, charge, sub-contract or deal in any other manner with any or all of its rights or obligations under this Agreement without the prior written consent of the other party (such consent not to be unreasonably withheld or delayed), save that either party may assign this Agreement in its entirety to an Affiliate or to a successor in connection with a sale of all or substantially all of the business or assets to which this Agreement relates, on notice to the other party.</w:t>
      </w:r>
    </w:p>
    <w:p>
      <w:pPr>
        <w:pStyle w:val="ListParagraph"/>
        <w:numPr>
          <w:ilvl w:val="1"/>
          <w:numId w:val="2"/>
        </w:numPr>
        <w:spacing w:after="120"/>
      </w:pPr>
      <w:r>
        <w:t xml:space="preserve">Force majeure. Neither party shall be in breach of this Agreement nor liable for any failure or delay in performance of any obligation under this Agreement (other than an obligation to make a payment) arising from any event beyond its reasonable control, provided that the affected party promptly notifies the other and uses reasonable endeavours to mitigate the effect of the event.</w:t>
      </w:r>
    </w:p>
    <w:p>
      <w:pPr>
        <w:pStyle w:val="ListParagraph"/>
        <w:numPr>
          <w:ilvl w:val="1"/>
          <w:numId w:val="2"/>
        </w:numPr>
        <w:spacing w:after="120"/>
      </w:pPr>
      <w:r>
        <w:t xml:space="preserve">Entire agreement. This Agreement, together with the Schedules and any documents referred to in it, constitutes the entire agreement between the parties and supersedes all prior agreements, understandings and arrangements between them, whether written or oral, relating to its subject matter. Each party acknowledges that it has not relied on any statement, representation or warranty that is not set out in this Agreement.</w:t>
      </w:r>
    </w:p>
    <w:p>
      <w:pPr>
        <w:pStyle w:val="ListParagraph"/>
        <w:numPr>
          <w:ilvl w:val="1"/>
          <w:numId w:val="2"/>
        </w:numPr>
        <w:spacing w:after="120"/>
      </w:pPr>
      <w:r>
        <w:t xml:space="preserve">Variation. No variation of this Agreement shall be effective unless it is in writing and signed by or on behalf of each of the parties.</w:t>
      </w:r>
    </w:p>
    <w:p>
      <w:pPr>
        <w:pStyle w:val="ListParagraph"/>
        <w:numPr>
          <w:ilvl w:val="1"/>
          <w:numId w:val="2"/>
        </w:numPr>
        <w:spacing w:after="120"/>
      </w:pPr>
      <w:r>
        <w:t xml:space="preserve">Waiver. No failure or delay by a party to exercise any right or remedy provided under this Agreement or by law shall constitute a waiver of that or any other right or remedy.</w:t>
      </w:r>
    </w:p>
    <w:p>
      <w:pPr>
        <w:pStyle w:val="ListParagraph"/>
        <w:numPr>
          <w:ilvl w:val="1"/>
          <w:numId w:val="2"/>
        </w:numPr>
        <w:spacing w:after="120"/>
      </w:pPr>
      <w:r>
        <w:t xml:space="preserve">Notices. Any notice given under this Agreement shall be in writing, addressed to the relevant party at its registered office or such other address as that party may notify, and shall be delivered by hand, pre-paid first-class post or email. A notice sent by email shall be deemed received at the time of transmission, provided no failed-delivery message is received.</w:t>
      </w:r>
    </w:p>
    <w:p>
      <w:pPr>
        <w:pStyle w:val="ListParagraph"/>
        <w:numPr>
          <w:ilvl w:val="1"/>
          <w:numId w:val="2"/>
        </w:numPr>
        <w:spacing w:after="120"/>
      </w:pPr>
      <w:r>
        <w:t xml:space="preserve">No partnership or agency. Nothing in this Agreement is intended to, or shall be deemed to, establish any partnership or joint venture between the parties, constitute either party the agent of the other, or authorise either party to make or enter into any commitments for or on behalf of the other.</w:t>
      </w:r>
    </w:p>
    <w:p>
      <w:pPr>
        <w:pStyle w:val="ListParagraph"/>
        <w:numPr>
          <w:ilvl w:val="1"/>
          <w:numId w:val="2"/>
        </w:numPr>
        <w:spacing w:after="120"/>
      </w:pPr>
      <w:r>
        <w:t xml:space="preserve">Third-party rights. Save as expressly provided in Clause 14.4 (in respect of Sub-licensees) and Clause 15 (in respect of a party’s Affiliates), a person who is not a party to this Agreement shall have no rights under the Contracts (Rights of Third Parties) Act 1999 to enforce any term of this Agreement.</w:t>
      </w:r>
    </w:p>
    <w:p>
      <w:pPr>
        <w:pStyle w:val="ListParagraph"/>
        <w:numPr>
          <w:ilvl w:val="1"/>
          <w:numId w:val="2"/>
        </w:numPr>
        <w:spacing w:after="120"/>
      </w:pPr>
      <w:r>
        <w:t xml:space="preserve">Counterparts. This Agreement may be executed in any number of counterparts, each of which when executed shall constitute a duplicate original, but all the counterparts shall together constitute one agreement.</w:t>
      </w:r>
    </w:p>
    <w:p>
      <w:pPr>
        <w:pStyle w:val="ListParagraph"/>
        <w:numPr>
          <w:ilvl w:val="1"/>
          <w:numId w:val="2"/>
        </w:numPr>
        <w:spacing w:after="120"/>
      </w:pPr>
      <w:r>
        <w:t xml:space="preserve">Governing law and jurisdiction. This Agreement and any dispute or claim (including non-contractual disputes or claims) arising out of or in connection with it or its subject matter or formation shall be governed by and construed in accordance with the law of England and Wales, and the parties irrevocably agree that the courts of England and Wales shall have exclusive jurisdiction to settle any such dispute or claim.</w:t>
      </w:r>
    </w:p>
    <w:p>
      <w:r>
        <w:br w:type="page"/>
      </w:r>
    </w:p>
    <w:p>
      <w:pPr>
        <w:spacing w:after="240"/>
      </w:pPr>
      <w:r>
        <w:t xml:space="preserve">IN WITNESS WHEREOF this Agreement has been executed by the parties and is intended to be and is hereby delivered on the date first stated above.</w:t>
      </w:r>
    </w:p>
    <w:p>
      <w:pPr>
        <w:spacing w:after="40"/>
      </w:pPr>
      <w:r>
        <w:rPr>
          <w:sz w:val="20"/>
          <w:szCs w:val="20"/>
        </w:rPr>
        <w:t xml:space="preserve">EXECUTED for and on behalf of </w:t>
      </w:r>
      <w:r>
        <w:rPr>
          <w:b/>
          <w:bCs/>
          <w:sz w:val="20"/>
          <w:szCs w:val="20"/>
        </w:rPr>
        <w:t xml:space="preserve">LARKMOOR BIOSCIENCE LIMITED</w:t>
      </w:r>
    </w:p>
    <w:p>
      <w:pPr>
        <w:spacing w:after="200"/>
      </w:pPr>
      <w:r>
        <w:rPr>
          <w:sz w:val="20"/>
          <w:szCs w:val="20"/>
        </w:rPr>
        <w:t xml:space="preserve">acting by a director:</w:t>
      </w:r>
    </w:p>
    <w:p>
      <w:pPr>
        <w:tabs>
          <w:tab w:val="left" w:pos="5000"/>
        </w:tabs>
        <w:spacing w:after="30"/>
      </w:pPr>
      <w:r>
        <w:rPr>
          <w:sz w:val="20"/>
          <w:szCs w:val="20"/>
        </w:rPr>
        <w:t>Signature: …………………………………</w:t>
      </w:r>
    </w:p>
    <w:p>
      <w:pPr>
        <w:spacing w:after="30"/>
      </w:pPr>
      <w:r>
        <w:rPr>
          <w:sz w:val="20"/>
          <w:szCs w:val="20"/>
        </w:rPr>
        <w:t xml:space="preserve">Name: Dr Alice Wren</w:t>
      </w:r>
    </w:p>
    <w:p>
      <w:pPr>
        <w:spacing w:after="240"/>
      </w:pPr>
      <w:r>
        <w:rPr>
          <w:sz w:val="20"/>
          <w:szCs w:val="20"/>
        </w:rPr>
        <w:t xml:space="preserve">Title: Director</w:t>
      </w:r>
    </w:p>
    <w:p>
      <w:pPr>
        <w:spacing w:after="40"/>
      </w:pPr>
      <w:r>
        <w:rPr>
          <w:sz w:val="20"/>
          <w:szCs w:val="20"/>
        </w:rPr>
        <w:t xml:space="preserve">EXECUTED for and on behalf of </w:t>
      </w:r>
      <w:r>
        <w:rPr>
          <w:b/>
          <w:bCs/>
          <w:sz w:val="20"/>
          <w:szCs w:val="20"/>
        </w:rPr>
        <w:t xml:space="preserve">VERRELL BEAUTY GROUP PLC</w:t>
      </w:r>
    </w:p>
    <w:p>
      <w:pPr>
        <w:spacing w:after="200"/>
      </w:pPr>
      <w:r>
        <w:rPr>
          <w:sz w:val="20"/>
          <w:szCs w:val="20"/>
        </w:rPr>
        <w:t xml:space="preserve">acting by a director:</w:t>
      </w:r>
    </w:p>
    <w:p>
      <w:pPr>
        <w:tabs>
          <w:tab w:val="left" w:pos="5000"/>
        </w:tabs>
        <w:spacing w:after="30"/>
      </w:pPr>
      <w:r>
        <w:rPr>
          <w:sz w:val="20"/>
          <w:szCs w:val="20"/>
        </w:rPr>
        <w:t>Signature: …………………………………</w:t>
      </w:r>
    </w:p>
    <w:p>
      <w:pPr>
        <w:spacing w:after="30"/>
      </w:pPr>
      <w:r>
        <w:rPr>
          <w:sz w:val="20"/>
          <w:szCs w:val="20"/>
        </w:rPr>
        <w:t xml:space="preserve">Name: Caroline Devereux</w:t>
      </w:r>
    </w:p>
    <w:p>
      <w:pPr>
        <w:spacing w:after="240"/>
      </w:pPr>
      <w:r>
        <w:rPr>
          <w:sz w:val="20"/>
          <w:szCs w:val="20"/>
        </w:rPr>
        <w:t xml:space="preserve">Title: Director</w:t>
      </w:r>
    </w:p>
    <w:p>
      <w:r>
        <w:br w:type="page"/>
      </w:r>
    </w:p>
    <w:p>
      <w:pPr>
        <w:pStyle w:val="Title"/>
      </w:pPr>
      <w:r>
        <w:t xml:space="preserve">SCHEDULE 1</w:t>
      </w:r>
    </w:p>
    <w:p>
      <w:pPr>
        <w:spacing w:after="160"/>
        <w:jc w:val="center"/>
      </w:pPr>
      <w:r>
        <w:rPr>
          <w:b/>
          <w:bCs/>
        </w:rPr>
        <w:t xml:space="preserve">The Licensed Know-How</w:t>
      </w:r>
    </w:p>
    <w:p>
      <w:pPr>
        <w:spacing w:after="120"/>
      </w:pPr>
      <w:r>
        <w:rPr>
          <w:b/>
          <w:bCs/>
        </w:rPr>
        <w:t xml:space="preserve">Part A – Production Strains</w:t>
      </w:r>
    </w:p>
    <w:p>
      <w:pPr>
        <w:spacing w:after="120"/>
      </w:pPr>
      <w:r>
        <w:t xml:space="preserve">The Production Strains comprise the Licensor’s engineered microbial strains expressing recombinant structural-protein actives under the LBX-Series designation, together with the associated strain-engineering records, plasmid maps, genetic-stability data and master and working cell-bank documentation, namely: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126"/>
        <w:gridCol w:w="2300"/>
      </w:tblGrid>
      <w:tr>
        <w:trPr>
          <w:tblHeader/>
        </w:trPr>
        <w:tc>
          <w:tcPr>
            <w:tcW w:type="dxa" w:w="26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Strain reference</w:t>
            </w:r>
          </w:p>
        </w:tc>
        <w:tc>
          <w:tcPr>
            <w:tcW w:type="dxa" w:w="41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Recombinant active</w:t>
            </w:r>
          </w:p>
        </w:tc>
        <w:tc>
          <w:tcPr>
            <w:tcW w:type="dxa" w:w="23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Host system</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LBX-114</w:t>
            </w:r>
          </w:p>
        </w:tc>
        <w:tc>
          <w:tcPr>
            <w:tcW w:type="dxa" w:w="4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Recombinant Type-I collagen fragment (rhCOL-I)</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Pichia pastoris (engineered)</w:t>
            </w:r>
          </w:p>
        </w:tc>
      </w:tr>
      <w:tr>
        <w:trPr>
          <w:tblHeader w:val="false"/>
        </w:trPr>
        <w:tc>
          <w:tcPr>
            <w:tcW w:type="dxa" w:w="26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LBX-117</w:t>
            </w:r>
          </w:p>
        </w:tc>
        <w:tc>
          <w:tcPr>
            <w:tcW w:type="dxa" w:w="41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Recombinant elastin-like polypeptide (rELP-A)</w:t>
            </w:r>
          </w:p>
        </w:tc>
        <w:tc>
          <w:tcPr>
            <w:tcW w:type="dxa" w:w="23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Komagataella phaffii (engineered)</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LBX-122</w:t>
            </w:r>
          </w:p>
        </w:tc>
        <w:tc>
          <w:tcPr>
            <w:tcW w:type="dxa" w:w="4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Recombinant silk-derived structural peptide (rSSP-3)</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Saccharomyces cerevisiae (engineered)</w:t>
            </w:r>
          </w:p>
        </w:tc>
      </w:tr>
    </w:tbl>
    <w:p>
      <w:pPr>
        <w:spacing w:after="60"/>
      </w:pPr>
      <w:r>
        <w:t xml:space="preserve"/>
      </w:r>
    </w:p>
    <w:p>
      <w:pPr>
        <w:spacing w:after="120"/>
      </w:pPr>
      <w:r>
        <w:rPr>
          <w:b/>
          <w:bCs/>
        </w:rPr>
        <w:t xml:space="preserve">Part B – Fermentation Process and downstream purification</w:t>
      </w:r>
    </w:p>
    <w:p>
      <w:pPr>
        <w:spacing w:after="120"/>
      </w:pPr>
      <w:r>
        <w:t xml:space="preserve">The Fermentation Process comprises the Licensor’s proprietary fed-batch precision-fermentation protocols (including media formulation, induction strategy and process-control parameters) and the associated downstream-purification process (including clarification, chromatographic capture, polishing and formulation), as documented in the process-description package and standard operating procedures bearing document references LBX-PD-001 to LBX-PD-046 inclusive.</w:t>
      </w:r>
    </w:p>
    <w:p>
      <w:pPr>
        <w:spacing w:after="120"/>
      </w:pPr>
      <w:r>
        <w:rPr>
          <w:b/>
          <w:bCs/>
        </w:rPr>
        <w:t xml:space="preserve">Part C – Technical documentation to be transferred</w:t>
      </w:r>
    </w:p>
    <w:p>
      <w:pPr>
        <w:pStyle w:val="ListParagraph"/>
        <w:numPr>
          <w:ilvl w:val="0"/>
          <w:numId w:val="4"/>
        </w:numPr>
        <w:spacing w:after="80"/>
      </w:pPr>
      <w:r>
        <w:t xml:space="preserve">Strain-engineering and cell-bank dossiers for strains LBX-114, LBX-117 and LBX-122;</w:t>
      </w:r>
    </w:p>
    <w:p>
      <w:pPr>
        <w:pStyle w:val="ListParagraph"/>
        <w:numPr>
          <w:ilvl w:val="0"/>
          <w:numId w:val="4"/>
        </w:numPr>
        <w:spacing w:after="80"/>
      </w:pPr>
      <w:r>
        <w:t xml:space="preserve">Master and working cell-bank certificates of analysis and genetic-stability reports;</w:t>
      </w:r>
    </w:p>
    <w:p>
      <w:pPr>
        <w:pStyle w:val="ListParagraph"/>
        <w:numPr>
          <w:ilvl w:val="0"/>
          <w:numId w:val="4"/>
        </w:numPr>
        <w:spacing w:after="80"/>
      </w:pPr>
      <w:r>
        <w:t xml:space="preserve">Process-description package and standard operating procedures (LBX-PD-001 to LBX-PD-046);</w:t>
      </w:r>
    </w:p>
    <w:p>
      <w:pPr>
        <w:pStyle w:val="ListParagraph"/>
        <w:numPr>
          <w:ilvl w:val="0"/>
          <w:numId w:val="4"/>
        </w:numPr>
        <w:spacing w:after="80"/>
      </w:pPr>
      <w:r>
        <w:t xml:space="preserve">Analytical methods and specifications for the recombinant actives;</w:t>
      </w:r>
    </w:p>
    <w:p>
      <w:pPr>
        <w:pStyle w:val="ListParagraph"/>
        <w:numPr>
          <w:ilvl w:val="0"/>
          <w:numId w:val="4"/>
        </w:numPr>
        <w:spacing w:after="80"/>
      </w:pPr>
      <w:r>
        <w:t xml:space="preserve">Stability data packages for the recombinant actives in representative cosmetic formulations.</w:t>
      </w:r>
    </w:p>
    <w:p>
      <w:r>
        <w:br w:type="page"/>
      </w:r>
    </w:p>
    <w:p>
      <w:pPr>
        <w:pStyle w:val="Title"/>
      </w:pPr>
      <w:r>
        <w:t xml:space="preserve">SCHEDULE 2</w:t>
      </w:r>
    </w:p>
    <w:p>
      <w:pPr>
        <w:spacing w:after="160"/>
        <w:jc w:val="center"/>
      </w:pPr>
      <w:r>
        <w:rPr>
          <w:b/>
          <w:bCs/>
        </w:rPr>
        <w:t xml:space="preserve">The Licensed Patents</w:t>
      </w:r>
    </w:p>
    <w:p>
      <w:pPr>
        <w:spacing w:after="120"/>
      </w:pPr>
      <w:r>
        <w:t xml:space="preserve">The full schedule of Licensed Patents (with application numbers, jurisdictions and status) is set out in the separate document “Project Cedar – Schedule 2 – Licensed Patents”, which forms part of this Agreement. A summary is set out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126"/>
        <w:gridCol w:w="1500"/>
        <w:gridCol w:w="2100"/>
      </w:tblGrid>
      <w:tr>
        <w:trPr>
          <w:tblHeader/>
        </w:trPr>
        <w:tc>
          <w:tcPr>
            <w:tcW w:type="dxa" w:w="33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Family / title</w:t>
            </w:r>
          </w:p>
        </w:tc>
        <w:tc>
          <w:tcPr>
            <w:tcW w:type="dxa" w:w="21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Lead application no.</w:t>
            </w:r>
          </w:p>
        </w:tc>
        <w:tc>
          <w:tcPr>
            <w:tcW w:type="dxa" w:w="15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Jurisdictions</w:t>
            </w:r>
          </w:p>
        </w:tc>
        <w:tc>
          <w:tcPr>
            <w:tcW w:type="dxa" w:w="21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Status</w:t>
            </w:r>
          </w:p>
        </w:tc>
      </w:tr>
      <w:tr>
        <w:trPr>
          <w:tblHeader w:val="false"/>
        </w:trP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LBX-P1 – Engineered strains for recombinant structural proteins</w:t>
            </w:r>
          </w:p>
        </w:tc>
        <w:tc>
          <w:tcPr>
            <w:tcW w:type="dxa" w:w="2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EP3 842 117</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EP, GB, US, CH</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Granted (EP, GB); pending (US)</w:t>
            </w:r>
          </w:p>
        </w:tc>
      </w:tr>
      <w:tr>
        <w:trPr>
          <w:tblHeader w:val="false"/>
        </w:trPr>
        <w:tc>
          <w:tcPr>
            <w:tcW w:type="dxa" w:w="33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LBX-P2 – Fed-batch fermentation process for structural-protein expression</w:t>
            </w:r>
          </w:p>
        </w:tc>
        <w:tc>
          <w:tcPr>
            <w:tcW w:type="dxa" w:w="21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PCT/GB2022/051144</w:t>
            </w:r>
          </w:p>
        </w:tc>
        <w:tc>
          <w:tcPr>
            <w:tcW w:type="dxa" w:w="1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EP, GB, US</w:t>
            </w:r>
          </w:p>
        </w:tc>
        <w:tc>
          <w:tcPr>
            <w:tcW w:type="dxa" w:w="21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National phase; pending</w:t>
            </w:r>
          </w:p>
        </w:tc>
      </w:tr>
      <w:tr>
        <w:trPr>
          <w:tblHeader w:val="false"/>
        </w:trP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LBX-P3 – Downstream purification of recombinant structural peptides</w:t>
            </w:r>
          </w:p>
        </w:tc>
        <w:tc>
          <w:tcPr>
            <w:tcW w:type="dxa" w:w="2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GB2 612 998</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GB, EP</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Granted (GB); pending (EP)</w:t>
            </w:r>
          </w:p>
        </w:tc>
      </w:tr>
      <w:tr>
        <w:trPr>
          <w:tblHeader w:val="false"/>
        </w:trPr>
        <w:tc>
          <w:tcPr>
            <w:tcW w:type="dxa" w:w="33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LBX-P4 – Cosmetic compositions comprising recombinant actives</w:t>
            </w:r>
          </w:p>
        </w:tc>
        <w:tc>
          <w:tcPr>
            <w:tcW w:type="dxa" w:w="21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EP4 105 226</w:t>
            </w:r>
          </w:p>
        </w:tc>
        <w:tc>
          <w:tcPr>
            <w:tcW w:type="dxa" w:w="1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EP, GB, US, CH</w:t>
            </w:r>
          </w:p>
        </w:tc>
        <w:tc>
          <w:tcPr>
            <w:tcW w:type="dxa" w:w="21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Pending</w:t>
            </w:r>
          </w:p>
        </w:tc>
      </w:tr>
    </w:tbl>
    <w:p>
      <w:r>
        <w:br w:type="page"/>
      </w:r>
    </w:p>
    <w:p>
      <w:pPr>
        <w:pStyle w:val="Title"/>
      </w:pPr>
      <w:r>
        <w:t xml:space="preserve">SCHEDULE 3</w:t>
      </w:r>
    </w:p>
    <w:p>
      <w:pPr>
        <w:spacing w:after="160"/>
        <w:jc w:val="center"/>
      </w:pPr>
      <w:r>
        <w:rPr>
          <w:b/>
          <w:bCs/>
        </w:rPr>
        <w:t xml:space="preserve">Development and commercial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926"/>
        <w:gridCol w:w="2500"/>
      </w:tblGrid>
      <w:tr>
        <w:trPr>
          <w:tblHeader/>
        </w:trPr>
        <w:tc>
          <w:tcPr>
            <w:tcW w:type="dxa" w:w="6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No.</w:t>
            </w:r>
          </w:p>
        </w:tc>
        <w:tc>
          <w:tcPr>
            <w:tcW w:type="dxa" w:w="59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Milestone event</w:t>
            </w:r>
          </w:p>
        </w:tc>
        <w:tc>
          <w:tcPr>
            <w:tcW w:type="dxa" w:w="25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Longstop date</w:t>
            </w:r>
          </w:p>
        </w:tc>
      </w:tr>
      <w:tr>
        <w:trPr>
          <w:tblHeader w:val="false"/>
        </w:trPr>
        <w:tc>
          <w:tcPr>
            <w:tcW w:type="dxa" w:w="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1</w:t>
            </w:r>
          </w:p>
        </w:tc>
        <w:tc>
          <w:tcPr>
            <w:tcW w:type="dxa" w:w="5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Completion of technology transfer and successful reproduction of pilot-scale fermentation by the Licensee</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6 months after the Effective Date</w:t>
            </w:r>
          </w:p>
        </w:tc>
      </w:tr>
      <w:tr>
        <w:trPr>
          <w:tblHeader w:val="false"/>
        </w:trPr>
        <w:tc>
          <w:tcPr>
            <w:tcW w:type="dxa" w:w="6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2</w:t>
            </w:r>
          </w:p>
        </w:tc>
        <w:tc>
          <w:tcPr>
            <w:tcW w:type="dxa" w:w="59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Completion of safety and regulatory dossier for first Licensed Product (cosmetic safety assessment under Regulation (EC) No 1223/2009)</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18 months after the Effective Date</w:t>
            </w:r>
          </w:p>
        </w:tc>
      </w:tr>
      <w:tr>
        <w:trPr>
          <w:tblHeader w:val="false"/>
        </w:trPr>
        <w:tc>
          <w:tcPr>
            <w:tcW w:type="dxa" w:w="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3</w:t>
            </w:r>
          </w:p>
        </w:tc>
        <w:tc>
          <w:tcPr>
            <w:tcW w:type="dxa" w:w="5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First commercial sale of a Licensed Product in any country of the Territory</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30 months after the Effective Date</w:t>
            </w:r>
          </w:p>
        </w:tc>
      </w:tr>
      <w:tr>
        <w:trPr>
          <w:tblHeader w:val="false"/>
        </w:trPr>
        <w:tc>
          <w:tcPr>
            <w:tcW w:type="dxa" w:w="6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4</w:t>
            </w:r>
          </w:p>
        </w:tc>
        <w:tc>
          <w:tcPr>
            <w:tcW w:type="dxa" w:w="59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Launch of Licensed Products in at least three (3) countries of the Territory</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42 months after the Effective Date</w:t>
            </w:r>
          </w:p>
        </w:tc>
      </w:tr>
    </w:tbl>
    <w:p>
      <w:r>
        <w:br w:type="page"/>
      </w:r>
    </w:p>
    <w:p>
      <w:pPr>
        <w:pStyle w:val="Title"/>
      </w:pPr>
      <w:r>
        <w:t xml:space="preserve">SCHEDULE 4</w:t>
      </w:r>
    </w:p>
    <w:p>
      <w:pPr>
        <w:spacing w:after="160"/>
        <w:jc w:val="center"/>
      </w:pPr>
      <w:r>
        <w:rPr>
          <w:b/>
          <w:bCs/>
        </w:rPr>
        <w:t xml:space="preserve">Financial terms</w:t>
      </w:r>
    </w:p>
    <w:p>
      <w:pPr>
        <w:spacing w:after="120"/>
      </w:pPr>
      <w:r>
        <w:rPr>
          <w:b/>
          <w:bCs/>
        </w:rPr>
        <w:t xml:space="preserve">Part A – Upfront fee</w:t>
      </w:r>
    </w:p>
    <w:p>
      <w:pPr>
        <w:spacing w:after="120"/>
      </w:pPr>
      <w:r>
        <w:t xml:space="preserve">£1,750,000, payable within 30 days of the Effective Date (Clause 7.1).</w:t>
      </w:r>
    </w:p>
    <w:p>
      <w:pPr>
        <w:spacing w:after="120"/>
      </w:pPr>
      <w:r>
        <w:rPr>
          <w:b/>
          <w:bCs/>
        </w:rPr>
        <w:t xml:space="preserve">Part B – Milestone 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Milestone event</w:t>
            </w:r>
          </w:p>
        </w:tc>
        <w:tc>
          <w:tcPr>
            <w:tcW w:type="dxa" w:w="25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Payment (£)</w:t>
            </w:r>
          </w:p>
        </w:tc>
      </w:tr>
      <w:tr>
        <w:trPr>
          <w:tblHeader w:val="false"/>
        </w:trPr>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Completion of technology transfer (Schedule 3, milestone 1)</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500,000</w:t>
            </w:r>
          </w:p>
        </w:tc>
      </w:tr>
      <w:tr>
        <w:trPr>
          <w:tblHeader w:val="false"/>
        </w:trPr>
        <w:tc>
          <w:tcPr>
            <w:tcW w:type="dxa" w:w="65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Completion of regulatory/safety dossier (Schedule 3, milestone 2)</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750,000</w:t>
            </w:r>
          </w:p>
        </w:tc>
      </w:tr>
      <w:tr>
        <w:trPr>
          <w:tblHeader w:val="false"/>
        </w:trPr>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First commercial sale (Schedule 3, milestone 3)</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1,500,000</w:t>
            </w:r>
          </w:p>
        </w:tc>
      </w:tr>
      <w:tr>
        <w:trPr>
          <w:tblHeader w:val="false"/>
        </w:trPr>
        <w:tc>
          <w:tcPr>
            <w:tcW w:type="dxa" w:w="65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Annual Net Sales first exceeding £25,000,000</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1,500,000</w:t>
            </w:r>
          </w:p>
        </w:tc>
      </w:tr>
      <w:tr>
        <w:trPr>
          <w:tblHeader w:val="false"/>
        </w:trPr>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Aggregate maximum milestone payments</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4,250,000</w:t>
            </w:r>
          </w:p>
        </w:tc>
      </w:tr>
    </w:tbl>
    <w:p>
      <w:pPr>
        <w:spacing w:after="120"/>
      </w:pPr>
      <w:r>
        <w:rPr>
          <w:b/>
          <w:bCs/>
        </w:rPr>
        <w:t xml:space="preserve">Part C – Running royalty (Clause 7.3)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Basis</w:t>
            </w:r>
          </w:p>
        </w:tc>
        <w:tc>
          <w:tcPr>
            <w:tcW w:type="dxa" w:w="25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Rate</w:t>
            </w:r>
          </w:p>
        </w:tc>
      </w:tr>
      <w:tr>
        <w:trPr>
          <w:tblHeader w:val="false"/>
        </w:trPr>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Net Sales of Licensed Products covered by a Valid Claim</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6.0% of Net Sales</w:t>
            </w:r>
          </w:p>
        </w:tc>
      </w:tr>
      <w:tr>
        <w:trPr>
          <w:tblHeader w:val="false"/>
        </w:trPr>
        <w:tc>
          <w:tcPr>
            <w:tcW w:type="dxa" w:w="65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Net Sales of Licensed Products covered only by Licensed Know-How (Clause 7.4)</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4.0% of Net Sales</w:t>
            </w:r>
          </w:p>
        </w:tc>
      </w:tr>
    </w:tbl>
    <w:p>
      <w:pPr>
        <w:spacing w:after="120"/>
      </w:pPr>
      <w:r>
        <w:rPr>
          <w:b/>
          <w:bCs/>
        </w:rPr>
        <w:t xml:space="preserve">Part D – Minimum annual royalty (Clause 7.6)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Contract year (from first commercial sale)</w:t>
            </w:r>
          </w:p>
        </w:tc>
        <w:tc>
          <w:tcPr>
            <w:tcW w:type="dxa" w:w="25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Minimum annual royalty (£)</w:t>
            </w:r>
          </w:p>
        </w:tc>
      </w:tr>
      <w:tr>
        <w:trPr>
          <w:tblHeader w:val="false"/>
        </w:trPr>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Year 1</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Nil</w:t>
            </w:r>
          </w:p>
        </w:tc>
      </w:tr>
      <w:tr>
        <w:trPr>
          <w:tblHeader w:val="false"/>
        </w:trPr>
        <w:tc>
          <w:tcPr>
            <w:tcW w:type="dxa" w:w="65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Year 2</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150,000</w:t>
            </w:r>
          </w:p>
        </w:tc>
      </w:tr>
      <w:tr>
        <w:trPr>
          <w:tblHeader w:val="false"/>
        </w:trPr>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Year 3</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350,000</w:t>
            </w:r>
          </w:p>
        </w:tc>
      </w:tr>
      <w:tr>
        <w:trPr>
          <w:tblHeader w:val="false"/>
        </w:trPr>
        <w:tc>
          <w:tcPr>
            <w:tcW w:type="dxa" w:w="65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Year 4 and each year thereafter</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600,000</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spacing w:before="40"/>
      <w:jc w:val="center"/>
    </w:pPr>
    <w:r>
      <w:rPr>
        <w:color w:val="808080"/>
        <w:sz w:val="15"/>
        <w:szCs w:val="15"/>
      </w:rPr>
      <w:t xml:space="preserve">Strictly private and confidential  |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18"/>
        <w:szCs w:val="18"/>
      </w:rPr>
      <w:t xml:space="preserve">Whitfield Carter LLP</w:t>
    </w:r>
  </w:p>
  <w:p>
    <w:pPr>
      <w:pBdr>
        <w:bottom w:val="single" w:color="1F3864" w:sz="6" w:space="1"/>
      </w:pBdr>
      <w:spacing w:after="40"/>
      <w:jc w:val="right"/>
    </w:pPr>
    <w:r>
      <w:rPr>
        <w:color w:val="808080"/>
        <w:sz w:val="14"/>
        <w:szCs w:val="14"/>
      </w:rPr>
      <w:t xml:space="preserve">22 Bishopsgate, London EC2N 4BQ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rPr>
        <w:b/>
        <w:bCs/>
      </w:rPr>
    </w:lvl>
    <w:lvl w:ilvl="1" w15:tentative="1">
      <w:start w:val="1"/>
      <w:numFmt w:val="decimal"/>
      <w:lvlText w:val="%1.%2"/>
      <w:lvlJc w:val="left"/>
      <w:pPr>
        <w:ind w:left="720" w:hanging="720"/>
      </w:pPr>
    </w:lvl>
    <w:lvl w:ilvl="2" w15:tentative="1">
      <w:start w:val="1"/>
      <w:numFmt w:val="lowerLetter"/>
      <w:lvlText w:val="(%3)"/>
      <w:lvlJc w:val="left"/>
      <w:pPr>
        <w:ind w:left="1440" w:hanging="720"/>
      </w:pPr>
    </w:lvl>
    <w:lvl w:ilvl="3" w15:tentative="1">
      <w:start w:val="1"/>
      <w:numFmt w:val="lowerRoman"/>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120"/>
      <w:jc w:val="center"/>
    </w:pPr>
    <w:rPr>
      <w:rFonts w:ascii="Calibri" w:cs="Calibri" w:eastAsia="Calibri" w:hAnsi="Calibri"/>
      <w:b/>
      <w:bCs/>
      <w:sz w:val="32"/>
      <w:szCs w:val="32"/>
    </w:rPr>
  </w:style>
  <w:style w:type="paragraph" w:styleId="Heading1">
    <w:name w:val="Heading 1"/>
    <w:basedOn w:val="Normal"/>
    <w:next w:val="Normal"/>
    <w:qFormat/>
    <w:pPr>
      <w:keepNext/>
      <w:spacing w:after="140" w:before="260"/>
      <w:outlineLvl w:val="0"/>
    </w:pPr>
    <w:rPr>
      <w:rFonts w:ascii="Calibri" w:cs="Calibri" w:eastAsia="Calibri" w:hAnsi="Calibri"/>
      <w:b/>
      <w:bCs/>
      <w:sz w:val="24"/>
      <w:szCs w:val="24"/>
    </w:rPr>
  </w:style>
  <w:style w:type="paragraph" w:styleId="Heading2">
    <w:name w:val="Heading 2"/>
    <w:basedOn w:val="Normal"/>
    <w:next w:val="Normal"/>
    <w:qFormat/>
    <w:pPr>
      <w:keepNext/>
      <w:spacing w:after="100" w:before="160"/>
      <w:outlineLvl w:val="1"/>
    </w:pPr>
    <w:rPr>
      <w:rFonts w:ascii="Calibri" w:cs="Calibri" w:eastAsia="Calibri" w:hAnsi="Calibri"/>
      <w:b/>
      <w:bCs/>
      <w:sz w:val="22"/>
      <w:szCs w:val="22"/>
    </w:rPr>
  </w:style>
  <w:style w:type="paragraph" w:styleId="Recital">
    <w:name w:val="Recital"/>
    <w:basedOn w:val="Normal"/>
    <w:next w:val="Normal"/>
    <w:pPr>
      <w:spacing w:after="120"/>
    </w:pPr>
    <w:rPr>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2026-06-26T10:40:18.889Z</dcterms:created>
  <dcterms:modified xsi:type="dcterms:W3CDTF">2026-06-26T10:40:18.890Z</dcterms:modified>
</cp:coreProperties>
</file>

<file path=docProps/custom.xml><?xml version="1.0" encoding="utf-8"?>
<Properties xmlns="http://schemas.openxmlformats.org/officeDocument/2006/custom-properties" xmlns:vt="http://schemas.openxmlformats.org/officeDocument/2006/docPropsVTypes"/>
</file>