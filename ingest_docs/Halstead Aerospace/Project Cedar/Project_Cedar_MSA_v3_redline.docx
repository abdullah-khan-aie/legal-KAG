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22"/>
          <w:szCs w:val="22"/>
        </w:rPr>
        <w:t xml:space="preserve">DRAFT v3 — 1 DECEMBER 2025 — SUBJECT TO CONTRACT</w:t>
      </w:r>
    </w:p>
    <w:p>
      <w:pPr>
        <w:spacing w:after="600"/>
        <w:jc w:val="center"/>
      </w:pPr>
      <w:r>
        <w:rPr>
          <w:sz w:val="20"/>
          <w:szCs w:val="20"/>
        </w:rPr>
        <w:t xml:space="preserve">______________________________</w:t>
      </w:r>
    </w:p>
    <w:p>
      <w:pPr>
        <w:spacing w:after="200"/>
        <w:jc w:val="center"/>
      </w:pPr>
      <w:r>
        <w:rPr>
          <w:b/>
          <w:bCs/>
          <w:i w:val="false"/>
          <w:iCs w:val="false"/>
          <w:sz w:val="24"/>
          <w:szCs w:val="24"/>
        </w:rPr>
        <w:t xml:space="preserve">(1)  HALSTEAD AEROSPACE LIMITED</w:t>
      </w:r>
    </w:p>
    <w:p>
      <w:pPr>
        <w:spacing w:after="200"/>
        <w:jc w:val="center"/>
      </w:pPr>
      <w:r>
        <w:rPr>
          <w:b w:val="false"/>
          <w:bCs w:val="false"/>
          <w:i/>
          <w:iCs/>
          <w:sz w:val="22"/>
          <w:szCs w:val="22"/>
        </w:rPr>
        <w:t xml:space="preserve">and</w:t>
      </w:r>
    </w:p>
    <w:p>
      <w:pPr>
        <w:spacing w:after="200"/>
        <w:jc w:val="center"/>
      </w:pPr>
      <w:r>
        <w:rPr>
          <w:b/>
          <w:bCs/>
          <w:i w:val="false"/>
          <w:iCs w:val="false"/>
          <w:sz w:val="24"/>
          <w:szCs w:val="24"/>
        </w:rPr>
        <w:t xml:space="preserve">(2)  CALDERA MOBILITY SYSTEMS PLC</w:t>
      </w:r>
    </w:p>
    <w:p>
      <w:pPr>
        <w:spacing w:after="120" w:before="600"/>
        <w:jc w:val="center"/>
      </w:pPr>
      <w:r>
        <w:rPr>
          <w:b/>
          <w:bCs/>
          <w:sz w:val="30"/>
          <w:szCs w:val="30"/>
        </w:rPr>
        <w:t xml:space="preserve">MANUFACTURING AND SUPPLY AGREEMENT</w:t>
      </w:r>
    </w:p>
    <w:p>
      <w:pPr>
        <w:spacing w:after="600"/>
        <w:jc w:val="center"/>
      </w:pPr>
      <w:r>
        <w:rPr>
          <w:i/>
          <w:iCs/>
          <w:sz w:val="22"/>
          <w:szCs w:val="22"/>
        </w:rPr>
        <w:t xml:space="preserve">relating to the supply of composite airframe assemblies (Project Cedar)</w:t>
      </w:r>
    </w:p>
    <w:p>
      <w:pPr>
        <w:spacing w:before="1200"/>
        <w:jc w:val="center"/>
      </w:pPr>
      <w:r>
        <w:rPr>
          <w:b/>
          <w:bCs/>
          <w:color w:val="1F3864"/>
          <w:sz w:val="22"/>
          <w:szCs w:val="22"/>
        </w:rPr>
        <w:t xml:space="preserve">Whitfield Carter LLP</w:t>
      </w:r>
    </w:p>
    <w:p>
      <w:pPr>
        <w:jc w:val="center"/>
      </w:pPr>
      <w:r>
        <w:rPr>
          <w:color w:val="595959"/>
          <w:sz w:val="18"/>
          <w:szCs w:val="18"/>
        </w:rPr>
        <w:t xml:space="preserve">22 Bishopsgate, London EC2N 4BQ  •  Ref: JO/EM/WC-00131</w:t>
      </w:r>
    </w:p>
    <w:p>
      <w:r>
        <w:br w:type="page"/>
      </w:r>
    </w:p>
    <w:p>
      <w:pPr>
        <w:pStyle w:val="Heading1"/>
      </w:pPr>
      <w:r>
        <w:t xml:space="preserve">THIS AGREEMENT is dated 5 December 2025</w:t>
      </w:r>
    </w:p>
    <w:p>
      <w:pPr>
        <w:spacing w:after="60" w:before="120"/>
      </w:pPr>
      <w:r>
        <w:rPr>
          <w:b/>
          <w:bCs/>
        </w:rPr>
        <w:t xml:space="preserve">PARTIES</w:t>
      </w:r>
    </w:p>
    <w:p>
      <w:pPr>
        <w:pStyle w:val="ListParagraph"/>
        <w:numPr>
          <w:ilvl w:val="0"/>
          <w:numId w:val="2"/>
        </w:numPr>
        <w:spacing w:after="80"/>
        <w:jc w:val="both"/>
      </w:pPr>
      <w:r>
        <w:rPr>
          <w:b/>
          <w:bCs/>
        </w:rPr>
        <w:t xml:space="preserve">HALSTEAD AEROSPACE LIMITED</w:t>
      </w:r>
      <w:r>
        <w:t xml:space="preserve">, a company incorporated in England and Wales with registered number 06214883 whose registered office is at Pinewood Manufacturing Park, Filton, Bristol BS34 7PA (the </w:t>
      </w:r>
      <w:r>
        <w:rPr>
          <w:b/>
          <w:bCs/>
        </w:rPr>
        <w:t xml:space="preserve">Supplier</w:t>
      </w:r>
      <w:r>
        <w:t xml:space="preserve">); and</w:t>
      </w:r>
    </w:p>
    <w:p>
      <w:pPr>
        <w:pStyle w:val="ListParagraph"/>
        <w:numPr>
          <w:ilvl w:val="0"/>
          <w:numId w:val="2"/>
        </w:numPr>
        <w:spacing w:after="80"/>
        <w:jc w:val="both"/>
      </w:pPr>
      <w:r>
        <w:rPr>
          <w:b/>
          <w:bCs/>
        </w:rPr>
        <w:t xml:space="preserve">CALDERA MOBILITY SYSTEMS PLC</w:t>
      </w:r>
      <w:r>
        <w:t xml:space="preserve">, a company incorporated in England and Wales with registered number 11904762 whose registered office is at 1 Aviation Quarter, Cranfield Technology Park, Cranfield MK43 0FQ (the </w:t>
      </w:r>
      <w:r>
        <w:rPr>
          <w:b/>
          <w:bCs/>
        </w:rPr>
        <w:t xml:space="preserve">Customer</w:t>
      </w:r>
      <w:r>
        <w:t xml:space="preserve">),</w:t>
      </w:r>
    </w:p>
    <w:p>
      <w:pPr>
        <w:spacing w:after="120"/>
        <w:jc w:val="both"/>
      </w:pPr>
      <w:r>
        <w:t xml:space="preserve">each a "Party" and together the "Parties".</w:t>
      </w:r>
    </w:p>
    <w:p>
      <w:pPr>
        <w:spacing w:after="60" w:before="120"/>
      </w:pPr>
      <w:r>
        <w:rPr>
          <w:b/>
          <w:bCs/>
        </w:rPr>
        <w:t xml:space="preserve">BACKGROUND</w:t>
      </w:r>
    </w:p>
    <w:p>
      <w:pPr>
        <w:pStyle w:val="ListParagraph"/>
        <w:numPr>
          <w:ilvl w:val="0"/>
          <w:numId w:val="3"/>
        </w:numPr>
        <w:spacing w:after="80"/>
        <w:jc w:val="both"/>
      </w:pPr>
      <w:r>
        <w:t xml:space="preserve">The Customer designs, develops and manufactures electric vertical take-off and landing (eVTOL) aircraft for the advanced air-mobility market and is progressing the type certification of its CM-7 aircraft programme with the Civil Aviation Authority and the European Union Aviation Safety Agency.</w:t>
      </w:r>
    </w:p>
    <w:p>
      <w:pPr>
        <w:pStyle w:val="ListParagraph"/>
        <w:numPr>
          <w:ilvl w:val="0"/>
          <w:numId w:val="3"/>
        </w:numPr>
        <w:spacing w:after="80"/>
        <w:jc w:val="both"/>
      </w:pPr>
      <w:r>
        <w:t xml:space="preserve">The Supplier is a Tier-1 aerospace manufacturer specialising in the design, fabrication and assembly of carbon-fibre composite primary and secondary airframe structures, and holds approvals to EN 9100:2018 and BS EN ISO 9001:2015.</w:t>
      </w:r>
    </w:p>
    <w:p>
      <w:pPr>
        <w:pStyle w:val="ListParagraph"/>
        <w:numPr>
          <w:ilvl w:val="0"/>
          <w:numId w:val="3"/>
        </w:numPr>
        <w:spacing w:after="80"/>
        <w:jc w:val="both"/>
      </w:pPr>
      <w:r>
        <w:t xml:space="preserve">The Parties entered into a mutual non-disclosure agreement dated 22 September 2025 and heads of terms dated 14 October 2025 recording the principal commercial terms on which the Supplier would manufacture and supply composite airframe assemblies to the Customer.</w:t>
      </w:r>
    </w:p>
    <w:p>
      <w:pPr>
        <w:pStyle w:val="ListParagraph"/>
        <w:numPr>
          <w:ilvl w:val="0"/>
          <w:numId w:val="3"/>
        </w:numPr>
        <w:spacing w:after="80"/>
        <w:jc w:val="both"/>
      </w:pPr>
      <w:r>
        <w:t xml:space="preserve">The Parties now wish to enter into this Agreement to govern the manufacture and supply of the Products on the terms and subject to the conditions set out in this Agreement.</w:t>
      </w:r>
    </w:p>
    <w:p>
      <w:pPr>
        <w:spacing w:after="160" w:before="120"/>
        <w:jc w:val="both"/>
      </w:pPr>
      <w:r>
        <w:rPr>
          <w:b/>
          <w:bCs/>
        </w:rPr>
        <w:t xml:space="preserve">IT IS AGREED</w:t>
      </w:r>
      <w:r>
        <w:t xml:space="preserve"> as follows:</w:t>
      </w:r>
    </w:p>
    <w:p>
      <w:pPr>
        <w:pStyle w:val="Heading1"/>
      </w:pPr>
      <w:r>
        <w:t xml:space="preserve">DEFINITIONS AND INTERPRETATION</w:t>
      </w:r>
    </w:p>
    <w:p>
      <w:pPr>
        <w:pStyle w:val="ListParagraph"/>
        <w:numPr>
          <w:ilvl w:val="1"/>
          <w:numId w:val="2"/>
        </w:numPr>
        <w:spacing w:after="80"/>
        <w:jc w:val="both"/>
      </w:pPr>
      <w:r>
        <w:t xml:space="preserve">In this Agreement, unless the context otherwise requires, the following definitions apply:</w:t>
      </w:r>
    </w:p>
    <w:p>
      <w:pPr>
        <w:spacing w:after="80"/>
        <w:ind w:left="1440" w:hanging="1440"/>
        <w:jc w:val="both"/>
      </w:pPr>
      <w:r>
        <w:rPr>
          <w:b/>
          <w:bCs/>
        </w:rPr>
        <w:t xml:space="preserve">"Affiliate"</w:t>
      </w:r>
      <w:r>
        <w:t xml:space="preserve"> means, in relation to a Party, any entity that directly or indirectly controls, is controlled by, or is under common control with, that Party, where "control" has the meaning given in section 1124 of the Corporation Tax Act 2010.</w:t>
      </w:r>
    </w:p>
    <w:p>
      <w:pPr>
        <w:spacing w:after="80"/>
        <w:ind w:left="1440" w:hanging="1440"/>
        <w:jc w:val="both"/>
      </w:pPr>
      <w:r>
        <w:rPr>
          <w:b/>
          <w:bCs/>
        </w:rPr>
        <w:t xml:space="preserve">"Business Day"</w:t>
      </w:r>
      <w:r>
        <w:t xml:space="preserve"> means a day other than a Saturday, Sunday or public holiday in England when banks in London are open for business.</w:t>
      </w:r>
    </w:p>
    <w:p>
      <w:pPr>
        <w:spacing w:after="80"/>
        <w:ind w:left="1440" w:hanging="1440"/>
        <w:jc w:val="both"/>
      </w:pPr>
      <w:r>
        <w:rPr>
          <w:b/>
          <w:bCs/>
        </w:rPr>
        <w:t xml:space="preserve">"Change Control Procedure"</w:t>
      </w:r>
      <w:r>
        <w:t xml:space="preserve"> means the procedure for agreeing changes to the Products, the Specification or this Agreement set out in Schedule 6.</w:t>
      </w:r>
    </w:p>
    <w:p>
      <w:pPr>
        <w:spacing w:after="80"/>
        <w:ind w:left="1440" w:hanging="1440"/>
        <w:jc w:val="both"/>
      </w:pPr>
      <w:r>
        <w:rPr>
          <w:b/>
          <w:bCs/>
        </w:rPr>
        <w:t xml:space="preserve">"Charges"</w:t>
      </w:r>
      <w:r>
        <w:t xml:space="preserve"> means the prices for the Products and the other amounts payable by the Customer to the Supplier calculated in accordance with Schedule 2 (Pricing).</w:t>
      </w:r>
    </w:p>
    <w:p>
      <w:pPr>
        <w:spacing w:after="80"/>
        <w:ind w:left="1440" w:hanging="1440"/>
        <w:jc w:val="both"/>
      </w:pPr>
      <w:r>
        <w:rPr>
          <w:b/>
          <w:bCs/>
        </w:rPr>
        <w:t xml:space="preserve">"Conforming Product"</w:t>
      </w:r>
      <w:r>
        <w:t xml:space="preserve"> means a Product that conforms in all material respects to the Specification and the warranties set out in clause 12.</w:t>
      </w:r>
    </w:p>
    <w:p>
      <w:pPr>
        <w:spacing w:after="80"/>
        <w:ind w:left="1440" w:hanging="1440"/>
        <w:jc w:val="both"/>
      </w:pPr>
      <w:r>
        <w:rPr>
          <w:b/>
          <w:bCs/>
        </w:rPr>
        <w:t xml:space="preserve">"Defect"</w:t>
      </w:r>
      <w:r>
        <w:t xml:space="preserve"> means any failure of a Product to be a Conforming Product, including any defect in materials, workmanship or design (to the extent the Supplier is responsible for design).</w:t>
      </w:r>
    </w:p>
    <w:p>
      <w:pPr>
        <w:spacing w:after="80"/>
        <w:ind w:left="1440" w:hanging="1440"/>
        <w:jc w:val="both"/>
      </w:pPr>
      <w:r>
        <w:rPr>
          <w:b/>
          <w:bCs/>
        </w:rPr>
        <w:t xml:space="preserve">"Delivery Point"</w:t>
      </w:r>
      <w:r>
        <w:t xml:space="preserve"> means the Customer's final-assembly facility at Cranfield, or such other location notified by the Customer under a Purchase Order.</w:t>
      </w:r>
    </w:p>
    <w:p>
      <w:pPr>
        <w:spacing w:after="80"/>
        <w:ind w:left="1440" w:hanging="1440"/>
        <w:jc w:val="both"/>
      </w:pPr>
      <w:r>
        <w:rPr>
          <w:b/>
          <w:bCs/>
        </w:rPr>
        <w:t xml:space="preserve">"Firm Order"</w:t>
      </w:r>
      <w:r>
        <w:t xml:space="preserve"> means the binding portion of a Forecast for the period set out in Schedule 5 which the Customer is committed to order and the Supplier is committed to supply.</w:t>
      </w:r>
    </w:p>
    <w:p>
      <w:pPr>
        <w:spacing w:after="80"/>
        <w:ind w:left="1440" w:hanging="1440"/>
        <w:jc w:val="both"/>
      </w:pPr>
      <w:r>
        <w:rPr>
          <w:b/>
          <w:bCs/>
        </w:rPr>
        <w:t xml:space="preserve">"Forecast"</w:t>
      </w:r>
      <w:r>
        <w:t xml:space="preserve"> means the rolling 12-month demand forecast provided by the Customer under clause 5 and Schedule 5.</w:t>
      </w:r>
    </w:p>
    <w:p>
      <w:pPr>
        <w:spacing w:after="80"/>
        <w:ind w:left="1440" w:hanging="1440"/>
        <w:jc w:val="both"/>
      </w:pPr>
      <w:r>
        <w:rPr>
          <w:b/>
          <w:bCs/>
        </w:rPr>
        <w:t xml:space="preserve">"Good Industry Practice"</w:t>
      </w:r>
      <w:r>
        <w:t xml:space="preserve"> means the exercise of the degree of skill, care, prudence and foresight which would reasonably be expected of a skilled and experienced Tier-1 aerospace supplier.</w:t>
      </w:r>
    </w:p>
    <w:p>
      <w:pPr>
        <w:spacing w:after="80"/>
        <w:ind w:left="1440" w:hanging="1440"/>
        <w:jc w:val="both"/>
      </w:pPr>
      <w:r>
        <w:rPr>
          <w:b/>
          <w:bCs/>
        </w:rPr>
        <w:t xml:space="preserve">"Intellectual Property Rights"</w:t>
      </w:r>
      <w:r>
        <w:t xml:space="preserve"> or "IPR" means patents, utility models, rights to inventions, copyright and related rights, trade marks, goodwill, designs, database rights, rights in know-how and all other intellectual property rights, whether registered or unregistered.</w:t>
      </w:r>
    </w:p>
    <w:p>
      <w:pPr>
        <w:spacing w:after="80"/>
        <w:ind w:left="1440" w:hanging="1440"/>
        <w:jc w:val="both"/>
      </w:pPr>
      <w:r>
        <w:rPr>
          <w:b/>
          <w:bCs/>
        </w:rPr>
        <w:t xml:space="preserve">"Long-Stop Date"</w:t>
      </w:r>
      <w:r>
        <w:t xml:space="preserve"> means the date falling 90 days after the Delivery Date for the relevant Products, by which a remedy for late or non-conforming delivery must be provided under clause 7.</w:t>
      </w:r>
    </w:p>
    <w:p>
      <w:pPr>
        <w:spacing w:after="80"/>
        <w:ind w:left="1440" w:hanging="1440"/>
        <w:jc w:val="both"/>
      </w:pPr>
      <w:r>
        <w:rPr>
          <w:b/>
          <w:bCs/>
        </w:rPr>
        <w:t xml:space="preserve">"Products"</w:t>
      </w:r>
      <w:r>
        <w:t xml:space="preserve"> means the composite airframe assemblies and associated parts described in Schedule 1 (Specification), as varied from time to time under the Change Control Procedure.</w:t>
      </w:r>
    </w:p>
    <w:p>
      <w:pPr>
        <w:spacing w:after="80"/>
        <w:ind w:left="1440" w:hanging="1440"/>
        <w:jc w:val="both"/>
      </w:pPr>
      <w:r>
        <w:rPr>
          <w:b/>
          <w:bCs/>
        </w:rPr>
        <w:t xml:space="preserve">"Purchase Order"</w:t>
      </w:r>
      <w:r>
        <w:t xml:space="preserve"> means an order for Products issued by the Customer in accordance with clause 5.</w:t>
      </w:r>
    </w:p>
    <w:p>
      <w:pPr>
        <w:spacing w:after="80"/>
        <w:ind w:left="1440" w:hanging="1440"/>
        <w:jc w:val="both"/>
      </w:pPr>
      <w:r>
        <w:rPr>
          <w:b/>
          <w:bCs/>
        </w:rPr>
        <w:t xml:space="preserve">"Quality Agreement"</w:t>
      </w:r>
      <w:r>
        <w:t xml:space="preserve"> means the quality assurance agreement between the Parties of even date governing inspection, first-article inspection, concessions, traceability and airworthiness compliance.</w:t>
      </w:r>
    </w:p>
    <w:p>
      <w:pPr>
        <w:spacing w:after="80"/>
        <w:ind w:left="1440" w:hanging="1440"/>
        <w:jc w:val="both"/>
      </w:pPr>
      <w:r>
        <w:rPr>
          <w:b/>
          <w:bCs/>
        </w:rPr>
        <w:t xml:space="preserve">"Specification"</w:t>
      </w:r>
      <w:r>
        <w:t xml:space="preserve"> means the technical specification, drawings, build standard and acceptance criteria for the Products set out in Schedule 1.</w:t>
      </w:r>
    </w:p>
    <w:p>
      <w:pPr>
        <w:spacing w:after="80"/>
        <w:ind w:left="1440" w:hanging="1440"/>
        <w:jc w:val="both"/>
      </w:pPr>
      <w:r>
        <w:rPr>
          <w:b/>
          <w:bCs/>
        </w:rPr>
        <w:t xml:space="preserve">"Term"</w:t>
      </w:r>
      <w:r>
        <w:t xml:space="preserve"> has the meaning given in clause 2.1.</w:t>
      </w:r>
    </w:p>
    <w:p>
      <w:pPr>
        <w:spacing w:after="80"/>
        <w:ind w:left="1440" w:hanging="1440"/>
        <w:jc w:val="both"/>
      </w:pPr>
      <w:r>
        <w:rPr>
          <w:b/>
          <w:bCs/>
        </w:rPr>
        <w:t xml:space="preserve">"Tooling"</w:t>
      </w:r>
      <w:r>
        <w:t xml:space="preserve"> means the moulds, jigs, fixtures, layup tools and other tooling used to manufacture the Products, as listed in Schedule 4.</w:t>
      </w:r>
    </w:p>
    <w:p>
      <w:pPr>
        <w:pStyle w:val="ListParagraph"/>
        <w:numPr>
          <w:ilvl w:val="1"/>
          <w:numId w:val="2"/>
        </w:numPr>
        <w:spacing w:after="80"/>
        <w:jc w:val="both"/>
      </w:pPr>
      <w:r>
        <w:t xml:space="preserve">Clause, Schedule and paragraph headings shall not affect the interpretation of this Agreement.</w:t>
      </w:r>
    </w:p>
    <w:p>
      <w:pPr>
        <w:pStyle w:val="ListParagraph"/>
        <w:numPr>
          <w:ilvl w:val="1"/>
          <w:numId w:val="2"/>
        </w:numPr>
        <w:spacing w:after="80"/>
        <w:jc w:val="both"/>
      </w:pPr>
      <w:r>
        <w:t xml:space="preserve">A reference to a statute or statutory provision is a reference to it as amended, extended or re-enacted from time to time and includes all subordinate legislation made under it.</w:t>
      </w:r>
    </w:p>
    <w:p>
      <w:pPr>
        <w:pStyle w:val="ListParagraph"/>
        <w:numPr>
          <w:ilvl w:val="1"/>
          <w:numId w:val="2"/>
        </w:numPr>
        <w:spacing w:after="80"/>
        <w:jc w:val="both"/>
      </w:pPr>
      <w:r>
        <w:t xml:space="preserve">Any words following the terms "including", "include", "in particular", "for example" or any similar expression shall be construed as illustrative and shall not limit the sense of the words preceding those terms.</w:t>
      </w:r>
    </w:p>
    <w:p>
      <w:pPr>
        <w:pStyle w:val="ListParagraph"/>
        <w:numPr>
          <w:ilvl w:val="1"/>
          <w:numId w:val="2"/>
        </w:numPr>
        <w:spacing w:after="80"/>
        <w:jc w:val="both"/>
      </w:pPr>
      <w:r>
        <w:t xml:space="preserve">In the event of any conflict between the clauses of this Agreement and a Schedule, the clauses shall prevail, save in respect of the Quality Agreement which shall prevail in matters of airworthiness and quality.</w:t>
      </w:r>
    </w:p>
    <w:p>
      <w:pPr>
        <w:pStyle w:val="Heading1"/>
      </w:pPr>
      <w:r>
        <w:t xml:space="preserve">TERM</w:t>
      </w:r>
    </w:p>
    <w:p>
      <w:pPr>
        <w:pStyle w:val="ListParagraph"/>
        <w:numPr>
          <w:ilvl w:val="1"/>
          <w:numId w:val="2"/>
        </w:numPr>
        <w:spacing w:after="80"/>
        <w:jc w:val="both"/>
      </w:pPr>
      <w:r>
        <w:t xml:space="preserve">This Agreement shall commence on the date of this Agreement and shall, unless terminated earlier in accordance with its terms, continue in force for an initial period of five (5) years (the "Initial Term").</w:t>
      </w:r>
    </w:p>
    <w:p>
      <w:pPr>
        <w:pStyle w:val="ListParagraph"/>
        <w:numPr>
          <w:ilvl w:val="1"/>
          <w:numId w:val="2"/>
        </w:numPr>
        <w:spacing w:after="80"/>
        <w:jc w:val="both"/>
      </w:pPr>
      <w:r>
        <w:t xml:space="preserve">On expiry of the Initial Term, this Agreement shall automatically renew for successive periods of twelve (12) months (each a "Renewal Period" and, together with the Initial Term, the "Term") unless either Party gives not less than twelve (12) months' written notice to expire at the end of the Initial Term or the then-current Renewal Period.</w:t>
      </w:r>
    </w:p>
    <w:p>
      <w:pPr>
        <w:pStyle w:val="Heading1"/>
      </w:pPr>
      <w:r>
        <w:t xml:space="preserve">SUPPLY OF PRODUCTS</w:t>
      </w:r>
    </w:p>
    <w:p>
      <w:pPr>
        <w:pStyle w:val="ListParagraph"/>
        <w:numPr>
          <w:ilvl w:val="1"/>
          <w:numId w:val="2"/>
        </w:numPr>
        <w:spacing w:after="80"/>
        <w:jc w:val="both"/>
      </w:pPr>
      <w:r>
        <w:t xml:space="preserve">The Supplier shall manufacture and supply the Products to the Customer, and the Customer shall purchase the Products from the Supplier, in accordance with this Agreement, the Specification and the Quality Agreement.</w:t>
      </w:r>
    </w:p>
    <w:p>
      <w:pPr>
        <w:pStyle w:val="ListParagraph"/>
        <w:numPr>
          <w:ilvl w:val="1"/>
          <w:numId w:val="2"/>
        </w:numPr>
        <w:spacing w:after="80"/>
        <w:jc w:val="both"/>
      </w:pPr>
      <w:r>
        <w:t xml:space="preserve">The Supplier shall not, during the Term, without the Customer's prior written consent, supply the Products </w:t>
      </w:r>
      <w:r>
        <w:t xml:space="preserve">(being the specific CM-7 composite airframe assemblies identified in Schedule 1, and not any generic composite manufacturing process or know-how of the Supplier existing before the date of this Agreement) </w:t>
      </w:r>
      <w:r>
        <w:t xml:space="preserve">to any third party engaged in the design or manufacture of eVTOL aircraft in the United Kingdom</w:t>
      </w:r>
      <w:r>
        <w:t xml:space="preserve"> or the European Economic Area</w:t>
      </w:r>
      <w:r>
        <w:t xml:space="preserve">.</w:t>
      </w:r>
    </w:p>
    <w:p>
      <w:pPr>
        <w:pStyle w:val="ListParagraph"/>
        <w:numPr>
          <w:ilvl w:val="1"/>
          <w:numId w:val="2"/>
        </w:numPr>
        <w:spacing w:after="80"/>
        <w:jc w:val="both"/>
      </w:pPr>
      <w:r>
        <w:t xml:space="preserve">Each Purchase Order is an offer by the Customer to purchase Products in accordance with this Agreement. The Supplier shall acknowledge each Purchase Order within five (5) Business Days, and a Purchase Order shall be deemed accepted on the earlier of acknowledgement and the Supplier commencing work referable to it.</w:t>
      </w:r>
    </w:p>
    <w:p>
      <w:pPr>
        <w:pStyle w:val="Heading1"/>
      </w:pPr>
      <w:r>
        <w:t xml:space="preserve">MANUFACTURE AND MATERIALS</w:t>
      </w:r>
    </w:p>
    <w:p>
      <w:pPr>
        <w:pStyle w:val="ListParagraph"/>
        <w:numPr>
          <w:ilvl w:val="1"/>
          <w:numId w:val="2"/>
        </w:numPr>
        <w:spacing w:after="80"/>
        <w:jc w:val="both"/>
      </w:pPr>
      <w:r>
        <w:t xml:space="preserve">The Supplier shall manufacture the Products in accordance with the Specification, the build standard set out in the Quality Agreement, Good Industry Practice and all applicable laws and airworthiness requirements.</w:t>
      </w:r>
    </w:p>
    <w:p>
      <w:pPr>
        <w:pStyle w:val="ListParagraph"/>
        <w:numPr>
          <w:ilvl w:val="1"/>
          <w:numId w:val="2"/>
        </w:numPr>
        <w:spacing w:after="80"/>
        <w:jc w:val="both"/>
      </w:pPr>
      <w:r>
        <w:t xml:space="preserve">The Supplier shall procure all raw materials, prepreg, core materials, fasteners and bought-out items required to manufacture the Products and shall maintain full lot traceability in accordance with the Quality Agreement.</w:t>
      </w:r>
    </w:p>
    <w:p>
      <w:pPr>
        <w:pStyle w:val="ListParagraph"/>
        <w:numPr>
          <w:ilvl w:val="1"/>
          <w:numId w:val="2"/>
        </w:numPr>
        <w:spacing w:after="80"/>
        <w:jc w:val="both"/>
      </w:pPr>
      <w:r>
        <w:t xml:space="preserve">The Supplier shall not substitute any specified material, supplier or process identified as a controlled item in Schedule 1 without the Customer's prior written approval under the Change Control Procedure. Any substitution made without such approval shall be a material breach of this Agreement.</w:t>
      </w:r>
    </w:p>
    <w:p>
      <w:pPr>
        <w:pStyle w:val="ListParagraph"/>
        <w:numPr>
          <w:ilvl w:val="1"/>
          <w:numId w:val="2"/>
        </w:numPr>
        <w:spacing w:after="80"/>
        <w:jc w:val="both"/>
      </w:pPr>
      <w:r>
        <w:t xml:space="preserve">The Supplier shall maintain a qualified and approved supplier base and shall flow down to its sub-tier suppliers the quality, traceability and right-of-access obligations set out in the Quality Agreement.</w:t>
      </w:r>
    </w:p>
    <w:p>
      <w:pPr>
        <w:pStyle w:val="Heading1"/>
      </w:pPr>
      <w:r>
        <w:t xml:space="preserve">FORECASTING AND ORDERING</w:t>
      </w:r>
    </w:p>
    <w:p>
      <w:pPr>
        <w:pStyle w:val="ListParagraph"/>
        <w:numPr>
          <w:ilvl w:val="1"/>
          <w:numId w:val="2"/>
        </w:numPr>
        <w:spacing w:after="80"/>
        <w:jc w:val="both"/>
      </w:pPr>
      <w:r>
        <w:t xml:space="preserve">The Customer shall provide the Supplier with a rolling 12-month Forecast updated monthly in accordance with Schedule 5. The first three (3) months of each Forecast shall constitute a Firm Order which is binding on both Parties.</w:t>
      </w:r>
    </w:p>
    <w:p>
      <w:pPr>
        <w:pStyle w:val="ListParagraph"/>
        <w:numPr>
          <w:ilvl w:val="1"/>
          <w:numId w:val="2"/>
        </w:numPr>
        <w:spacing w:after="80"/>
        <w:jc w:val="both"/>
      </w:pPr>
      <w:r>
        <w:t xml:space="preserve">Months four (4) to six (6) of each Forecast shall be binding as to materials and long-lead procurement only, such that the Customer shall reimburse the Supplier's reasonable, documented and non-cancellable materials commitments referable to that window if the relevant volumes are not subsequently ordered.</w:t>
      </w:r>
    </w:p>
    <w:p>
      <w:pPr>
        <w:pStyle w:val="ListParagraph"/>
        <w:numPr>
          <w:ilvl w:val="1"/>
          <w:numId w:val="2"/>
        </w:numPr>
        <w:spacing w:after="80"/>
        <w:jc w:val="both"/>
      </w:pPr>
      <w:r>
        <w:t xml:space="preserve">Months seven (7) to twelve (12) of each Forecast are provided for planning purposes only and are non-binding.</w:t>
      </w:r>
    </w:p>
    <w:p>
      <w:pPr>
        <w:pStyle w:val="ListParagraph"/>
        <w:numPr>
          <w:ilvl w:val="1"/>
          <w:numId w:val="2"/>
        </w:numPr>
        <w:spacing w:after="80"/>
        <w:jc w:val="both"/>
      </w:pPr>
      <w:r>
        <w:t xml:space="preserve">The Customer's minimum purchase commitment for the first contract year is sixty (60) shipsets, as set out in Schedule 2. The Supplier's committed capacity is set out in Schedule 5.</w:t>
      </w:r>
    </w:p>
    <w:p>
      <w:pPr>
        <w:pStyle w:val="Heading1"/>
      </w:pPr>
      <w:r>
        <w:t xml:space="preserve">DELIVERY, TITLE AND RISK</w:t>
      </w:r>
    </w:p>
    <w:p>
      <w:pPr>
        <w:pStyle w:val="ListParagraph"/>
        <w:numPr>
          <w:ilvl w:val="1"/>
          <w:numId w:val="2"/>
        </w:numPr>
        <w:spacing w:after="80"/>
        <w:jc w:val="both"/>
      </w:pPr>
      <w:r>
        <w:t xml:space="preserve">The Supplier shall deliver the Products DDP (Incoterms® 2020) to the Delivery Point on the delivery dates specified in the relevant Purchase Order (each a "Delivery Date").</w:t>
      </w:r>
    </w:p>
    <w:p>
      <w:pPr>
        <w:pStyle w:val="ListParagraph"/>
        <w:numPr>
          <w:ilvl w:val="1"/>
          <w:numId w:val="2"/>
        </w:numPr>
        <w:spacing w:after="80"/>
        <w:jc w:val="both"/>
      </w:pPr>
      <w:r>
        <w:t xml:space="preserve">Time of delivery is of the essence. The Supplier shall notify the Customer promptly if it becomes aware that it will or is likely to fail to deliver any Products by the relevant Delivery Date.</w:t>
      </w:r>
    </w:p>
    <w:p>
      <w:pPr>
        <w:pStyle w:val="ListParagraph"/>
        <w:numPr>
          <w:ilvl w:val="1"/>
          <w:numId w:val="2"/>
        </w:numPr>
        <w:spacing w:after="80"/>
        <w:jc w:val="both"/>
      </w:pPr>
      <w:r>
        <w:t xml:space="preserve">Risk in the Products shall pass to the Customer on completion of delivery at the Delivery Point. Title to the Products shall pass to the Customer on the earlier of delivery and the point at which the Customer has paid for the Products in full.</w:t>
      </w:r>
    </w:p>
    <w:p>
      <w:pPr>
        <w:pStyle w:val="ListParagraph"/>
        <w:numPr>
          <w:ilvl w:val="1"/>
          <w:numId w:val="2"/>
        </w:numPr>
        <w:spacing w:after="80"/>
        <w:jc w:val="both"/>
      </w:pPr>
      <w:r>
        <w:t xml:space="preserve">Each delivery shall be accompanied by the documentation specified in the Quality Agreement, including a certificate of conformity, an EASA Form 1 (or equivalent) where applicable, and full material and process traceability records.</w:t>
      </w:r>
    </w:p>
    <w:p>
      <w:pPr>
        <w:pStyle w:val="Heading1"/>
      </w:pPr>
      <w:r>
        <w:t xml:space="preserve">LATE DELIVERY AND SERVICE LEVELS</w:t>
      </w:r>
    </w:p>
    <w:p>
      <w:pPr>
        <w:pStyle w:val="ListParagraph"/>
        <w:numPr>
          <w:ilvl w:val="1"/>
          <w:numId w:val="2"/>
        </w:numPr>
        <w:spacing w:after="80"/>
        <w:jc w:val="both"/>
      </w:pPr>
      <w:r>
        <w:t xml:space="preserve">The Supplier shall meet the key performance indicators set out in Schedule 3 (Service Levels), including an on-time, in-full (OTIF) delivery performance of not less than </w:t>
      </w:r>
      <w:del w:id="211" w:author="James Osei" w:date="2025-12-01T09:30:00Z">
        <w:r>
          <w:delText xml:space="preserve">98%</w:delText>
        </w:r>
      </w:del>
      <w:ins w:id="212" w:author="James Osei" w:date="2025-12-01T09:30:00Z">
        <w:r>
          <w:t xml:space="preserve">97.5% during the first six (6) months following the rate-readiness review, and 98% thereafter,</w:t>
        </w:r>
      </w:ins>
      <w:r>
        <w:t xml:space="preserve"> measured on a rolling three-month basis and a first-pass acceptance rate of not less than 99%.</w:t>
      </w:r>
    </w:p>
    <w:p>
      <w:pPr>
        <w:pStyle w:val="ListParagraph"/>
        <w:numPr>
          <w:ilvl w:val="1"/>
          <w:numId w:val="2"/>
        </w:numPr>
        <w:spacing w:after="80"/>
        <w:jc w:val="both"/>
      </w:pPr>
      <w:r>
        <w:t xml:space="preserve">If the Supplier delivers any Firm Order Products after the relevant Delivery Date (otherwise than as a result of a Force Majeure Event or Customer delay), the Supplier shall pay the Customer liquidated damages of 0.5% of the Charges for the delayed Products for each complete week of delay, up to a maximum of 7.5% of the Charges for the delayed Products. The Parties agree that these liquidated damages are a genuine pre-estimate of the Customer's loss.</w:t>
      </w:r>
    </w:p>
    <w:p>
      <w:pPr>
        <w:pStyle w:val="ListParagraph"/>
        <w:numPr>
          <w:ilvl w:val="1"/>
          <w:numId w:val="2"/>
        </w:numPr>
        <w:spacing w:after="80"/>
        <w:jc w:val="both"/>
      </w:pPr>
      <w:r>
        <w:t xml:space="preserve">Payment of liquidated damages under clause 7.2 shall be the Customer's sole financial remedy for delay, but shall not affect the Customer's right to reject non-conforming Products under clause 8 or to terminate under clause 16.</w:t>
      </w:r>
    </w:p>
    <w:p>
      <w:pPr>
        <w:pStyle w:val="ListParagraph"/>
        <w:numPr>
          <w:ilvl w:val="1"/>
          <w:numId w:val="2"/>
        </w:numPr>
        <w:spacing w:after="80"/>
        <w:jc w:val="both"/>
      </w:pPr>
      <w:r>
        <w:t xml:space="preserve">If the OTIF performance falls below 90% in any rolling three-month period, the Supplier shall, at its cost, prepare and implement a corrective action plan and the Customer may exercise the step-in and second-source rights set out in clause 11.</w:t>
      </w:r>
    </w:p>
    <w:p>
      <w:pPr>
        <w:pStyle w:val="Heading1"/>
      </w:pPr>
      <w:r>
        <w:t xml:space="preserve">INSPECTION, ACCEPTANCE AND REJECTION</w:t>
      </w:r>
    </w:p>
    <w:p>
      <w:pPr>
        <w:pStyle w:val="ListParagraph"/>
        <w:numPr>
          <w:ilvl w:val="1"/>
          <w:numId w:val="2"/>
        </w:numPr>
        <w:spacing w:after="80"/>
        <w:jc w:val="both"/>
      </w:pPr>
      <w:r>
        <w:t xml:space="preserve">The Customer (or its authorised representative) shall be entitled to inspect and test the Products at any reasonable time before delivery and shall have the right to conduct first-article inspection in accordance with the Quality Agreement.</w:t>
      </w:r>
    </w:p>
    <w:p>
      <w:pPr>
        <w:pStyle w:val="ListParagraph"/>
        <w:numPr>
          <w:ilvl w:val="1"/>
          <w:numId w:val="2"/>
        </w:numPr>
        <w:spacing w:after="80"/>
        <w:jc w:val="both"/>
      </w:pPr>
      <w:r>
        <w:t xml:space="preserve">The Customer shall inspect the Products within twenty (20) Business Days of delivery (the "Acceptance Period"). Products not rejected within the Acceptance Period shall be deemed accepted, save in respect of latent Defects not reasonably discoverable on inspection.</w:t>
      </w:r>
    </w:p>
    <w:p>
      <w:pPr>
        <w:pStyle w:val="ListParagraph"/>
        <w:numPr>
          <w:ilvl w:val="1"/>
          <w:numId w:val="2"/>
        </w:numPr>
        <w:spacing w:after="80"/>
        <w:jc w:val="both"/>
      </w:pPr>
      <w:r>
        <w:t xml:space="preserve">If any Product is not a Conforming Product, the Customer may by notice reject it and require the Supplier, at the Supplier's option and cost, to repair or replace the Product within the period set out in the Quality Agreement, or to refund the Charges paid for it.</w:t>
      </w:r>
    </w:p>
    <w:p>
      <w:pPr>
        <w:pStyle w:val="ListParagraph"/>
        <w:numPr>
          <w:ilvl w:val="1"/>
          <w:numId w:val="2"/>
        </w:numPr>
        <w:spacing w:after="80"/>
        <w:jc w:val="both"/>
      </w:pPr>
      <w:r>
        <w:t xml:space="preserve">The remedies in clause 8.3 are in addition to, and not in substitution for, any other right or remedy the Customer may have, including the warranty remedies in clause 12 and the indemnities in clause 13.</w:t>
      </w:r>
    </w:p>
    <w:p>
      <w:pPr>
        <w:pStyle w:val="Heading1"/>
      </w:pPr>
      <w:r>
        <w:t xml:space="preserve">CHARGES</w:t>
      </w:r>
    </w:p>
    <w:p>
      <w:pPr>
        <w:pStyle w:val="ListParagraph"/>
        <w:numPr>
          <w:ilvl w:val="1"/>
          <w:numId w:val="2"/>
        </w:numPr>
        <w:spacing w:after="80"/>
        <w:jc w:val="both"/>
      </w:pPr>
      <w:r>
        <w:t xml:space="preserve">The Charges for the Products are set out in Schedule 2. The unit price for the standard CM-7 shipset is £148,500 (one hundred and forty-eight thousand five hundred pounds) for the first contract year, subject to the volume discounts and indexation set out in Schedule 2.</w:t>
      </w:r>
    </w:p>
    <w:p>
      <w:pPr>
        <w:pStyle w:val="ListParagraph"/>
        <w:numPr>
          <w:ilvl w:val="1"/>
          <w:numId w:val="2"/>
        </w:numPr>
        <w:spacing w:after="80"/>
        <w:jc w:val="both"/>
      </w:pPr>
      <w:r>
        <w:t xml:space="preserve">The Customer shall pay the non-recurring engineering and tooling charge of £2,400,000 (two million four hundred thousand pounds) in the milestone instalments set out in Schedule 2, in consideration of which the Supplier shall design, procure and qualify the Tooling.</w:t>
      </w:r>
    </w:p>
    <w:p>
      <w:pPr>
        <w:pStyle w:val="ListParagraph"/>
        <w:numPr>
          <w:ilvl w:val="1"/>
          <w:numId w:val="2"/>
        </w:numPr>
        <w:spacing w:after="80"/>
        <w:jc w:val="both"/>
      </w:pPr>
      <w:r>
        <w:t xml:space="preserve">The Charges are exclusive of value added tax, which shall be added at the applicable rate. Except as expressly set out in this Agreement, the Charges are fixed for the first contract year and may thereafter be adjusted once per contract year in accordance with the indexation mechanism in Schedule 2.</w:t>
      </w:r>
    </w:p>
    <w:p>
      <w:pPr>
        <w:pStyle w:val="Heading1"/>
      </w:pPr>
      <w:r>
        <w:t xml:space="preserve">PAYMENT</w:t>
      </w:r>
    </w:p>
    <w:p>
      <w:pPr>
        <w:pStyle w:val="ListParagraph"/>
        <w:numPr>
          <w:ilvl w:val="1"/>
          <w:numId w:val="2"/>
        </w:numPr>
        <w:spacing w:after="80"/>
        <w:jc w:val="both"/>
      </w:pPr>
      <w:r>
        <w:t xml:space="preserve">The Supplier shall invoice the Customer on delivery of each consignment of Conforming Products and on achievement of each milestone set out in Schedule 2.</w:t>
      </w:r>
    </w:p>
    <w:p>
      <w:pPr>
        <w:pStyle w:val="ListParagraph"/>
        <w:numPr>
          <w:ilvl w:val="1"/>
          <w:numId w:val="2"/>
        </w:numPr>
        <w:spacing w:after="80"/>
        <w:jc w:val="both"/>
      </w:pPr>
      <w:r>
        <w:t xml:space="preserve">The Customer shall pay each correctly rendered, undisputed invoice within </w:t>
      </w:r>
      <w:r>
        <w:t xml:space="preserve">sixty (60)</w:t>
      </w:r>
      <w:r>
        <w:t xml:space="preserve"> days of the date of invoice, to the bank account notified by the Supplier in writing.</w:t>
      </w:r>
    </w:p>
    <w:p>
      <w:pPr>
        <w:pStyle w:val="ListParagraph"/>
        <w:numPr>
          <w:ilvl w:val="1"/>
          <w:numId w:val="2"/>
        </w:numPr>
        <w:spacing w:after="80"/>
        <w:jc w:val="both"/>
      </w:pPr>
      <w:r>
        <w:t xml:space="preserve">If a Party fails to make a payment due under this Agreement by the due date, then the defaulting Party shall pay interest on the overdue sum at 3% per annum above the base rate of the Bank of England from time to time, accruing daily under the Late Payment of Commercial Debts (Interest) Act 1998.</w:t>
      </w:r>
    </w:p>
    <w:p>
      <w:pPr>
        <w:pStyle w:val="ListParagraph"/>
        <w:numPr>
          <w:ilvl w:val="1"/>
          <w:numId w:val="2"/>
        </w:numPr>
        <w:spacing w:after="80"/>
        <w:jc w:val="both"/>
      </w:pPr>
      <w:r>
        <w:t xml:space="preserve">The Customer may withhold payment of any sum which it disputes in good faith pending resolution of the dispute, provided that it pays the undisputed balance and notifies the Supplier of the grounds of dispute.</w:t>
      </w:r>
    </w:p>
    <w:p>
      <w:pPr>
        <w:pStyle w:val="Heading1"/>
      </w:pPr>
      <w:r>
        <w:t xml:space="preserve">CONTINUITY OF SUPPLY AND SECOND SOURCING</w:t>
      </w:r>
    </w:p>
    <w:p>
      <w:pPr>
        <w:pStyle w:val="ListParagraph"/>
        <w:numPr>
          <w:ilvl w:val="1"/>
          <w:numId w:val="2"/>
        </w:numPr>
        <w:spacing w:after="80"/>
        <w:jc w:val="both"/>
      </w:pPr>
      <w:r>
        <w:t xml:space="preserve">The Supplier shall maintain a business continuity and disaster recovery plan, and shall hold a buffer stock of the long-lead materials identified in Schedule 5 sufficient to maintain not less than four (4) weeks' production.</w:t>
      </w:r>
    </w:p>
    <w:p>
      <w:pPr>
        <w:pStyle w:val="ListParagraph"/>
        <w:numPr>
          <w:ilvl w:val="1"/>
          <w:numId w:val="2"/>
        </w:numPr>
        <w:spacing w:after="80"/>
        <w:jc w:val="both"/>
      </w:pPr>
      <w:r>
        <w:t xml:space="preserve">The Supplier shall, on the Customer's request, grant the Customer a non-exclusive, royalty-free licence of the manufacturing data package and Tooling for the limited purpose of qualifying a second-source supplier, exercisable only on a continuity event described in clause 11.3.</w:t>
      </w:r>
    </w:p>
    <w:p>
      <w:pPr>
        <w:pStyle w:val="ListParagraph"/>
        <w:numPr>
          <w:ilvl w:val="1"/>
          <w:numId w:val="2"/>
        </w:numPr>
        <w:spacing w:after="80"/>
        <w:jc w:val="both"/>
      </w:pPr>
      <w:r>
        <w:t xml:space="preserve">A "continuity event" means: (a) the Supplier's insolvency; (b) a material failure of supply not remedied within 30 days; or (c) OTIF performance below 90% for two consecutive quarters.</w:t>
      </w:r>
    </w:p>
    <w:p>
      <w:pPr>
        <w:pStyle w:val="Heading1"/>
      </w:pPr>
      <w:r>
        <w:t xml:space="preserve">WARRANTIES</w:t>
      </w:r>
    </w:p>
    <w:p>
      <w:pPr>
        <w:pStyle w:val="ListParagraph"/>
        <w:numPr>
          <w:ilvl w:val="1"/>
          <w:numId w:val="2"/>
        </w:numPr>
        <w:spacing w:after="80"/>
        <w:jc w:val="both"/>
      </w:pPr>
      <w:r>
        <w:t xml:space="preserve">The Supplier warrants that each Product shall, for a period of thirty-six (36) months from delivery (the "Warranty Period"):</w:t>
      </w:r>
    </w:p>
    <w:p>
      <w:pPr>
        <w:pStyle w:val="ListParagraph"/>
        <w:numPr>
          <w:ilvl w:val="3"/>
          <w:numId w:val="2"/>
        </w:numPr>
        <w:spacing w:after="80"/>
        <w:jc w:val="both"/>
      </w:pPr>
      <w:r>
        <w:t xml:space="preserve">conform with the Specification and the Quality Agreement;</w:t>
      </w:r>
    </w:p>
    <w:p>
      <w:pPr>
        <w:pStyle w:val="ListParagraph"/>
        <w:numPr>
          <w:ilvl w:val="3"/>
          <w:numId w:val="2"/>
        </w:numPr>
        <w:spacing w:after="80"/>
        <w:jc w:val="both"/>
      </w:pPr>
      <w:r>
        <w:t xml:space="preserve">be free from defects in design (to the extent the Supplier is responsible for design), materials and workmanship;</w:t>
      </w:r>
    </w:p>
    <w:p>
      <w:pPr>
        <w:pStyle w:val="ListParagraph"/>
        <w:numPr>
          <w:ilvl w:val="3"/>
          <w:numId w:val="2"/>
        </w:numPr>
        <w:spacing w:after="80"/>
        <w:jc w:val="both"/>
      </w:pPr>
      <w:r>
        <w:t xml:space="preserve">be manufactured using new materials and in accordance with Good Industry Practice and all applicable airworthiness requirements; and</w:t>
      </w:r>
    </w:p>
    <w:p>
      <w:pPr>
        <w:pStyle w:val="ListParagraph"/>
        <w:numPr>
          <w:ilvl w:val="3"/>
          <w:numId w:val="2"/>
        </w:numPr>
        <w:spacing w:after="80"/>
        <w:jc w:val="both"/>
      </w:pPr>
      <w:r>
        <w:t xml:space="preserve">be free from any charge, lien or encumbrance on delivery.</w:t>
      </w:r>
    </w:p>
    <w:p>
      <w:pPr>
        <w:pStyle w:val="ListParagraph"/>
        <w:numPr>
          <w:ilvl w:val="1"/>
          <w:numId w:val="2"/>
        </w:numPr>
        <w:spacing w:after="80"/>
        <w:jc w:val="both"/>
      </w:pPr>
      <w:r>
        <w:t xml:space="preserve">If, during the Warranty Period, any Product is found not to comply with the warranties in clause 12.1, the Supplier shall, at its cost and the Customer's option, repair or replace the Product and bear the reasonable costs of removal, re-installation and re-certification.</w:t>
      </w:r>
    </w:p>
    <w:p>
      <w:pPr>
        <w:pStyle w:val="ListParagraph"/>
        <w:numPr>
          <w:ilvl w:val="1"/>
          <w:numId w:val="2"/>
        </w:numPr>
        <w:spacing w:after="80"/>
        <w:jc w:val="both"/>
      </w:pPr>
      <w:r>
        <w:t xml:space="preserve">The warranties in this clause 12 shall not apply to the extent a Defect arises from fair wear and tear, the Customer's failure to follow the Supplier's storage or handling instructions, or unauthorised modification by the Customer.</w:t>
      </w:r>
    </w:p>
    <w:p>
      <w:pPr>
        <w:pStyle w:val="ListParagraph"/>
        <w:numPr>
          <w:ilvl w:val="1"/>
          <w:numId w:val="2"/>
        </w:numPr>
        <w:spacing w:after="80"/>
        <w:jc w:val="both"/>
      </w:pPr>
      <w:r>
        <w:t xml:space="preserve">Except as expressly set out in this Agreement, all warranties, conditions and terms implied by statute or common law are, to the fullest extent permitted by law, excluded from this Agreement.</w:t>
      </w:r>
    </w:p>
    <w:p>
      <w:pPr>
        <w:pStyle w:val="Heading1"/>
      </w:pPr>
      <w:r>
        <w:t xml:space="preserve">INTELLECTUAL PROPERTY RIGHTS</w:t>
      </w:r>
    </w:p>
    <w:p>
      <w:pPr>
        <w:pStyle w:val="ListParagraph"/>
        <w:numPr>
          <w:ilvl w:val="1"/>
          <w:numId w:val="2"/>
        </w:numPr>
        <w:spacing w:after="80"/>
        <w:jc w:val="both"/>
      </w:pPr>
      <w:r>
        <w:t xml:space="preserve">All IPR in the Specification, the Customer's designs, drawings and the CM-7 aircraft (the "Customer Background IPR") shall remain the property of the Customer. The Customer grants the Supplier a non-exclusive, royalty-free licence to use the Customer Background IPR solely to perform its obligations under this Agreement.</w:t>
      </w:r>
    </w:p>
    <w:p>
      <w:pPr>
        <w:pStyle w:val="ListParagraph"/>
        <w:numPr>
          <w:ilvl w:val="1"/>
          <w:numId w:val="2"/>
        </w:numPr>
        <w:spacing w:after="80"/>
        <w:jc w:val="both"/>
      </w:pPr>
      <w:r>
        <w:t xml:space="preserve">All IPR in the Supplier's manufacturing processes, methods and know-how existing before the date of this Agreement or developed independently of this Agreement (the "Supplier Background IPR") shall remain the property of the Supplier.</w:t>
      </w:r>
    </w:p>
    <w:p>
      <w:pPr>
        <w:pStyle w:val="ListParagraph"/>
        <w:numPr>
          <w:ilvl w:val="1"/>
          <w:numId w:val="2"/>
        </w:numPr>
        <w:spacing w:after="80"/>
        <w:jc w:val="both"/>
      </w:pPr>
      <w:r>
        <w:t xml:space="preserve">All IPR created by the Supplier specifically in the course of performing this Agreement that relates to the Products or the Specification ("Foreground IPR"</w:t>
      </w:r>
      <w:r>
        <w:t xml:space="preserve">, but excluding any general improvement to the Supplier’s composite manufacturing processes, methods or know-how that is capable of application beyond the Products</w:t>
      </w:r>
      <w:r>
        <w:t xml:space="preserve">) shall vest in the Customer on creation, and the Supplier hereby assigns (including by way of present assignment of future rights) all such Foreground IPR to the Customer, subject to a </w:t>
      </w:r>
      <w:r>
        <w:t xml:space="preserve">perpetual, royalty-free </w:t>
      </w:r>
      <w:r>
        <w:t xml:space="preserve">licence back of any Supplier Background IPR embedded in it.</w:t>
      </w:r>
    </w:p>
    <w:p>
      <w:pPr>
        <w:pStyle w:val="ListParagraph"/>
        <w:numPr>
          <w:ilvl w:val="1"/>
          <w:numId w:val="2"/>
        </w:numPr>
        <w:spacing w:after="80"/>
        <w:jc w:val="both"/>
      </w:pPr>
      <w:r>
        <w:t xml:space="preserve">The Supplier shall indemnify the Customer against all losses arising from any claim that the Products (other than to the extent built to the Customer's design) or the Supplier's processes infringe any third-party IPR, subject to the limitations in clause 15.</w:t>
      </w:r>
    </w:p>
    <w:p>
      <w:pPr>
        <w:pStyle w:val="Heading1"/>
      </w:pPr>
      <w:r>
        <w:t xml:space="preserve">INDEMNITIES AND INSURANCE</w:t>
      </w:r>
    </w:p>
    <w:p>
      <w:pPr>
        <w:pStyle w:val="ListParagraph"/>
        <w:numPr>
          <w:ilvl w:val="1"/>
          <w:numId w:val="2"/>
        </w:numPr>
        <w:spacing w:after="80"/>
        <w:jc w:val="both"/>
      </w:pPr>
      <w:r>
        <w:t xml:space="preserve">The Supplier shall indemnify the Customer against all liabilities, costs, expenses, damages and losses suffered by the Customer arising out of or in connection with: (a) any Defect causing death, personal injury or damage to tangible property; (b) the Supplier's breach of clause 17 (Compliance) or clause 18 (Data Protection); and (c) any product recall to the extent caused by a Defect.</w:t>
      </w:r>
    </w:p>
    <w:p>
      <w:pPr>
        <w:pStyle w:val="ListParagraph"/>
        <w:numPr>
          <w:ilvl w:val="1"/>
          <w:numId w:val="2"/>
        </w:numPr>
        <w:spacing w:after="80"/>
        <w:jc w:val="both"/>
      </w:pPr>
      <w:r>
        <w:t xml:space="preserve">The Supplier shall maintain, with a reputable insurer, product liability and aviation products liability insurance of not less than £25,000,000 per claim, and shall provide evidence of cover on request. The maintenance of insurance shall not limit the Supplier's liability under this Agreement.</w:t>
      </w:r>
    </w:p>
    <w:p>
      <w:pPr>
        <w:pStyle w:val="Heading1"/>
      </w:pPr>
      <w:r>
        <w:t xml:space="preserve">LIMITATION OF LIABILITY</w:t>
      </w:r>
    </w:p>
    <w:p>
      <w:pPr>
        <w:pStyle w:val="ListParagraph"/>
        <w:numPr>
          <w:ilvl w:val="1"/>
          <w:numId w:val="2"/>
        </w:numPr>
        <w:spacing w:after="80"/>
        <w:jc w:val="both"/>
      </w:pPr>
      <w:r>
        <w:t xml:space="preserve">Nothing in this Agreement shall limit or exclude either Party's liability for: (a) death or personal injury caused by its negligence; (b) fraud or fraudulent misrepresentation; or (c) any other liability which cannot be limited or excluded by law.</w:t>
      </w:r>
    </w:p>
    <w:p>
      <w:pPr>
        <w:pStyle w:val="ListParagraph"/>
        <w:numPr>
          <w:ilvl w:val="1"/>
          <w:numId w:val="2"/>
        </w:numPr>
        <w:spacing w:after="80"/>
        <w:jc w:val="both"/>
      </w:pPr>
      <w:r>
        <w:t xml:space="preserve">Subject to clause 15.1, neither Party shall be liable to the other, whether in contract, tort (including negligence), breach of statutory duty or otherwise, for any loss of profit, loss of revenue, loss of anticipated savings, loss of contract or business, or any indirect or consequential loss.</w:t>
      </w:r>
    </w:p>
    <w:p>
      <w:pPr>
        <w:pStyle w:val="ListParagraph"/>
        <w:numPr>
          <w:ilvl w:val="1"/>
          <w:numId w:val="2"/>
        </w:numPr>
        <w:spacing w:after="80"/>
        <w:jc w:val="both"/>
      </w:pPr>
      <w:r>
        <w:t xml:space="preserve">Subject to clauses 15.1 and 15.2, the total aggregate liability of the Supplier to the Customer arising under or in connection with this Agreement in any contract year shall not exceed an amount equal to 125% of the Charges paid and payable by the Customer to the Supplier under this Agreement in the twelve (12) months immediately preceding the event giving rise to the claim</w:t>
      </w:r>
      <w:ins w:id="201" w:author="Adam Selby" w:date="2025-12-01T11:05:00Z">
        <w:r>
          <w:t xml:space="preserve">, provided that for any claim arising in the first contract year the cap shall be not less than £9,000,000</w:t>
        </w:r>
      </w:ins>
      <w:r>
        <w:t xml:space="preserve">.</w:t>
      </w:r>
    </w:p>
    <w:p>
      <w:pPr>
        <w:pStyle w:val="ListParagraph"/>
        <w:numPr>
          <w:ilvl w:val="1"/>
          <w:numId w:val="2"/>
        </w:numPr>
        <w:spacing w:after="80"/>
        <w:jc w:val="both"/>
      </w:pPr>
      <w:r>
        <w:t xml:space="preserve">The limit in clause 15.3 shall not apply to: (a) the Customer's obligation to pay the Charges; (b) liability under the IPR indemnity in clause 13.4; or (c) liability under the indemnity in clause 14.1, in respect of which the Supplier's aggregate liability shall not exceed the level of insurance cover required to be maintained under clause 14.2.</w:t>
      </w:r>
    </w:p>
    <w:p>
      <w:pPr>
        <w:pStyle w:val="Heading1"/>
      </w:pPr>
      <w:r>
        <w:t xml:space="preserve">TERMINATION</w:t>
      </w:r>
    </w:p>
    <w:p>
      <w:pPr>
        <w:pStyle w:val="ListParagraph"/>
        <w:numPr>
          <w:ilvl w:val="1"/>
          <w:numId w:val="2"/>
        </w:numPr>
        <w:spacing w:after="80"/>
        <w:jc w:val="both"/>
      </w:pPr>
      <w:r>
        <w:t xml:space="preserve">Either Party may terminate this Agreement with immediate effect by written notice if the other Party: (a) commits a material breach which is irremediable or, if remediable, is not remedied within 30 days of written notice; or (b) suffers an insolvency event.</w:t>
      </w:r>
    </w:p>
    <w:p>
      <w:pPr>
        <w:pStyle w:val="ListParagraph"/>
        <w:numPr>
          <w:ilvl w:val="1"/>
          <w:numId w:val="2"/>
        </w:numPr>
        <w:spacing w:after="80"/>
        <w:jc w:val="both"/>
      </w:pPr>
      <w:r>
        <w:t xml:space="preserve">The Customer may terminate this Agreement for convenience on twelve (12) months' written notice, provided that it pays the Supplier the cancellation charges set out in Schedule 2 in respect of non-cancellable commitments properly incurred.</w:t>
      </w:r>
    </w:p>
    <w:p>
      <w:pPr>
        <w:pStyle w:val="ListParagraph"/>
        <w:numPr>
          <w:ilvl w:val="1"/>
          <w:numId w:val="2"/>
        </w:numPr>
        <w:spacing w:after="80"/>
        <w:jc w:val="both"/>
      </w:pPr>
      <w:r>
        <w:t xml:space="preserve">On termination or expiry: (a) the Customer shall pay for all Conforming Products delivered and all work in progress and non-cancellable materials properly committed; (b) the Supplier shall deliver up the Tooling and the manufacturing data package; and (c) the accrued rights of the Parties shall not be affected.</w:t>
      </w:r>
    </w:p>
    <w:p>
      <w:pPr>
        <w:pStyle w:val="Heading1"/>
      </w:pPr>
      <w:r>
        <w:t xml:space="preserve">COMPLIANCE WITH LAWS</w:t>
      </w:r>
    </w:p>
    <w:p>
      <w:pPr>
        <w:pStyle w:val="ListParagraph"/>
        <w:numPr>
          <w:ilvl w:val="1"/>
          <w:numId w:val="2"/>
        </w:numPr>
        <w:spacing w:after="80"/>
        <w:jc w:val="both"/>
      </w:pPr>
      <w:r>
        <w:t xml:space="preserve">Each Party shall comply with all applicable laws, including the Bribery Act 2010, applicable export control and sanctions laws, and modern slavery legislation, and shall maintain appropriate policies and records.</w:t>
      </w:r>
    </w:p>
    <w:p>
      <w:pPr>
        <w:pStyle w:val="Heading1"/>
      </w:pPr>
      <w:r>
        <w:t xml:space="preserve">DATA PROTECTION</w:t>
      </w:r>
    </w:p>
    <w:p>
      <w:pPr>
        <w:pStyle w:val="ListParagraph"/>
        <w:numPr>
          <w:ilvl w:val="1"/>
          <w:numId w:val="2"/>
        </w:numPr>
        <w:spacing w:after="80"/>
        <w:jc w:val="both"/>
      </w:pPr>
      <w:r>
        <w:t xml:space="preserve">Each Party shall comply with the UK GDPR and the Data Protection Act 2018 in respect of any personal data processed under this Agreement. The Parties do not anticipate the routine processing of personal data, and any such processing shall be governed by the data processing terms in Schedule 7 if required.</w:t>
      </w:r>
    </w:p>
    <w:p>
      <w:pPr>
        <w:pStyle w:val="Heading1"/>
      </w:pPr>
      <w:r>
        <w:t xml:space="preserve">CONFIDENTIALITY</w:t>
      </w:r>
    </w:p>
    <w:p>
      <w:pPr>
        <w:pStyle w:val="ListParagraph"/>
        <w:numPr>
          <w:ilvl w:val="1"/>
          <w:numId w:val="2"/>
        </w:numPr>
        <w:spacing w:after="80"/>
        <w:jc w:val="both"/>
      </w:pPr>
      <w:r>
        <w:t xml:space="preserve">Each Party shall keep confidential all confidential information of the other Party and shall not use it except for the purpose of performing its obligations under this Agreement. This clause shall survive termination for a period of five (5) years. The non-disclosure agreement dated 22 September 2025 is superseded by this clause from the date of this Agreement.</w:t>
      </w:r>
    </w:p>
    <w:p>
      <w:pPr>
        <w:pStyle w:val="Heading1"/>
      </w:pPr>
      <w:r>
        <w:t xml:space="preserve">FORCE MAJEURE</w:t>
      </w:r>
    </w:p>
    <w:p>
      <w:pPr>
        <w:pStyle w:val="ListParagraph"/>
        <w:numPr>
          <w:ilvl w:val="1"/>
          <w:numId w:val="2"/>
        </w:numPr>
        <w:spacing w:after="80"/>
        <w:jc w:val="both"/>
      </w:pPr>
      <w:r>
        <w:t xml:space="preserve">Neither Party shall be in breach of this Agreement nor liable for delay in performing, or failure to perform, any of its obligations under this Agreement if such delay or failure results from a Force Majeure Event. If the Force Majeure Event continues for more than 90 days, either Party may terminate this Agreement on 30 days' written notice.</w:t>
      </w:r>
    </w:p>
    <w:p>
      <w:pPr>
        <w:pStyle w:val="Heading1"/>
      </w:pPr>
      <w:r>
        <w:t xml:space="preserve">ASSIGNMENT AND SUBCONTRACTING</w:t>
      </w:r>
    </w:p>
    <w:p>
      <w:pPr>
        <w:pStyle w:val="ListParagraph"/>
        <w:numPr>
          <w:ilvl w:val="1"/>
          <w:numId w:val="2"/>
        </w:numPr>
        <w:spacing w:after="80"/>
        <w:jc w:val="both"/>
      </w:pPr>
      <w:r>
        <w:t xml:space="preserve">Neither Party shall assign, transfer or subcontract any of its rights or obligations under this Agreement without the prior written consent of the other (not to be unreasonably withheld), save that either Party may assign to an Affiliate or to a successor of all or substantially all of its business on notice.</w:t>
      </w:r>
    </w:p>
    <w:p>
      <w:pPr>
        <w:pStyle w:val="Heading1"/>
      </w:pPr>
      <w:r>
        <w:t xml:space="preserve">NOTICES</w:t>
      </w:r>
    </w:p>
    <w:p>
      <w:pPr>
        <w:pStyle w:val="ListParagraph"/>
        <w:numPr>
          <w:ilvl w:val="1"/>
          <w:numId w:val="2"/>
        </w:numPr>
        <w:spacing w:after="80"/>
        <w:jc w:val="both"/>
      </w:pPr>
      <w:r>
        <w:t xml:space="preserve">Any notice given under this Agreement shall be in writing and delivered by hand, by pre-paid first-class post or by email to the address of the recipient set out in this Agreement (or as otherwise notified). A notice sent by email shall be deemed received at the time of transmission, subject to confirmation of delivery.</w:t>
      </w:r>
    </w:p>
    <w:p>
      <w:pPr>
        <w:pStyle w:val="Heading1"/>
      </w:pPr>
      <w:r>
        <w:t xml:space="preserve">ENTIRE AGREEMENT</w:t>
      </w:r>
    </w:p>
    <w:p>
      <w:pPr>
        <w:pStyle w:val="ListParagraph"/>
        <w:numPr>
          <w:ilvl w:val="1"/>
          <w:numId w:val="2"/>
        </w:numPr>
        <w:spacing w:after="80"/>
        <w:jc w:val="both"/>
      </w:pPr>
      <w:r>
        <w:t xml:space="preserve">This Agreement, the Quality Agreement and the Schedules constitute the entire agreement between the Parties and supersede all previous agreements, understandings and arrangements between them, whether written or oral, relating to its subject matter. Each Party acknowledges that it has not relied on any statement, representation or warranty not set out in this Agreement.</w:t>
      </w:r>
    </w:p>
    <w:p>
      <w:pPr>
        <w:pStyle w:val="Heading1"/>
      </w:pPr>
      <w:r>
        <w:t xml:space="preserve">VARIATION AND WAIVER</w:t>
      </w:r>
    </w:p>
    <w:p>
      <w:pPr>
        <w:pStyle w:val="ListParagraph"/>
        <w:numPr>
          <w:ilvl w:val="1"/>
          <w:numId w:val="2"/>
        </w:numPr>
        <w:spacing w:after="80"/>
        <w:jc w:val="both"/>
      </w:pPr>
      <w:r>
        <w:t xml:space="preserve">No variation of this Agreement shall be effective unless it is in writing and signed by or on behalf of each Party (or made under the Change Control Procedure). A waiver of any right or remedy is effective only if given in writing and shall not be deemed a waiver of any subsequent breach or default.</w:t>
      </w:r>
    </w:p>
    <w:p>
      <w:pPr>
        <w:pStyle w:val="Heading1"/>
      </w:pPr>
      <w:r>
        <w:t xml:space="preserve">THIRD-PARTY RIGHTS</w:t>
      </w:r>
    </w:p>
    <w:p>
      <w:pPr>
        <w:pStyle w:val="ListParagraph"/>
        <w:numPr>
          <w:ilvl w:val="1"/>
          <w:numId w:val="2"/>
        </w:numPr>
        <w:spacing w:after="80"/>
        <w:jc w:val="both"/>
      </w:pPr>
      <w:r>
        <w:t xml:space="preserve">Except as expressly provided, a person who is not a Party to this Agreement shall have no rights under the Contracts (Rights of Third Parties) Act 1999 to enforce any term of this Agreement.</w:t>
      </w:r>
    </w:p>
    <w:p>
      <w:pPr>
        <w:pStyle w:val="Heading1"/>
      </w:pPr>
      <w:r>
        <w:t xml:space="preserve">GOVERNING LAW AND JURISDICTION</w:t>
      </w:r>
    </w:p>
    <w:p>
      <w:pPr>
        <w:pStyle w:val="ListParagraph"/>
        <w:numPr>
          <w:ilvl w:val="1"/>
          <w:numId w:val="2"/>
        </w:numPr>
        <w:spacing w:after="80"/>
        <w:jc w:val="both"/>
      </w:pPr>
      <w:r>
        <w:t xml:space="preserve">This Agreement and any dispute or claim arising out of or in connection with it or its subject matter shall be governed by and construed in accordance with the law of England and Wales.</w:t>
      </w:r>
    </w:p>
    <w:p>
      <w:pPr>
        <w:pStyle w:val="ListParagraph"/>
        <w:numPr>
          <w:ilvl w:val="1"/>
          <w:numId w:val="2"/>
        </w:numPr>
        <w:spacing w:after="80"/>
        <w:jc w:val="both"/>
      </w:pPr>
      <w:r>
        <w:t xml:space="preserve">Each Party irrevocably agrees that the courts of England and Wales shall have exclusive jurisdiction to settle any dispute or claim arising out of or in connection with this Agreement, save that the Parties shall first seek to resolve any dispute through the escalation and mediation procedure in Schedule 8.</w:t>
      </w:r>
    </w:p>
    <w:p>
      <w:pPr>
        <w:spacing w:after="120" w:before="240"/>
      </w:pPr>
      <w:r>
        <w:rPr>
          <w:i/>
          <w:iCs/>
        </w:rPr>
        <w:t xml:space="preserve">IN WITNESS WHEREOF this Agreement has been duly executed by the Parties and is intended to be and is delivered on the date stated at the beginning of it.</w:t>
      </w:r>
    </w:p>
    <w:p>
      <w:pPr>
        <w:spacing w:after="60" w:before="200"/>
      </w:pPr>
      <w:r>
        <w:rPr>
          <w:sz w:val="19"/>
          <w:szCs w:val="19"/>
        </w:rPr>
        <w:t xml:space="preserve">EXECUTED for and on behalf of</w:t>
      </w:r>
    </w:p>
    <w:p>
      <w:r>
        <w:rPr>
          <w:b/>
          <w:bCs/>
        </w:rPr>
        <w:t xml:space="preserve">HALSTEAD AEROSPACE LIMITED</w:t>
      </w:r>
    </w:p>
    <w:p>
      <w:pPr>
        <w:spacing w:before="200"/>
      </w:pPr>
      <w:r>
        <w:rPr>
          <w:sz w:val="19"/>
          <w:szCs w:val="19"/>
        </w:rPr>
        <w:t xml:space="preserve">Signature:  ......................................................</w:t>
      </w:r>
    </w:p>
    <w:p>
      <w:pPr>
        <w:spacing w:before="120"/>
      </w:pPr>
      <w:r>
        <w:rPr>
          <w:sz w:val="19"/>
          <w:szCs w:val="19"/>
        </w:rPr>
        <w:t xml:space="preserve">Name:        Robert Falconer</w:t>
      </w:r>
    </w:p>
    <w:p>
      <w:r>
        <w:rPr>
          <w:sz w:val="19"/>
          <w:szCs w:val="19"/>
        </w:rPr>
        <w:t xml:space="preserve">Title:          Chief Executive Officer</w:t>
      </w:r>
    </w:p>
    <w:p>
      <w:r>
        <w:rPr>
          <w:sz w:val="19"/>
          <w:szCs w:val="19"/>
        </w:rPr>
        <w:t xml:space="preserve">Date:          ____ December 2025</w:t>
      </w:r>
    </w:p>
    <w:p>
      <w:pPr>
        <w:spacing w:after="60" w:before="200"/>
      </w:pPr>
      <w:r>
        <w:rPr>
          <w:sz w:val="19"/>
          <w:szCs w:val="19"/>
        </w:rPr>
        <w:t xml:space="preserve">EXECUTED for and on behalf of</w:t>
      </w:r>
    </w:p>
    <w:p>
      <w:r>
        <w:rPr>
          <w:b/>
          <w:bCs/>
        </w:rPr>
        <w:t xml:space="preserve">CALDERA MOBILITY SYSTEMS PLC</w:t>
      </w:r>
    </w:p>
    <w:p>
      <w:pPr>
        <w:spacing w:before="200"/>
      </w:pPr>
      <w:r>
        <w:rPr>
          <w:sz w:val="19"/>
          <w:szCs w:val="19"/>
        </w:rPr>
        <w:t xml:space="preserve">Signature:  ......................................................</w:t>
      </w:r>
    </w:p>
    <w:p>
      <w:pPr>
        <w:spacing w:before="120"/>
      </w:pPr>
      <w:r>
        <w:rPr>
          <w:sz w:val="19"/>
          <w:szCs w:val="19"/>
        </w:rPr>
        <w:t xml:space="preserve">Name:        Amelia Hartley-Quinn</w:t>
      </w:r>
    </w:p>
    <w:p>
      <w:r>
        <w:rPr>
          <w:sz w:val="19"/>
          <w:szCs w:val="19"/>
        </w:rPr>
        <w:t xml:space="preserve">Title:          Chief Operating Officer</w:t>
      </w:r>
    </w:p>
    <w:p>
      <w:r>
        <w:rPr>
          <w:sz w:val="19"/>
          <w:szCs w:val="19"/>
        </w:rPr>
        <w:t xml:space="preserve">Date:          ____ December 2025</w:t>
      </w:r>
    </w:p>
    <w:p>
      <w:r>
        <w:br w:type="page"/>
      </w:r>
    </w:p>
    <w:p>
      <w:pPr>
        <w:pStyle w:val="Heading1"/>
      </w:pPr>
      <w:r>
        <w:t xml:space="preserve">SCHEDULE 1 — SPECIFICATION (PRODUCTS)</w:t>
      </w:r>
    </w:p>
    <w:p>
      <w:pPr>
        <w:spacing w:after="100"/>
        <w:jc w:val="both"/>
      </w:pPr>
      <w:r>
        <w:t xml:space="preserve">The Products comprise the following composite airframe assemblies for the Customer's CM-7 aircraft, each to be manufactured to the drawing and build standard identified in the Quality Agreement:</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700"/>
        <w:gridCol w:w="1206"/>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Part No.</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Assembly</w:t>
            </w:r>
          </w:p>
        </w:tc>
        <w:tc>
          <w:tcPr>
            <w:tcW w:type="dxa" w:w="3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Material / Process</w:t>
            </w:r>
          </w:p>
        </w:tc>
        <w:tc>
          <w:tcPr>
            <w:tcW w:type="dxa" w:w="12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Controlled item</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CM7-AS-100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Forward fuselage shell (LH/RH)</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IM7/977-3 prepreg, autoclave cure</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CM7-AS-200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Centre wing box upper skin</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IM7/977-3, automated fibre placement</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CM7-AS-210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Centre wing box lower skin</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IM7/977-3, AFP</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CM7-AS-300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Empennage / V-tail assembly</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T800/M21 prepreg, autoclave</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CM7-AS-400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Lift-rotor boom (set of 6)</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Filament-wound tube + co-bonded fittings</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CM7-AS-500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Floor panel assembly</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Nomex honeycomb sandwich</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No</w:t>
            </w:r>
          </w:p>
        </w:tc>
      </w:tr>
    </w:tbl>
    <w:p>
      <w:pPr>
        <w:spacing w:before="100"/>
        <w:jc w:val="both"/>
      </w:pPr>
      <w:r>
        <w:t xml:space="preserve">A "shipset" comprises one of each assembly above. Controlled items may not be substituted without Customer approval under the Change Control Procedure (clause 4.3).</w:t>
      </w:r>
    </w:p>
    <w:p>
      <w:r>
        <w:br w:type="page"/>
      </w:r>
    </w:p>
    <w:p>
      <w:pPr>
        <w:pStyle w:val="Heading1"/>
      </w:pPr>
      <w:r>
        <w:t xml:space="preserve">SCHEDULE 2 — PRICING</w:t>
      </w:r>
    </w:p>
    <w:p>
      <w:pPr>
        <w:spacing w:after="100"/>
        <w:jc w:val="both"/>
      </w:pPr>
      <w:r>
        <w:t xml:space="preserve">Unit prices per shipset (first contract year), exclusive of VAT. Volume discounts apply to cumulative shipsets ordered in a contract year: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406"/>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Annual volume (shipsets)</w:t>
            </w:r>
          </w:p>
        </w:tc>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19"/>
                <w:szCs w:val="19"/>
              </w:rPr>
              <w:t xml:space="preserve">Unit price per shipset (£)</w:t>
            </w:r>
          </w:p>
        </w:tc>
        <w:tc>
          <w:tcPr>
            <w:tcW w:type="dxa" w:w="24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19"/>
                <w:szCs w:val="19"/>
              </w:rPr>
              <w:t xml:space="preserve">Discount</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 – 40</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148,500</w:t>
            </w:r>
          </w:p>
        </w:tc>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w:t>
            </w:r>
          </w:p>
        </w:tc>
      </w:tr>
      <w:tr>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41 – 80</w:t>
            </w:r>
          </w:p>
        </w:tc>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141,075</w:t>
            </w:r>
          </w:p>
        </w:tc>
        <w:tc>
          <w:tcPr>
            <w:tcW w:type="dxa" w:w="2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5%</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81 – 120</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133,650</w:t>
            </w:r>
          </w:p>
        </w:tc>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10%</w:t>
            </w:r>
          </w:p>
        </w:tc>
      </w:tr>
      <w:tr>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121+</w:t>
            </w:r>
          </w:p>
        </w:tc>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126,225</w:t>
            </w:r>
          </w:p>
        </w:tc>
        <w:tc>
          <w:tcPr>
            <w:tcW w:type="dxa" w:w="2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15%</w:t>
            </w:r>
          </w:p>
        </w:tc>
      </w:tr>
    </w:tbl>
    <w:p>
      <w:pPr>
        <w:spacing w:before="100"/>
        <w:jc w:val="both"/>
      </w:pPr>
      <w:r>
        <w:t xml:space="preserve">Non-recurring engineering and tooling charge (NRE): £2,400,000, payable: 40% on signature; 30% on first-article inspection acceptance; 30% on qualification of all Tooling.</w:t>
      </w:r>
    </w:p>
    <w:p>
      <w:pPr>
        <w:spacing w:after="100"/>
        <w:jc w:val="both"/>
      </w:pPr>
      <w:r>
        <w:t xml:space="preserve">Indexation: from the second contract year, unit prices adjust annually by 70% of the change in the ONS Producer Price Index (manufactured products) over the preceding 12 months, capped at ±4% per annum. Cancellation charges on termination for convenience: documented non-cancellable materials and work-in-progress plus 8% of the Charges for cancelled Firm Order shipsets.</w:t>
      </w:r>
    </w:p>
    <w:p>
      <w:r>
        <w:br w:type="page"/>
      </w:r>
    </w:p>
    <w:p>
      <w:pPr>
        <w:pStyle w:val="Heading1"/>
      </w:pPr>
      <w:r>
        <w:t xml:space="preserve">SCHEDULE 3 — SERVICE LEVELS (KPIs)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100"/>
        <w:gridCol w:w="3206"/>
      </w:tblGrid>
      <w:t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KPI</w:t>
            </w:r>
          </w:p>
        </w:tc>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Target</w:t>
            </w:r>
          </w:p>
        </w:tc>
        <w:tc>
          <w:tcPr>
            <w:tcW w:type="dxa" w:w="2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Measurement</w:t>
            </w:r>
          </w:p>
        </w:tc>
        <w:tc>
          <w:tcPr>
            <w:tcW w:type="dxa" w:w="32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Remedy if missed</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On-time-in-full (OTIF)</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 98%</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Rolling 3 months</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Liquidated damages (cl. 7.2)</w:t>
            </w:r>
          </w:p>
        </w:tc>
      </w:tr>
      <w:tr>
        <w:tc>
          <w:tcPr>
            <w:tcW w:type="dxa" w:w="2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First-pass acceptance</w:t>
            </w:r>
          </w:p>
        </w:tc>
        <w:tc>
          <w:tcPr>
            <w:tcW w:type="dxa" w:w="1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 99%</w:t>
            </w:r>
          </w:p>
        </w:tc>
        <w:tc>
          <w:tcPr>
            <w:tcW w:type="dxa" w:w="2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Per delivery</w:t>
            </w:r>
          </w:p>
        </w:tc>
        <w:tc>
          <w:tcPr>
            <w:tcW w:type="dxa" w:w="3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Corrective action plan</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First-article on time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100%</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Per new part</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Escalation to steering group</w:t>
            </w:r>
          </w:p>
        </w:tc>
      </w:tr>
      <w:tr>
        <w:tc>
          <w:tcPr>
            <w:tcW w:type="dxa" w:w="2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Concession rate</w:t>
            </w:r>
          </w:p>
        </w:tc>
        <w:tc>
          <w:tcPr>
            <w:tcW w:type="dxa" w:w="1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 1.0%</w:t>
            </w:r>
          </w:p>
        </w:tc>
        <w:tc>
          <w:tcPr>
            <w:tcW w:type="dxa" w:w="2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Rolling 3 months</w:t>
            </w:r>
          </w:p>
        </w:tc>
        <w:tc>
          <w:tcPr>
            <w:tcW w:type="dxa" w:w="3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Root-cause review</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Response to NCR</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 5 Business Days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Per NCR</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Service credit (£500/day)</w:t>
            </w:r>
          </w:p>
        </w:tc>
      </w:tr>
    </w:tbl>
    <w:p>
      <w:r>
        <w:br w:type="page"/>
      </w:r>
    </w:p>
    <w:p>
      <w:pPr>
        <w:pStyle w:val="Heading1"/>
      </w:pPr>
      <w:r>
        <w:t xml:space="preserve">SCHEDULE 4 — TOOLING</w:t>
      </w:r>
    </w:p>
    <w:p>
      <w:pPr>
        <w:spacing w:after="100"/>
        <w:jc w:val="both"/>
      </w:pPr>
      <w:r>
        <w:t xml:space="preserve">The Tooling listed below shall be designed, procured and qualified by the Supplier and funded through the NRE charge. Title to the Tooling vests in the Customer on payment of the final NRE instalment; the Supplier shall mark and insure the Tooling as Customer property and shall not use it for any third party.</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306"/>
      </w:tblGrid>
      <w:tr>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Tool ID</w:t>
            </w:r>
          </w:p>
        </w:tc>
        <w:tc>
          <w:tcPr>
            <w:tcW w:type="dxa" w:w="4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Description</w:t>
            </w:r>
          </w:p>
        </w:tc>
        <w:tc>
          <w:tcPr>
            <w:tcW w:type="dxa" w:w="33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Associated part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T-100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Forward fuselage layup mould (LH/RH)</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CM7-AS-100</w:t>
            </w:r>
          </w:p>
        </w:tc>
      </w:tr>
      <w:tr>
        <w:tc>
          <w:tcPr>
            <w:tcW w:type="dxa" w:w="1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T-200</w:t>
            </w:r>
          </w:p>
        </w:tc>
        <w:tc>
          <w:tcPr>
            <w:tcW w:type="dxa" w:w="4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Wing box AFP mandrel + cure tool</w:t>
            </w:r>
          </w:p>
        </w:tc>
        <w:tc>
          <w:tcPr>
            <w:tcW w:type="dxa" w:w="33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CM7-AS-200/210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T-300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V-tail bonding jig</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CM7-AS-300</w:t>
            </w:r>
          </w:p>
        </w:tc>
      </w:tr>
      <w:tr>
        <w:tc>
          <w:tcPr>
            <w:tcW w:type="dxa" w:w="1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T-400</w:t>
            </w:r>
          </w:p>
        </w:tc>
        <w:tc>
          <w:tcPr>
            <w:tcW w:type="dxa" w:w="4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Boom filament-winding mandrel set</w:t>
            </w:r>
          </w:p>
        </w:tc>
        <w:tc>
          <w:tcPr>
            <w:tcW w:type="dxa" w:w="33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CM7-AS-400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T-900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Master gauge / CMM fixture set</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All assemblies</w:t>
            </w:r>
          </w:p>
        </w:tc>
      </w:tr>
    </w:tbl>
    <w:p>
      <w:r>
        <w:br w:type="page"/>
      </w:r>
    </w:p>
    <w:p>
      <w:pPr>
        <w:pStyle w:val="Heading1"/>
      </w:pPr>
      <w:r>
        <w:t xml:space="preserve">SCHEDULE 5 — FORECASTING, FIRM ORDERS AND CAPACITY</w:t>
      </w:r>
    </w:p>
    <w:p>
      <w:pPr>
        <w:spacing w:after="100"/>
        <w:jc w:val="both"/>
      </w:pPr>
      <w:r>
        <w:t xml:space="preserve">The Customer shall issue a rolling 12-month Forecast by the fifth Business Day of each month. The binding windows are: Months 1–3 Firm Order (binding); Months 4–6 materials-binding; Months 7–12 planning only (clause 5).</w:t>
      </w:r>
    </w:p>
    <w:p>
      <w:pPr>
        <w:spacing w:after="100"/>
        <w:jc w:val="both"/>
      </w:pPr>
      <w:r>
        <w:t xml:space="preserve">Committed capacity and minimum commitment: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6"/>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Contract year</w:t>
            </w:r>
          </w:p>
        </w:tc>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Customer minimum commitment</w:t>
            </w:r>
          </w:p>
        </w:tc>
        <w:tc>
          <w:tcPr>
            <w:tcW w:type="dxa" w:w="34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Supplier committed capacity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Year 1</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60 shipsets</w:t>
            </w:r>
          </w:p>
        </w:tc>
        <w:tc>
          <w:tcPr>
            <w:tcW w:type="dxa" w:w="34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Up to 84 shipsets</w:t>
            </w:r>
          </w:p>
        </w:tc>
      </w:tr>
      <w:tr>
        <w:tc>
          <w:tcPr>
            <w:tcW w:type="dxa" w:w="26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Year 2</w:t>
            </w:r>
          </w:p>
        </w:tc>
        <w:tc>
          <w:tcPr>
            <w:tcW w:type="dxa" w:w="3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84 shipsets</w:t>
            </w:r>
          </w:p>
        </w:tc>
        <w:tc>
          <w:tcPr>
            <w:tcW w:type="dxa" w:w="3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Up to 120 shipsets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Year 3</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108 shipsets</w:t>
            </w:r>
          </w:p>
        </w:tc>
        <w:tc>
          <w:tcPr>
            <w:tcW w:type="dxa" w:w="34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Up to 144 shipsets</w:t>
            </w:r>
          </w:p>
        </w:tc>
      </w:tr>
      <w:tr>
        <w:tc>
          <w:tcPr>
            <w:tcW w:type="dxa" w:w="26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Years 4–5</w:t>
            </w:r>
          </w:p>
        </w:tc>
        <w:tc>
          <w:tcPr>
            <w:tcW w:type="dxa" w:w="3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By annual agreement</w:t>
            </w:r>
          </w:p>
        </w:tc>
        <w:tc>
          <w:tcPr>
            <w:tcW w:type="dxa" w:w="3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Up to 168 shipsets</w:t>
            </w:r>
          </w:p>
        </w:tc>
      </w:tr>
    </w:tbl>
    <w:p>
      <w:pPr>
        <w:spacing w:before="100"/>
        <w:jc w:val="both"/>
      </w:pPr>
      <w:r>
        <w:t xml:space="preserve">Long-lead buffer stock (clause 11.1): IM7/977-3 prepreg and T800/M21 — minimum 4 weeks' production cover, reviewed quarterly.</w:t>
      </w:r>
    </w:p>
    <w:p>
      <w:r>
        <w:br w:type="page"/>
      </w:r>
    </w:p>
    <w:p>
      <w:pPr>
        <w:pStyle w:val="Heading1"/>
      </w:pPr>
      <w:r>
        <w:t xml:space="preserve">SCHEDULE 6 — CHANGE CONTROL PROCEDURE</w:t>
      </w:r>
    </w:p>
    <w:p>
      <w:pPr>
        <w:pStyle w:val="ListParagraph"/>
        <w:numPr>
          <w:ilvl w:val="1"/>
          <w:numId w:val="2"/>
        </w:numPr>
        <w:spacing w:after="80"/>
        <w:jc w:val="both"/>
      </w:pPr>
      <w:r>
        <w:t xml:space="preserve">Either Party may request a change to the Products, the Specification or this Agreement by submitting a change request describing the change and the reasons for it.</w:t>
      </w:r>
    </w:p>
    <w:p>
      <w:pPr>
        <w:pStyle w:val="ListParagraph"/>
        <w:numPr>
          <w:ilvl w:val="1"/>
          <w:numId w:val="2"/>
        </w:numPr>
        <w:spacing w:after="80"/>
        <w:jc w:val="both"/>
      </w:pPr>
      <w:r>
        <w:t xml:space="preserve">Within ten (10) Business Days of receipt, the Supplier shall submit a change impact assessment setting out the effect of the change on the Specification, the Charges, the delivery schedule, the Tooling and airworthiness compliance.</w:t>
      </w:r>
    </w:p>
    <w:p>
      <w:pPr>
        <w:pStyle w:val="ListParagraph"/>
        <w:numPr>
          <w:ilvl w:val="1"/>
          <w:numId w:val="2"/>
        </w:numPr>
        <w:spacing w:after="80"/>
        <w:jc w:val="both"/>
      </w:pPr>
      <w:r>
        <w:t xml:space="preserve">No change shall take effect until a change note has been signed by an authorised representative of each Party. Pending agreement, the Parties shall continue to perform under the unchanged Agreement.</w:t>
      </w:r>
    </w:p>
    <w:p>
      <w:pPr>
        <w:pStyle w:val="ListParagraph"/>
        <w:numPr>
          <w:ilvl w:val="1"/>
          <w:numId w:val="2"/>
        </w:numPr>
        <w:spacing w:after="80"/>
        <w:jc w:val="both"/>
      </w:pPr>
      <w:r>
        <w:t xml:space="preserve">Emergency changes required for flight safety or airworthiness may be implemented immediately on the Customer's written direction, with cost and schedule impacts resolved promptly thereafter.</w:t>
      </w:r>
    </w:p>
    <w:p>
      <w:r>
        <w:br w:type="page"/>
      </w:r>
    </w:p>
    <w:p>
      <w:pPr>
        <w:pStyle w:val="Heading1"/>
      </w:pPr>
      <w:r>
        <w:t xml:space="preserve">SCHEDULE 7 — DATA PROCESSING TERMS</w:t>
      </w:r>
    </w:p>
    <w:p>
      <w:pPr>
        <w:spacing w:after="100"/>
        <w:jc w:val="both"/>
      </w:pPr>
      <w:r>
        <w:t xml:space="preserve">Where the Supplier processes personal data on behalf of the Customer, it shall do so only on the Customer's documented instructions; ensure persons authorised to process the data are under confidentiality obligations; implement appropriate technical and organisational measures; assist the Customer with data-subject requests and security obligations; and delete or return the data on termination. The subject matter is limited to contact details of personnel administering this Agreement; the duration is the Term; the nature is administration of the supply relationship.</w:t>
      </w:r>
    </w:p>
    <w:p>
      <w:r>
        <w:br w:type="page"/>
      </w:r>
    </w:p>
    <w:p>
      <w:pPr>
        <w:pStyle w:val="Heading1"/>
      </w:pPr>
      <w:r>
        <w:t xml:space="preserve">SCHEDULE 8 — DISPUTE ESCALATION AND MEDIATION</w:t>
      </w:r>
    </w:p>
    <w:p>
      <w:pPr>
        <w:pStyle w:val="ListParagraph"/>
        <w:numPr>
          <w:ilvl w:val="1"/>
          <w:numId w:val="2"/>
        </w:numPr>
        <w:spacing w:after="80"/>
        <w:jc w:val="both"/>
      </w:pPr>
      <w:r>
        <w:t xml:space="preserve">Any dispute shall first be referred to the Parties' nominated programme managers, who shall meet within five (5) Business Days to seek resolution.</w:t>
      </w:r>
    </w:p>
    <w:p>
      <w:pPr>
        <w:pStyle w:val="ListParagraph"/>
        <w:numPr>
          <w:ilvl w:val="1"/>
          <w:numId w:val="2"/>
        </w:numPr>
        <w:spacing w:after="80"/>
        <w:jc w:val="both"/>
      </w:pPr>
      <w:r>
        <w:t xml:space="preserve">If not resolved within ten (10) Business Days, the dispute shall be escalated to a director of each Party (for the Supplier, the Operations Director; for the Customer, the Chief Operating Officer).</w:t>
      </w:r>
    </w:p>
    <w:p>
      <w:pPr>
        <w:pStyle w:val="ListParagraph"/>
        <w:numPr>
          <w:ilvl w:val="1"/>
          <w:numId w:val="2"/>
        </w:numPr>
        <w:spacing w:after="80"/>
        <w:jc w:val="both"/>
      </w:pPr>
      <w:r>
        <w:t xml:space="preserve">If the dispute is not resolved within a further fifteen (15) Business Days, the Parties shall attempt to settle it by mediation under the CEDR Model Mediation Procedure before commencing court proceedings, save that nothing shall prevent a Party from seeking interim or injunctive relief.</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2026-06-25T23:16:58.237Z</dcterms:created>
  <dcterms:modified xsi:type="dcterms:W3CDTF">2026-06-25T23:16:58.238Z</dcterms:modified>
</cp:coreProperties>
</file>

<file path=docProps/custom.xml><?xml version="1.0" encoding="utf-8"?>
<Properties xmlns="http://schemas.openxmlformats.org/officeDocument/2006/custom-properties" xmlns:vt="http://schemas.openxmlformats.org/officeDocument/2006/docPropsVTypes"/>
</file>