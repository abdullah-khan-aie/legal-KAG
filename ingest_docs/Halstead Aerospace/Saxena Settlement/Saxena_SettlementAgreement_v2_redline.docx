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rPr>
        <w:t>SETTLEMENT AGREEMENT</w:t>
      </w:r>
    </w:p>
    <w:p>
      <w:pPr>
        <w:spacing w:after="40" w:before="0"/>
        <w:jc w:val="center"/>
      </w:pPr>
      <w:r>
        <w:rPr>
          <w:b w:val="0"/>
          <w:i/>
        </w:rPr>
        <w:t>(under section 203 of the Employment Rights Act 1996)</w:t>
      </w:r>
    </w:p>
    <w:p>
      <w:pPr>
        <w:spacing w:after="160" w:before="0"/>
        <w:jc w:val="center"/>
      </w:pPr>
      <w:r>
        <w:rPr>
          <w:b w:val="0"/>
          <w:i/>
          <w:sz w:val="18"/>
        </w:rPr>
        <w:t>DRAFT v2 — showing tracked changes proposed by Drummond Hale LLP, 18 February 2025</w:t>
      </w:r>
    </w:p>
    <w:p>
      <w:pPr>
        <w:spacing w:after="200" w:before="0"/>
        <w:jc w:val="center"/>
      </w:pPr>
      <w:r>
        <w:rPr>
          <w:b w:val="0"/>
          <w:i w:val="0"/>
        </w:rPr>
        <w:t>DATED 2025</w:t>
      </w:r>
    </w:p>
    <w:p>
      <w:pPr>
        <w:spacing w:after="80" w:before="0"/>
      </w:pPr>
      <w:r>
        <w:rPr>
          <w:b/>
          <w:i w:val="0"/>
        </w:rPr>
        <w:t>PARTIES</w:t>
      </w:r>
    </w:p>
    <w:p>
      <w:pPr>
        <w:spacing w:after="80"/>
        <w:ind w:left="907" w:hanging="454"/>
        <w:jc w:val="both"/>
      </w:pPr>
      <w:r>
        <w:t>(1)</w:t>
        <w:tab/>
        <w:t>HALSTEAD AEROSPACE LIMITED (registered number 04417823) whose registered office is at Athena Park, Ridgeway Road, Bristol BS16 1QY (the "Company"); and</w:t>
      </w:r>
    </w:p>
    <w:p>
      <w:pPr>
        <w:spacing w:after="80"/>
        <w:ind w:left="907" w:hanging="454"/>
        <w:jc w:val="both"/>
      </w:pPr>
      <w:r>
        <w:t>(2)</w:t>
        <w:tab/>
        <w:t>DR PRIYA SAXENA of 14 Elmridge Close, Bristol BS9 3PT (the "Employee").</w:t>
      </w:r>
    </w:p>
    <w:p>
      <w:pPr>
        <w:spacing w:before="120" w:after="100"/>
      </w:pPr>
      <w:r>
        <w:rPr>
          <w:b/>
          <w:sz w:val="23"/>
        </w:rPr>
        <w:t>RECITALS</w:t>
      </w:r>
    </w:p>
    <w:p>
      <w:pPr>
        <w:spacing w:after="80"/>
        <w:ind w:left="907" w:hanging="454"/>
        <w:jc w:val="both"/>
      </w:pPr>
      <w:r>
        <w:t>(A)</w:t>
        <w:tab/>
        <w:t>The Employee has been employed by the Company as Director of Quality. Her employment will terminate on the Termination Date (as defined below).</w:t>
      </w:r>
    </w:p>
    <w:p>
      <w:pPr>
        <w:spacing w:after="80"/>
        <w:ind w:left="907" w:hanging="454"/>
        <w:jc w:val="both"/>
      </w:pPr>
      <w:r>
        <w:t>(B)</w:t>
        <w:tab/>
        <w:t>The Employee has raised a grievance and has intimated claims against the Company. This Agreement records the terms on which the parties have agreed to settle those matters and to terminate the Employee's employment.</w:t>
      </w:r>
    </w:p>
    <w:p>
      <w:pPr>
        <w:spacing w:after="80"/>
        <w:ind w:left="907" w:hanging="454"/>
        <w:jc w:val="both"/>
      </w:pPr>
      <w:r>
        <w:t>(C)</w:t>
        <w:tab/>
        <w:t>The conditions regulating settlement agreements under the relevant statutes (set out in clause 11) are intended to be and are satisfied.</w:t>
      </w:r>
    </w:p>
    <w:p>
      <w:pPr>
        <w:spacing w:before="180" w:after="80"/>
      </w:pPr>
      <w:r>
        <w:rPr>
          <w:b/>
        </w:rPr>
        <w:t>1.</w:t>
      </w:r>
      <w:r>
        <w:rPr>
          <w:b/>
        </w:rPr>
        <w:tab/>
        <w:t>DEFINITIONS</w:t>
      </w:r>
    </w:p>
    <w:p>
      <w:pPr>
        <w:spacing w:after="120"/>
        <w:ind w:left="624" w:hanging="624"/>
        <w:jc w:val="both"/>
      </w:pPr>
      <w:r>
        <w:t>1.1</w:t>
        <w:tab/>
      </w:r>
      <w:r>
        <w:t>"Termination Date" means 28 February 2025, being the date on which the Employee's employment with the Company terminates by mutual agreement. "Adviser" means Ms Olivia Marsh of Drummond Hale LLP. "Claims" means the claims and potential claims listed in clause 5. "Tax" means income tax and employee National Insurance contributions.</w:t>
      </w:r>
    </w:p>
    <w:p>
      <w:pPr>
        <w:spacing w:before="180" w:after="80"/>
      </w:pPr>
      <w:r>
        <w:rPr>
          <w:b/>
        </w:rPr>
        <w:t>2.</w:t>
      </w:r>
      <w:r>
        <w:rPr>
          <w:b/>
        </w:rPr>
        <w:tab/>
        <w:t>TERMINATION OF EMPLOYMENT</w:t>
      </w:r>
    </w:p>
    <w:p>
      <w:pPr>
        <w:spacing w:after="120"/>
        <w:ind w:left="624" w:hanging="624"/>
        <w:jc w:val="both"/>
      </w:pPr>
      <w:r>
        <w:t>2.1</w:t>
        <w:tab/>
      </w:r>
      <w:r>
        <w:t>The Employee's employment with the Company terminates by mutual agreement on the Termination Date. The Employee resigns with effect from the Termination Date from her office as a director of any Group Company and from all other offices held.</w:t>
      </w:r>
    </w:p>
    <w:p>
      <w:pPr>
        <w:spacing w:after="120"/>
        <w:ind w:left="624" w:hanging="624"/>
        <w:jc w:val="both"/>
      </w:pPr>
      <w:r>
        <w:t>2.2</w:t>
        <w:tab/>
      </w:r>
      <w:r>
        <w:t>The Company will pay the Employee her basic salary and contractual benefits up to the Termination Date in the usual way, subject to deductions for Tax.</w:t>
      </w:r>
    </w:p>
    <w:p>
      <w:pPr>
        <w:spacing w:after="120"/>
        <w:ind w:left="624" w:hanging="624"/>
        <w:jc w:val="both"/>
      </w:pPr>
      <w:r>
        <w:t>2.3</w:t>
        <w:tab/>
      </w:r>
      <w:r>
        <w:t>The Company will pay the Employee in respect of accrued but untaken holiday up to the Termination Date, subject to deductions for Tax.</w:t>
      </w:r>
    </w:p>
    <w:p>
      <w:pPr>
        <w:spacing w:before="180" w:after="80"/>
      </w:pPr>
      <w:r>
        <w:rPr>
          <w:b/>
        </w:rPr>
        <w:t>3.</w:t>
      </w:r>
      <w:r>
        <w:rPr>
          <w:b/>
        </w:rPr>
        <w:tab/>
        <w:t>PAYMENT IN LIEU OF NOTICE</w:t>
      </w:r>
    </w:p>
    <w:p>
      <w:pPr>
        <w:spacing w:after="120"/>
        <w:ind w:left="624" w:hanging="624"/>
        <w:jc w:val="both"/>
      </w:pPr>
      <w:r>
        <w:t>3.1</w:t>
        <w:tab/>
      </w:r>
      <w:r>
        <w:t>In accordance with clause 7.2 of the Employee's service agreement, the Company will pay the Employee a payment in lieu of her six months' notice equal to £71,000 (gross), being six months' basic salary, subject to deductions for Tax. This payment will be made within 28 days of the later of the Termination Date and the date on which the Company receives this Agreement signed by the Employee and the Adviser's certificate.</w:t>
      </w:r>
    </w:p>
    <w:p>
      <w:pPr>
        <w:spacing w:before="180" w:after="80"/>
      </w:pPr>
      <w:r>
        <w:rPr>
          <w:b/>
        </w:rPr>
        <w:t>4.</w:t>
      </w:r>
      <w:r>
        <w:rPr>
          <w:b/>
        </w:rPr>
        <w:tab/>
        <w:t>SETTLEMENT PAYMENT</w:t>
      </w:r>
    </w:p>
    <w:p>
      <w:pPr>
        <w:spacing w:after="120"/>
        <w:ind w:left="624" w:hanging="624"/>
        <w:jc w:val="both"/>
      </w:pPr>
      <w:r>
        <w:t>4.1</w:t>
        <w:tab/>
        <w:t xml:space="preserve">In full and final settlement of the Claims, and without admission of liability, the Company will pay the Employee an ex gratia compensation payment of </w:t>
      </w:r>
      <w:del w:id="1001" w:author="Olivia Marsh" w:date="2025-02-18T16:40:00Z">
        <w:r>
          <w:delText xml:space="preserve">£95,000</w:delText>
        </w:r>
      </w:del>
      <w:ins w:id="1002" w:author="Olivia Marsh" w:date="2025-02-18T16:40:00Z">
        <w:r>
          <w:t xml:space="preserve">£130,000</w:t>
        </w:r>
      </w:ins>
      <w:r>
        <w:t xml:space="preserve"> (the "Settlement Payment").</w:t>
      </w:r>
    </w:p>
    <w:p>
      <w:pPr>
        <w:spacing w:after="120"/>
        <w:ind w:left="624" w:hanging="624"/>
        <w:jc w:val="both"/>
      </w:pPr>
      <w:r>
        <w:t>4.2</w:t>
        <w:tab/>
      </w:r>
      <w:r>
        <w:t>The parties understand that the first £30,000 of the Settlement Payment may be paid without deduction of Tax under sections 401 to 403 of the Income Tax (Earnings and Pensions) Act 2003, and the balance will be paid subject to deduction of income tax at the basic rate, with any further Tax being the Employee's responsibility under clause 6.</w:t>
      </w:r>
    </w:p>
    <w:p>
      <w:pPr>
        <w:spacing w:after="120"/>
        <w:ind w:left="624" w:hanging="624"/>
        <w:jc w:val="both"/>
      </w:pPr>
      <w:r>
        <w:t>4.3</w:t>
        <w:tab/>
      </w:r>
      <w:r>
        <w:t>The Settlement Payment will be made within 28 days of the later of the Termination Date and the date on which the Company receives this Agreement signed by the Employee together with the Adviser's certificate.</w:t>
      </w:r>
    </w:p>
    <w:p>
      <w:pPr>
        <w:spacing w:before="180" w:after="80"/>
      </w:pPr>
      <w:r>
        <w:rPr>
          <w:b/>
        </w:rPr>
        <w:t>5.</w:t>
      </w:r>
      <w:r>
        <w:rPr>
          <w:b/>
        </w:rPr>
        <w:tab/>
        <w:t>SETTLEMENT OF CLAIMS</w:t>
      </w:r>
    </w:p>
    <w:p>
      <w:pPr>
        <w:spacing w:after="120"/>
        <w:ind w:left="624" w:hanging="624"/>
        <w:jc w:val="both"/>
      </w:pPr>
      <w:r>
        <w:t>5.1</w:t>
        <w:tab/>
      </w:r>
      <w:r>
        <w:t>The terms of this Agreement are in full and final settlement of the following claims, which the Employee agrees not to pursue against the Company or any Group Company, namely all claims for:</w:t>
      </w:r>
    </w:p>
    <w:p>
      <w:pPr>
        <w:spacing w:after="80"/>
        <w:ind w:left="907" w:hanging="454"/>
        <w:jc w:val="both"/>
      </w:pPr>
      <w:r>
        <w:t>(a)</w:t>
        <w:tab/>
        <w:t>unfair dismissal under the Employment Rights Act 1996, including automatically unfair dismissal under section 103A (protected disclosure);</w:t>
      </w:r>
    </w:p>
    <w:p>
      <w:pPr>
        <w:spacing w:after="80"/>
        <w:ind w:left="907" w:hanging="454"/>
        <w:jc w:val="both"/>
      </w:pPr>
      <w:r>
        <w:t>(b)</w:t>
        <w:tab/>
        <w:t>detriment on the ground of having made a protected disclosure under section 47B of the Employment Rights Act 1996;</w:t>
      </w:r>
    </w:p>
    <w:p>
      <w:pPr>
        <w:spacing w:after="80"/>
        <w:ind w:left="907" w:hanging="454"/>
        <w:jc w:val="both"/>
      </w:pPr>
      <w:r>
        <w:t>(c)</w:t>
        <w:tab/>
        <w:t>a redundancy payment, whether statutory or contractual;</w:t>
      </w:r>
    </w:p>
    <w:p>
      <w:pPr>
        <w:spacing w:after="80"/>
        <w:ind w:left="907" w:hanging="454"/>
        <w:jc w:val="both"/>
      </w:pPr>
      <w:r>
        <w:t>(d)</w:t>
        <w:tab/>
        <w:t>wrongful dismissal or breach of contract, including in relation to notice;</w:t>
      </w:r>
    </w:p>
    <w:p>
      <w:pPr>
        <w:spacing w:after="80"/>
        <w:ind w:left="907" w:hanging="454"/>
        <w:jc w:val="both"/>
      </w:pPr>
      <w:r>
        <w:t>(e)</w:t>
        <w:tab/>
        <w:t>unlawful deduction from wages;</w:t>
      </w:r>
    </w:p>
    <w:p>
      <w:pPr>
        <w:spacing w:after="80"/>
        <w:ind w:left="907" w:hanging="454"/>
        <w:jc w:val="both"/>
      </w:pPr>
      <w:r>
        <w:t>(f)</w:t>
        <w:tab/>
        <w:t>discrimination, harassment or victimisation under the Equality Act 2010;</w:t>
      </w:r>
    </w:p>
    <w:p>
      <w:pPr>
        <w:spacing w:after="80"/>
        <w:ind w:left="907" w:hanging="454"/>
        <w:jc w:val="both"/>
      </w:pPr>
      <w:r>
        <w:t>(g)</w:t>
        <w:tab/>
        <w:t>any claim in relation to holiday pay under the Working Time Regulations 1998;</w:t>
      </w:r>
    </w:p>
    <w:p>
      <w:pPr>
        <w:spacing w:after="120"/>
        <w:ind w:left="624" w:hanging="624"/>
        <w:jc w:val="both"/>
      </w:pPr>
      <w:r>
        <w:t>5.2</w:t>
        <w:tab/>
      </w:r>
      <w:r>
        <w:t>The waiver in clause 5.1 does not apply to: (a) any claim to enforce this Agreement; (b) any claim in respect of accrued pension rights; (c) any claim for personal injury of which the Employee is not and could not reasonably be aware at the date of this Agreement; and (d) any claim arising after the date of this Agreement.</w:t>
      </w:r>
    </w:p>
    <w:p>
      <w:pPr>
        <w:spacing w:before="180" w:after="80"/>
      </w:pPr>
      <w:r>
        <w:rPr>
          <w:b/>
        </w:rPr>
        <w:t>6.</w:t>
      </w:r>
      <w:r>
        <w:rPr>
          <w:b/>
        </w:rPr>
        <w:tab/>
        <w:t>TAX</w:t>
      </w:r>
    </w:p>
    <w:p>
      <w:pPr>
        <w:spacing w:after="120"/>
        <w:ind w:left="624" w:hanging="624"/>
        <w:jc w:val="both"/>
      </w:pPr>
      <w:r>
        <w:t>6.1</w:t>
        <w:tab/>
      </w:r>
      <w:r>
        <w:t>The Employee will be responsible for and will indemnify the Company against any further income tax or employee National Insurance contributions (but not employer National Insurance contributions, interest or penalties arising from the Company's delay or default) found to be due in respect of the payments under this Agreement.</w:t>
      </w:r>
    </w:p>
    <w:p>
      <w:pPr>
        <w:spacing w:before="180" w:after="80"/>
      </w:pPr>
      <w:r>
        <w:rPr>
          <w:b/>
        </w:rPr>
        <w:t>7.</w:t>
      </w:r>
      <w:r>
        <w:rPr>
          <w:b/>
        </w:rPr>
        <w:tab/>
        <w:t>PROTECTED DISCLOSURES PRESERVED</w:t>
      </w:r>
    </w:p>
    <w:p>
      <w:pPr>
        <w:spacing w:after="120"/>
        <w:ind w:left="624" w:hanging="624"/>
        <w:jc w:val="both"/>
      </w:pPr>
      <w:r>
        <w:t>7.1</w:t>
        <w:tab/>
      </w:r>
      <w:r>
        <w:t>Nothing in this Agreement precludes the Employee from making a protected disclosure under Part IVA of the Employment Rights Act 1996, from reporting a criminal offence, or from making any disclosure required by law, including any report or communication to the Civil Aviation Authority or any other regulator. The confidentiality and non-derogatory obligations in clauses 8 and 9 are subject to this clause.</w:t>
      </w:r>
    </w:p>
    <w:p>
      <w:pPr>
        <w:spacing w:before="180" w:after="80"/>
      </w:pPr>
      <w:r>
        <w:rPr>
          <w:b/>
        </w:rPr>
        <w:t>8.</w:t>
      </w:r>
      <w:r>
        <w:rPr>
          <w:b/>
        </w:rPr>
        <w:tab/>
        <w:t>CONFIDENTIALITY</w:t>
      </w:r>
    </w:p>
    <w:p>
      <w:pPr>
        <w:spacing w:after="120"/>
        <w:ind w:left="624" w:hanging="624"/>
        <w:jc w:val="both"/>
      </w:pPr>
      <w:r>
        <w:t>8.1</w:t>
        <w:tab/>
      </w:r>
      <w:r>
        <w:t>Subject to clause 7, the Employee and the Company will keep confidential the existence and terms of this Agreement and the circumstances of the termination, save that the Employee may disclose them to her immediate family, professional advisers and HMRC, and the Company may disclose them to those of its officers and advisers who need to know.</w:t>
      </w:r>
    </w:p>
    <w:p>
      <w:pPr>
        <w:spacing w:before="180" w:after="80"/>
      </w:pPr>
      <w:r>
        <w:rPr>
          <w:b/>
        </w:rPr>
        <w:t>9.</w:t>
      </w:r>
      <w:r>
        <w:rPr>
          <w:b/>
        </w:rPr>
        <w:tab/>
        <w:t>NON-DEROGATORY STATEMENTS</w:t>
      </w:r>
    </w:p>
    <w:p>
      <w:pPr>
        <w:spacing w:after="120"/>
        <w:ind w:left="624" w:hanging="624"/>
        <w:jc w:val="both"/>
      </w:pPr>
      <w:r>
        <w:t>9.1</w:t>
        <w:tab/>
      </w:r>
      <w:r>
        <w:t>Subject to clause 7, neither party will make or publish any derogatory or disparaging statement about the other. The Company will procure that its directors and HR team observe this obligation.</w:t>
      </w:r>
    </w:p>
    <w:p>
      <w:pPr>
        <w:spacing w:before="180" w:after="80"/>
      </w:pPr>
      <w:r>
        <w:rPr>
          <w:b/>
        </w:rPr>
        <w:t>10.</w:t>
      </w:r>
      <w:r>
        <w:rPr>
          <w:b/>
        </w:rPr>
        <w:tab/>
        <w:t>REFERENCE AND ANNOUNCEMENT</w:t>
      </w:r>
    </w:p>
    <w:p>
      <w:pPr>
        <w:spacing w:after="120"/>
        <w:ind w:left="624" w:hanging="624"/>
        <w:jc w:val="both"/>
      </w:pPr>
      <w:r>
        <w:t>10.1</w:t>
        <w:tab/>
      </w:r>
      <w:r>
        <w:t>The Company will, on request from any prospective employer of the Employee, provide a reference in the agreed form set out in the Schedule, and will not depart from it save where required by law or regulation.</w:t>
      </w:r>
    </w:p>
    <w:p>
      <w:pPr>
        <w:spacing w:after="120"/>
        <w:ind w:left="624" w:hanging="624"/>
        <w:jc w:val="both"/>
      </w:pPr>
      <w:r>
        <w:t>10.2</w:t>
        <w:tab/>
      </w:r>
      <w:r>
        <w:t>The parties have agreed the form of internal and external announcement of the Employee's departure, which will state that she is leaving to pursue other interests and will thank her for her contribution.</w:t>
      </w:r>
    </w:p>
    <w:p>
      <w:pPr>
        <w:spacing w:before="180" w:after="80"/>
      </w:pPr>
      <w:r>
        <w:rPr>
          <w:b/>
        </w:rPr>
        <w:t>11.</w:t>
      </w:r>
      <w:r>
        <w:rPr>
          <w:b/>
        </w:rPr>
        <w:tab/>
        <w:t>INDEPENDENT ADVICE</w:t>
      </w:r>
    </w:p>
    <w:p>
      <w:pPr>
        <w:spacing w:after="120"/>
        <w:ind w:left="624" w:hanging="624"/>
        <w:jc w:val="both"/>
      </w:pPr>
      <w:r>
        <w:t>11.1</w:t>
        <w:tab/>
      </w:r>
      <w:r>
        <w:t>The Employee confirms that she has received independent advice from the Adviser, a relevant independent adviser within the meaning of the relevant statutes, as to the terms and effect of this Agreement and in particular its effect on her ability to pursue the Claims before an employment tribunal.</w:t>
      </w:r>
    </w:p>
    <w:p>
      <w:pPr>
        <w:spacing w:after="120"/>
        <w:ind w:left="624" w:hanging="624"/>
        <w:jc w:val="both"/>
      </w:pPr>
      <w:r>
        <w:t>11.2</w:t>
        <w:tab/>
      </w:r>
      <w:r>
        <w:t>The Adviser will sign the certificate annexed to this Agreement. The Company will contribute towards the Employee's legal fees the sum of PLACEHOLDER plus VAT, payable directly to the Adviser's firm within 28 days of receipt of an invoice addressed to the Employee but marked payable by the Company.</w:t>
      </w:r>
    </w:p>
    <w:p>
      <w:pPr>
        <w:spacing w:after="120"/>
        <w:ind w:left="624" w:hanging="624"/>
        <w:jc w:val="both"/>
      </w:pPr>
      <w:r>
        <w:t>11.3</w:t>
        <w:tab/>
      </w:r>
      <w:r>
        <w:t>The Employee warrants that the conditions regulating settlement agreements are satisfied in relation to this Agreement.</w:t>
      </w:r>
    </w:p>
    <w:p>
      <w:pPr>
        <w:spacing w:before="180" w:after="80"/>
      </w:pPr>
      <w:r>
        <w:rPr>
          <w:b/>
        </w:rPr>
        <w:t>12.</w:t>
      </w:r>
      <w:r>
        <w:rPr>
          <w:b/>
        </w:rPr>
        <w:tab/>
        <w:t>ENTIRE AGREEMENT</w:t>
      </w:r>
    </w:p>
    <w:p>
      <w:pPr>
        <w:spacing w:after="120"/>
        <w:ind w:left="624" w:hanging="624"/>
        <w:jc w:val="both"/>
      </w:pPr>
      <w:r>
        <w:t>12.1</w:t>
        <w:tab/>
      </w:r>
      <w:r>
        <w:t>This Agreement and the documents referred to in it constitute the entire agreement between the parties and supersede all prior discussions and arrangements, save that nothing limits any party's liability for fraud.</w:t>
      </w:r>
    </w:p>
    <w:p>
      <w:pPr>
        <w:spacing w:before="180" w:after="80"/>
      </w:pPr>
      <w:r>
        <w:rPr>
          <w:b/>
        </w:rPr>
        <w:t>13.</w:t>
      </w:r>
      <w:r>
        <w:rPr>
          <w:b/>
        </w:rPr>
        <w:tab/>
        <w:t>THIRD PARTY RIGHTS</w:t>
      </w:r>
    </w:p>
    <w:p>
      <w:pPr>
        <w:spacing w:after="120"/>
        <w:ind w:left="624" w:hanging="624"/>
        <w:jc w:val="both"/>
      </w:pPr>
      <w:r>
        <w:t>13.1</w:t>
        <w:tab/>
      </w:r>
      <w:r>
        <w:t>Each Group Company may enforce the terms of this Agreement, subject to the provisions of the Contracts (Rights of Third Parties) Act 1999. No other person has any right to enforce any term of this Agreement.</w:t>
      </w:r>
    </w:p>
    <w:p>
      <w:pPr>
        <w:spacing w:before="180" w:after="80"/>
      </w:pPr>
      <w:r>
        <w:rPr>
          <w:b/>
        </w:rPr>
        <w:t>14.</w:t>
      </w:r>
      <w:r>
        <w:rPr>
          <w:b/>
        </w:rPr>
        <w:tab/>
        <w:t>GOVERNING LAW AND JURISDICTION</w:t>
      </w:r>
    </w:p>
    <w:p>
      <w:pPr>
        <w:spacing w:after="120"/>
        <w:ind w:left="624" w:hanging="624"/>
        <w:jc w:val="both"/>
      </w:pPr>
      <w:r>
        <w:t>14.1</w:t>
        <w:tab/>
      </w:r>
      <w:r>
        <w:t>This Agreement and any dispute arising out of it are governed by the law of England and Wales, and the parties submit to the exclusive jurisdiction of the courts and tribunals of England and Wales.</w:t>
      </w:r>
    </w:p>
    <w:p>
      <w:pPr>
        <w:spacing w:after="120"/>
        <w:jc w:val="both"/>
      </w:pPr>
      <w:r>
        <w:t xml:space="preserve">Amendment to clause 11.2 (legal fee contribution): </w:t>
      </w:r>
      <w:del w:id="1003" w:author="Olivia Marsh" w:date="2025-02-18T16:40:00Z">
        <w:r>
          <w:delText xml:space="preserve">£500</w:delText>
        </w:r>
      </w:del>
      <w:ins w:id="1004" w:author="Olivia Marsh" w:date="2025-02-18T16:40:00Z">
        <w:r>
          <w:t xml:space="preserve">£750</w:t>
        </w:r>
      </w:ins>
      <w:r>
        <w:t xml:space="preserve"> plus VAT.</w:t>
      </w:r>
    </w:p>
    <w:p>
      <w:pPr>
        <w:spacing w:after="200" w:before="0"/>
      </w:pPr>
    </w:p>
    <w:p>
      <w:pPr>
        <w:spacing w:after="240" w:before="0"/>
      </w:pPr>
      <w:r>
        <w:rPr>
          <w:b w:val="0"/>
          <w:i/>
        </w:rPr>
        <w:t>IN WITNESS of which this Agreement has been entered into on the date stated at the beginning.</w:t>
      </w:r>
    </w:p>
    <w:tbl>
      <w:tblPr>
        <w:tblStyle w:val="TableGrid"/>
        <w:tblW w:type="auto" w:w="0"/>
        <w:tblLook w:firstColumn="1" w:firstRow="1" w:lastColumn="0" w:lastRow="0" w:noHBand="0" w:noVBand="1" w:val="04A0"/>
      </w:tblPr>
      <w:tblGrid>
        <w:gridCol w:w="4759"/>
        <w:gridCol w:w="4759"/>
      </w:tblGrid>
      <w:tr>
        <w:tc>
          <w:tcPr>
            <w:tcW w:type="dxa" w:w="4535"/>
          </w:tcPr>
          <w:p>
            <w:r/>
            <w:r>
              <w:rPr>
                <w:sz w:val="20"/>
              </w:rPr>
              <w:t>SIGNED by</w:t>
              <w:br/>
              <w:t>DR PRIYA SAXENA</w:t>
            </w:r>
          </w:p>
        </w:tc>
        <w:tc>
          <w:tcPr>
            <w:tcW w:type="dxa" w:w="4535"/>
          </w:tcPr>
          <w:p>
            <w:r/>
            <w:r>
              <w:rPr>
                <w:sz w:val="20"/>
              </w:rPr>
              <w:t>SIGNED for and on behalf of</w:t>
              <w:br/>
              <w:t>HALSTEAD AEROSPACE LIMITED</w:t>
            </w:r>
          </w:p>
        </w:tc>
      </w:tr>
      <w:tr>
        <w:tc>
          <w:tcPr>
            <w:tcW w:type="dxa" w:w="4535"/>
          </w:tcPr>
          <w:p>
            <w:r/>
            <w:r>
              <w:rPr>
                <w:sz w:val="20"/>
              </w:rPr>
              <w:br/>
              <w:br/>
              <w:t>.............................</w:t>
              <w:br/>
              <w:t>Dr Priya Saxena</w:t>
              <w:br/>
              <w:t>Date:</w:t>
            </w:r>
          </w:p>
        </w:tc>
        <w:tc>
          <w:tcPr>
            <w:tcW w:type="dxa" w:w="4535"/>
          </w:tcPr>
          <w:p>
            <w:r/>
            <w:r>
              <w:rPr>
                <w:sz w:val="20"/>
              </w:rPr>
              <w:br/>
              <w:br/>
              <w:t>.............................</w:t>
              <w:br/>
              <w:t>Robert Falconer</w:t>
              <w:br/>
              <w:t>Chief Executive Officer</w:t>
              <w:br/>
              <w:t>Date:</w:t>
            </w:r>
          </w:p>
        </w:tc>
      </w:tr>
    </w:tbl>
    <w:p>
      <w:pPr>
        <w:spacing w:after="160" w:before="0"/>
      </w:pPr>
    </w:p>
    <w:p>
      <w:pPr>
        <w:spacing w:before="120" w:after="100"/>
      </w:pPr>
      <w:r>
        <w:rPr>
          <w:b/>
          <w:sz w:val="23"/>
        </w:rPr>
        <w:t>ADVISER'S CERTIFICATE</w:t>
      </w:r>
    </w:p>
    <w:p>
      <w:pPr>
        <w:spacing w:after="200" w:before="0"/>
        <w:jc w:val="both"/>
      </w:pPr>
      <w:r>
        <w:rPr>
          <w:b w:val="0"/>
          <w:i w:val="0"/>
        </w:rPr>
        <w:t>I, Olivia Marsh of Drummond Hale LLP, 41 Corn Street, Bristol BS1 1HT, confirm that I have advised Dr Priya Saxena on the terms and effect of this Agreement and in particular its effect on her ability to pursue her rights before an employment tribunal. I confirm that I am a relevant independent adviser, that there is in force a policy of insurance covering the risk of a claim by the Employee in respect of this advice, and that I am not acting for the Company.</w:t>
      </w:r>
    </w:p>
    <w:tbl>
      <w:tblPr>
        <w:tblStyle w:val="TableGrid"/>
        <w:tblW w:type="auto" w:w="0"/>
        <w:tblLook w:firstColumn="1" w:firstRow="1" w:lastColumn="0" w:lastRow="0" w:noHBand="0" w:noVBand="1" w:val="04A0"/>
      </w:tblPr>
      <w:tblGrid>
        <w:gridCol w:w="9518"/>
      </w:tblGrid>
      <w:tr>
        <w:tc>
          <w:tcPr>
            <w:tcW w:type="dxa" w:w="9071"/>
          </w:tcPr>
          <w:p>
            <w:r/>
            <w:r>
              <w:rPr>
                <w:sz w:val="20"/>
              </w:rPr>
              <w:t>Signed: ............................   Olivia Marsh, Partner, Drummond Hale LLP   Date: ..............</w:t>
            </w:r>
          </w:p>
        </w:tc>
      </w:tr>
    </w:tbl>
    <w:p>
      <w:pPr>
        <w:spacing w:after="160" w:before="0"/>
      </w:pPr>
    </w:p>
    <w:p>
      <w:pPr>
        <w:spacing w:before="120" w:after="100"/>
      </w:pPr>
      <w:r>
        <w:rPr>
          <w:b/>
          <w:sz w:val="23"/>
        </w:rPr>
        <w:t>SCHEDULE — AGREED FORM OF REFERENCE</w:t>
      </w:r>
    </w:p>
    <w:p>
      <w:pPr>
        <w:spacing w:after="80" w:before="0"/>
      </w:pPr>
      <w:r>
        <w:rPr>
          <w:b w:val="0"/>
          <w:i/>
        </w:rPr>
        <w:t>To whom it may concern</w:t>
      </w:r>
    </w:p>
    <w:p>
      <w:pPr>
        <w:spacing w:after="200" w:before="0"/>
        <w:jc w:val="both"/>
      </w:pPr>
      <w:r>
        <w:rPr>
          <w:b w:val="0"/>
          <w:i w:val="0"/>
        </w:rPr>
        <w:t>Dr Priya Saxena was employed by Halstead Aerospace Limited as Director of Quality from 1 April 2019 to 28 February 2025. In that role she held responsibility for the Company's quality management system and AS9100 certification. Dr Saxena discharged her responsibilities conscientiously and professionally. She left the Company by mutual agreement to pursue other opportunities. We would be happy to provide further information on specific points if required, and this reference is given in good faith and without legal liability.</w:t>
      </w:r>
    </w:p>
    <w:p>
      <w:pPr>
        <w:spacing w:after="120"/>
        <w:jc w:val="both"/>
      </w:pPr>
      <w:ins w:id="1005" w:author="Olivia Marsh" w:date="2025-02-18T16:40:00Z">
        <w:r>
          <w:t xml:space="preserve">Additional benefit agreed in negotiation: the Company will in addition provide the Employee with outplacement support to a value of £4,000 plus VAT through a provider of the Company's choosing, and will pay the cost directly.</w:t>
        </w:r>
      </w:ins>
    </w:p>
    <w:sectPr w:rsidR="00FC693F" w:rsidRPr="0006063C" w:rsidSect="00034616">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