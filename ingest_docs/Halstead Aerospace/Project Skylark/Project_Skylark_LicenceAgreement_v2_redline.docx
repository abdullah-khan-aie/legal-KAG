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PATENT AND TECHNOLOGY LICENCE AGREEMENT – DRAFT V2 (REDLINE)</w:t>
      </w:r>
    </w:p>
    <w:p>
      <w:pPr>
        <w:jc w:val="center"/>
      </w:pPr>
      <w:r>
        <w:rPr>
          <w:b w:val="0"/>
          <w:i/>
        </w:rPr>
        <w:t>Halstead Aerospace Limited / Caldera Mobility Systems plc — Project Skylark</w:t>
      </w:r>
    </w:p>
    <w:p>
      <w:pPr>
        <w:jc w:val="center"/>
      </w:pPr>
      <w:r>
        <w:rPr>
          <w:b w:val="0"/>
          <w:i/>
          <w:sz w:val="18"/>
        </w:rPr>
        <w:t>Marked to show changes by Pemberton Rowe LLP on 2024-10-22.</w:t>
      </w:r>
    </w:p>
    <w:p/>
    <w:p>
      <w:r>
        <w:rPr>
          <w:b w:val="0"/>
          <w:i/>
          <w:sz w:val="20"/>
        </w:rPr>
        <w:t>This redline shows the negotiated changes to the financial and liability provisions. Unchanged clauses are omitted for brevity and remain as set out in the agreed form.</w:t>
      </w:r>
    </w:p>
    <w:p/>
    <w:p>
      <w:r>
        <w:rPr>
          <w:b/>
          <w:sz w:val="26"/>
        </w:rPr>
        <w:t>4.</w:t>
        <w:tab/>
        <w:t>FINANCIAL PROVISIONS (marked extract)</w:t>
      </w:r>
    </w:p>
    <w:p>
      <w:r>
        <w:rPr>
          <w:sz w:val="22"/>
          <w:rFonts w:ascii="Calibri" w:hAnsi="Calibri"/>
        </w:rPr>
        <w:t xml:space="preserve">4.1	Upfront Fee. In consideration of the grant under clause 2, the Licensee shall pay to the Licensor a non-refundable upfront licence fee of £</w:t>
      </w:r>
      <w:del w:id="2001" w:author="Pemberton Rowe LLP" w:date="2024-10-22T11:00:00Z">
        <w:r>
          <w:rPr>
            <w:sz w:val="22"/>
            <w:rFonts w:ascii="Calibri" w:hAnsi="Calibri"/>
          </w:rPr>
          <w:delText xml:space="preserve">5,000,000 (five million pounds)</w:delText>
        </w:r>
      </w:del>
      <w:ins w:id="2002" w:author="Pemberton Rowe LLP" w:date="2024-10-22T11:00:00Z">
        <w:r>
          <w:rPr>
            <w:sz w:val="22"/>
            <w:rFonts w:ascii="Calibri" w:hAnsi="Calibri"/>
          </w:rPr>
          <w:t xml:space="preserve">4,500,000 (four million five hundred thousand pounds)</w:t>
        </w:r>
      </w:ins>
      <w:r>
        <w:rPr>
          <w:sz w:val="22"/>
          <w:rFonts w:ascii="Calibri" w:hAnsi="Calibri"/>
        </w:rPr>
        <w:t xml:space="preserve">, payable within 10 Business Days of the Effective Date.</w:t>
      </w:r>
    </w:p>
    <w:p>
      <w:r>
        <w:rPr>
          <w:sz w:val="22"/>
          <w:rFonts w:ascii="Calibri" w:hAnsi="Calibri"/>
        </w:rPr>
        <w:t xml:space="preserve">4.2	Running Royalty. The Licensee shall pay a running royalty of 4.5% of Net Sales of Licensed Products, reducing to 3.0% of Net Sales once cumulative running royalties first exceed £</w:t>
      </w:r>
      <w:del w:id="2003" w:author="Pemberton Rowe LLP" w:date="2024-10-22T11:00:00Z">
        <w:r>
          <w:rPr>
            <w:sz w:val="22"/>
            <w:rFonts w:ascii="Calibri" w:hAnsi="Calibri"/>
          </w:rPr>
          <w:delText xml:space="preserve">15,000,000</w:delText>
        </w:r>
      </w:del>
      <w:ins w:id="2004" w:author="Pemberton Rowe LLP" w:date="2024-10-22T11:00:00Z">
        <w:r>
          <w:rPr>
            <w:sz w:val="22"/>
            <w:rFonts w:ascii="Calibri" w:hAnsi="Calibri"/>
          </w:rPr>
          <w:t xml:space="preserve">12,000,000</w:t>
        </w:r>
      </w:ins>
      <w:r>
        <w:rPr>
          <w:sz w:val="22"/>
          <w:rFonts w:ascii="Calibri" w:hAnsi="Calibri"/>
        </w:rPr>
        <w:t xml:space="preserve">.</w:t>
      </w:r>
    </w:p>
    <w:p>
      <w:r>
        <w:rPr>
          <w:sz w:val="22"/>
          <w:rFonts w:ascii="Calibri" w:hAnsi="Calibri"/>
        </w:rPr>
        <w:t xml:space="preserve">4.3	Milestone Payments. £1,500,000 on type certification; £2,000,000 on first commercial delivery.</w:t>
      </w:r>
    </w:p>
    <w:p>
      <w:r>
        <w:rPr>
          <w:sz w:val="22"/>
          <w:rFonts w:ascii="Calibri" w:hAnsi="Calibri"/>
        </w:rPr>
        <w:t xml:space="preserve">4.4	Annual Minimum Royalty. From the third anniversary of the Effective Date, the Licensee shall pay a minimum royalty of £</w:t>
      </w:r>
      <w:del w:id="2005" w:author="Pemberton Rowe LLP" w:date="2024-10-22T11:00:00Z">
        <w:r>
          <w:rPr>
            <w:sz w:val="22"/>
            <w:rFonts w:ascii="Calibri" w:hAnsi="Calibri"/>
          </w:rPr>
          <w:delText xml:space="preserve">1,000,000</w:delText>
        </w:r>
      </w:del>
      <w:ins w:id="2006" w:author="Pemberton Rowe LLP" w:date="2024-10-22T11:00:00Z">
        <w:r>
          <w:rPr>
            <w:sz w:val="22"/>
            <w:rFonts w:ascii="Calibri" w:hAnsi="Calibri"/>
          </w:rPr>
          <w:t xml:space="preserve">750,000</w:t>
        </w:r>
      </w:ins>
      <w:r>
        <w:rPr>
          <w:sz w:val="22"/>
          <w:rFonts w:ascii="Calibri" w:hAnsi="Calibri"/>
        </w:rPr>
        <w:t xml:space="preserve"> per year, creditable against running royalties actually paid in that year.</w:t>
      </w:r>
    </w:p>
    <w:p>
      <w:r>
        <w:rPr>
          <w:b/>
          <w:sz w:val="26"/>
        </w:rPr>
        <w:t>7.</w:t>
        <w:tab/>
        <w:t>WARRANTIES (marked extract)</w:t>
      </w:r>
    </w:p>
    <w:p>
      <w:r>
        <w:rPr>
          <w:sz w:val="22"/>
          <w:rFonts w:ascii="Calibri" w:hAnsi="Calibri"/>
        </w:rPr>
        <w:t xml:space="preserve">Schedule 4, paragraph 5: </w:t>
      </w:r>
      <w:r>
        <w:rPr>
          <w:sz w:val="22"/>
          <w:rFonts w:ascii="Calibri" w:hAnsi="Calibri"/>
        </w:rPr>
        <w:t xml:space="preserve">The use of the Licensed Technology within the Field of Use does not infringe the Intellectual Property Rights of any third party.</w:t>
      </w:r>
    </w:p>
    <w:p>
      <w:r>
        <w:rPr>
          <w:b/>
          <w:sz w:val="26"/>
        </w:rPr>
        <w:t>10.</w:t>
        <w:tab/>
        <w:t>LIMITATION OF LIABILITY (marked extract)</w:t>
      </w:r>
    </w:p>
    <w:p>
      <w:r>
        <w:rPr>
          <w:sz w:val="22"/>
          <w:rFonts w:ascii="Calibri" w:hAnsi="Calibri"/>
        </w:rPr>
        <w:t xml:space="preserve">10.2	Subject to clause 10.1 and clause 8.3, the total aggregate liability of each Party in respect of any 12-month period shall not exceed the total of the upfront fee and the running royalties paid or payable in the preceding 12 months, and shall in no event exceed £</w:t>
      </w:r>
      <w:del w:id="2007" w:author="Pemberton Rowe LLP" w:date="2024-10-22T11:00:00Z">
        <w:r>
          <w:rPr>
            <w:sz w:val="22"/>
            <w:rFonts w:ascii="Calibri" w:hAnsi="Calibri"/>
          </w:rPr>
          <w:delText xml:space="preserve">10,000,000</w:delText>
        </w:r>
      </w:del>
      <w:ins w:id="2008" w:author="Pemberton Rowe LLP" w:date="2024-10-22T11:00:00Z">
        <w:r>
          <w:rPr>
            <w:sz w:val="22"/>
            <w:rFonts w:ascii="Calibri" w:hAnsi="Calibri"/>
          </w:rPr>
          <w:t xml:space="preserve">6,000,000</w:t>
        </w:r>
      </w:ins>
      <w:r>
        <w:rPr>
          <w:sz w:val="22"/>
          <w:rFonts w:ascii="Calibri" w:hAnsi="Calibri"/>
        </w:rPr>
        <w:t xml:space="preserve"> in aggregate.</w:t>
      </w:r>
    </w:p>
    <w:p/>
    <w:p>
      <w:r>
        <w:rPr>
          <w:b/>
          <w:sz w:val="26"/>
        </w:rPr>
        <w:t>DRAFTING NOTE</w:t>
      </w:r>
    </w:p>
    <w:p>
      <w:r>
        <w:rPr>
          <w:b w:val="0"/>
          <w:i/>
          <w:sz w:val="20"/>
        </w:rPr>
        <w:t>Pemberton Rowe (for Caldera): the upfront fee, royalty step-down threshold, annual minimum and overall liability cap have been reduced to reflect the commercial position discussed on the call of 18 October. We remain to agree the warranty qualifications.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Whitfield Carter LLP is a limited liability partnership registered in England and Wales (OC418562). Authorised and regulated by the Solicitors Regulation Authority.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