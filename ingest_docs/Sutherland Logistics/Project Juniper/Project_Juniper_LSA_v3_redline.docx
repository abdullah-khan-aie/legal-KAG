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2"/>
          <w:szCs w:val="22"/>
        </w:rPr>
        <w:t xml:space="preserve">DATED 1 JUNE 2026</w:t>
      </w:r>
    </w:p>
    <w:p>
      <w:pPr>
        <w:spacing w:after="240" w:before="1200"/>
        <w:jc w:val="center"/>
      </w:pPr>
      <w:r>
        <w:rPr>
          <w:b/>
          <w:bCs/>
          <w:sz w:val="24"/>
          <w:szCs w:val="24"/>
        </w:rPr>
        <w:t xml:space="preserve">(1)  SUTHERLAND LOGISTICS LIMITED</w:t>
      </w:r>
    </w:p>
    <w:p>
      <w:pPr>
        <w:spacing w:after="240"/>
        <w:jc w:val="center"/>
      </w:pPr>
      <w:r>
        <w:rPr>
          <w:i/>
          <w:iCs/>
          <w:sz w:val="22"/>
          <w:szCs w:val="22"/>
        </w:rPr>
        <w:t xml:space="preserve">- and -</w:t>
      </w:r>
    </w:p>
    <w:p>
      <w:pPr>
        <w:spacing w:after="1000"/>
        <w:jc w:val="center"/>
      </w:pPr>
      <w:r>
        <w:rPr>
          <w:b/>
          <w:bCs/>
          <w:sz w:val="24"/>
          <w:szCs w:val="24"/>
        </w:rPr>
        <w:t xml:space="preserve">(2)  WEXBOURNE RETAIL GROUP LIMITED</w:t>
      </w:r>
    </w:p>
    <w:p>
      <w:pPr>
        <w:pBdr>
          <w:top w:val="single" w:color="1F3864" w:sz="6" w:space="6"/>
        </w:pBdr>
        <w:spacing w:after="120"/>
        <w:jc w:val="center"/>
      </w:pPr>
      <w:r>
        <w:rPr>
          <w:b/>
          <w:bCs/>
          <w:sz w:val="36"/>
          <w:szCs w:val="36"/>
        </w:rPr>
        <w:t xml:space="preserve">LOGISTICS SERVICES AGREEMENT</w:t>
      </w:r>
    </w:p>
    <w:p>
      <w:pPr>
        <w:pBdr>
          <w:bottom w:val="single" w:color="1F3864" w:sz="6" w:space="6"/>
        </w:pBdr>
        <w:spacing w:after="120"/>
        <w:jc w:val="center"/>
      </w:pPr>
      <w:r>
        <w:rPr>
          <w:i/>
          <w:iCs/>
          <w:sz w:val="22"/>
          <w:szCs w:val="22"/>
        </w:rPr>
        <w:t xml:space="preserve">relating to warehousing, fulfilment and distribution services</w:t>
      </w:r>
    </w:p>
    <w:p>
      <w:pPr>
        <w:spacing w:before="1600"/>
        <w:jc w:val="center"/>
      </w:pPr>
      <w:r>
        <w:rPr>
          <w:b/>
          <w:bCs/>
          <w:sz w:val="22"/>
          <w:szCs w:val="22"/>
        </w:rPr>
        <w:t xml:space="preserve">Whitfield Carter LLP</w:t>
      </w:r>
    </w:p>
    <w:p>
      <w:pPr>
        <w:jc w:val="center"/>
      </w:pPr>
      <w:r>
        <w:rPr>
          <w:sz w:val="20"/>
          <w:szCs w:val="20"/>
        </w:rPr>
        <w:t xml:space="preserve">22 Bishopsgate, London EC2N 4BQ</w:t>
      </w:r>
    </w:p>
    <w:p>
      <w:pPr>
        <w:jc w:val="center"/>
      </w:pPr>
      <w:r>
        <w:rPr>
          <w:sz w:val="20"/>
          <w:szCs w:val="20"/>
        </w:rPr>
        <w:t xml:space="preserve">Ref: SW/JO/JUN/WC-00137</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This Agreement is made on 1 June 2026</w:t>
      </w:r>
    </w:p>
    <w:p>
      <w:pPr>
        <w:spacing w:after="120"/>
      </w:pPr>
      <w:r>
        <w:rPr>
          <w:b/>
          <w:bCs/>
        </w:rPr>
        <w:t xml:space="preserve">PARTIES</w:t>
      </w:r>
    </w:p>
    <w:p>
      <w:pPr>
        <w:tabs>
          <w:tab w:val="left" w:pos="680"/>
        </w:tabs>
        <w:spacing w:after="120"/>
        <w:ind w:left="680" w:hanging="680"/>
      </w:pPr>
      <w:r>
        <w:t>(1)	SUTHERLAND LOGISTICS LIMITED, a company incorporated in England and Wales with registered number 03928146 whose registered office is at Sutherland House, Hartford Distribution Park, Coleshill, Birmingham B46 1AA (the "Provider"); and</w:t>
      </w:r>
    </w:p>
    <w:p>
      <w:pPr>
        <w:tabs>
          <w:tab w:val="left" w:pos="680"/>
        </w:tabs>
        <w:spacing w:after="120"/>
        <w:ind w:left="680" w:hanging="680"/>
      </w:pPr>
      <w:r>
        <w:t>(2)	WEXBOURNE RETAIL GROUP LIMITED, a company incorporated in England and Wales with registered number 11204873 whose registered office is at Wexbourne House, 120 Holborn, London EC1N 2TD (the "Customer"),</w:t>
      </w:r>
    </w:p>
    <w:p>
      <w:pPr>
        <w:spacing w:after="120"/>
      </w:pPr>
      <w:r>
        <w:t xml:space="preserve">each a "Party" and together the "Parties".</w:t>
      </w:r>
    </w:p>
    <w:p>
      <w:pPr>
        <w:spacing w:after="120"/>
      </w:pPr>
      <w:r>
        <w:rPr>
          <w:b/>
          <w:bCs/>
        </w:rPr>
        <w:t xml:space="preserve">BACKGROUND</w:t>
      </w:r>
    </w:p>
    <w:p>
      <w:pPr>
        <w:tabs>
          <w:tab w:val="left" w:pos="680"/>
        </w:tabs>
        <w:spacing w:after="120"/>
        <w:ind w:left="680" w:hanging="680"/>
      </w:pPr>
      <w:r>
        <w:t>(A)	The Customer is a multi-channel retailer of homeware, soft furnishings and seasonal goods which requires national warehousing, order-fulfilment and distribution services to support its retail store estate and e-commerce operations.</w:t>
      </w:r>
    </w:p>
    <w:p>
      <w:pPr>
        <w:tabs>
          <w:tab w:val="left" w:pos="680"/>
        </w:tabs>
        <w:spacing w:after="120"/>
        <w:ind w:left="680" w:hanging="680"/>
      </w:pPr>
      <w:r>
        <w:t>(B)	The Provider operates contract logistics, warehousing and distribution facilities in the United Kingdom and has represented to the Customer that it has the experience, resources, systems and personnel to provide the Services to the standards required by the Customer.</w:t>
      </w:r>
    </w:p>
    <w:p>
      <w:pPr>
        <w:tabs>
          <w:tab w:val="left" w:pos="680"/>
        </w:tabs>
        <w:spacing w:after="120"/>
        <w:ind w:left="680" w:hanging="680"/>
      </w:pPr>
      <w:r>
        <w:t>(C)	Following a competitive tender, the Customer has selected the Provider to provide the Services and the Parties have agreed to enter into this Agreement on the terms and conditions set out below.</w:t>
      </w:r>
    </w:p>
    <w:p>
      <w:pPr>
        <w:tabs>
          <w:tab w:val="left" w:pos="680"/>
        </w:tabs>
        <w:spacing w:after="120"/>
        <w:ind w:left="680" w:hanging="680"/>
      </w:pPr>
      <w:r>
        <w:t>(D)	This Agreement sets out the framework under which the Provider will provide, and the Customer will receive, the Services, together with the Statement of Work and Service Level Agreement appended as Schedules.</w:t>
      </w:r>
    </w:p>
    <w:p>
      <w:pPr>
        <w:spacing w:after="120" w:before="120"/>
      </w:pPr>
      <w:r>
        <w:rPr>
          <w:b/>
          <w:bCs/>
        </w:rPr>
        <w:t xml:space="preserve">IT IS AGREED as follows:</w:t>
      </w:r>
    </w:p>
    <w:p>
      <w:pPr>
        <w:pStyle w:val="Heading1"/>
      </w:pPr>
      <w:r>
        <w:t xml:space="preserve">1.  Definitions and Interpretation</w:t>
      </w:r>
    </w:p>
    <w:p>
      <w:pPr>
        <w:tabs>
          <w:tab w:val="left" w:pos="680"/>
        </w:tabs>
        <w:spacing w:after="120"/>
        <w:ind w:left="680" w:hanging="680"/>
      </w:pPr>
      <w:r>
        <w:t>1.1	In this Agreement, unless the context otherwise requires, the following definitions apply:</w:t>
      </w:r>
    </w:p>
    <w:p>
      <w:pPr>
        <w:spacing w:after="120"/>
        <w:ind w:left="680" w:hanging="680"/>
      </w:pPr>
      <w:r>
        <w:rPr>
          <w:b/>
          <w:bCs/>
        </w:rPr>
        <w:t xml:space="preserve">"Affiliate"</w:t>
      </w:r>
      <w:r>
        <w:t xml:space="preserve"> means, in relation to a Party, any entity that directly or indirectly Controls, is Controlled by, or is under common Control with, that Party;</w:t>
      </w:r>
    </w:p>
    <w:p>
      <w:pPr>
        <w:spacing w:after="120"/>
        <w:ind w:left="680" w:hanging="680"/>
      </w:pPr>
      <w:r>
        <w:rPr>
          <w:b/>
          <w:bCs/>
        </w:rPr>
        <w:t xml:space="preserve">"Business Day"</w:t>
      </w:r>
      <w:r>
        <w:t xml:space="preserve"> means a day other than a Saturday, Sunday or public holiday in England when banks in London are open for business;</w:t>
      </w:r>
    </w:p>
    <w:p>
      <w:pPr>
        <w:spacing w:after="120"/>
        <w:ind w:left="680" w:hanging="680"/>
      </w:pPr>
      <w:r>
        <w:rPr>
          <w:b/>
          <w:bCs/>
        </w:rPr>
        <w:t xml:space="preserve">"Charges"</w:t>
      </w:r>
      <w:r>
        <w:t xml:space="preserve"> means the charges payable by the Customer for the Services as set out in Schedule 3 (Charges and Pricing), as adjusted in accordance with clause 9;</w:t>
      </w:r>
    </w:p>
    <w:p>
      <w:pPr>
        <w:spacing w:after="120"/>
        <w:ind w:left="680" w:hanging="680"/>
      </w:pPr>
      <w:r>
        <w:rPr>
          <w:b/>
          <w:bCs/>
        </w:rPr>
        <w:t xml:space="preserve">"Commencement Date"</w:t>
      </w:r>
      <w:r>
        <w:t xml:space="preserve"> means 1 June 2026;</w:t>
      </w:r>
    </w:p>
    <w:p>
      <w:pPr>
        <w:spacing w:after="120"/>
        <w:ind w:left="680" w:hanging="680"/>
      </w:pPr>
      <w:r>
        <w:rPr>
          <w:b/>
          <w:bCs/>
        </w:rPr>
        <w:t xml:space="preserve">"Confidential Information"</w:t>
      </w:r>
      <w:r>
        <w:t xml:space="preserve"> means all information (in any form) disclosed by or on behalf of one Party to the other that is marked as confidential or which ought reasonably to be regarded as confidential, including the terms of this Agreement, the Charges, business plans, customer data, forecasts and Inventory data;</w:t>
      </w:r>
    </w:p>
    <w:p>
      <w:pPr>
        <w:spacing w:after="120"/>
        <w:ind w:left="680" w:hanging="680"/>
      </w:pPr>
      <w:r>
        <w:rPr>
          <w:b/>
          <w:bCs/>
        </w:rPr>
        <w:t xml:space="preserve">"Control"</w:t>
      </w:r>
      <w:r>
        <w:t xml:space="preserve"> has the meaning given in section 1124 of the Corporation Tax Act 2010;</w:t>
      </w:r>
    </w:p>
    <w:p>
      <w:pPr>
        <w:spacing w:after="120"/>
        <w:ind w:left="680" w:hanging="680"/>
      </w:pPr>
      <w:r>
        <w:rPr>
          <w:b/>
          <w:bCs/>
        </w:rPr>
        <w:t xml:space="preserve">"Customer Data"</w:t>
      </w:r>
      <w:r>
        <w:t xml:space="preserve"> means all data, records and information relating to the Customer, its customers, Inventory and Orders that is provided to or generated by the Provider in connection with the Services;</w:t>
      </w:r>
    </w:p>
    <w:p>
      <w:pPr>
        <w:spacing w:after="120"/>
        <w:ind w:left="680" w:hanging="680"/>
      </w:pPr>
      <w:r>
        <w:rPr>
          <w:b/>
          <w:bCs/>
        </w:rPr>
        <w:t xml:space="preserve">"Force Majeure Event"</w:t>
      </w:r>
      <w:r>
        <w:t xml:space="preserve"> means any event beyond the reasonable control of a Party as further described in clause 19;</w:t>
      </w:r>
    </w:p>
    <w:p>
      <w:pPr>
        <w:spacing w:after="120"/>
        <w:ind w:left="680" w:hanging="680"/>
      </w:pPr>
      <w:r>
        <w:rPr>
          <w:b/>
          <w:bCs/>
        </w:rPr>
        <w:t xml:space="preserve">"Goods"</w:t>
      </w:r>
      <w:r>
        <w:t xml:space="preserve"> means the products owned by the Customer (or its customers) that are to be received, stored, handled, picked, packed and distributed by the Provider under this Agreement;</w:t>
      </w:r>
    </w:p>
    <w:p>
      <w:pPr>
        <w:spacing w:after="120"/>
        <w:ind w:left="680" w:hanging="680"/>
      </w:pPr>
      <w:r>
        <w:rPr>
          <w:b/>
          <w:bCs/>
        </w:rPr>
        <w:t xml:space="preserve">"Implementation Plan"</w:t>
      </w:r>
      <w:r>
        <w:t xml:space="preserve"> means the mobilisation and transition plan set out in Part B of Schedule 2 (Statement of Work);</w:t>
      </w:r>
    </w:p>
    <w:p>
      <w:pPr>
        <w:spacing w:after="120"/>
        <w:ind w:left="680" w:hanging="680"/>
      </w:pPr>
      <w:r>
        <w:rPr>
          <w:b/>
          <w:bCs/>
        </w:rPr>
        <w:t xml:space="preserve">"Initial Term"</w:t>
      </w:r>
      <w:r>
        <w:t xml:space="preserve"> means the period of four (4) years from the Commencement Date;</w:t>
      </w:r>
    </w:p>
    <w:p>
      <w:pPr>
        <w:spacing w:after="120"/>
        <w:ind w:left="680" w:hanging="680"/>
      </w:pPr>
      <w:r>
        <w:rPr>
          <w:b/>
          <w:bCs/>
        </w:rPr>
        <w:t xml:space="preserve">"Inventory"</w:t>
      </w:r>
      <w:r>
        <w:t xml:space="preserve"> means the Goods held by the Provider on behalf of the Customer from time to time;</w:t>
      </w:r>
    </w:p>
    <w:p>
      <w:pPr>
        <w:spacing w:after="120"/>
        <w:ind w:left="680" w:hanging="680"/>
      </w:pPr>
      <w:r>
        <w:rPr>
          <w:b/>
          <w:bCs/>
        </w:rPr>
        <w:t xml:space="preserve">"KPIs"</w:t>
      </w:r>
      <w:r>
        <w:t xml:space="preserve"> means the key performance indicators and service levels set out in Schedule 4 (Service Level Agreement);</w:t>
      </w:r>
    </w:p>
    <w:p>
      <w:pPr>
        <w:spacing w:after="120"/>
        <w:ind w:left="680" w:hanging="680"/>
      </w:pPr>
      <w:r>
        <w:rPr>
          <w:b/>
          <w:bCs/>
        </w:rPr>
        <w:t xml:space="preserve">"Order"</w:t>
      </w:r>
      <w:r>
        <w:t xml:space="preserve"> means an instruction from the Customer (or its nominated systems) to the Provider to pick, pack and despatch Goods to a specified delivery point;</w:t>
      </w:r>
    </w:p>
    <w:p>
      <w:pPr>
        <w:spacing w:after="120"/>
        <w:ind w:left="680" w:hanging="680"/>
      </w:pPr>
      <w:r>
        <w:rPr>
          <w:b/>
          <w:bCs/>
        </w:rPr>
        <w:t xml:space="preserve">"OTIF"</w:t>
      </w:r>
      <w:r>
        <w:t xml:space="preserve"> means "on time and in full", being the proportion of Order lines despatched complete and within the despatch window, measured in accordance with Schedule 4;</w:t>
      </w:r>
    </w:p>
    <w:p>
      <w:pPr>
        <w:spacing w:after="120"/>
        <w:ind w:left="680" w:hanging="680"/>
      </w:pPr>
      <w:r>
        <w:rPr>
          <w:b/>
          <w:bCs/>
        </w:rPr>
        <w:t xml:space="preserve">"Service Credits"</w:t>
      </w:r>
      <w:r>
        <w:t xml:space="preserve"> means the credits payable by the Provider to the Customer for failure to meet the KPIs, calculated in accordance with Schedule 4;</w:t>
      </w:r>
    </w:p>
    <w:p>
      <w:pPr>
        <w:spacing w:after="120"/>
        <w:ind w:left="680" w:hanging="680"/>
      </w:pPr>
      <w:r>
        <w:rPr>
          <w:b/>
          <w:bCs/>
        </w:rPr>
        <w:t xml:space="preserve">"Services"</w:t>
      </w:r>
      <w:r>
        <w:t xml:space="preserve"> means the warehousing, inbound goods-in, storage, inventory management, order fulfilment, returns processing, value-added and distribution services to be provided by the Provider as described in Schedule 2 (Statement of Work);</w:t>
      </w:r>
    </w:p>
    <w:p>
      <w:pPr>
        <w:spacing w:after="120"/>
        <w:ind w:left="680" w:hanging="680"/>
      </w:pPr>
      <w:r>
        <w:rPr>
          <w:b/>
          <w:bCs/>
        </w:rPr>
        <w:t xml:space="preserve">"VAT"</w:t>
      </w:r>
      <w:r>
        <w:t xml:space="preserve"> means value added tax chargeable under the Value Added Tax Act 1994;</w:t>
      </w:r>
    </w:p>
    <w:p>
      <w:pPr>
        <w:spacing w:after="120"/>
        <w:ind w:left="680" w:hanging="680"/>
      </w:pPr>
      <w:r>
        <w:rPr>
          <w:b/>
          <w:bCs/>
        </w:rPr>
        <w:t xml:space="preserve">"Warehouse"</w:t>
      </w:r>
      <w:r>
        <w:t xml:space="preserve"> means the Provider's distribution facility at Hartford Distribution Park, Coleshill, Birmingham B46 1AA, together with any further facility agreed in writing under clause 4.6.</w:t>
      </w:r>
    </w:p>
    <w:p>
      <w:pPr>
        <w:tabs>
          <w:tab w:val="left" w:pos="680"/>
        </w:tabs>
        <w:spacing w:after="120"/>
        <w:ind w:left="680" w:hanging="680"/>
      </w:pPr>
      <w:r>
        <w:t>1.2	Clause, schedule and paragraph headings shall not affect the interpretation of this Agreement.</w:t>
      </w:r>
    </w:p>
    <w:p>
      <w:pPr>
        <w:tabs>
          <w:tab w:val="left" w:pos="680"/>
        </w:tabs>
        <w:spacing w:after="120"/>
        <w:ind w:left="680" w:hanging="680"/>
      </w:pPr>
      <w:r>
        <w:t>1.3	A reference to a statute or statutory provision is a reference to it as amended, extended or re-enacted from time to time, and includes all subordinate legislation made under it.</w:t>
      </w:r>
    </w:p>
    <w:p>
      <w:pPr>
        <w:tabs>
          <w:tab w:val="left" w:pos="680"/>
        </w:tabs>
        <w:spacing w:after="120"/>
        <w:ind w:left="680" w:hanging="680"/>
      </w:pPr>
      <w:r>
        <w:t>1.4	Any words following the terms "including", "include", "in particular" or any similar expression shall be construed as illustrative and shall not limit the sense of the words preceding those terms.</w:t>
      </w:r>
    </w:p>
    <w:p>
      <w:pPr>
        <w:tabs>
          <w:tab w:val="left" w:pos="680"/>
        </w:tabs>
        <w:spacing w:after="120"/>
        <w:ind w:left="680" w:hanging="680"/>
      </w:pPr>
      <w:r>
        <w:t>1.5	In the event of any conflict between the clauses of this Agreement and any Schedule, the clauses shall prevail, save that Schedule 4 (Service Level Agreement) shall prevail in respect of the measurement of service performance and Service Credits.</w:t>
      </w:r>
    </w:p>
    <w:p>
      <w:pPr>
        <w:pStyle w:val="Heading1"/>
      </w:pPr>
      <w:r>
        <w:t xml:space="preserve">2.  Structure of the Agreement and Term</w:t>
      </w:r>
    </w:p>
    <w:p>
      <w:pPr>
        <w:tabs>
          <w:tab w:val="left" w:pos="680"/>
        </w:tabs>
        <w:spacing w:after="120"/>
        <w:ind w:left="680" w:hanging="680"/>
      </w:pPr>
      <w:r>
        <w:t>2.1	This Agreement comprises these clauses and the following Schedules, each of which forms part of this Agreement: Schedule 1 (Goods Categories); Schedule 2 (Statement of Work); Schedule 3 (Charges and Pricing); Schedule 4 (Service Level Agreement); Schedule 5 (Data Protection); Schedule 6 (Exit Management); and Schedule 7 (Form of Change Control Note).</w:t>
      </w:r>
    </w:p>
    <w:p>
      <w:pPr>
        <w:tabs>
          <w:tab w:val="left" w:pos="680"/>
        </w:tabs>
        <w:spacing w:after="120"/>
        <w:ind w:left="680" w:hanging="680"/>
      </w:pPr>
      <w:r>
        <w:t>2.2	This Agreement shall commence on the Commencement Date and, unless terminated earlier in accordance with its terms, shall continue for the Initial Term.</w:t>
      </w:r>
    </w:p>
    <w:p>
      <w:pPr>
        <w:tabs>
          <w:tab w:val="left" w:pos="680"/>
        </w:tabs>
        <w:spacing w:after="120"/>
        <w:ind w:left="680" w:hanging="680"/>
      </w:pPr>
      <w:r>
        <w:t>2.3	On expiry of the Initial Term, this Agreement shall automatically renew for successive periods of twelve (12) months (each a "Renewal Term") unless either Party gives not less than twelve (12) months' written notice to expire at the end of the Initial Term or any Renewal Term.</w:t>
      </w:r>
    </w:p>
    <w:p>
      <w:pPr>
        <w:tabs>
          <w:tab w:val="left" w:pos="680"/>
        </w:tabs>
        <w:spacing w:after="120"/>
        <w:ind w:left="680" w:hanging="680"/>
      </w:pPr>
      <w:r>
        <w:t>2.4	The Provider shall carry out the mobilisation activities described in the Implementation Plan so as to achieve operational "go-live" by 1 July 2026 (the "Go-Live Date"). Time shall be of the essence in respect of the Go-Live Date.</w:t>
      </w:r>
    </w:p>
    <w:p>
      <w:pPr>
        <w:pStyle w:val="Heading1"/>
      </w:pPr>
      <w:r>
        <w:t xml:space="preserve">3.  Provision of the Services</w:t>
      </w:r>
    </w:p>
    <w:p>
      <w:pPr>
        <w:tabs>
          <w:tab w:val="left" w:pos="680"/>
        </w:tabs>
        <w:spacing w:after="120"/>
        <w:ind w:left="680" w:hanging="680"/>
      </w:pPr>
      <w:r>
        <w:t>3.1	The Provider shall provide the Services with effect from the Go-Live Date in accordance with this Agreement, the Statement of Work and the KPIs, and shall meet (and where reasonably possible exceed) the service levels set out in Schedule 4.</w:t>
      </w:r>
    </w:p>
    <w:p>
      <w:pPr>
        <w:tabs>
          <w:tab w:val="left" w:pos="680"/>
        </w:tabs>
        <w:spacing w:after="120"/>
        <w:ind w:left="680" w:hanging="680"/>
      </w:pPr>
      <w:r>
        <w:t>3.2	The Provider shall provide the Services: (a) using reasonable skill, care and diligence in accordance with good industry practice for the contract logistics sector; (b) using personnel who are suitably qualified, trained and experienced; (c) in compliance with all applicable laws, including health and safety, environmental, customs and product-safety legislation; and (d) in a manner that protects the integrity, condition and security of the Inventory.</w:t>
      </w:r>
    </w:p>
    <w:p>
      <w:pPr>
        <w:tabs>
          <w:tab w:val="left" w:pos="680"/>
        </w:tabs>
        <w:spacing w:after="120"/>
        <w:ind w:left="680" w:hanging="680"/>
      </w:pPr>
      <w:r>
        <w:t>3.3	The Provider shall ensure that the Warehouse is at all times: (a) of a standard appropriate for the storage of the Goods; (b) secure, with access control, CCTV and intruder alarm systems; and (c) insured in accordance with clause 16.</w:t>
      </w:r>
    </w:p>
    <w:p>
      <w:pPr>
        <w:tabs>
          <w:tab w:val="left" w:pos="680"/>
        </w:tabs>
        <w:spacing w:after="120"/>
        <w:ind w:left="680" w:hanging="680"/>
      </w:pPr>
      <w:r>
        <w:t>3.4	The Provider shall hold the Inventory as bailee for the Customer. Title to the Goods shall at all times remain with the Customer (or its customers) and shall not pass to the Provider. The Provider shall keep the Inventory separately identifiable as the property of the Customer and free from any charge, lien (save as permitted by clause 10.5) or encumbrance created by the Provider.</w:t>
      </w:r>
    </w:p>
    <w:p>
      <w:pPr>
        <w:tabs>
          <w:tab w:val="left" w:pos="680"/>
        </w:tabs>
        <w:spacing w:after="120"/>
        <w:ind w:left="680" w:hanging="680"/>
      </w:pPr>
      <w:r>
        <w:t>3.5	The Provider shall maintain a warehouse management system ("WMS") that interfaces with the Customer's order-management and e-commerce platforms via the agreed API, and shall provide the Customer with real-time visibility of Inventory levels, Order status and despatch confirmations.</w:t>
      </w:r>
    </w:p>
    <w:p>
      <w:pPr>
        <w:tabs>
          <w:tab w:val="left" w:pos="680"/>
        </w:tabs>
        <w:spacing w:after="120"/>
        <w:ind w:left="680" w:hanging="680"/>
      </w:pPr>
      <w:r>
        <w:t>3.6	The Provider shall conduct perpetual inventory counts and a full physical stock count at least once in each calendar year, and shall reconcile the results against the WMS records. The Provider shall be liable for Inventory shrinkage in accordance with clause 11.</w:t>
      </w:r>
    </w:p>
    <w:p>
      <w:pPr>
        <w:pStyle w:val="Heading1"/>
      </w:pPr>
      <w:r>
        <w:t xml:space="preserve">4.  Customer Obligations and Forecasts</w:t>
      </w:r>
    </w:p>
    <w:p>
      <w:pPr>
        <w:tabs>
          <w:tab w:val="left" w:pos="680"/>
        </w:tabs>
        <w:spacing w:after="120"/>
        <w:ind w:left="680" w:hanging="680"/>
      </w:pPr>
      <w:r>
        <w:t>4.1	The Customer shall: (a) provide the Provider with all information, forecasts, Order data and instructions reasonably required for the provision of the Services; (b) ensure that the Goods are properly packaged, labelled and accompanied by accurate documentation; and (c) comply with its payment obligations under clause 10.</w:t>
      </w:r>
    </w:p>
    <w:p>
      <w:pPr>
        <w:tabs>
          <w:tab w:val="left" w:pos="680"/>
        </w:tabs>
        <w:spacing w:after="120"/>
        <w:ind w:left="680" w:hanging="680"/>
      </w:pPr>
      <w:r>
        <w:t>4.2	The Customer shall provide a rolling twelve (12) month volume forecast, updated monthly, and a firm four (4) week despatch forecast. The forecasts are provided for planning purposes and, save as set out in clause 9.4, shall not constitute a commitment to minimum volumes.</w:t>
      </w:r>
    </w:p>
    <w:p>
      <w:pPr>
        <w:tabs>
          <w:tab w:val="left" w:pos="680"/>
        </w:tabs>
        <w:spacing w:after="120"/>
        <w:ind w:left="680" w:hanging="680"/>
      </w:pPr>
      <w:r>
        <w:t>4.3	The Customer warrants that the Goods do not include and will not include any dangerous, hazardous, perishable (save as agreed), counterfeit or illegal goods, and that the Customer has good title to the Goods.</w:t>
      </w:r>
    </w:p>
    <w:p>
      <w:pPr>
        <w:tabs>
          <w:tab w:val="left" w:pos="680"/>
        </w:tabs>
        <w:spacing w:after="120"/>
        <w:ind w:left="680" w:hanging="680"/>
      </w:pPr>
      <w:r>
        <w:t>4.4	The Customer shall indemnify the Provider against any liability, loss or damage arising from any breach of clause 4.3 or from any inherent vice or defect in the Goods.</w:t>
      </w:r>
    </w:p>
    <w:p>
      <w:pPr>
        <w:tabs>
          <w:tab w:val="left" w:pos="680"/>
        </w:tabs>
        <w:spacing w:after="120"/>
        <w:ind w:left="680" w:hanging="680"/>
      </w:pPr>
      <w:r>
        <w:t>4.5	The Customer shall designate a contract manager who shall have authority to give instructions and approve Change Control Notes on behalf of the Customer.</w:t>
      </w:r>
    </w:p>
    <w:p>
      <w:pPr>
        <w:tabs>
          <w:tab w:val="left" w:pos="680"/>
        </w:tabs>
        <w:spacing w:after="120"/>
        <w:ind w:left="680" w:hanging="680"/>
      </w:pPr>
      <w:r>
        <w:t>4.6	If the Customer requires the Provider to operate from any additional facility, the Parties shall agree the terms (including Charges) by way of a Change Control Note under clause 13.</w:t>
      </w:r>
    </w:p>
    <w:p>
      <w:pPr>
        <w:pStyle w:val="Heading1"/>
      </w:pPr>
      <w:r>
        <w:t xml:space="preserve">5.  Service Levels and Service Credits</w:t>
      </w:r>
    </w:p>
    <w:p>
      <w:pPr>
        <w:tabs>
          <w:tab w:val="left" w:pos="680"/>
        </w:tabs>
        <w:spacing w:after="120"/>
        <w:ind w:left="680" w:hanging="680"/>
      </w:pPr>
      <w:r>
        <w:t>5.1	The Provider shall meet the KPIs set out in Schedule 4, including the following target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c>
          <w:tcPr>
            <w:tcW w:type="dxa" w:w="3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KPI</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Target</w:t>
            </w:r>
          </w:p>
        </w:tc>
        <w:tc>
          <w:tcPr>
            <w:tcW w:type="dxa" w:w="34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Measurement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Order despatch accuracy (OTIF)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Order line</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Inventory record accuracy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99.95%</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perpetual count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put-away within 24h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98.0%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receipt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Returns processed within 48h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97.0%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return</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Despatch within agreed cut-off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99.5%</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Daily, by Order</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Stock loss / shrinkage (annualised)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not more than 0.10% of stock value</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Annual reconciliation</w:t>
            </w:r>
          </w:p>
        </w:tc>
      </w:tr>
    </w:tbl>
    <w:p>
      <w:pPr>
        <w:tabs>
          <w:tab w:val="left" w:pos="680"/>
        </w:tabs>
        <w:spacing w:after="120"/>
        <w:ind w:left="680" w:hanging="680"/>
      </w:pPr>
      <w:r>
        <w:t>5.2	Where the Provider fails to meet a KPI in any Service Period, the Provider shall pay the Customer the applicable Service Credits calculated in accordance with paragraph 3 of Schedule 4. Service Credits in any Service Period shall not exceed fifteen per cent (15%) of the Charges payable for that Service Period.</w:t>
      </w:r>
    </w:p>
    <w:p>
      <w:pPr>
        <w:tabs>
          <w:tab w:val="left" w:pos="680"/>
        </w:tabs>
        <w:spacing w:after="120"/>
        <w:ind w:left="680" w:hanging="680"/>
      </w:pPr>
      <w:r>
        <w:t>5.3	Service Credits are a genuine pre-estimate of the loss likely to be suffered by the Customer and are the Customer's sole financial remedy for the relevant KPI failure, save that they shall not limit the Customer's right to terminate for material breach under clause 17 in the case of persistent or critical failures as defined in Schedule 4.</w:t>
      </w:r>
    </w:p>
    <w:p>
      <w:pPr>
        <w:tabs>
          <w:tab w:val="left" w:pos="680"/>
        </w:tabs>
        <w:spacing w:after="120"/>
        <w:ind w:left="680" w:hanging="680"/>
      </w:pPr>
      <w:r>
        <w:t>5.4	If the Provider fails to meet the same KPI in three (3) consecutive Service Periods, or any KPI in four (4) Service Periods in any rolling twelve (12) month period, this shall constitute a material breach for the purposes of clause 17.2.</w:t>
      </w:r>
    </w:p>
    <w:p>
      <w:pPr>
        <w:pStyle w:val="Heading1"/>
      </w:pPr>
      <w:r>
        <w:t xml:space="preserve">6.  Personnel and TUPE</w:t>
      </w:r>
    </w:p>
    <w:p>
      <w:pPr>
        <w:tabs>
          <w:tab w:val="left" w:pos="680"/>
        </w:tabs>
        <w:spacing w:after="120"/>
        <w:ind w:left="680" w:hanging="680"/>
      </w:pPr>
      <w:r>
        <w:t>6.1	The Provider shall provide sufficient suitably qualified personnel to perform the Services and shall be responsible for their management, training, supervision and remuneration.</w:t>
      </w:r>
    </w:p>
    <w:p>
      <w:pPr>
        <w:tabs>
          <w:tab w:val="left" w:pos="680"/>
        </w:tabs>
        <w:spacing w:after="120"/>
        <w:ind w:left="680" w:hanging="680"/>
      </w:pPr>
      <w:r>
        <w:t>6.2	The Parties acknowledge that the Transfer of Undertakings (Protection of Employment) Regulations 2006 ("TUPE") may apply on commencement and/or on expiry or termination of this Agreement. The provisions of Schedule 6 (Exit Management) shall apply in relation to any such transfer of employees on exit.</w:t>
      </w:r>
    </w:p>
    <w:p>
      <w:pPr>
        <w:tabs>
          <w:tab w:val="left" w:pos="680"/>
        </w:tabs>
        <w:spacing w:after="120"/>
        <w:ind w:left="680" w:hanging="680"/>
      </w:pPr>
      <w:r>
        <w:t>6.3	Each Party shall indemnify the other against employment-related liabilities arising from any failure by it to comply with its obligations under TUPE or the information and consultation obligations thereunder.</w:t>
      </w:r>
    </w:p>
    <w:p>
      <w:pPr>
        <w:pStyle w:val="Heading1"/>
      </w:pPr>
      <w:r>
        <w:t xml:space="preserve">7.  Compliance, Health &amp; Safety and Anti-Bribery</w:t>
      </w:r>
    </w:p>
    <w:p>
      <w:pPr>
        <w:tabs>
          <w:tab w:val="left" w:pos="680"/>
        </w:tabs>
        <w:spacing w:after="120"/>
        <w:ind w:left="680" w:hanging="680"/>
      </w:pPr>
      <w:r>
        <w:t>7.1	Each Party shall comply with all applicable anti-bribery and anti-corruption laws, including the Bribery Act 2010, and shall maintain adequate procedures designed to prevent any associated person from undertaking any conduct that would constitute an offence under that Act.</w:t>
      </w:r>
    </w:p>
    <w:p>
      <w:pPr>
        <w:tabs>
          <w:tab w:val="left" w:pos="680"/>
        </w:tabs>
        <w:spacing w:after="120"/>
        <w:ind w:left="680" w:hanging="680"/>
      </w:pPr>
      <w:r>
        <w:t>7.2	Each Party shall comply with applicable modern slavery legislation, including the Modern Slavery Act 2015, and shall not engage in any activity that would cause the other to be in breach of that Act.</w:t>
      </w:r>
    </w:p>
    <w:p>
      <w:pPr>
        <w:tabs>
          <w:tab w:val="left" w:pos="680"/>
        </w:tabs>
        <w:spacing w:after="120"/>
        <w:ind w:left="680" w:hanging="680"/>
      </w:pPr>
      <w:r>
        <w:t>7.3	The Provider shall comply with all applicable health and safety legislation in respect of the Warehouse and the Services and shall maintain a documented health and safety management system.</w:t>
      </w:r>
    </w:p>
    <w:p>
      <w:pPr>
        <w:pStyle w:val="Heading1"/>
      </w:pPr>
      <w:r>
        <w:t xml:space="preserve">8.  Data Protection</w:t>
      </w:r>
    </w:p>
    <w:p>
      <w:pPr>
        <w:tabs>
          <w:tab w:val="left" w:pos="680"/>
        </w:tabs>
        <w:spacing w:after="120"/>
        <w:ind w:left="680" w:hanging="680"/>
      </w:pPr>
      <w:r>
        <w:t>8.1	Each Party shall comply with the UK GDPR and the Data Protection Act 2018 in respect of any personal data processed in connection with this Agreement.</w:t>
      </w:r>
    </w:p>
    <w:p>
      <w:pPr>
        <w:tabs>
          <w:tab w:val="left" w:pos="680"/>
        </w:tabs>
        <w:spacing w:after="120"/>
        <w:ind w:left="680" w:hanging="680"/>
      </w:pPr>
      <w:r>
        <w:t>8.2	Where the Provider processes personal data on behalf of the Customer, it shall act as a processor and the Customer shall act as controller, and the data processing terms set out in Schedule 5 (Data Protection) shall apply.</w:t>
      </w:r>
    </w:p>
    <w:p>
      <w:pPr>
        <w:tabs>
          <w:tab w:val="left" w:pos="680"/>
        </w:tabs>
        <w:spacing w:after="120"/>
        <w:ind w:left="680" w:hanging="680"/>
      </w:pPr>
      <w:r>
        <w:t>8.3	The Provider shall implement appropriate technical and organisational measures to protect Customer Data against unauthorised or unlawful processing and against accidental loss, destruction or damage, and shall notify the Customer without undue delay on becoming aware of any personal data breach.</w:t>
      </w:r>
    </w:p>
    <w:p>
      <w:pPr>
        <w:pStyle w:val="Heading1"/>
      </w:pPr>
      <w:r>
        <w:t xml:space="preserve">9.  Charges and Indexation</w:t>
      </w:r>
    </w:p>
    <w:p>
      <w:pPr>
        <w:tabs>
          <w:tab w:val="left" w:pos="680"/>
        </w:tabs>
        <w:spacing w:after="120"/>
        <w:ind w:left="680" w:hanging="680"/>
      </w:pPr>
      <w:r>
        <w:t>9.1	In consideration of the provision of the Services, the Customer shall pay the Charges set out in Schedule 3, comprising: (a) a one-off mobilisation fee of £420,000 (excluding VAT); (b) fixed monthly storage charges based on occupied pallet spaces; (c) variable handling charges based on units and Order lines processed; and (d) ancillary and value-added service charges.</w:t>
      </w:r>
    </w:p>
    <w:p>
      <w:pPr>
        <w:tabs>
          <w:tab w:val="left" w:pos="680"/>
        </w:tabs>
        <w:spacing w:after="120"/>
        <w:ind w:left="680" w:hanging="680"/>
      </w:pPr>
      <w:r>
        <w:t>9.2	The Charges have been calculated on the basis of the indicative annual volumes set out in Schedule 3, which produce estimated annualised Charges (excluding the mobilisation fee and pass-through carriage costs) of approximately £3,910,000 in Year 1.</w:t>
      </w:r>
    </w:p>
    <w:p>
      <w:pPr>
        <w:tabs>
          <w:tab w:val="left" w:pos="680"/>
        </w:tabs>
        <w:spacing w:after="120"/>
        <w:ind w:left="680" w:hanging="680"/>
      </w:pPr>
      <w:r>
        <w:t xml:space="preserve">9.3	With effect from the first anniversary of the Commencement Date and on each anniversary thereafter, the fixed and variable rate elements of the Charges shall be increased by reference to the annual percentage change in the Consumer Prices Index including owner-occupiers' housing costs (CPIH), subject to a floor of 0% and a cap of </w:t>
      </w:r>
      <w:del w:id="921" w:author="Castle &amp; Vane LLP" w:date="2026-04-21T11:00:00Z">
        <w:r>
          <w:delText xml:space="preserve">4%</w:delText>
        </w:r>
      </w:del>
      <w:ins w:id="922" w:author="Castle &amp; Vane LLP" w:date="2026-04-21T11:00:00Z">
        <w:del w:id="1021" w:author="Whitfield Carter LLP" w:date="2026-05-06T16:30:00Z">
          <w:r>
            <w:delText xml:space="preserve">3%</w:delText>
          </w:r>
        </w:del>
      </w:ins>
      <w:ins w:id="1022" w:author="Whitfield Carter LLP" w:date="2026-05-06T16:30:00Z">
        <w:r>
          <w:t xml:space="preserve">3.5%</w:t>
        </w:r>
      </w:ins>
      <w:r>
        <w:t xml:space="preserve"> in any year (the "Indexation Cap").</w:t>
      </w:r>
    </w:p>
    <w:p>
      <w:pPr>
        <w:tabs>
          <w:tab w:val="left" w:pos="680"/>
        </w:tabs>
        <w:spacing w:after="120"/>
        <w:ind w:left="680" w:hanging="680"/>
      </w:pPr>
      <w:r>
        <w:t>9.4	The Charges assume monthly throughput within the volume band of plus or minus fifteen per cent (15%) of the forecast (the "Volume Band"). Where actual volumes fall outside the Volume Band for two (2) consecutive months, either Party may request a review of the Charges by way of Change Control Note under clause 13.</w:t>
      </w:r>
    </w:p>
    <w:p>
      <w:pPr>
        <w:tabs>
          <w:tab w:val="left" w:pos="680"/>
        </w:tabs>
        <w:spacing w:after="120"/>
        <w:ind w:left="680" w:hanging="680"/>
      </w:pPr>
      <w:r>
        <w:t>9.5	Carriage and final-mile delivery costs incurred by the Provider with third-party carriers shall be passed through at cost plus a handling margin of three per cent (3%), supported by carrier invoices on request.</w:t>
      </w:r>
    </w:p>
    <w:p>
      <w:pPr>
        <w:pStyle w:val="Heading1"/>
      </w:pPr>
      <w:r>
        <w:t xml:space="preserve">10.  Invoicing, Payment and Lien</w:t>
      </w:r>
    </w:p>
    <w:p>
      <w:pPr>
        <w:tabs>
          <w:tab w:val="left" w:pos="680"/>
        </w:tabs>
        <w:spacing w:after="120"/>
        <w:ind w:left="680" w:hanging="680"/>
      </w:pPr>
      <w:r>
        <w:t>10.1	The Provider shall invoice the Customer monthly in arrears for the Charges relating to the preceding month, save that the mobilisation fee shall be invoiced 50% on signature and 50% on the Go-Live Date.</w:t>
      </w:r>
    </w:p>
    <w:p>
      <w:pPr>
        <w:tabs>
          <w:tab w:val="left" w:pos="680"/>
        </w:tabs>
        <w:spacing w:after="120"/>
        <w:ind w:left="680" w:hanging="680"/>
      </w:pPr>
      <w:r>
        <w:t xml:space="preserve">10.2	The Customer shall pay each correctly rendered and undisputed invoice within </w:t>
      </w:r>
      <w:del w:id="901" w:author="Castle &amp; Vane LLP" w:date="2026-04-21T11:00:00Z">
        <w:r>
          <w:delText xml:space="preserve">thirty (30)</w:delText>
        </w:r>
      </w:del>
      <w:ins w:id="902" w:author="Castle &amp; Vane LLP" w:date="2026-04-21T11:00:00Z">
        <w:r>
          <w:t xml:space="preserve">forty-five (45)</w:t>
        </w:r>
      </w:ins>
      <w:r>
        <w:t xml:space="preserve"> days of </w:t>
      </w:r>
      <w:del w:id="903" w:author="Castle &amp; Vane LLP" w:date="2026-04-21T11:00:00Z">
        <w:r>
          <w:delText xml:space="preserve">the date of invoice</w:delText>
        </w:r>
      </w:del>
      <w:ins w:id="904" w:author="Castle &amp; Vane LLP" w:date="2026-04-21T11:00:00Z">
        <w:r>
          <w:t xml:space="preserve">the end of the month following the month in which the invoice is received</w:t>
        </w:r>
      </w:ins>
      <w:r>
        <w:t xml:space="preserve">, to the Provider's nominated bank account.</w:t>
      </w:r>
    </w:p>
    <w:p>
      <w:pPr>
        <w:tabs>
          <w:tab w:val="left" w:pos="680"/>
        </w:tabs>
        <w:spacing w:after="120"/>
        <w:ind w:left="680" w:hanging="680"/>
      </w:pPr>
      <w:r>
        <w:t>10.3	All amounts payable are exclusive of VAT, which shall be added at the prevailing rate against a valid VAT invoice.</w:t>
      </w:r>
    </w:p>
    <w:p>
      <w:pPr>
        <w:tabs>
          <w:tab w:val="left" w:pos="680"/>
        </w:tabs>
        <w:spacing w:after="120"/>
        <w:ind w:left="680" w:hanging="680"/>
      </w:pPr>
      <w:r>
        <w:t>10.4	If the Customer fails to make payment of any undisputed sum by the due date, the Provider may charge interest on the overdue amount at the rate of four per cent (4%) per annum above the base rate of the Bank of England from time to time, accruing daily, under the Late Payment of Commercial Debts (Interest) Act 1998.</w:t>
      </w:r>
    </w:p>
    <w:p>
      <w:pPr>
        <w:tabs>
          <w:tab w:val="left" w:pos="680"/>
        </w:tabs>
        <w:spacing w:after="120"/>
        <w:ind w:left="680" w:hanging="680"/>
      </w:pPr>
      <w:r>
        <w:t>10.5	The Provider shall have a particular (but not a general) lien over the Inventory in respect of undisputed Charges that are more than sixty (60) days overdue, provided that the Provider gives the Customer not less than ten (10) Business Days' written notice before exercising the lien and shall not exercise the lien in respect of Goods subject to a bona fide dispute notified under clause 10.6.</w:t>
      </w:r>
    </w:p>
    <w:p>
      <w:pPr>
        <w:tabs>
          <w:tab w:val="left" w:pos="680"/>
        </w:tabs>
        <w:spacing w:after="120"/>
        <w:ind w:left="680" w:hanging="680"/>
      </w:pPr>
      <w:r>
        <w:t>10.6	If the Customer disputes any invoice in good faith, it shall pay the undisputed portion and notify the Provider of the disputed portion within fifteen (15) Business Days, and the Parties shall resolve the dispute in accordance with clause 18.</w:t>
      </w:r>
    </w:p>
    <w:p>
      <w:pPr>
        <w:pStyle w:val="Heading1"/>
      </w:pPr>
      <w:r>
        <w:t xml:space="preserve">11.  Liability for Loss of or Damage to Goods</w:t>
      </w:r>
    </w:p>
    <w:p>
      <w:pPr>
        <w:tabs>
          <w:tab w:val="left" w:pos="680"/>
        </w:tabs>
        <w:spacing w:after="120"/>
        <w:ind w:left="680" w:hanging="680"/>
      </w:pPr>
      <w:r>
        <w:t>11.1	The Provider shall be liable for physical loss of or damage to the Goods occurring while the Goods are in the custody of the Provider, to the extent caused by the negligence, wilful default or breach of this Agreement by the Provider or its personnel.</w:t>
      </w:r>
    </w:p>
    <w:p>
      <w:pPr>
        <w:tabs>
          <w:tab w:val="left" w:pos="680"/>
        </w:tabs>
        <w:spacing w:after="120"/>
        <w:ind w:left="680" w:hanging="680"/>
      </w:pPr>
      <w:r>
        <w:t xml:space="preserve">11.2	The Provider's liability for loss of or damage to Goods shall be limited to </w:t>
      </w:r>
      <w:del w:id="931" w:author="Castle &amp; Vane LLP" w:date="2026-04-21T11:00:00Z">
        <w:r>
          <w:delText xml:space="preserve">the lower of (a) the Customer's cost of the affected Goods, and (b) £100 per tonne of the gross weight of the Goods lost or damaged</w:delText>
        </w:r>
      </w:del>
      <w:ins w:id="932" w:author="Castle &amp; Vane LLP" w:date="2026-04-21T11:00:00Z">
        <w:r>
          <w:t xml:space="preserve">the Customer's cost of the affected Goods</w:t>
        </w:r>
      </w:ins>
      <w:r>
        <w:t xml:space="preserve">, save that this limit shall not apply where the loss or damage is caused by the Provider's wilful default, fraud or gross negligence.</w:t>
      </w:r>
    </w:p>
    <w:p>
      <w:pPr>
        <w:tabs>
          <w:tab w:val="left" w:pos="680"/>
        </w:tabs>
        <w:spacing w:after="120"/>
        <w:ind w:left="680" w:hanging="680"/>
      </w:pPr>
      <w:r>
        <w:t>11.3	Inventory shrinkage up to an annualised threshold of 0.10% of the average stock value shall be tolerated as ordinary operational shrinkage. The Provider shall reimburse the Customer for shrinkage exceeding that threshold at cost value, subject to clause 15.</w:t>
      </w:r>
    </w:p>
    <w:p>
      <w:pPr>
        <w:tabs>
          <w:tab w:val="left" w:pos="680"/>
        </w:tabs>
        <w:spacing w:after="120"/>
        <w:ind w:left="680" w:hanging="680"/>
      </w:pPr>
      <w:r>
        <w:t>11.4	Claims for loss of or damage to Goods must be notified to the Provider in writing within twenty-eight (28) days of the date on which the Customer became, or ought reasonably to have become, aware of the loss or damage.</w:t>
      </w:r>
    </w:p>
    <w:p>
      <w:pPr>
        <w:pStyle w:val="Heading1"/>
      </w:pPr>
      <w:r>
        <w:t xml:space="preserve">12.  Warranties</w:t>
      </w:r>
    </w:p>
    <w:p>
      <w:pPr>
        <w:tabs>
          <w:tab w:val="left" w:pos="680"/>
        </w:tabs>
        <w:spacing w:after="120"/>
        <w:ind w:left="680" w:hanging="680"/>
      </w:pPr>
      <w:r>
        <w:t>12.1	Each Party warrants that it has full power and authority to enter into and perform this Agreement and that it is not subject to any restriction that would prevent it from doing so.</w:t>
      </w:r>
    </w:p>
    <w:p>
      <w:pPr>
        <w:tabs>
          <w:tab w:val="left" w:pos="680"/>
        </w:tabs>
        <w:spacing w:after="120"/>
        <w:ind w:left="680" w:hanging="680"/>
      </w:pPr>
      <w:r>
        <w:t>12.2	The Provider warrants that: (a) it will perform the Services in accordance with clause 3.2; (b) it holds and will maintain all licences, permits and consents necessary to provide the Services; and (c) the WMS and interfaces will materially conform to the specification in the SOW.</w:t>
      </w:r>
    </w:p>
    <w:p>
      <w:pPr>
        <w:tabs>
          <w:tab w:val="left" w:pos="680"/>
        </w:tabs>
        <w:spacing w:after="120"/>
        <w:ind w:left="680" w:hanging="680"/>
      </w:pPr>
      <w:r>
        <w:t>12.3	Except as expressly set out in this Agreement, all warranties, conditions and terms implied by statute or common law are excluded to the fullest extent permitted by law.</w:t>
      </w:r>
    </w:p>
    <w:p>
      <w:pPr>
        <w:pStyle w:val="Heading1"/>
      </w:pPr>
      <w:r>
        <w:t xml:space="preserve">13.  Change Control</w:t>
      </w:r>
    </w:p>
    <w:p>
      <w:pPr>
        <w:tabs>
          <w:tab w:val="left" w:pos="680"/>
        </w:tabs>
        <w:spacing w:after="120"/>
        <w:ind w:left="680" w:hanging="680"/>
      </w:pPr>
      <w:r>
        <w:t>13.1	Either Party may request a change to the Services, the SOW, the KPIs or the Charges by submitting a Change Control Note in the form set out in Schedule 7.</w:t>
      </w:r>
    </w:p>
    <w:p>
      <w:pPr>
        <w:tabs>
          <w:tab w:val="left" w:pos="680"/>
        </w:tabs>
        <w:spacing w:after="120"/>
        <w:ind w:left="680" w:hanging="680"/>
      </w:pPr>
      <w:r>
        <w:t>13.2	No change shall take effect unless and until the relevant Change Control Note has been signed by an authorised representative of each Party. Pending agreement, the Parties shall continue to perform the Agreement unamended.</w:t>
      </w:r>
    </w:p>
    <w:p>
      <w:pPr>
        <w:tabs>
          <w:tab w:val="left" w:pos="680"/>
        </w:tabs>
        <w:spacing w:after="120"/>
        <w:ind w:left="680" w:hanging="680"/>
      </w:pPr>
      <w:r>
        <w:t>13.3	The Provider shall not be obliged to implement any change until the impact on the Charges, timescales and service levels has been agreed.</w:t>
      </w:r>
    </w:p>
    <w:p>
      <w:pPr>
        <w:pStyle w:val="Heading1"/>
      </w:pPr>
      <w:r>
        <w:t xml:space="preserve">14.  Confidentiality</w:t>
      </w:r>
    </w:p>
    <w:p>
      <w:pPr>
        <w:tabs>
          <w:tab w:val="left" w:pos="680"/>
        </w:tabs>
        <w:spacing w:after="120"/>
        <w:ind w:left="680" w:hanging="680"/>
      </w:pPr>
      <w:r>
        <w:t>14.1	Each Party shall keep confidential all Confidential Information of the other Party and shall not use it except for the purpose of performing its obligations or exercising its rights under this Agreement.</w:t>
      </w:r>
    </w:p>
    <w:p>
      <w:pPr>
        <w:tabs>
          <w:tab w:val="left" w:pos="680"/>
        </w:tabs>
        <w:spacing w:after="120"/>
        <w:ind w:left="680" w:hanging="680"/>
      </w:pPr>
      <w:r>
        <w:t>14.2	The obligations in clause 14.1 shall not apply to information that is or becomes public knowledge other than by breach of this Agreement, was lawfully in the receiving Party's possession before disclosure, or is required to be disclosed by law or any regulatory authority.</w:t>
      </w:r>
    </w:p>
    <w:p>
      <w:pPr>
        <w:tabs>
          <w:tab w:val="left" w:pos="680"/>
        </w:tabs>
        <w:spacing w:after="120"/>
        <w:ind w:left="680" w:hanging="680"/>
      </w:pPr>
      <w:r>
        <w:t>14.3	The obligations in this clause 14 shall survive termination of this Agreement for a period of five (5) years.</w:t>
      </w:r>
    </w:p>
    <w:p>
      <w:pPr>
        <w:pStyle w:val="Heading1"/>
      </w:pPr>
      <w:r>
        <w:t xml:space="preserve">15.  Limitation of Liability</w:t>
      </w:r>
    </w:p>
    <w:p>
      <w:pPr>
        <w:tabs>
          <w:tab w:val="left" w:pos="680"/>
        </w:tabs>
        <w:spacing w:after="120"/>
        <w:ind w:left="680" w:hanging="680"/>
      </w:pPr>
      <w:r>
        <w:t>15.1	Nothing in this Agreement shall limit or exclude either Party's liability for: (a) death or personal injury caused by its negligence; (b) fraud or fraudulent misrepresentation; (c) any liability that cannot be limited or excluded by law; or (d) the Customer's obligation to pay the Charges.</w:t>
      </w:r>
    </w:p>
    <w:p>
      <w:pPr>
        <w:tabs>
          <w:tab w:val="left" w:pos="680"/>
        </w:tabs>
        <w:spacing w:after="120"/>
        <w:ind w:left="680" w:hanging="680"/>
      </w:pPr>
      <w:r>
        <w:t>15.2	Subject to clause 15.1, neither Party shall be liable to the other, whether in contract, tort (including negligence), breach of statutory duty or otherwise, for any: (a) loss of profit; (b) loss of business or revenue; (c) loss of anticipated savings; (d) loss of goodwill; or (e) indirect or consequential loss, in each case to the extent such loss is indirect or consequential.</w:t>
      </w:r>
    </w:p>
    <w:p>
      <w:pPr>
        <w:tabs>
          <w:tab w:val="left" w:pos="680"/>
        </w:tabs>
        <w:spacing w:after="120"/>
        <w:ind w:left="680" w:hanging="680"/>
      </w:pPr>
      <w:r>
        <w:t xml:space="preserve">15.3	Subject to clauses 15.1 and 15.2, the total aggregate liability of each Party arising under or in connection with this Agreement in any contract year shall not exceed an amount equal to </w:t>
      </w:r>
      <w:del w:id="911" w:author="Castle &amp; Vane LLP" w:date="2026-04-21T11:00:00Z">
        <w:r>
          <w:delText xml:space="preserve">one hundred and twenty-five per cent (125%)</w:delText>
        </w:r>
      </w:del>
      <w:ins w:id="912" w:author="Castle &amp; Vane LLP" w:date="2026-04-21T11:00:00Z">
        <w:del w:id="1012" w:author="Whitfield Carter LLP" w:date="2026-05-06T16:30:00Z">
          <w:r>
            <w:delText xml:space="preserve">one hundred and fifty per cent (150%)</w:delText>
          </w:r>
        </w:del>
      </w:ins>
      <w:ins w:id="1013" w:author="Whitfield Carter LLP" w:date="2026-05-06T16:30:00Z">
        <w:r>
          <w:t xml:space="preserve">one hundred and thirty-seven and one half per cent (137.5%)</w:t>
        </w:r>
      </w:ins>
      <w:r>
        <w:t xml:space="preserve"> of the total Charges paid or payable by the Customer in the twelve (12) months immediately preceding the event giving rise to the liability (the "Liability Cap"), provided that in the first contract year the Liability Cap shall be </w:t>
      </w:r>
      <w:del w:id="913" w:author="Castle &amp; Vane LLP" w:date="2026-04-21T11:00:00Z">
        <w:r>
          <w:delText xml:space="preserve">£4,886,000</w:delText>
        </w:r>
      </w:del>
      <w:ins w:id="914" w:author="Castle &amp; Vane LLP" w:date="2026-04-21T11:00:00Z">
        <w:del w:id="1014" w:author="Whitfield Carter LLP" w:date="2026-05-06T16:30:00Z">
          <w:r>
            <w:delText xml:space="preserve">£5,864,000</w:delText>
          </w:r>
        </w:del>
      </w:ins>
      <w:ins w:id="1015" w:author="Whitfield Carter LLP" w:date="2026-05-06T16:30:00Z">
        <w:r>
          <w:t xml:space="preserve">£5,375,000</w:t>
        </w:r>
      </w:ins>
      <w:r>
        <w:t xml:space="preserve">.</w:t>
      </w:r>
    </w:p>
    <w:p>
      <w:pPr>
        <w:tabs>
          <w:tab w:val="left" w:pos="680"/>
        </w:tabs>
        <w:spacing w:after="120"/>
        <w:ind w:left="680" w:hanging="680"/>
      </w:pPr>
      <w:r>
        <w:t>15.4	The Liability Cap shall not apply to the Provider's liability for loss of or damage to Goods under clause 11 (which shall be governed by the limits in that clause and covered by the Provider's insurance under clause 16), nor to either Party's liability under the indemnities at clauses 4.4, 6.3 and 8.</w:t>
      </w:r>
    </w:p>
    <w:p>
      <w:pPr>
        <w:pStyle w:val="Heading1"/>
      </w:pPr>
      <w:r>
        <w:t xml:space="preserve">16.  Insurance</w:t>
      </w:r>
    </w:p>
    <w:p>
      <w:pPr>
        <w:tabs>
          <w:tab w:val="left" w:pos="680"/>
        </w:tabs>
        <w:spacing w:after="120"/>
        <w:ind w:left="680" w:hanging="680"/>
      </w:pPr>
      <w:r>
        <w:t>16.1	The Provider shall maintain, with a reputable insurer, the following insurances throughout the Term: (a) public liability insurance of not less than £10,000,000 per occurrence; (b) employer's liability insurance of not less than £10,000,000; (c) goods-in-trust / warehouseman's liability insurance of not less than £8,000,000 in the aggregate; and (d) cyber and professional indemnity insurance of not less than £5,000,000.</w:t>
      </w:r>
    </w:p>
    <w:p>
      <w:pPr>
        <w:tabs>
          <w:tab w:val="left" w:pos="680"/>
        </w:tabs>
        <w:spacing w:after="120"/>
        <w:ind w:left="680" w:hanging="680"/>
      </w:pPr>
      <w:r>
        <w:t>16.2	The Provider shall provide evidence of such insurance to the Customer on request and shall notify the Customer if any policy is cancelled or materially amended.</w:t>
      </w:r>
    </w:p>
    <w:p>
      <w:pPr>
        <w:tabs>
          <w:tab w:val="left" w:pos="680"/>
        </w:tabs>
        <w:spacing w:after="120"/>
        <w:ind w:left="680" w:hanging="680"/>
        <w:rPr>
          <w:ins w:id="1031" w:author="Whitfield Carter LLP" w:date="2026-05-06T16:30:00Z"/>
        </w:rPr>
      </w:pPr>
      <w:ins w:id="1032" w:author="Whitfield Carter LLP" w:date="2026-05-06T16:30:00Z">
        <w:r>
          <w:t xml:space="preserve">16.3	The Provider shall procure that the goods-in-trust and public liability policies referred to in clause 16.1 record the Customer’s interest by way of a non-vitiation and waiver of subrogation endorsement in the Customer’s favour, and shall provide a copy of the relevant endorsement to the Customer within thirty (30) days of the Commencement Date.</w:t>
        </w:r>
      </w:ins>
    </w:p>
    <w:p>
      <w:pPr>
        <w:pStyle w:val="Heading1"/>
      </w:pPr>
      <w:r>
        <w:t xml:space="preserve">17.  Termination</w:t>
      </w:r>
    </w:p>
    <w:p>
      <w:pPr>
        <w:tabs>
          <w:tab w:val="left" w:pos="680"/>
        </w:tabs>
        <w:spacing w:after="120"/>
        <w:ind w:left="680" w:hanging="680"/>
      </w:pPr>
      <w:r>
        <w:t xml:space="preserve">17.1	Either Party may terminate this Agreement for convenience on not less than </w:t>
      </w:r>
      <w:del w:id="941" w:author="Castle &amp; Vane LLP" w:date="2026-04-21T11:00:00Z">
        <w:r>
          <w:delText xml:space="preserve">twelve (12)</w:delText>
        </w:r>
      </w:del>
      <w:ins w:id="942" w:author="Castle &amp; Vane LLP" w:date="2026-04-21T11:00:00Z">
        <w:r>
          <w:t xml:space="preserve">six (6)</w:t>
        </w:r>
      </w:ins>
      <w:r>
        <w:t xml:space="preserve"> months' written notice, such notice not to expire before the end of the </w:t>
      </w:r>
      <w:del w:id="943" w:author="Castle &amp; Vane LLP" w:date="2026-04-21T11:00:00Z">
        <w:r>
          <w:delText xml:space="preserve">Initial Term</w:delText>
        </w:r>
      </w:del>
      <w:ins w:id="944" w:author="Castle &amp; Vane LLP" w:date="2026-04-21T11:00:00Z">
        <w:r>
          <w:t xml:space="preserve">second contract year</w:t>
        </w:r>
      </w:ins>
      <w:r>
        <w:t xml:space="preserve">.</w:t>
      </w:r>
    </w:p>
    <w:p>
      <w:pPr>
        <w:tabs>
          <w:tab w:val="left" w:pos="680"/>
        </w:tabs>
        <w:spacing w:after="120"/>
        <w:ind w:left="680" w:hanging="680"/>
      </w:pPr>
      <w:r>
        <w:t>17.2	Either Party may terminate this Agreement immediately by written notice if the other Party: (a) commits a material breach which is irremediable or, if remediable, is not remedied within thirty (30) days of written notice requiring remedy; (b) commits persistent breaches of the KPIs as described in clause 5.4; or (c) suffers an Insolvency Event.</w:t>
      </w:r>
    </w:p>
    <w:p>
      <w:pPr>
        <w:tabs>
          <w:tab w:val="left" w:pos="680"/>
        </w:tabs>
        <w:spacing w:after="120"/>
        <w:ind w:left="680" w:hanging="680"/>
      </w:pPr>
      <w:r>
        <w:t>17.3	For the purposes of clause 17.2(c), an "Insolvency Event" includes the other Party suspending payment of its debts, being unable to pay its debts within the meaning of section 123 of the Insolvency Act 1986, entering into administration, having a receiver appointed, or being subject to a winding-up petition (other than a frivolous or vexatious petition dismissed within fourteen (14) days).</w:t>
      </w:r>
    </w:p>
    <w:p>
      <w:pPr>
        <w:tabs>
          <w:tab w:val="left" w:pos="680"/>
        </w:tabs>
        <w:spacing w:after="120"/>
        <w:ind w:left="680" w:hanging="680"/>
      </w:pPr>
      <w:r>
        <w:t>17.4	The Customer may terminate this Agreement on sixty (60) days' written notice if there is a change of Control of the Provider to a competitor of the Customer.</w:t>
      </w:r>
    </w:p>
    <w:p>
      <w:pPr>
        <w:tabs>
          <w:tab w:val="left" w:pos="680"/>
        </w:tabs>
        <w:spacing w:after="120"/>
        <w:ind w:left="680" w:hanging="680"/>
      </w:pPr>
      <w:r>
        <w:t>17.5	On termination or expiry, the Parties shall comply with the exit and transition obligations set out in Schedule 6 (Exit Management), and the Provider shall make the Inventory available for collection by the Customer or a replacement provider against payment of all undisputed outstanding Charges.</w:t>
      </w:r>
    </w:p>
    <w:p>
      <w:pPr>
        <w:pStyle w:val="Heading1"/>
      </w:pPr>
      <w:r>
        <w:t xml:space="preserve">18.  Dispute Resolution</w:t>
      </w:r>
    </w:p>
    <w:p>
      <w:pPr>
        <w:tabs>
          <w:tab w:val="left" w:pos="680"/>
        </w:tabs>
        <w:spacing w:after="120"/>
        <w:ind w:left="680" w:hanging="680"/>
      </w:pPr>
      <w:r>
        <w:t>18.1	Any dispute arising out of or in connection with this Agreement shall first be referred to the Parties' respective contract managers, who shall meet within ten (10) Business Days to seek to resolve it.</w:t>
      </w:r>
    </w:p>
    <w:p>
      <w:pPr>
        <w:tabs>
          <w:tab w:val="left" w:pos="680"/>
        </w:tabs>
        <w:spacing w:after="120"/>
        <w:ind w:left="680" w:hanging="680"/>
      </w:pPr>
      <w:r>
        <w:t>18.2	If the dispute is not resolved within twenty (20) Business Days of referral under clause 18.1, it shall be escalated to a director of each Party.</w:t>
      </w:r>
    </w:p>
    <w:p>
      <w:pPr>
        <w:tabs>
          <w:tab w:val="left" w:pos="680"/>
        </w:tabs>
        <w:spacing w:after="120"/>
        <w:ind w:left="680" w:hanging="680"/>
      </w:pPr>
      <w:r>
        <w:t>18.3	Nothing in this clause 18 shall prevent either Party from seeking interim or injunctive relief, or from commencing court proceedings in accordance with clause 23.</w:t>
      </w:r>
    </w:p>
    <w:p>
      <w:pPr>
        <w:pStyle w:val="Heading1"/>
      </w:pPr>
      <w:r>
        <w:t xml:space="preserve">19.  Force Majeure</w:t>
      </w:r>
    </w:p>
    <w:p>
      <w:pPr>
        <w:tabs>
          <w:tab w:val="left" w:pos="680"/>
        </w:tabs>
        <w:spacing w:after="120"/>
        <w:ind w:left="680" w:hanging="680"/>
      </w:pPr>
      <w:r>
        <w:t>19.1	Neither Party shall be in breach of this Agreement or otherwise liable for any failure or delay in performance to the extent caused by a Force Majeure Event, being an event beyond its reasonable control including act of God, fire, flood, epidemic or pandemic, war, terrorism, civil commotion, strike (other than of its own workforce), or failure of utilities or transport networks.</w:t>
      </w:r>
    </w:p>
    <w:p>
      <w:pPr>
        <w:tabs>
          <w:tab w:val="left" w:pos="680"/>
        </w:tabs>
        <w:spacing w:after="120"/>
        <w:ind w:left="680" w:hanging="680"/>
      </w:pPr>
      <w:r>
        <w:t>19.2	The affected Party shall notify the other as soon as reasonably practicable and shall use reasonable endeavours to mitigate the effect of the Force Majeure Event. If the Force Majeure Event continues for more than sixty (60) consecutive days, either Party may terminate this Agreement on thirty (30) days' written notice.</w:t>
      </w:r>
    </w:p>
    <w:p>
      <w:pPr>
        <w:pStyle w:val="Heading1"/>
      </w:pPr>
      <w:r>
        <w:t xml:space="preserve">20.  Notices</w:t>
      </w:r>
    </w:p>
    <w:p>
      <w:pPr>
        <w:tabs>
          <w:tab w:val="left" w:pos="680"/>
        </w:tabs>
        <w:spacing w:after="120"/>
        <w:ind w:left="680" w:hanging="680"/>
      </w:pPr>
      <w:r>
        <w:t>20.1	Any notice given under this Agreement shall be in writing and delivered by hand, by pre-paid first-class post, or by email to the address of the relevant Party set out in this Agreement (or as otherwise notified). Notices sent by email shall be deemed received at the time of transmission, provided no bounce-back is received, but any notice of termination or breach must also be sent by post.</w:t>
      </w:r>
    </w:p>
    <w:p>
      <w:pPr>
        <w:pStyle w:val="Heading1"/>
      </w:pPr>
      <w:r>
        <w:t xml:space="preserve">21.  Assignment and Subcontracting</w:t>
      </w:r>
    </w:p>
    <w:p>
      <w:pPr>
        <w:tabs>
          <w:tab w:val="left" w:pos="680"/>
        </w:tabs>
        <w:spacing w:after="120"/>
        <w:ind w:left="680" w:hanging="680"/>
      </w:pPr>
      <w:r>
        <w:t>21.1	Neither Party may assign, transfer or charge any of its rights or obligations under this Agreement without the prior written consent of the other Party (not to be unreasonably withheld), save that either Party may assign to an Affiliate on notice.</w:t>
      </w:r>
    </w:p>
    <w:p>
      <w:pPr>
        <w:tabs>
          <w:tab w:val="left" w:pos="680"/>
        </w:tabs>
        <w:spacing w:after="120"/>
        <w:ind w:left="680" w:hanging="680"/>
      </w:pPr>
      <w:r>
        <w:t>21.2	The Provider may subcontract the performance of any of the Services but shall remain responsible for the acts and omissions of its subcontractors as if they were its own.</w:t>
      </w:r>
    </w:p>
    <w:p>
      <w:pPr>
        <w:pStyle w:val="Heading1"/>
      </w:pPr>
      <w:r>
        <w:t xml:space="preserve">22.  General</w:t>
      </w:r>
    </w:p>
    <w:p>
      <w:pPr>
        <w:tabs>
          <w:tab w:val="left" w:pos="680"/>
        </w:tabs>
        <w:spacing w:after="120"/>
        <w:ind w:left="680" w:hanging="680"/>
      </w:pPr>
      <w:r>
        <w:t>22.1	This Agreement, together with its Schedules, constitutes the entire agreement between the Parties and supersedes all prior agreements, representations and understandings. Each Party acknowledges that it has not relied on any representation not set out in this Agreement, save that nothing limits liability for fraudulent misrepresentation.</w:t>
      </w:r>
    </w:p>
    <w:p>
      <w:pPr>
        <w:tabs>
          <w:tab w:val="left" w:pos="680"/>
        </w:tabs>
        <w:spacing w:after="120"/>
        <w:ind w:left="680" w:hanging="680"/>
      </w:pPr>
      <w:r>
        <w:t>22.2	No variation of this Agreement shall be effective unless made in writing and signed by or on behalf of each Party (or, in respect of operational changes, by Change Control Note).</w:t>
      </w:r>
    </w:p>
    <w:p>
      <w:pPr>
        <w:tabs>
          <w:tab w:val="left" w:pos="680"/>
        </w:tabs>
        <w:spacing w:after="120"/>
        <w:ind w:left="680" w:hanging="680"/>
      </w:pPr>
      <w:r>
        <w:t>22.3	No failure or delay by a Party to exercise any right or remedy shall constitute a waiver of that or any other right or remedy.</w:t>
      </w:r>
    </w:p>
    <w:p>
      <w:pPr>
        <w:tabs>
          <w:tab w:val="left" w:pos="680"/>
        </w:tabs>
        <w:spacing w:after="120"/>
        <w:ind w:left="680" w:hanging="680"/>
      </w:pPr>
      <w:r>
        <w:t>22.4	If any provision of this Agreement is held to be invalid or unenforceable, the remaining provisions shall continue in full force and effect.</w:t>
      </w:r>
    </w:p>
    <w:p>
      <w:pPr>
        <w:tabs>
          <w:tab w:val="left" w:pos="680"/>
        </w:tabs>
        <w:spacing w:after="120"/>
        <w:ind w:left="680" w:hanging="680"/>
      </w:pPr>
      <w:r>
        <w:t>22.5	Save in respect of permitted assignees under clause 21, a person who is not a Party to this Agreement has no right under the Contracts (Rights of Third Parties) Act 1999 to enforce any term of it.</w:t>
      </w:r>
    </w:p>
    <w:p>
      <w:pPr>
        <w:tabs>
          <w:tab w:val="left" w:pos="680"/>
        </w:tabs>
        <w:spacing w:after="120"/>
        <w:ind w:left="680" w:hanging="680"/>
      </w:pPr>
      <w:r>
        <w:t>22.6	Nothing in this Agreement shall create a partnership or joint venture or constitute either Party the agent of the other.</w:t>
      </w:r>
    </w:p>
    <w:p>
      <w:pPr>
        <w:tabs>
          <w:tab w:val="left" w:pos="680"/>
        </w:tabs>
        <w:spacing w:after="120"/>
        <w:ind w:left="680" w:hanging="680"/>
      </w:pPr>
      <w:r>
        <w:t>22.7	This Agreement may be executed in any number of counterparts, each of which when executed shall constitute a duplicate original, but all the counterparts shall together constitute one agreement.</w:t>
      </w:r>
    </w:p>
    <w:p>
      <w:pPr>
        <w:pStyle w:val="Heading1"/>
      </w:pPr>
      <w:r>
        <w:t xml:space="preserve">23.  Governing Law and Jurisdiction</w:t>
      </w:r>
    </w:p>
    <w:p>
      <w:pPr>
        <w:tabs>
          <w:tab w:val="left" w:pos="680"/>
        </w:tabs>
        <w:spacing w:after="120"/>
        <w:ind w:left="680" w:hanging="680"/>
      </w:pPr>
      <w:r>
        <w:t>23.1	This Agreement and any dispute or claim arising out of or in connection with it (including non-contractual disputes) shall be governed by and construed in accordance with the law of England and Wales.</w:t>
      </w:r>
    </w:p>
    <w:p>
      <w:pPr>
        <w:tabs>
          <w:tab w:val="left" w:pos="680"/>
        </w:tabs>
        <w:spacing w:after="120"/>
        <w:ind w:left="680" w:hanging="680"/>
      </w:pPr>
      <w:r>
        <w:t>23.2	The Parties irrevocably agree that the courts of England and Wales shall have exclusive jurisdiction to settle any dispute or claim arising out of or in connection with this Agreement.</w:t>
      </w:r>
    </w:p>
    <w:p>
      <w:pPr>
        <w:spacing w:after="240" w:before="240"/>
      </w:pPr>
      <w:r>
        <w:rPr>
          <w:b/>
          <w:bCs/>
        </w:rPr>
        <w:t xml:space="preserve">IN WITNESS WHEREOF the Parties have executed this Agreement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SIGNED for and on behalf of</w:t>
            </w:r>
          </w:p>
          <w:p>
            <w:r>
              <w:rPr>
                <w:b/>
                <w:bCs/>
                <w:color w:val="FFFFFF"/>
                <w:sz w:val="20"/>
                <w:szCs w:val="20"/>
              </w:rPr>
              <w:t xml:space="preserve">SUTHERLAND LOGISTICS LIMITED</w:t>
            </w:r>
          </w:p>
        </w:tc>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SIGNED for and on behalf of</w:t>
            </w:r>
          </w:p>
          <w:p>
            <w:r>
              <w:rPr>
                <w:b/>
                <w:bCs/>
                <w:color w:val="FFFFFF"/>
                <w:sz w:val="20"/>
                <w:szCs w:val="20"/>
              </w:rPr>
              <w:t xml:space="preserve">WEXBOURNE RETAIL GROUP LIMITED</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Signature: .....................................</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Signature: .....................................</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Gordon Sutherland</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Daniel Wexbourne</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Title: Managing Director</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Title: Chief Executive Officer</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w:t>
            </w:r>
          </w:p>
        </w:tc>
      </w:tr>
    </w:tbl>
    <w:p>
      <w:r>
        <w:br w:type="page"/>
      </w:r>
    </w:p>
    <w:p>
      <w:pPr>
        <w:pStyle w:val="Heading1"/>
      </w:pPr>
      <w:r>
        <w:t xml:space="preserve">Schedule 1 — Goods Categories</w:t>
      </w:r>
    </w:p>
    <w:p>
      <w:pPr>
        <w:spacing w:after="120"/>
      </w:pPr>
      <w:r>
        <w:t xml:space="preserve">The following categories of Goods are within scope of the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600"/>
        <w:gridCol w:w="2026"/>
      </w:tblGrid>
      <w:tr>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Ref</w:t>
            </w:r>
          </w:p>
        </w:tc>
        <w:tc>
          <w:tcPr>
            <w:tcW w:type="dxa" w:w="3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Category</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Storage type</w:t>
            </w:r>
          </w:p>
        </w:tc>
        <w:tc>
          <w:tcPr>
            <w:tcW w:type="dxa" w:w="20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SKUs</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Homeware &amp; kitchenware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Soft furnishings &amp; textiles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3,100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Seasonal &amp; decorative goods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2,650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Candles &amp; home fragrance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(flammable store)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Small electricals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(high-value cage)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880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E-commerce fast-moving lines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(pick face)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2,400</w:t>
            </w:r>
          </w:p>
        </w:tc>
      </w:tr>
    </w:tbl>
    <w:p>
      <w:r>
        <w:br w:type="page"/>
      </w:r>
    </w:p>
    <w:p>
      <w:pPr>
        <w:pStyle w:val="Heading1"/>
      </w:pPr>
      <w:r>
        <w:t xml:space="preserve">Schedule 2 — Statement of Work</w:t>
      </w:r>
    </w:p>
    <w:p>
      <w:pPr>
        <w:pStyle w:val="Heading2"/>
      </w:pPr>
      <w:r>
        <w:t xml:space="preserve">Part A — Scope of Services</w:t>
      </w:r>
    </w:p>
    <w:p>
      <w:pPr>
        <w:tabs>
          <w:tab w:val="left" w:pos="680"/>
        </w:tabs>
        <w:spacing w:after="120"/>
        <w:ind w:left="680" w:hanging="680"/>
      </w:pPr>
      <w:r>
        <w:t>1.	Inbound / Goods-In. The Provider shall receive inbound containers and trailers, unload, check against advance shipping notices, record discrepancies, and put away into storage locations within twenty-four (24) hours of receipt for 98% of receipts.</w:t>
      </w:r>
    </w:p>
    <w:p>
      <w:pPr>
        <w:tabs>
          <w:tab w:val="left" w:pos="680"/>
        </w:tabs>
        <w:spacing w:after="120"/>
        <w:ind w:left="680" w:hanging="680"/>
      </w:pPr>
      <w:r>
        <w:t>2.	Storage. The Provider shall provide up to 18,000 pallet equivalent positions of ambient racked and bulk storage at the Warehouse, with a dedicated high-value cage and a flammable goods store for Category D Goods.</w:t>
      </w:r>
    </w:p>
    <w:p>
      <w:pPr>
        <w:tabs>
          <w:tab w:val="left" w:pos="680"/>
        </w:tabs>
        <w:spacing w:after="120"/>
        <w:ind w:left="680" w:hanging="680"/>
      </w:pPr>
      <w:r>
        <w:t>3.	Inventory Management. The Provider shall operate the WMS, maintain perpetual inventory, perform cycle counts and an annual wall-to-wall stock count, and maintain inventory record accuracy of not less than 99.95%.</w:t>
      </w:r>
    </w:p>
    <w:p>
      <w:pPr>
        <w:tabs>
          <w:tab w:val="left" w:pos="680"/>
        </w:tabs>
        <w:spacing w:after="120"/>
        <w:ind w:left="680" w:hanging="680"/>
      </w:pPr>
      <w:r>
        <w:t>4.	Order Fulfilment. The Provider shall pick, pack and despatch store-replenishment Orders and direct-to-consumer e-commerce Orders, including gift-wrap and personalisation value-added services, meeting the cut-off times in Schedule 4.</w:t>
      </w:r>
    </w:p>
    <w:p>
      <w:pPr>
        <w:tabs>
          <w:tab w:val="left" w:pos="680"/>
        </w:tabs>
        <w:spacing w:after="120"/>
        <w:ind w:left="680" w:hanging="680"/>
      </w:pPr>
      <w:r>
        <w:t>5.	Returns. The Provider shall receive, inspect, grade and re-stock or dispose of customer returns within forty-eight (48) hours of receipt for 97% of returns.</w:t>
      </w:r>
    </w:p>
    <w:p>
      <w:pPr>
        <w:tabs>
          <w:tab w:val="left" w:pos="680"/>
        </w:tabs>
        <w:spacing w:after="120"/>
        <w:ind w:left="680" w:hanging="680"/>
      </w:pPr>
      <w:r>
        <w:t>6.	Distribution. The Provider shall arrange outbound transport, including pallet networks for store deliveries and parcel carriers for e-commerce, managing carrier allocation to optimise cost and service.</w:t>
      </w:r>
    </w:p>
    <w:p>
      <w:pPr>
        <w:tabs>
          <w:tab w:val="left" w:pos="680"/>
        </w:tabs>
        <w:spacing w:after="120"/>
        <w:ind w:left="680" w:hanging="680"/>
      </w:pPr>
      <w:r>
        <w:t>7.	Reporting. The Provider shall provide daily operational dashboards and a monthly performance report covering all KPIs, Service Credits, volumes and stock accuracy, and shall attend a monthly service review with the Customer.</w:t>
      </w:r>
    </w:p>
    <w:p>
      <w:pPr>
        <w:pStyle w:val="Heading2"/>
      </w:pPr>
      <w:r>
        <w:t xml:space="preserve">Part B — Implementation Plan (Mobilisation)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500"/>
        <w:gridCol w:w="2526"/>
      </w:tblGrid>
      <w:t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Phase</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Activity</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Owner</w:t>
            </w:r>
          </w:p>
        </w:tc>
        <w:tc>
          <w:tcPr>
            <w:tcW w:type="dxa" w:w="25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Target date</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Contract signature; project kick-off</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WMS configuration &amp; API integration build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1-14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SKU master data load &amp; slotting design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8-20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of opening stock &amp; put-away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18-28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Integration &amp; user acceptance testing</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22-29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Go-Live &amp; hypercare (2 weeks)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 Jul 2026</w:t>
            </w:r>
          </w:p>
        </w:tc>
      </w:tr>
    </w:tbl>
    <w:p>
      <w:r>
        <w:br w:type="page"/>
      </w:r>
    </w:p>
    <w:p>
      <w:pPr>
        <w:pStyle w:val="Heading1"/>
      </w:pPr>
      <w:r>
        <w:t xml:space="preserve">Schedule 3 — Charges and Pricing</w:t>
      </w:r>
    </w:p>
    <w:p>
      <w:pPr>
        <w:spacing w:after="120"/>
      </w:pPr>
      <w:r>
        <w:t xml:space="preserve">All rates are exclusive of VAT and of pass-through carriage (clause 9.5). Year 1 volumes are indicative and used to derive the estimated annualised Charges referred to in clause 9.2.</w:t>
      </w:r>
    </w:p>
    <w:p>
      <w:pPr>
        <w:pStyle w:val="Heading2"/>
      </w:pPr>
      <w:r>
        <w:t xml:space="preserve">1. Mobilisation</w:t>
      </w:r>
    </w:p>
    <w:p>
      <w:pPr>
        <w:spacing w:after="120"/>
      </w:pPr>
      <w:r>
        <w:t xml:space="preserve">One-off mobilisation fee: £420,000, invoiced 50% on signature and 50% on Go-Live.</w:t>
      </w:r>
    </w:p>
    <w:p>
      <w:pPr>
        <w:pStyle w:val="Heading2"/>
      </w:pPr>
      <w:r>
        <w:t xml:space="preserve">2. Storage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1800"/>
        <w:gridCol w:w="1726"/>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Item</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Rate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Unit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volume</w:t>
            </w:r>
          </w:p>
        </w:tc>
        <w:tc>
          <w:tcPr>
            <w:tcW w:type="dxa" w:w="17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charge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pallet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£3.10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16,500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£2,659,800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High-value cage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£6.20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£135,408</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Flammable store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£5.40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380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£106,704</w:t>
            </w:r>
          </w:p>
        </w:tc>
      </w:tr>
    </w:tbl>
    <w:p>
      <w:pPr>
        <w:pStyle w:val="Heading2"/>
      </w:pPr>
      <w:r>
        <w:t xml:space="preserve">3. Handling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1800"/>
        <w:gridCol w:w="1726"/>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Item</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Rate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Unit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volume</w:t>
            </w:r>
          </w:p>
        </w:tc>
        <w:tc>
          <w:tcPr>
            <w:tcW w:type="dxa" w:w="17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charge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handling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£0.42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case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1,150,000 cases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£483,000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Pick &amp; pack (store)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£0.06</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unit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1,500,000 units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£90,000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Pick &amp; pack (e-com)</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£0.78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order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420,000 orders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£327,600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Returns processing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return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58,000 returns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£66,700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VAS (gift-wrap etc.)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£0.95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unit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42,000 units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£39,900</w:t>
            </w:r>
          </w:p>
        </w:tc>
      </w:tr>
    </w:tbl>
    <w:p>
      <w:pPr>
        <w:spacing w:after="120"/>
      </w:pPr>
      <w:r>
        <w:rPr>
          <w:b/>
          <w:bCs/>
        </w:rPr>
        <w:t xml:space="preserve">Estimated annualised Charges (storage + handling, Year 1): approximately £3,910,000 (excluding mobilisation fee and pass-through carriage), consistent with clause 9.2.</w:t>
      </w:r>
    </w:p>
    <w:p>
      <w:pPr>
        <w:pStyle w:val="Heading2"/>
      </w:pPr>
      <w:r>
        <w:t xml:space="preserve">4. Indexation</w:t>
      </w:r>
    </w:p>
    <w:p>
      <w:pPr>
        <w:spacing w:after="120"/>
      </w:pPr>
      <w:r>
        <w:t xml:space="preserve">Annual CPIH indexation applies from the first anniversary, floor 0%, cap 4% (clause 9.3).</w:t>
      </w:r>
    </w:p>
    <w:p>
      <w:r>
        <w:br w:type="page"/>
      </w:r>
    </w:p>
    <w:p>
      <w:pPr>
        <w:pStyle w:val="Heading1"/>
      </w:pPr>
      <w:r>
        <w:t xml:space="preserve">Schedule 4 — Service Level Agreement</w:t>
      </w:r>
    </w:p>
    <w:p>
      <w:pPr>
        <w:tabs>
          <w:tab w:val="left" w:pos="680"/>
        </w:tabs>
        <w:spacing w:after="120"/>
        <w:ind w:left="680" w:hanging="680"/>
      </w:pPr>
      <w:r>
        <w:t>1.	Service Period means a calendar month. KPIs are measured monthly unless stated otherwise. The despatch cut-off times are: store Orders received by 14:00 despatched same day; e-commerce Orders received by 18:00 despatched same day.</w:t>
      </w:r>
    </w:p>
    <w:p>
      <w:pPr>
        <w:tabs>
          <w:tab w:val="left" w:pos="680"/>
        </w:tabs>
        <w:spacing w:after="120"/>
        <w:ind w:left="680" w:hanging="680"/>
      </w:pPr>
      <w:r>
        <w:t>2.	The target service levels are as set out in clause 5.1.</w:t>
      </w:r>
    </w:p>
    <w:p>
      <w:pPr>
        <w:tabs>
          <w:tab w:val="left" w:pos="680"/>
        </w:tabs>
        <w:spacing w:after="120"/>
        <w:ind w:left="680" w:hanging="680"/>
      </w:pPr>
      <w:r>
        <w:t>3.	Service Credit bands. Where a KPI is missed, Service Credits accrue as follows, expressed as a percentage of the monthly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KPI shortfall (below target)</w:t>
            </w:r>
          </w:p>
        </w:tc>
        <w:tc>
          <w:tcPr>
            <w:tcW w:type="dxa" w:w="35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Service Credit</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Up to 0.5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0.5 to 1.5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2.5%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 to 3.0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4.0%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More than 3.0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6.0% of monthly Charges</w:t>
            </w:r>
          </w:p>
        </w:tc>
      </w:tr>
    </w:tbl>
    <w:p>
      <w:pPr>
        <w:tabs>
          <w:tab w:val="left" w:pos="680"/>
        </w:tabs>
        <w:spacing w:after="120"/>
        <w:ind w:left="680" w:hanging="680"/>
      </w:pPr>
      <w:r>
        <w:t>4.	Aggregate Service Credits in any Service Period shall not exceed 15% of the Charges for that Service Period (clause 5.2).</w:t>
      </w:r>
    </w:p>
    <w:p>
      <w:pPr>
        <w:tabs>
          <w:tab w:val="left" w:pos="680"/>
        </w:tabs>
        <w:spacing w:after="120"/>
        <w:ind w:left="680" w:hanging="680"/>
      </w:pPr>
      <w:r>
        <w:t>5.	Critical Service Failure means (a) inventory record accuracy below 99.0% in any Service Period, or (b) OTIF below 95.0% in any Service Period, either of which entitles the Customer to treat the failure as a material breach under clause 17.2.</w:t>
      </w:r>
    </w:p>
    <w:p>
      <w:pPr>
        <w:tabs>
          <w:tab w:val="left" w:pos="680"/>
        </w:tabs>
        <w:spacing w:after="120"/>
        <w:ind w:left="680" w:hanging="680"/>
      </w:pPr>
      <w:r>
        <w:t>6.	Continuous Improvement. The Provider shall propose at each quarterly business review at least one initiative to improve service performance or reduce cost.</w:t>
      </w:r>
    </w:p>
    <w:p>
      <w:r>
        <w:br w:type="page"/>
      </w:r>
    </w:p>
    <w:p>
      <w:pPr>
        <w:pStyle w:val="Heading1"/>
      </w:pPr>
      <w:r>
        <w:t xml:space="preserve">Schedule 5 — Data Protection</w:t>
      </w:r>
    </w:p>
    <w:p>
      <w:pPr>
        <w:spacing w:after="120"/>
      </w:pPr>
      <w:r>
        <w:t xml:space="preserve">This Schedule sets out the data processing terms under Article 28 UK GDPR. Subject-matter: provision of logistics services. Duration: the Term. Nature and purpose: order fulfilment and delivery. Types of personal data: end-customer names, delivery addresses, contact details. Categories of data subject: the Customer's retail customers. The Provider shall: process personal data only on documented instructions; ensure personnel are bound by confidentiality; implement the security measures in clause 8.3; engage sub-processors only with the Customer's prior authorisation; assist the Customer with data-subject requests; delete or return personal data on termination; and make available information necessary to demonstrate compliance.</w:t>
      </w:r>
    </w:p>
    <w:p>
      <w:r>
        <w:br w:type="page"/>
      </w:r>
    </w:p>
    <w:p>
      <w:pPr>
        <w:pStyle w:val="Heading1"/>
      </w:pPr>
      <w:r>
        <w:t xml:space="preserve">Schedule 6 — Exit Management</w:t>
      </w:r>
    </w:p>
    <w:p>
      <w:pPr>
        <w:tabs>
          <w:tab w:val="left" w:pos="680"/>
        </w:tabs>
        <w:spacing w:after="120"/>
        <w:ind w:left="680" w:hanging="680"/>
      </w:pPr>
      <w:r>
        <w:t>1.	The Provider shall, on request during the twelve (12) months before expiry or on any notice of termination, prepare and maintain an Exit Plan covering the orderly transfer of the Services to the Customer or a replacement provider.</w:t>
      </w:r>
    </w:p>
    <w:p>
      <w:pPr>
        <w:tabs>
          <w:tab w:val="left" w:pos="680"/>
        </w:tabs>
        <w:spacing w:after="120"/>
        <w:ind w:left="680" w:hanging="680"/>
      </w:pPr>
      <w:r>
        <w:t>2.	The Provider shall provide reasonable co-operation and transition assistance for a period of up to ninety (90) days following termination, charged at the Provider's standard time-and-materials rates, including data migration, stock reconciliation and physical handover of Inventory.</w:t>
      </w:r>
    </w:p>
    <w:p>
      <w:pPr>
        <w:tabs>
          <w:tab w:val="left" w:pos="680"/>
        </w:tabs>
        <w:spacing w:after="120"/>
        <w:ind w:left="680" w:hanging="680"/>
      </w:pPr>
      <w:r>
        <w:t>3.	The Parties shall co-operate to determine whether TUPE applies to any employees engaged in the Services and shall comply with their respective obligations under clause 6.2.</w:t>
      </w:r>
    </w:p>
    <w:p>
      <w:r>
        <w:br w:type="page"/>
      </w:r>
    </w:p>
    <w:p>
      <w:pPr>
        <w:pStyle w:val="Heading1"/>
      </w:pPr>
      <w:r>
        <w:t xml:space="preserve">Schedule 7 — Form of Change Control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Field</w:t>
            </w:r>
          </w:p>
        </w:tc>
        <w:tc>
          <w:tcPr>
            <w:tcW w:type="dxa" w:w="60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CCN number</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CCN-____</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raised</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Requested by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Description of change</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Services / SOW</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KPIs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Charges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timescales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 authorised signatory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Customer authorised signatory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Whitfield Carter LLP  |  Strictly private and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Juniper - Logistics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Juniper - Logistics Services Agreement</dc:title>
  <dc:creator>Whitfield Carter LLP</dc:creator>
  <cp:lastModifiedBy>Un-named</cp:lastModifiedBy>
  <cp:revision>1</cp:revision>
  <dcterms:created xsi:type="dcterms:W3CDTF">2026-06-26T10:12:37.698Z</dcterms:created>
  <dcterms:modified xsi:type="dcterms:W3CDTF">2026-06-26T10:12:37.698Z</dcterms:modified>
</cp:coreProperties>
</file>

<file path=docProps/custom.xml><?xml version="1.0" encoding="utf-8"?>
<Properties xmlns="http://schemas.openxmlformats.org/officeDocument/2006/custom-properties" xmlns:vt="http://schemas.openxmlformats.org/officeDocument/2006/docPropsVTypes"/>
</file>