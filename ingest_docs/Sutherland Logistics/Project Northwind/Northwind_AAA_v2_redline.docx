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240"/>
        <w:jc w:val="center"/>
      </w:pPr>
      <w:r>
        <w:rPr>
          <w:b/>
          <w:bCs/>
          <w:sz w:val="20"/>
          <w:szCs w:val="20"/>
        </w:rPr>
        <w:t xml:space="preserve">DATED </w:t>
      </w:r>
      <w:del w:id="9001" w:author="Claire Dunne (Ashworth Quinn LLP)" w:date="2026-04-09T00:00:00Z">
        <w:r>
          <w:delText xml:space="preserve">[       ] March 2026</w:delText>
        </w:r>
      </w:del>
      <w:ins w:id="9002" w:author="Claire Dunne (Ashworth Quinn LLP)" w:date="2026-04-09T00:00:00Z">
        <w:r>
          <w:t xml:space="preserve">[       ] April 2026</w:t>
        </w:r>
      </w:ins>
      <w:r>
        <w:rPr>
          <w:sz w:val="20"/>
          <w:szCs w:val="20"/>
        </w:rPr>
        <w:t xml:space="preserve"/>
      </w:r>
    </w:p>
    <w:p>
      <w:pPr>
        <w:spacing w:after="600"/>
        <w:jc w:val="center"/>
      </w:pPr>
    </w:p>
    <w:p>
      <w:pPr>
        <w:spacing w:after="120"/>
        <w:jc w:val="center"/>
      </w:pPr>
      <w:r>
        <w:rPr>
          <w:b/>
          <w:bCs/>
          <w:sz w:val="24"/>
          <w:szCs w:val="24"/>
        </w:rPr>
        <w:t xml:space="preserve">SUTHERLAND LOGISTICS LIMITED</w:t>
      </w:r>
    </w:p>
    <w:p>
      <w:pPr>
        <w:spacing w:after="40"/>
        <w:jc w:val="center"/>
      </w:pPr>
      <w:r>
        <w:rPr>
          <w:sz w:val="20"/>
          <w:szCs w:val="20"/>
        </w:rPr>
        <w:t xml:space="preserve">(as Borrower)</w:t>
      </w:r>
    </w:p>
    <w:p>
      <w:pPr>
        <w:spacing w:after="40" w:before="120"/>
        <w:jc w:val="center"/>
      </w:pPr>
      <w:r>
        <w:rPr>
          <w:i/>
          <w:iCs/>
          <w:sz w:val="20"/>
          <w:szCs w:val="20"/>
        </w:rPr>
        <w:t xml:space="preserve">and</w:t>
      </w:r>
    </w:p>
    <w:p>
      <w:pPr>
        <w:spacing w:after="120"/>
        <w:jc w:val="center"/>
      </w:pPr>
      <w:r>
        <w:rPr>
          <w:b/>
          <w:bCs/>
          <w:sz w:val="24"/>
          <w:szCs w:val="24"/>
        </w:rPr>
        <w:t xml:space="preserve">STERLING COMMERCIAL BANK PLC</w:t>
      </w:r>
    </w:p>
    <w:p>
      <w:pPr>
        <w:spacing w:after="600"/>
        <w:jc w:val="center"/>
      </w:pPr>
      <w:r>
        <w:rPr>
          <w:sz w:val="20"/>
          <w:szCs w:val="20"/>
        </w:rPr>
        <w:t xml:space="preserve">(as Lender)</w:t>
      </w:r>
    </w:p>
    <w:p>
      <w:pPr>
        <w:spacing w:after="40"/>
        <w:jc w:val="center"/>
      </w:pPr>
      <w:r>
        <w:rPr>
          <w:b/>
          <w:bCs/>
          <w:sz w:val="30"/>
          <w:szCs w:val="30"/>
        </w:rPr>
        <w:t xml:space="preserve">AMENDMENT AND RESTATEMENT AGREEMENT</w:t>
      </w:r>
    </w:p>
    <w:p>
      <w:pPr>
        <w:spacing w:after="240"/>
        <w:jc w:val="center"/>
      </w:pPr>
      <w:r>
        <w:rPr>
          <w:i/>
          <w:iCs/>
          <w:sz w:val="20"/>
          <w:szCs w:val="20"/>
        </w:rPr>
        <w:t xml:space="preserve">relating to a facilities agreement originally dated 14 March 2022</w:t>
      </w:r>
    </w:p>
    <w:p>
      <w:pPr>
        <w:spacing w:after="600"/>
        <w:jc w:val="center"/>
      </w:pPr>
      <w:r>
        <w:rPr>
          <w:b/>
          <w:bCs/>
          <w:color w:val="C00000"/>
          <w:sz w:val="18"/>
          <w:szCs w:val="18"/>
        </w:rPr>
        <w:t xml:space="preserve">COMPARISON: v1 (Whitfield Carter draft)  →  v2 (Ashworth Quinn mark-up)</w:t>
      </w:r>
    </w:p>
    <w:p>
      <w:pPr>
        <w:spacing w:after="0"/>
        <w:jc w:val="center"/>
      </w:pPr>
      <w:r>
        <w:rPr>
          <w:i/>
          <w:iCs/>
          <w:color w:val="808080"/>
          <w:sz w:val="16"/>
          <w:szCs w:val="16"/>
        </w:rPr>
        <w:t xml:space="preserve">Mark-up by Claire Dunne (Ashworth Quinn LLP), 2026-04-09. Changes shown against the previous draft.</w:t>
      </w:r>
    </w:p>
    <w:p>
      <w:r>
        <w:br w:type="page"/>
      </w:r>
    </w:p>
    <w:p>
      <w:pPr>
        <w:pStyle w:val="Heading1"/>
      </w:pPr>
      <w:r>
        <w:t xml:space="preserve">THIS AGREEMENT is dated [] 2026 and is made</w:t>
      </w:r>
    </w:p>
    <w:p>
      <w:pPr>
        <w:spacing w:after="80" w:line="276"/>
      </w:pPr>
      <w:r>
        <w:rPr>
          <w:b/>
          <w:bCs/>
        </w:rPr>
        <w:t xml:space="preserve">BETWEEN:</w:t>
      </w:r>
    </w:p>
    <w:p>
      <w:pPr>
        <w:tabs>
          <w:tab w:val="left" w:pos="600"/>
        </w:tabs>
        <w:spacing w:after="100" w:line="276"/>
        <w:ind w:left="600" w:hanging="600"/>
      </w:pPr>
      <w:r>
        <w:t xml:space="preserve">(1)	</w:t>
      </w:r>
      <w:r>
        <w:rPr>
          <w:b/>
          <w:bCs/>
        </w:rPr>
        <w:t xml:space="preserve">SUTHERLAND LOGISTICS LIMITED</w:t>
      </w:r>
      <w:r>
        <w:t xml:space="preserve">, a company incorporated in England and Wales with registered number 04127836 whose registered office is at Sutherland House, Brindley Park, Coventry CV6 5RX (the "Borrower"); and</w:t>
      </w:r>
    </w:p>
    <w:p>
      <w:pPr>
        <w:tabs>
          <w:tab w:val="left" w:pos="600"/>
        </w:tabs>
        <w:spacing w:after="100" w:line="276"/>
        <w:ind w:left="600" w:hanging="600"/>
      </w:pPr>
      <w:r>
        <w:t xml:space="preserve">(2)	</w:t>
      </w:r>
      <w:r>
        <w:rPr>
          <w:b/>
          <w:bCs/>
        </w:rPr>
        <w:t xml:space="preserve">STERLING COMMERCIAL BANK PLC</w:t>
      </w:r>
      <w:r>
        <w:t xml:space="preserve">, a company incorporated in England and Wales with registered number 02009823 (the "Lender").</w:t>
      </w:r>
    </w:p>
    <w:p>
      <w:pPr>
        <w:spacing w:after="60" w:before="120" w:line="276"/>
      </w:pPr>
      <w:r>
        <w:rPr>
          <w:b/>
          <w:bCs/>
        </w:rPr>
        <w:t xml:space="preserve">BACKGROUND</w:t>
      </w:r>
    </w:p>
    <w:p>
      <w:pPr>
        <w:tabs>
          <w:tab w:val="left" w:pos="600"/>
        </w:tabs>
        <w:spacing w:after="100" w:line="276"/>
        <w:ind w:left="600" w:hanging="600"/>
      </w:pPr>
      <w:r>
        <w:t xml:space="preserve">(A)	</w:t>
      </w:r>
      <w:r>
        <w:t xml:space="preserve">The Parties entered into a facilities agreement dated 14 March 2022 comprising Facility A of £18,000,000 and a revolving credit facility of £7,000,000.</w:t>
      </w:r>
    </w:p>
    <w:p>
      <w:pPr>
        <w:tabs>
          <w:tab w:val="left" w:pos="600"/>
        </w:tabs>
        <w:spacing w:after="100" w:line="276"/>
        <w:ind w:left="600" w:hanging="600"/>
      </w:pPr>
      <w:r>
        <w:t xml:space="preserve">(B)	</w:t>
      </w:r>
      <w:r>
        <w:t xml:space="preserve">The compliance certificate for the period ended 31 December 2025 disclosed breaches of the Leverage and Interest Cover covenants (the "Existing Defaults").</w:t>
      </w:r>
    </w:p>
    <w:p>
      <w:pPr>
        <w:tabs>
          <w:tab w:val="left" w:pos="600"/>
        </w:tabs>
        <w:spacing w:after="100" w:line="276"/>
        <w:ind w:left="600" w:hanging="600"/>
      </w:pPr>
      <w:r>
        <w:t xml:space="preserve">(C)	</w:t>
      </w:r>
      <w:r>
        <w:t xml:space="preserve">The Parties have agreed to amend and restate the Original Facilities Agreement, including a new super-senior Facility B of £3,500,000, on the terms below.</w:t>
      </w:r>
    </w:p>
    <w:p>
      <w:pPr>
        <w:spacing w:after="60" w:before="120" w:line="276"/>
      </w:pPr>
      <w:r>
        <w:rPr>
          <w:b/>
          <w:bCs/>
        </w:rPr>
        <w:t xml:space="preserve">IT IS AGREED as follows:</w:t>
      </w:r>
    </w:p>
    <w:p>
      <w:pPr>
        <w:keepNext/>
        <w:tabs>
          <w:tab w:val="left" w:pos="600"/>
        </w:tabs>
        <w:spacing w:after="80" w:before="160" w:line="276"/>
      </w:pPr>
      <w:r>
        <w:rPr>
          <w:b/>
          <w:bCs/>
        </w:rPr>
        <w:t xml:space="preserve">1.</w:t>
      </w:r>
      <w:r>
        <w:rPr>
          <w:b/>
          <w:bCs/>
        </w:rPr>
        <w:t xml:space="preserve">	DEFINITIONS AND INTERPRETATION</w:t>
      </w:r>
    </w:p>
    <w:p>
      <w:pPr>
        <w:tabs>
          <w:tab w:val="left" w:pos="600"/>
        </w:tabs>
        <w:spacing w:after="100" w:line="276"/>
        <w:ind w:left="600" w:hanging="600"/>
      </w:pPr>
      <w:r>
        <w:t xml:space="preserve">1.1	</w:t>
      </w:r>
      <w:r>
        <w:rPr>
          <w:b/>
          <w:bCs/>
        </w:rPr>
        <w:t xml:space="preserve">"Amendment Fee"</w:t>
      </w:r>
      <w:r>
        <w:t xml:space="preserve"> means the fee of </w:t>
      </w:r>
      <w:del w:id="1001" w:author="Claire Dunne (Ashworth Quinn LLP)" w:date="2026-04-09T00:00:00Z">
        <w:r>
          <w:delText xml:space="preserve">£250,000</w:delText>
        </w:r>
      </w:del>
      <w:ins w:id="1002" w:author="Claire Dunne (Ashworth Quinn LLP)" w:date="2026-04-09T00:00:00Z">
        <w:r>
          <w:t xml:space="preserve">£325,000</w:t>
        </w:r>
      </w:ins>
      <w:r>
        <w:t xml:space="preserve"> payable under Clause 8;</w:t>
      </w:r>
    </w:p>
    <w:p>
      <w:pPr>
        <w:tabs>
          <w:tab w:val="left" w:pos="600"/>
        </w:tabs>
        <w:spacing w:after="100" w:line="276"/>
        <w:ind w:left="600" w:hanging="600"/>
      </w:pPr>
      <w:r>
        <w:t xml:space="preserve">	</w:t>
      </w:r>
      <w:r>
        <w:rPr>
          <w:b/>
          <w:bCs/>
        </w:rPr>
        <w:t xml:space="preserve">"Longstop Date"</w:t>
      </w:r>
      <w:r>
        <w:t xml:space="preserve"> means </w:t>
      </w:r>
      <w:del w:id="1003" w:author="Claire Dunne (Ashworth Quinn LLP)" w:date="2026-04-09T00:00:00Z">
        <w:r>
          <w:delText xml:space="preserve">31 August 2026</w:delText>
        </w:r>
      </w:del>
      <w:ins w:id="1004" w:author="Claire Dunne (Ashworth Quinn LLP)" w:date="2026-04-09T00:00:00Z">
        <w:r>
          <w:t xml:space="preserve">31 July 2026</w:t>
        </w:r>
      </w:ins>
      <w:r>
        <w:t xml:space="preserve">;</w:t>
      </w:r>
    </w:p>
    <w:p>
      <w:pPr>
        <w:tabs>
          <w:tab w:val="left" w:pos="600"/>
        </w:tabs>
        <w:spacing w:after="100" w:line="276"/>
        <w:ind w:left="600" w:hanging="600"/>
      </w:pPr>
      <w:r>
        <w:t xml:space="preserve">	</w:t>
      </w:r>
      <w:r>
        <w:rPr>
          <w:b/>
          <w:bCs/>
        </w:rPr>
        <w:t xml:space="preserve">"Effective Date"</w:t>
      </w:r>
      <w:r>
        <w:t xml:space="preserve"> means the date on which the Lender confirms it has received all Conditions Precedent in satisfactory form;</w:t>
      </w:r>
    </w:p>
    <w:p>
      <w:pPr>
        <w:tabs>
          <w:tab w:val="left" w:pos="600"/>
        </w:tabs>
        <w:spacing w:after="100" w:line="276"/>
        <w:ind w:left="600" w:hanging="600"/>
      </w:pPr>
      <w:r>
        <w:t xml:space="preserve">1.2	</w:t>
      </w:r>
      <w:r>
        <w:t xml:space="preserve">Terms defined in the Amended Facilities Agreement have the same meaning here unless the context otherwise requires.</w:t>
      </w:r>
    </w:p>
    <w:p>
      <w:pPr>
        <w:keepNext/>
        <w:tabs>
          <w:tab w:val="left" w:pos="600"/>
        </w:tabs>
        <w:spacing w:after="80" w:before="160" w:line="276"/>
      </w:pPr>
      <w:r>
        <w:rPr>
          <w:b/>
          <w:bCs/>
        </w:rPr>
        <w:t xml:space="preserve">2.</w:t>
      </w:r>
      <w:r>
        <w:rPr>
          <w:b/>
          <w:bCs/>
        </w:rPr>
        <w:t xml:space="preserve">	CONDITIONS PRECEDENT</w:t>
      </w:r>
    </w:p>
    <w:p>
      <w:pPr>
        <w:tabs>
          <w:tab w:val="left" w:pos="600"/>
        </w:tabs>
        <w:spacing w:after="100" w:line="276"/>
        <w:ind w:left="600" w:hanging="600"/>
      </w:pPr>
      <w:r>
        <w:t xml:space="preserve">2.1	</w:t>
      </w:r>
      <w:r>
        <w:t xml:space="preserve">The amendments and waivers take effect on, and are conditional upon, the Effective Date.</w:t>
      </w:r>
    </w:p>
    <w:p>
      <w:pPr>
        <w:tabs>
          <w:tab w:val="left" w:pos="600"/>
        </w:tabs>
        <w:spacing w:after="100" w:line="276"/>
        <w:ind w:left="600" w:hanging="600"/>
      </w:pPr>
      <w:r>
        <w:t xml:space="preserve">2.2	</w:t>
      </w:r>
      <w:r>
        <w:t xml:space="preserve">If the Effective Date has not occurred by the Longstop Date, this Agreement lapses (save for the Surviving Provisions) and the Original Facilities Agreement continues, without prejudice to the Lender's rights.</w:t>
      </w:r>
    </w:p>
    <w:p>
      <w:pPr>
        <w:keepNext/>
        <w:tabs>
          <w:tab w:val="left" w:pos="600"/>
        </w:tabs>
        <w:spacing w:after="80" w:before="160" w:line="276"/>
      </w:pPr>
      <w:r>
        <w:rPr>
          <w:b/>
          <w:bCs/>
        </w:rPr>
        <w:t xml:space="preserve">3.</w:t>
      </w:r>
      <w:r>
        <w:rPr>
          <w:b/>
          <w:bCs/>
        </w:rPr>
        <w:t xml:space="preserve">	AMENDMENT AND RESTATEMENT</w:t>
      </w:r>
    </w:p>
    <w:p>
      <w:pPr>
        <w:tabs>
          <w:tab w:val="left" w:pos="600"/>
        </w:tabs>
        <w:spacing w:after="100" w:line="276"/>
        <w:ind w:left="600" w:hanging="600"/>
      </w:pPr>
      <w:r>
        <w:t xml:space="preserve">3.1	</w:t>
      </w:r>
      <w:r>
        <w:t xml:space="preserve">With effect from the Effective Date, the Original Facilities Agreement is amended and restated in the form of Schedule 1.</w:t>
      </w:r>
    </w:p>
    <w:p>
      <w:pPr>
        <w:tabs>
          <w:tab w:val="left" w:pos="600"/>
        </w:tabs>
        <w:spacing w:after="100" w:line="276"/>
        <w:ind w:left="600" w:hanging="600"/>
      </w:pPr>
      <w:r>
        <w:t xml:space="preserve">3.2	</w:t>
      </w:r>
      <w:r>
        <w:t xml:space="preserve">Except as amended, the Finance Documents remain in full force and effect; the amendments do not constitute a novation.</w:t>
      </w:r>
    </w:p>
    <w:p>
      <w:pPr>
        <w:keepNext/>
        <w:tabs>
          <w:tab w:val="left" w:pos="600"/>
        </w:tabs>
        <w:spacing w:after="80" w:before="160" w:line="276"/>
      </w:pPr>
      <w:r>
        <w:rPr>
          <w:b/>
          <w:bCs/>
        </w:rPr>
        <w:t xml:space="preserve">4.</w:t>
      </w:r>
      <w:r>
        <w:rPr>
          <w:b/>
          <w:bCs/>
        </w:rPr>
        <w:t xml:space="preserve">	FACILITY B (NEW MONEY)</w:t>
      </w:r>
    </w:p>
    <w:p>
      <w:pPr>
        <w:tabs>
          <w:tab w:val="left" w:pos="600"/>
        </w:tabs>
        <w:spacing w:after="100" w:line="276"/>
        <w:ind w:left="600" w:hanging="600"/>
      </w:pPr>
      <w:r>
        <w:t xml:space="preserve">4.1	</w:t>
      </w:r>
      <w:r>
        <w:t xml:space="preserve">The Lender makes available a super-senior term loan of £3,500,000 from the Effective Date.</w:t>
      </w:r>
    </w:p>
    <w:p>
      <w:pPr>
        <w:tabs>
          <w:tab w:val="left" w:pos="600"/>
        </w:tabs>
        <w:spacing w:after="100" w:line="276"/>
        <w:ind w:left="600" w:hanging="600"/>
      </w:pPr>
      <w:r>
        <w:t xml:space="preserve">4.2	</w:t>
      </w:r>
      <w:r>
        <w:t xml:space="preserve">Facility B ranks ahead of Facility A and the Revolving Facility on payment and enforcement.</w:t>
      </w:r>
    </w:p>
    <w:p>
      <w:pPr>
        <w:keepNext/>
        <w:tabs>
          <w:tab w:val="left" w:pos="600"/>
        </w:tabs>
        <w:spacing w:after="80" w:before="160" w:line="276"/>
      </w:pPr>
      <w:r>
        <w:rPr>
          <w:b/>
          <w:bCs/>
        </w:rPr>
        <w:t xml:space="preserve">5.</w:t>
      </w:r>
      <w:r>
        <w:rPr>
          <w:b/>
          <w:bCs/>
        </w:rPr>
        <w:t xml:space="preserve">	WAIVER OF EXISTING DEFAULTS</w:t>
      </w:r>
    </w:p>
    <w:p>
      <w:pPr>
        <w:tabs>
          <w:tab w:val="left" w:pos="600"/>
        </w:tabs>
        <w:spacing w:after="100" w:line="276"/>
        <w:ind w:left="600" w:hanging="600"/>
      </w:pPr>
      <w:r>
        <w:t xml:space="preserve">5.1	</w:t>
      </w:r>
      <w:r>
        <w:t xml:space="preserve">With effect from the Effective Date, the Lender waives the Existing Defaults only; no other Default is waived.</w:t>
      </w:r>
    </w:p>
    <w:p>
      <w:pPr>
        <w:keepNext/>
        <w:tabs>
          <w:tab w:val="left" w:pos="600"/>
        </w:tabs>
        <w:spacing w:after="80" w:before="160" w:line="276"/>
      </w:pPr>
      <w:r>
        <w:rPr>
          <w:b/>
          <w:bCs/>
        </w:rPr>
        <w:t xml:space="preserve">6.</w:t>
      </w:r>
      <w:r>
        <w:rPr>
          <w:b/>
          <w:bCs/>
        </w:rPr>
        <w:t xml:space="preserve">	PRICING AND FINANCIAL COVENANTS</w:t>
      </w:r>
    </w:p>
    <w:p>
      <w:pPr>
        <w:tabs>
          <w:tab w:val="left" w:pos="600"/>
        </w:tabs>
        <w:spacing w:after="100" w:line="276"/>
        <w:ind w:left="600" w:hanging="600"/>
      </w:pPr>
      <w:r>
        <w:t xml:space="preserve">6.1	The margin on Facility A shall be </w:t>
      </w:r>
      <w:del w:id="2001" w:author="Claire Dunne (Ashworth Quinn LLP)" w:date="2026-04-09T00:00:00Z">
        <w:r>
          <w:delText xml:space="preserve">4.00%</w:delText>
        </w:r>
      </w:del>
      <w:ins w:id="2002" w:author="Claire Dunne (Ashworth Quinn LLP)" w:date="2026-04-09T00:00:00Z">
        <w:r>
          <w:t xml:space="preserve">4.50%</w:t>
        </w:r>
      </w:ins>
      <w:r>
        <w:t xml:space="preserve"> per annum (cash), with a PIK toggle of +3.00% available from Q3 2026.</w:t>
      </w:r>
    </w:p>
    <w:p>
      <w:pPr>
        <w:tabs>
          <w:tab w:val="left" w:pos="600"/>
        </w:tabs>
        <w:spacing w:after="100" w:line="276"/>
        <w:ind w:left="600" w:hanging="600"/>
      </w:pPr>
      <w:r>
        <w:t xml:space="preserve">6.2	The margin on Facility B shall be </w:t>
      </w:r>
      <w:del w:id="2003" w:author="Claire Dunne (Ashworth Quinn LLP)" w:date="2026-04-09T00:00:00Z">
        <w:r>
          <w:delText xml:space="preserve">6.25%</w:delText>
        </w:r>
      </w:del>
      <w:ins w:id="2004" w:author="Claire Dunne (Ashworth Quinn LLP)" w:date="2026-04-09T00:00:00Z">
        <w:r>
          <w:t xml:space="preserve">6.75%</w:t>
        </w:r>
      </w:ins>
      <w:r>
        <w:t xml:space="preserve"> per annum, and the margin on the Revolving Facility shall be </w:t>
      </w:r>
      <w:del w:id="2005" w:author="Claire Dunne (Ashworth Quinn LLP)" w:date="2026-04-09T00:00:00Z">
        <w:r>
          <w:delText xml:space="preserve">3.75%</w:delText>
        </w:r>
      </w:del>
      <w:ins w:id="2006" w:author="Claire Dunne (Ashworth Quinn LLP)" w:date="2026-04-09T00:00:00Z">
        <w:r>
          <w:t xml:space="preserve">4.25%</w:t>
        </w:r>
      </w:ins>
      <w:r>
        <w:t xml:space="preserve"> per annum.</w:t>
      </w:r>
    </w:p>
    <w:p>
      <w:pPr>
        <w:tabs>
          <w:tab w:val="left" w:pos="600"/>
        </w:tabs>
        <w:spacing w:after="100" w:line="276"/>
        <w:ind w:left="600" w:hanging="600"/>
      </w:pPr>
      <w:r>
        <w:t xml:space="preserve">6.3	The Leverage covenant (Net Debt:EBITDA) shall be </w:t>
      </w:r>
      <w:del w:id="2007" w:author="Claire Dunne (Ashworth Quinn LLP)" w:date="2026-04-09T00:00:00Z">
        <w:r>
          <w:delText xml:space="preserve">3.75:1 stepping down to 3.25:1 by 31 December 2026</w:delText>
        </w:r>
      </w:del>
      <w:ins w:id="2008" w:author="Claire Dunne (Ashworth Quinn LLP)" w:date="2026-04-09T00:00:00Z">
        <w:r>
          <w:t xml:space="preserve">3.25:1 stepping down to 2.75:1 by 31 December 2026</w:t>
        </w:r>
      </w:ins>
      <w:r>
        <w:t xml:space="preserve">.</w:t>
      </w:r>
    </w:p>
    <w:p>
      <w:pPr>
        <w:tabs>
          <w:tab w:val="left" w:pos="600"/>
        </w:tabs>
        <w:spacing w:after="100" w:line="276"/>
        <w:ind w:left="600" w:hanging="600"/>
      </w:pPr>
      <w:r>
        <w:t xml:space="preserve">6.4	The debt service cover ratio shall be </w:t>
      </w:r>
      <w:del w:id="2009" w:author="Claire Dunne (Ashworth Quinn LLP)" w:date="2026-04-09T00:00:00Z">
        <w:r>
          <w:delText xml:space="preserve">1.05:1 tested quarterly from 31 December 2026</w:delText>
        </w:r>
      </w:del>
      <w:ins w:id="2010" w:author="Claire Dunne (Ashworth Quinn LLP)" w:date="2026-04-09T00:00:00Z">
        <w:r>
          <w:t xml:space="preserve">1.15:1 tested quarterly from 30 September 2026</w:t>
        </w:r>
      </w:ins>
      <w:r>
        <w:t xml:space="preserve">.</w:t>
      </w:r>
    </w:p>
    <w:p>
      <w:pPr>
        <w:tabs>
          <w:tab w:val="left" w:pos="600"/>
        </w:tabs>
        <w:spacing w:after="100" w:line="276"/>
        <w:ind w:left="600" w:hanging="600"/>
      </w:pPr>
      <w:r>
        <w:t xml:space="preserve">6.5	The Borrower shall maintain Minimum Liquidity of not less than </w:t>
      </w:r>
      <w:del w:id="2011" w:author="Claire Dunne (Ashworth Quinn LLP)" w:date="2026-04-09T00:00:00Z">
        <w:r>
          <w:delText xml:space="preserve">£1,250,000</w:delText>
        </w:r>
      </w:del>
      <w:ins w:id="2012" w:author="Claire Dunne (Ashworth Quinn LLP)" w:date="2026-04-09T00:00:00Z">
        <w:r>
          <w:t xml:space="preserve">£1,750,000</w:t>
        </w:r>
      </w:ins>
      <w:r>
        <w:t xml:space="preserve"> at all times, tested monthly.</w:t>
      </w:r>
    </w:p>
    <w:p>
      <w:pPr>
        <w:keepNext/>
        <w:tabs>
          <w:tab w:val="left" w:pos="600"/>
        </w:tabs>
        <w:spacing w:after="80" w:before="160" w:line="276"/>
      </w:pPr>
      <w:r>
        <w:rPr>
          <w:b/>
          <w:bCs/>
        </w:rPr>
        <w:t xml:space="preserve">7.</w:t>
      </w:r>
      <w:r>
        <w:rPr>
          <w:b/>
          <w:bCs/>
        </w:rPr>
        <w:t xml:space="preserve">	UNDERTAKINGS</w:t>
      </w:r>
    </w:p>
    <w:p>
      <w:pPr>
        <w:tabs>
          <w:tab w:val="left" w:pos="600"/>
        </w:tabs>
        <w:spacing w:after="100" w:line="276"/>
        <w:ind w:left="600" w:hanging="600"/>
      </w:pPr>
      <w:r>
        <w:t xml:space="preserve">7.1	</w:t>
      </w:r>
      <w:r>
        <w:t xml:space="preserve">The Borrower shall deliver monthly management accounts (within 20 Business Days), fortnightly 13-week cashflow forecasts and quarterly Compliance Certificates.</w:t>
      </w:r>
    </w:p>
    <w:p>
      <w:pPr>
        <w:tabs>
          <w:tab w:val="left" w:pos="600"/>
        </w:tabs>
        <w:spacing w:after="100" w:line="276"/>
        <w:ind w:left="600" w:hanging="600"/>
      </w:pPr>
      <w:r>
        <w:t xml:space="preserve">7.2	</w:t>
      </w:r>
      <w:r>
        <w:t xml:space="preserve">The Borrower shall make no Restricted Payment, and incur no Financial Indebtedness outside the ordinary course, until Minimum Liquidity has been met for two consecutive Quarter Dates.</w:t>
      </w:r>
    </w:p>
    <w:p>
      <w:pPr>
        <w:keepNext/>
        <w:tabs>
          <w:tab w:val="left" w:pos="600"/>
        </w:tabs>
        <w:spacing w:after="80" w:before="160" w:line="276"/>
      </w:pPr>
      <w:r>
        <w:rPr>
          <w:b/>
          <w:bCs/>
        </w:rPr>
        <w:t xml:space="preserve">8.</w:t>
      </w:r>
      <w:r>
        <w:rPr>
          <w:b/>
          <w:bCs/>
        </w:rPr>
        <w:t xml:space="preserve">	FEES, COSTS AND EXPENSES</w:t>
      </w:r>
    </w:p>
    <w:p>
      <w:pPr>
        <w:tabs>
          <w:tab w:val="left" w:pos="600"/>
        </w:tabs>
        <w:spacing w:after="100" w:line="276"/>
        <w:ind w:left="600" w:hanging="600"/>
      </w:pPr>
      <w:r>
        <w:t xml:space="preserve">8.1	The Borrower shall pay the Amendment Fee of </w:t>
      </w:r>
      <w:del w:id="3001" w:author="Claire Dunne (Ashworth Quinn LLP)" w:date="2026-04-09T00:00:00Z">
        <w:r>
          <w:delText xml:space="preserve">£250,000</w:delText>
        </w:r>
      </w:del>
      <w:ins w:id="3002" w:author="Claire Dunne (Ashworth Quinn LLP)" w:date="2026-04-09T00:00:00Z">
        <w:r>
          <w:t xml:space="preserve">£325,000</w:t>
        </w:r>
      </w:ins>
      <w:r>
        <w:t xml:space="preserve"> on the Effective Date.</w:t>
      </w:r>
    </w:p>
    <w:p>
      <w:pPr>
        <w:tabs>
          <w:tab w:val="left" w:pos="600"/>
        </w:tabs>
        <w:spacing w:after="100" w:line="276"/>
        <w:ind w:left="600" w:hanging="600"/>
      </w:pPr>
      <w:r>
        <w:t xml:space="preserve">8.2	The Borrower shall pay an exit fee of </w:t>
      </w:r>
      <w:del w:id="3003" w:author="Claire Dunne (Ashworth Quinn LLP)" w:date="2026-04-09T00:00:00Z">
        <w:r>
          <w:delText xml:space="preserve">0.75%</w:delText>
        </w:r>
      </w:del>
      <w:ins w:id="3004" w:author="Claire Dunne (Ashworth Quinn LLP)" w:date="2026-04-09T00:00:00Z">
        <w:r>
          <w:t xml:space="preserve">1.25%</w:t>
        </w:r>
      </w:ins>
      <w:r>
        <w:t xml:space="preserve"> of Facility B on its repayment or final maturity.</w:t>
      </w:r>
    </w:p>
    <w:p>
      <w:pPr>
        <w:tabs>
          <w:tab w:val="left" w:pos="600"/>
        </w:tabs>
        <w:spacing w:after="100" w:line="276"/>
        <w:ind w:left="600" w:hanging="600"/>
      </w:pPr>
      <w:r>
        <w:t xml:space="preserve">8.3	</w:t>
      </w:r>
      <w:r>
        <w:t xml:space="preserve">The Borrower shall pay the Lender's reasonable legal and reporting-accountant costs within three Business Days of demand.</w:t>
      </w:r>
    </w:p>
    <w:p>
      <w:pPr>
        <w:keepNext/>
        <w:tabs>
          <w:tab w:val="left" w:pos="600"/>
        </w:tabs>
        <w:spacing w:after="80" w:before="160" w:line="276"/>
      </w:pPr>
      <w:r>
        <w:rPr>
          <w:b/>
          <w:bCs/>
        </w:rPr>
        <w:t xml:space="preserve">9.</w:t>
      </w:r>
      <w:r>
        <w:rPr>
          <w:b/>
          <w:bCs/>
        </w:rPr>
        <w:t xml:space="preserve">	CONFIRMATION OF SECURITY</w:t>
      </w:r>
    </w:p>
    <w:p>
      <w:pPr>
        <w:tabs>
          <w:tab w:val="left" w:pos="600"/>
        </w:tabs>
        <w:spacing w:after="100" w:line="276"/>
        <w:ind w:left="600" w:hanging="600"/>
      </w:pPr>
      <w:r>
        <w:t xml:space="preserve">9.1	</w:t>
      </w:r>
      <w:r>
        <w:t xml:space="preserve">The Borrower confirms the Security continues and extends to its obligations as amended (including Facility B), and shall enter into the confirmatory debenture and other Security Documents.</w:t>
      </w:r>
    </w:p>
    <w:p>
      <w:pPr>
        <w:keepNext/>
        <w:tabs>
          <w:tab w:val="left" w:pos="600"/>
        </w:tabs>
        <w:spacing w:after="80" w:before="160" w:line="276"/>
      </w:pPr>
      <w:r>
        <w:rPr>
          <w:b/>
          <w:bCs/>
        </w:rPr>
        <w:t xml:space="preserve">10.</w:t>
      </w:r>
      <w:r>
        <w:rPr>
          <w:b/>
          <w:bCs/>
        </w:rPr>
        <w:t xml:space="preserve">	DESIGNATION AND FURTHER ASSURANCE</w:t>
      </w:r>
    </w:p>
    <w:p>
      <w:pPr>
        <w:tabs>
          <w:tab w:val="left" w:pos="600"/>
        </w:tabs>
        <w:spacing w:after="100" w:line="276"/>
        <w:ind w:left="600" w:hanging="600"/>
      </w:pPr>
      <w:r>
        <w:t xml:space="preserve">10.1	</w:t>
      </w:r>
      <w:r>
        <w:t xml:space="preserve">This Agreement is designated a Finance Document. The Borrower shall do all acts and execute all documents reasonably required to give it effect.</w:t>
      </w:r>
    </w:p>
    <w:p>
      <w:pPr>
        <w:keepNext/>
        <w:tabs>
          <w:tab w:val="left" w:pos="600"/>
        </w:tabs>
        <w:spacing w:after="80" w:before="160" w:line="276"/>
      </w:pPr>
      <w:r>
        <w:rPr>
          <w:b/>
          <w:bCs/>
        </w:rPr>
        <w:t xml:space="preserve">11.</w:t>
      </w:r>
      <w:r>
        <w:rPr>
          <w:b/>
          <w:bCs/>
        </w:rPr>
        <w:t xml:space="preserve">	COUNTERPARTS AND THIRD PARTIES</w:t>
      </w:r>
    </w:p>
    <w:p>
      <w:pPr>
        <w:tabs>
          <w:tab w:val="left" w:pos="600"/>
        </w:tabs>
        <w:spacing w:after="100" w:line="276"/>
        <w:ind w:left="600" w:hanging="600"/>
      </w:pPr>
      <w:r>
        <w:t xml:space="preserve">11.1	</w:t>
      </w:r>
      <w:r>
        <w:t xml:space="preserve">This Agreement may be executed in counterparts. A person who is not a Party has no rights under the Contracts (Rights of Third Parties) Act 1999.</w:t>
      </w:r>
    </w:p>
    <w:p>
      <w:pPr>
        <w:keepNext/>
        <w:tabs>
          <w:tab w:val="left" w:pos="600"/>
        </w:tabs>
        <w:spacing w:after="80" w:before="160" w:line="276"/>
      </w:pPr>
      <w:r>
        <w:rPr>
          <w:b/>
          <w:bCs/>
        </w:rPr>
        <w:t xml:space="preserve">12.</w:t>
      </w:r>
      <w:r>
        <w:rPr>
          <w:b/>
          <w:bCs/>
        </w:rPr>
        <w:t xml:space="preserve">	GOVERNING LAW AND JURISDICTION</w:t>
      </w:r>
    </w:p>
    <w:p>
      <w:pPr>
        <w:tabs>
          <w:tab w:val="left" w:pos="600"/>
        </w:tabs>
        <w:spacing w:after="100" w:line="276"/>
        <w:ind w:left="600" w:hanging="600"/>
      </w:pPr>
      <w:r>
        <w:t xml:space="preserve">12.1	</w:t>
      </w:r>
      <w:r>
        <w:t xml:space="preserve">This Agreement and any non-contractual obligations are governed by English law; the courts of England and Wales have exclusive jurisdiction.</w:t>
      </w:r>
    </w:p>
    <w:p>
      <w:pPr>
        <w:spacing w:after="120" w:before="160" w:line="276"/>
      </w:pPr>
      <w:r>
        <w:rPr>
          <w:i/>
          <w:iCs/>
        </w:rPr>
        <w:t xml:space="preserve">This Agreement has been entered into and delivered as a deed.</w:t>
      </w:r>
    </w:p>
    <w:p>
      <w:r>
        <w:br w:type="page"/>
      </w:r>
    </w:p>
    <w:p>
      <w:pPr>
        <w:pStyle w:val="Heading1"/>
      </w:pPr>
      <w:r>
        <w:t xml:space="preserve">SCHEDULE — Summary of Key Amendments (for reference)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163"/>
        <w:gridCol w:w="3563"/>
      </w:tblGrid>
      <w:tr>
        <w:trPr>
          <w:tblHeader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Topic</w:t>
            </w:r>
          </w:p>
        </w:tc>
        <w:tc>
          <w:tcPr>
            <w:tcW w:type="dxa" w:w="31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Original</w:t>
            </w:r>
          </w:p>
        </w:tc>
        <w:tc>
          <w:tcPr>
            <w:tcW w:type="dxa" w:w="35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Amended (this draft)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Final maturity</w:t>
            </w:r>
          </w:p>
        </w:tc>
        <w:tc>
          <w:tcPr>
            <w:tcW w:type="dxa" w:w="31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31 March 2027</w:t>
            </w:r>
          </w:p>
        </w:tc>
        <w:tc>
          <w:tcPr>
            <w:tcW w:type="dxa" w:w="35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30 June 2029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Facility A margin</w:t>
            </w:r>
          </w:p>
        </w:tc>
        <w:tc>
          <w:tcPr>
            <w:tcW w:type="dxa" w:w="31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2.75%</w:t>
            </w:r>
          </w:p>
        </w:tc>
        <w:tc>
          <w:tcPr>
            <w:tcW w:type="dxa" w:w="35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4.50%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Facility B margin</w:t>
            </w:r>
          </w:p>
        </w:tc>
        <w:tc>
          <w:tcPr>
            <w:tcW w:type="dxa" w:w="31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—</w:t>
            </w:r>
          </w:p>
        </w:tc>
        <w:tc>
          <w:tcPr>
            <w:tcW w:type="dxa" w:w="35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6.75%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New money</w:t>
            </w:r>
          </w:p>
        </w:tc>
        <w:tc>
          <w:tcPr>
            <w:tcW w:type="dxa" w:w="31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—</w:t>
            </w:r>
          </w:p>
        </w:tc>
        <w:tc>
          <w:tcPr>
            <w:tcW w:type="dxa" w:w="35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£3,500,000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Leverage covenant</w:t>
            </w:r>
          </w:p>
        </w:tc>
        <w:tc>
          <w:tcPr>
            <w:tcW w:type="dxa" w:w="31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2.75:1</w:t>
            </w:r>
          </w:p>
        </w:tc>
        <w:tc>
          <w:tcPr>
            <w:tcW w:type="dxa" w:w="35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3.25:1 stepping down to 2.75:1 by 31 December 2026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DSCR</w:t>
            </w:r>
          </w:p>
        </w:tc>
        <w:tc>
          <w:tcPr>
            <w:tcW w:type="dxa" w:w="31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3.00:1 (int. cover)</w:t>
            </w:r>
          </w:p>
        </w:tc>
        <w:tc>
          <w:tcPr>
            <w:tcW w:type="dxa" w:w="35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1.15:1 tested quarterly from 30 September 2026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Minimum liquidity</w:t>
            </w:r>
          </w:p>
        </w:tc>
        <w:tc>
          <w:tcPr>
            <w:tcW w:type="dxa" w:w="31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None</w:t>
            </w:r>
          </w:p>
        </w:tc>
        <w:tc>
          <w:tcPr>
            <w:tcW w:type="dxa" w:w="35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£1,750,000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Amendment fee</w:t>
            </w:r>
          </w:p>
        </w:tc>
        <w:tc>
          <w:tcPr>
            <w:tcW w:type="dxa" w:w="31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—</w:t>
            </w:r>
          </w:p>
        </w:tc>
        <w:tc>
          <w:tcPr>
            <w:tcW w:type="dxa" w:w="35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£325,000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Exit fee (Facility B)</w:t>
            </w:r>
          </w:p>
        </w:tc>
        <w:tc>
          <w:tcPr>
            <w:tcW w:type="dxa" w:w="31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—</w:t>
            </w:r>
          </w:p>
        </w:tc>
        <w:tc>
          <w:tcPr>
            <w:tcW w:type="dxa" w:w="35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1.25%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Longstop date</w:t>
            </w:r>
          </w:p>
        </w:tc>
        <w:tc>
          <w:tcPr>
            <w:tcW w:type="dxa" w:w="31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—</w:t>
            </w:r>
          </w:p>
        </w:tc>
        <w:tc>
          <w:tcPr>
            <w:tcW w:type="dxa" w:w="35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31 July 2026</w:t>
            </w:r>
          </w:p>
        </w:tc>
      </w:tr>
    </w:tbl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6"/>
      </w:pBdr>
      <w:tabs>
        <w:tab w:val="right" w:pos="9026"/>
      </w:tabs>
      <w:spacing w:after="0" w:before="120"/>
    </w:pPr>
    <w:r>
      <w:rPr>
        <w:color w:val="808080"/>
        <w:sz w:val="15"/>
        <w:szCs w:val="15"/>
      </w:rPr>
      <w:t xml:space="preserve">Project Northwind — Amendment and Restatement Agreement — v2 (redline vs v1) — Subject to Contract</w:t>
    </w:r>
    <w:r>
      <w:rPr>
        <w:color w:val="808080"/>
        <w:sz w:val="15"/>
        <w:szCs w:val="15"/>
      </w:rPr>
      <w:t xml:space="preserve">	Page </w:t>
    </w:r>
    <w:r>
      <w:rPr>
        <w:color w:val="808080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5"/>
        <w:szCs w:val="15"/>
      </w:rPr>
      <w:t xml:space="preserve"> of </w:t>
    </w:r>
    <w:r>
      <w:rPr>
        <w:color w:val="808080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20" w:before="240"/>
      <w:outlineLvl w:val="0"/>
    </w:pPr>
    <w:rPr>
      <w:rFonts w:ascii="Calibri" w:cs="Calibri" w:eastAsia="Calibri" w:hAnsi="Calibri"/>
      <w:b/>
      <w:bCs/>
      <w:sz w:val="24"/>
      <w:szCs w:val="24"/>
    </w:rPr>
  </w:style>
  <w:style w:type="paragraph" w:styleId="Heading2">
    <w:name w:val="Heading 2"/>
    <w:basedOn w:val="Normal"/>
    <w:next w:val="Normal"/>
    <w:qFormat/>
    <w:pPr>
      <w:keepNext/>
      <w:spacing w:after="80" w:before="160"/>
      <w:outlineLvl w:val="1"/>
    </w:pPr>
    <w:rPr>
      <w:rFonts w:ascii="Calibri" w:cs="Calibri" w:eastAsia="Calibri" w:hAnsi="Calibri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2026-06-26T12:43:57.072Z</dcterms:created>
  <dcterms:modified xsi:type="dcterms:W3CDTF">2026-06-26T12:43:57.072Z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