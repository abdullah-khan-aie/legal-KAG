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iCs/>
          <w:color w:val="C00000"/>
        </w:rPr>
        <w:t xml:space="preserve">MARK-UP: Whitfield Carter LLP (for the Buyer) — 17 November 2025</w:t>
      </w:r>
    </w:p>
    <w:p>
      <w:pPr>
        <w:spacing w:after="160"/>
        <w:jc w:val="center"/>
      </w:pPr>
      <w:r>
        <w:rPr>
          <w:i/>
          <w:iCs/>
          <w:color w:val="C00000"/>
          <w:sz w:val="18"/>
          <w:szCs w:val="18"/>
        </w:rPr>
        <w:t xml:space="preserve">Tracked changes shown against the previous draft. Strictly private &amp; confidential — subject to contract.</w:t>
      </w:r>
    </w:p>
    <w:p>
      <w:pPr>
        <w:spacing w:after="120"/>
        <w:jc w:val="center"/>
      </w:pPr>
      <w:r>
        <w:rPr>
          <w:b/>
          <w:bCs/>
          <w:sz w:val="30"/>
          <w:szCs w:val="30"/>
        </w:rPr>
        <w:t xml:space="preserve">DATED 17 NOVEMBER 2025</w:t>
      </w:r>
    </w:p>
    <w:p>
      <w:pPr>
        <w:spacing w:after="200"/>
      </w:pPr>
    </w:p>
    <w:p>
      <w:pPr>
        <w:spacing w:after="120"/>
        <w:jc w:val="center"/>
      </w:pPr>
      <w:r>
        <w:rPr>
          <w:b/>
          <w:bCs/>
        </w:rPr>
        <w:t xml:space="preserve">(1)  ROBERT CALDER, HELEN CALDER AND THE TRUSTEES OF THE CALDER FAMILY TRUST</w:t>
      </w:r>
    </w:p>
    <w:p>
      <w:pPr>
        <w:spacing w:after="120"/>
        <w:jc w:val="center"/>
      </w:pPr>
      <w:r>
        <w:rPr>
          <w:i/>
          <w:iCs/>
        </w:rPr>
        <w:t xml:space="preserve">and</w:t>
      </w:r>
    </w:p>
    <w:p>
      <w:pPr>
        <w:spacing w:after="120"/>
        <w:jc w:val="center"/>
      </w:pPr>
      <w:r>
        <w:rPr>
          <w:b/>
          <w:bCs/>
        </w:rPr>
        <w:t xml:space="preserve">(2)  WEXFORD HOLDINGS LIMITED</w:t>
      </w:r>
    </w:p>
    <w:p>
      <w:pPr>
        <w:spacing w:after="160"/>
      </w:pPr>
    </w:p>
    <w:p>
      <w:pPr>
        <w:spacing w:after="120"/>
        <w:jc w:val="center"/>
      </w:pPr>
      <w:r>
        <w:rPr>
          <w:b/>
          <w:bCs/>
          <w:sz w:val="30"/>
          <w:szCs w:val="30"/>
        </w:rPr>
        <w:t xml:space="preserve">SHARE PURCHASE AGREEMENT</w:t>
      </w:r>
    </w:p>
    <w:p>
      <w:pPr>
        <w:spacing w:after="120"/>
        <w:jc w:val="center"/>
      </w:pPr>
      <w:r>
        <w:t xml:space="preserve">relating to the entire issued share capital of</w:t>
      </w:r>
    </w:p>
    <w:p>
      <w:pPr>
        <w:spacing w:after="120"/>
        <w:jc w:val="center"/>
      </w:pPr>
      <w:r>
        <w:rPr>
          <w:b/>
          <w:bCs/>
        </w:rPr>
        <w:t xml:space="preserve">CALDER VALE FOODS LIMITED</w:t>
      </w:r>
    </w:p>
    <w:p>
      <w:pPr>
        <w:spacing w:after="200"/>
      </w:pPr>
    </w:p>
    <w:p>
      <w:pPr>
        <w:spacing w:after="120"/>
        <w:jc w:val="center"/>
      </w:pPr>
      <w:r>
        <w:rPr>
          <w:sz w:val="18"/>
          <w:szCs w:val="18"/>
        </w:rPr>
        <w:t xml:space="preserve">Whitfield Carter LLP  •  22 Bishopsgate, London EC2N 4BQ</w:t>
      </w:r>
    </w:p>
    <w:p>
      <w:r>
        <w:br w:type="page"/>
      </w:r>
    </w:p>
    <w:p>
      <w:pPr>
        <w:spacing w:after="100"/>
      </w:pPr>
      <w:r>
        <w:t xml:space="preserve">THIS SHARE PURCHASE AGREEMENT is made as a deed and dated 17 November 2025 and made BETWEEN:</w:t>
      </w:r>
    </w:p>
    <w:p>
      <w:pPr>
        <w:tabs>
          <w:tab w:val="left" w:pos="560"/>
        </w:tabs>
        <w:spacing w:after="100"/>
        <w:ind w:left="560" w:hanging="560"/>
      </w:pPr>
      <w:r>
        <w:t xml:space="preserve">(1)	</w:t>
      </w:r>
      <w:r>
        <w:t xml:space="preserve">ROBERT CALDER of Beckside House, Calder Vale, Skipton BD23 2QS; HELEN CALDER of Beckside House, Calder Vale, Skipton BD23 2QS; and the trustees from time to time of the CALDER FAMILY TRUST, a trust constituted by a declaration of trust dated 4 June 2011 (together, the </w:t>
      </w:r>
      <w:r>
        <w:rPr>
          <w:b/>
          <w:bCs/>
        </w:rPr>
        <w:t xml:space="preserve">Sellers</w:t>
      </w:r>
      <w:r>
        <w:t xml:space="preserve"> and each a </w:t>
      </w:r>
      <w:r>
        <w:rPr>
          <w:b/>
          <w:bCs/>
        </w:rPr>
        <w:t xml:space="preserve">Seller</w:t>
      </w:r>
      <w:r>
        <w:t xml:space="preserve">); and</w:t>
      </w:r>
    </w:p>
    <w:p>
      <w:pPr>
        <w:tabs>
          <w:tab w:val="left" w:pos="560"/>
        </w:tabs>
        <w:spacing w:after="100"/>
        <w:ind w:left="560" w:hanging="560"/>
      </w:pPr>
      <w:r>
        <w:t xml:space="preserve">(2)	</w:t>
      </w:r>
      <w:r>
        <w:t xml:space="preserve">WEXFORD HOLDINGS LIMITED, a company incorporated in England and Wales (registered number 09214477) whose registered office is at 14 St James’s Square, London SW1Y 4LB (the </w:t>
      </w:r>
      <w:r>
        <w:rPr>
          <w:b/>
          <w:bCs/>
        </w:rPr>
        <w:t xml:space="preserve">Buyer</w:t>
      </w:r>
      <w:r>
        <w:t xml:space="preserve">).</w:t>
      </w:r>
    </w:p>
    <w:p>
      <w:pPr>
        <w:spacing w:after="100"/>
      </w:pPr>
      <w:r>
        <w:t xml:space="preserve">The Sellers and the Buyer are together the </w:t>
      </w:r>
      <w:r>
        <w:rPr>
          <w:b/>
          <w:bCs/>
        </w:rPr>
        <w:t xml:space="preserve">Parties</w:t>
      </w:r>
      <w:r>
        <w:t xml:space="preserve"> and each a </w:t>
      </w:r>
      <w:r>
        <w:rPr>
          <w:b/>
          <w:bCs/>
        </w:rPr>
        <w:t xml:space="preserve">Party</w:t>
      </w:r>
      <w:r>
        <w:t xml:space="preserve">.</w:t>
      </w:r>
    </w:p>
    <w:p>
      <w:pPr>
        <w:pStyle w:val="Heading1"/>
        <w:spacing w:after="120" w:before="240"/>
      </w:pPr>
      <w:r>
        <w:rPr>
          <w:b/>
          <w:bCs/>
        </w:rPr>
        <w:t xml:space="preserve">BACKGROUND</w:t>
      </w:r>
    </w:p>
    <w:p>
      <w:pPr>
        <w:tabs>
          <w:tab w:val="left" w:pos="560"/>
        </w:tabs>
        <w:spacing w:after="100"/>
        <w:ind w:left="560" w:hanging="560"/>
      </w:pPr>
      <w:r>
        <w:t xml:space="preserve">(A)	</w:t>
      </w:r>
      <w:r>
        <w:t xml:space="preserve">CALDER VALE FOODS LIMITED (registered number 05583120) (the "Target") is a private company limited by shares incorporated in England and Wales whose registered office is at Unit 4, Calder Vale Industrial Estate, Skipton BD23 2QR. The Target carries on the business of manufacturing and supplying chilled food products (the "Business").</w:t>
      </w:r>
    </w:p>
    <w:p>
      <w:pPr>
        <w:tabs>
          <w:tab w:val="left" w:pos="560"/>
        </w:tabs>
        <w:spacing w:after="100"/>
        <w:ind w:left="560" w:hanging="560"/>
      </w:pPr>
      <w:r>
        <w:t xml:space="preserve">(B)	</w:t>
      </w:r>
      <w:r>
        <w:t xml:space="preserve">The Sellers are the legal and beneficial owners of, and are together entitled to sell, the entire issued share capital of the Target, comprising the 1,000,000 ordinary shares of £1 each (the "Shares").</w:t>
      </w:r>
    </w:p>
    <w:p>
      <w:pPr>
        <w:tabs>
          <w:tab w:val="left" w:pos="560"/>
        </w:tabs>
        <w:spacing w:after="100"/>
        <w:ind w:left="560" w:hanging="560"/>
      </w:pPr>
      <w:r>
        <w:t xml:space="preserve">(C)	</w:t>
      </w:r>
      <w:r>
        <w:t xml:space="preserve">The Sellers have agreed to sell, and the Buyer has agreed to purchase, the Shares on and subject to the terms of this Agreement.</w:t>
      </w:r>
    </w:p>
    <w:p>
      <w:pPr>
        <w:tabs>
          <w:tab w:val="left" w:pos="560"/>
        </w:tabs>
        <w:spacing w:after="100"/>
        <w:ind w:left="560" w:hanging="560"/>
      </w:pPr>
      <w:r>
        <w:t xml:space="preserve">(D)	</w:t>
      </w:r>
      <w:r>
        <w:t xml:space="preserve">The Parties entered into a mutual non-disclosure agreement dated 8 September 2025 and heads of terms dated 24 September 2025, which (save as to the binding provisions expressed to survive) are superseded by this Agreement.</w:t>
      </w:r>
    </w:p>
    <w:p>
      <w:pPr>
        <w:tabs>
          <w:tab w:val="left" w:pos="560"/>
        </w:tabs>
        <w:spacing w:after="100" w:before="200"/>
      </w:pPr>
      <w:r>
        <w:rPr>
          <w:b/>
          <w:bCs/>
        </w:rPr>
        <w:t xml:space="preserve">1.	</w:t>
      </w:r>
      <w:r>
        <w:rPr>
          <w:b/>
          <w:bCs/>
        </w:rPr>
        <w:t xml:space="preserve">INTERPRETATION</w:t>
      </w:r>
    </w:p>
    <w:p>
      <w:pPr>
        <w:tabs>
          <w:tab w:val="left" w:pos="560"/>
        </w:tabs>
        <w:spacing w:after="100"/>
        <w:ind w:left="560" w:hanging="560"/>
      </w:pPr>
      <w:r>
        <w:t xml:space="preserve">1.1	</w:t>
      </w:r>
      <w:r>
        <w:t xml:space="preserve">In this Agreement, unless the context otherwise requires, the following definitions apply:</w:t>
      </w:r>
    </w:p>
    <w:p>
      <w:pPr>
        <w:spacing w:after="60"/>
        <w:ind w:left="560"/>
      </w:pPr>
      <w:r>
        <w:rPr>
          <w:b/>
          <w:bCs/>
        </w:rPr>
        <w:t xml:space="preserve">"Accounts"</w:t>
      </w:r>
      <w:r>
        <w:t xml:space="preserve">  means the audited financial statements of the Target for the financial year ended 31 December 2024, comprising the balance sheet, profit and loss account, notes and the auditors’ and directors’ reports;</w:t>
      </w:r>
    </w:p>
    <w:p>
      <w:pPr>
        <w:spacing w:after="60"/>
        <w:ind w:left="560"/>
      </w:pPr>
      <w:r>
        <w:rPr>
          <w:b/>
          <w:bCs/>
        </w:rPr>
        <w:t xml:space="preserve">"Business Day"</w:t>
      </w:r>
      <w:r>
        <w:t xml:space="preserve">  means a day other than a Saturday, Sunday or public holiday in England when clearing banks in the City of London are open for business;</w:t>
      </w:r>
    </w:p>
    <w:p>
      <w:pPr>
        <w:spacing w:after="60"/>
        <w:ind w:left="560"/>
      </w:pPr>
      <w:r>
        <w:rPr>
          <w:b/>
          <w:bCs/>
        </w:rPr>
        <w:t xml:space="preserve">"Cash"</w:t>
      </w:r>
      <w:r>
        <w:t xml:space="preserve">  means the aggregate of the cash in hand and credit balances on the Target’s bank accounts as at the Completion Date;</w:t>
      </w:r>
    </w:p>
    <w:p>
      <w:pPr>
        <w:spacing w:after="60"/>
        <w:ind w:left="560"/>
      </w:pPr>
      <w:r>
        <w:rPr>
          <w:b/>
          <w:bCs/>
        </w:rPr>
        <w:t xml:space="preserve">"Claim"</w:t>
      </w:r>
      <w:r>
        <w:t xml:space="preserve">  means a claim by the Buyer for breach of the Warranties or under the Tax Covenant;</w:t>
      </w:r>
    </w:p>
    <w:p>
      <w:pPr>
        <w:spacing w:after="60"/>
        <w:ind w:left="560"/>
      </w:pPr>
      <w:r>
        <w:rPr>
          <w:b/>
          <w:bCs/>
        </w:rPr>
        <w:t xml:space="preserve">"Completion"</w:t>
      </w:r>
      <w:r>
        <w:t xml:space="preserve">  means completion of the sale and purchase of the Shares in accordance with clause 7;</w:t>
      </w:r>
    </w:p>
    <w:p>
      <w:pPr>
        <w:spacing w:after="60"/>
        <w:ind w:left="560"/>
      </w:pPr>
      <w:r>
        <w:rPr>
          <w:b/>
          <w:bCs/>
        </w:rPr>
        <w:t xml:space="preserve">"Completion Accounts"</w:t>
      </w:r>
      <w:r>
        <w:t xml:space="preserve">  means the accounts prepared in accordance with Schedule 7 to determine the Completion Net Debt and the Working Capital as at the Completion Date;</w:t>
      </w:r>
    </w:p>
    <w:p>
      <w:pPr>
        <w:spacing w:after="60"/>
        <w:ind w:left="560"/>
      </w:pPr>
      <w:r>
        <w:rPr>
          <w:b/>
          <w:bCs/>
        </w:rPr>
        <w:t xml:space="preserve">"Completion Date"</w:t>
      </w:r>
      <w:r>
        <w:t xml:space="preserve">  means 12 December 2025 or such other date as the Parties may agree in writing;</w:t>
      </w:r>
    </w:p>
    <w:p>
      <w:pPr>
        <w:spacing w:after="60"/>
        <w:ind w:left="560"/>
      </w:pPr>
      <w:r>
        <w:rPr>
          <w:b/>
          <w:bCs/>
        </w:rPr>
        <w:t xml:space="preserve">"Completion Net Debt"</w:t>
      </w:r>
      <w:r>
        <w:t xml:space="preserve">  means the aggregate of all Indebtedness of the Target less Cash, estimated at Completion to be £3,200,000;</w:t>
      </w:r>
    </w:p>
    <w:p>
      <w:pPr>
        <w:spacing w:after="60"/>
        <w:ind w:left="560"/>
      </w:pPr>
      <w:r>
        <w:rPr>
          <w:b/>
          <w:bCs/>
        </w:rPr>
        <w:t xml:space="preserve">"Consideration"</w:t>
      </w:r>
      <w:r>
        <w:t xml:space="preserve">  means the consideration for the Shares determined in accordance with clause 3;</w:t>
      </w:r>
    </w:p>
    <w:p>
      <w:pPr>
        <w:spacing w:after="60"/>
        <w:ind w:left="560"/>
      </w:pPr>
      <w:r>
        <w:rPr>
          <w:b/>
          <w:bCs/>
        </w:rPr>
        <w:t xml:space="preserve">"Data Room"</w:t>
      </w:r>
      <w:r>
        <w:t xml:space="preserve">  means the electronic data room maintained by or on behalf of the Sellers, the index and contents of which are listed in an appendix to the Disclosure Letter;</w:t>
      </w:r>
    </w:p>
    <w:p>
      <w:pPr>
        <w:spacing w:after="60"/>
        <w:ind w:left="560"/>
      </w:pPr>
      <w:r>
        <w:rPr>
          <w:b/>
          <w:bCs/>
        </w:rPr>
        <w:t xml:space="preserve">"Disclosure Letter"</w:t>
      </w:r>
      <w:r>
        <w:t xml:space="preserve">  means the letter from the Sellers to the Buyer dated the same date as this Agreement, together with the bundle of documents attached to it;</w:t>
      </w:r>
    </w:p>
    <w:p>
      <w:pPr>
        <w:spacing w:after="60"/>
        <w:ind w:left="560"/>
      </w:pPr>
      <w:r>
        <w:rPr>
          <w:b/>
          <w:bCs/>
        </w:rPr>
        <w:t xml:space="preserve">"Encumbrance"</w:t>
      </w:r>
      <w:r>
        <w:t xml:space="preserve">  means any mortgage, charge, pledge, lien, option, right of pre-emption, third-party right or interest, or other security interest of any kind;</w:t>
      </w:r>
    </w:p>
    <w:p>
      <w:pPr>
        <w:spacing w:after="60"/>
        <w:ind w:left="560"/>
      </w:pPr>
      <w:r>
        <w:rPr>
          <w:b/>
          <w:bCs/>
        </w:rPr>
        <w:t xml:space="preserve">"Escrow Account"</w:t>
      </w:r>
      <w:r>
        <w:t xml:space="preserve">  means the interest-bearing joint deposit account in the names of the Sellers’ Solicitors and the Buyer’s Solicitors operated in accordance with the Escrow Agreement;</w:t>
      </w:r>
    </w:p>
    <w:p>
      <w:pPr>
        <w:spacing w:after="60"/>
        <w:ind w:left="560"/>
      </w:pPr>
      <w:r>
        <w:rPr>
          <w:b/>
          <w:bCs/>
        </w:rPr>
        <w:t xml:space="preserve">"Escrow Agreement"</w:t>
      </w:r>
      <w:r>
        <w:t xml:space="preserve">  means the escrow agreement to be entered into at Completion governing the operation of the Escrow Account and the release of the Retention Amount;</w:t>
      </w:r>
    </w:p>
    <w:p>
      <w:pPr>
        <w:spacing w:after="60"/>
        <w:ind w:left="560"/>
      </w:pPr>
      <w:r>
        <w:rPr>
          <w:b/>
          <w:bCs/>
        </w:rPr>
        <w:t xml:space="preserve">"Indebtedness"</w:t>
      </w:r>
      <w:r>
        <w:t xml:space="preserve">  means all borrowings and other financial indebtedness of the Target, including bank loans, overdrafts, finance leases, shareholder loans and accrued but unpaid interest;</w:t>
      </w:r>
    </w:p>
    <w:p>
      <w:pPr>
        <w:spacing w:after="60"/>
        <w:ind w:left="560"/>
      </w:pPr>
      <w:r>
        <w:rPr>
          <w:b/>
          <w:bCs/>
        </w:rPr>
        <w:t xml:space="preserve">"Long-Stop Date"</w:t>
      </w:r>
      <w:r>
        <w:t xml:space="preserve">  means 19 December 2025;</w:t>
      </w:r>
    </w:p>
    <w:p>
      <w:pPr>
        <w:spacing w:after="60"/>
        <w:ind w:left="560"/>
      </w:pPr>
      <w:r>
        <w:rPr>
          <w:b/>
          <w:bCs/>
        </w:rPr>
        <w:t xml:space="preserve">"Management Accounts"</w:t>
      </w:r>
      <w:r>
        <w:t xml:space="preserve">  means the unaudited management accounts of the Target for the ten months ended 31 October 2025;</w:t>
      </w:r>
    </w:p>
    <w:p>
      <w:pPr>
        <w:spacing w:after="60"/>
        <w:ind w:left="560"/>
      </w:pPr>
      <w:r>
        <w:rPr>
          <w:b/>
          <w:bCs/>
        </w:rPr>
        <w:t xml:space="preserve">"Retention Amount"</w:t>
      </w:r>
      <w:r>
        <w:t xml:space="preserve">  means the sum of £2,050,000 (being five per cent. of the Consideration) to be paid into the Escrow Account under clause 3.5;</w:t>
      </w:r>
    </w:p>
    <w:p>
      <w:pPr>
        <w:spacing w:after="60"/>
        <w:ind w:left="560"/>
      </w:pPr>
      <w:r>
        <w:rPr>
          <w:b/>
          <w:bCs/>
        </w:rPr>
        <w:t xml:space="preserve">"Senior Employees"</w:t>
      </w:r>
      <w:r>
        <w:t xml:space="preserve">  means those employees of the Target listed in Part 3 of Schedule 2;</w:t>
      </w:r>
    </w:p>
    <w:p>
      <w:pPr>
        <w:spacing w:after="60"/>
        <w:ind w:left="560"/>
      </w:pPr>
      <w:r>
        <w:rPr>
          <w:b/>
          <w:bCs/>
        </w:rPr>
        <w:t xml:space="preserve">"Sellers’ Solicitors"</w:t>
      </w:r>
      <w:r>
        <w:t xml:space="preserve">  means Castle &amp; Vane LLP of 8 Gracechurch Street, London EC3V 0DL;</w:t>
      </w:r>
    </w:p>
    <w:p>
      <w:pPr>
        <w:spacing w:after="60"/>
        <w:ind w:left="560"/>
      </w:pPr>
      <w:r>
        <w:rPr>
          <w:b/>
          <w:bCs/>
        </w:rPr>
        <w:t xml:space="preserve">"Buyer’s Solicitors"</w:t>
      </w:r>
      <w:r>
        <w:t xml:space="preserve">  means Whitfield Carter LLP of 22 Bishopsgate, London EC2N 4BQ;</w:t>
      </w:r>
    </w:p>
    <w:p>
      <w:pPr>
        <w:spacing w:after="60"/>
        <w:ind w:left="560"/>
      </w:pPr>
      <w:r>
        <w:rPr>
          <w:b/>
          <w:bCs/>
        </w:rPr>
        <w:t xml:space="preserve">"Shares"</w:t>
      </w:r>
      <w:r>
        <w:t xml:space="preserve">  means the 1,000,000 ordinary shares of £1 each in the capital of the Target, comprising the entire issued share capital of the Target;</w:t>
      </w:r>
    </w:p>
    <w:p>
      <w:pPr>
        <w:spacing w:after="60"/>
        <w:ind w:left="560"/>
      </w:pPr>
      <w:r>
        <w:rPr>
          <w:b/>
          <w:bCs/>
        </w:rPr>
        <w:t xml:space="preserve">"Surviving Provisions"</w:t>
      </w:r>
      <w:r>
        <w:t xml:space="preserve">  means clauses 1, 12, 14 to 23 (inclusive) and any other provision expressed to survive termination;</w:t>
      </w:r>
    </w:p>
    <w:p>
      <w:pPr>
        <w:spacing w:after="60"/>
        <w:ind w:left="560"/>
      </w:pPr>
      <w:r>
        <w:rPr>
          <w:b/>
          <w:bCs/>
        </w:rPr>
        <w:t xml:space="preserve">"Tax"</w:t>
      </w:r>
      <w:r>
        <w:t xml:space="preserve">  means all forms of taxation, duties, levies and imposts of the United Kingdom or elsewhere, together with all related interest, penalties, fines and surcharges;</w:t>
      </w:r>
    </w:p>
    <w:p>
      <w:pPr>
        <w:spacing w:after="60"/>
        <w:ind w:left="560"/>
      </w:pPr>
      <w:r>
        <w:rPr>
          <w:b/>
          <w:bCs/>
        </w:rPr>
        <w:t xml:space="preserve">"Tax Covenant"</w:t>
      </w:r>
      <w:r>
        <w:t xml:space="preserve">  means the tax covenant set out in Schedule 6;</w:t>
      </w:r>
    </w:p>
    <w:p>
      <w:pPr>
        <w:spacing w:after="60"/>
        <w:ind w:left="560"/>
      </w:pPr>
      <w:r>
        <w:rPr>
          <w:b/>
          <w:bCs/>
        </w:rPr>
        <w:t xml:space="preserve">"Tax Warranties"</w:t>
      </w:r>
      <w:r>
        <w:t xml:space="preserve">  means the Warranties set out in Part 6 of Schedule 4;</w:t>
      </w:r>
    </w:p>
    <w:p>
      <w:pPr>
        <w:spacing w:after="60"/>
        <w:ind w:left="560"/>
      </w:pPr>
      <w:r>
        <w:rPr>
          <w:b/>
          <w:bCs/>
        </w:rPr>
        <w:t xml:space="preserve">"Target Working Capital"</w:t>
      </w:r>
      <w:r>
        <w:t xml:space="preserve">  means £4,500,000;</w:t>
      </w:r>
    </w:p>
    <w:p>
      <w:pPr>
        <w:spacing w:after="60"/>
        <w:ind w:left="560"/>
      </w:pPr>
      <w:r>
        <w:rPr>
          <w:b/>
          <w:bCs/>
        </w:rPr>
        <w:t xml:space="preserve">"Warranties"</w:t>
      </w:r>
      <w:r>
        <w:t xml:space="preserve">  means the warranties given by the Sellers under clause 8 and set out in Schedule 4;</w:t>
      </w:r>
    </w:p>
    <w:p>
      <w:pPr>
        <w:spacing w:after="60"/>
        <w:ind w:left="560"/>
      </w:pPr>
      <w:r>
        <w:rPr>
          <w:b/>
          <w:bCs/>
        </w:rPr>
        <w:t xml:space="preserve">"Working Capital"</w:t>
      </w:r>
      <w:r>
        <w:t xml:space="preserve">  means the Target’s trade and other receivables, inventory and prepayments less its trade and other payables and accruals, determined in accordance with Schedule 7;</w:t>
      </w:r>
    </w:p>
    <w:p>
      <w:pPr>
        <w:tabs>
          <w:tab w:val="left" w:pos="560"/>
        </w:tabs>
        <w:spacing w:after="100"/>
        <w:ind w:left="560" w:hanging="560"/>
      </w:pPr>
      <w:r>
        <w:t xml:space="preserve">1.2	</w:t>
      </w:r>
      <w:r>
        <w:t xml:space="preserve">Clause, Schedule and paragraph headings do not affect interpretation. A reference to a statute or statutory provision is a reference to it as amended, extended or re-enacted from time to time and includes all subordinate legislation made under it.</w:t>
      </w:r>
    </w:p>
    <w:p>
      <w:pPr>
        <w:tabs>
          <w:tab w:val="left" w:pos="560"/>
        </w:tabs>
        <w:spacing w:after="100"/>
        <w:ind w:left="560" w:hanging="560"/>
      </w:pPr>
      <w:r>
        <w:t xml:space="preserve">1.3	</w:t>
      </w:r>
      <w:r>
        <w:t xml:space="preserve">Words in the singular include the plural and vice versa; a reference to one gender includes the others; and where the words “include”, “including” or “in particular” are used they are deemed to be followed by the words “without limitation”.</w:t>
      </w:r>
    </w:p>
    <w:p>
      <w:pPr>
        <w:tabs>
          <w:tab w:val="left" w:pos="560"/>
        </w:tabs>
        <w:spacing w:after="100"/>
        <w:ind w:left="560" w:hanging="560"/>
      </w:pPr>
      <w:r>
        <w:t xml:space="preserve">1.4	</w:t>
      </w:r>
      <w:r>
        <w:t xml:space="preserve">A reference to a “person” includes a natural person, corporate or unincorporated body (whether or not having separate legal personality). A reference to writing or written includes email.</w:t>
      </w:r>
    </w:p>
    <w:p>
      <w:pPr>
        <w:tabs>
          <w:tab w:val="left" w:pos="560"/>
        </w:tabs>
        <w:spacing w:after="100"/>
        <w:ind w:left="560" w:hanging="560"/>
      </w:pPr>
      <w:r>
        <w:t xml:space="preserve">1.5	</w:t>
      </w:r>
      <w:r>
        <w:t xml:space="preserve">The Schedules form part of this Agreement and have the same force and effect as if set out in the body of this Agreement.</w:t>
      </w:r>
    </w:p>
    <w:p>
      <w:pPr>
        <w:tabs>
          <w:tab w:val="left" w:pos="560"/>
        </w:tabs>
        <w:spacing w:after="100" w:before="200"/>
      </w:pPr>
      <w:r>
        <w:rPr>
          <w:b/>
          <w:bCs/>
        </w:rPr>
        <w:t xml:space="preserve">2.	</w:t>
      </w:r>
      <w:r>
        <w:rPr>
          <w:b/>
          <w:bCs/>
        </w:rPr>
        <w:t xml:space="preserve">SALE AND PURCHASE</w:t>
      </w:r>
    </w:p>
    <w:p>
      <w:pPr>
        <w:tabs>
          <w:tab w:val="left" w:pos="560"/>
        </w:tabs>
        <w:spacing w:after="100"/>
        <w:ind w:left="560" w:hanging="560"/>
      </w:pPr>
      <w:r>
        <w:t xml:space="preserve">2.1	</w:t>
      </w:r>
      <w:r>
        <w:t xml:space="preserve">On and subject to the terms of this Agreement, the Sellers shall sell and the Buyer shall purchase the Shares with effect from Completion, with full title guarantee, free from all Encumbrances and together with all rights attaching to them at Completion, including the right to receive all dividends and distributions declared, made or paid on or after the Completion Date.</w:t>
      </w:r>
    </w:p>
    <w:p>
      <w:pPr>
        <w:tabs>
          <w:tab w:val="left" w:pos="560"/>
        </w:tabs>
        <w:spacing w:after="100"/>
        <w:ind w:left="560" w:hanging="560"/>
      </w:pPr>
      <w:r>
        <w:t xml:space="preserve">2.2	</w:t>
      </w:r>
      <w:r>
        <w:t xml:space="preserve">Each Seller severally waives, and shall procure the waiver of, all rights of pre-emption or other restrictions on transfer over any of the Shares conferred on that Seller under the articles of association of the Target or otherwise.</w:t>
      </w:r>
    </w:p>
    <w:p>
      <w:pPr>
        <w:tabs>
          <w:tab w:val="left" w:pos="560"/>
        </w:tabs>
        <w:spacing w:after="100"/>
        <w:ind w:left="560" w:hanging="560"/>
      </w:pPr>
      <w:r>
        <w:t xml:space="preserve">2.3	</w:t>
      </w:r>
      <w:r>
        <w:t xml:space="preserve">The Buyer is not obliged to complete the purchase of any of the Shares unless the purchase of all of the Shares is completed simultaneously.</w:t>
      </w:r>
    </w:p>
    <w:p>
      <w:pPr>
        <w:tabs>
          <w:tab w:val="left" w:pos="560"/>
        </w:tabs>
        <w:spacing w:after="100"/>
        <w:ind w:left="560" w:hanging="560"/>
      </w:pPr>
      <w:r>
        <w:t xml:space="preserve">2.4	</w:t>
      </w:r>
      <w:r>
        <w:t xml:space="preserve">The Consideration shall be apportioned among the Sellers in the proportions set out in Part 1 of Schedule 1, and the Buyer shall not be concerned to see to the apportionment of any sum payable under this Agreement among the Sellers.</w:t>
      </w:r>
    </w:p>
    <w:p>
      <w:pPr>
        <w:tabs>
          <w:tab w:val="left" w:pos="560"/>
        </w:tabs>
        <w:spacing w:after="100" w:before="200"/>
      </w:pPr>
      <w:r>
        <w:rPr>
          <w:b/>
          <w:bCs/>
        </w:rPr>
        <w:t xml:space="preserve">3.	</w:t>
      </w:r>
      <w:r>
        <w:rPr>
          <w:b/>
          <w:bCs/>
        </w:rPr>
        <w:t xml:space="preserve">CONSIDERATION</w:t>
      </w:r>
    </w:p>
    <w:p>
      <w:pPr>
        <w:tabs>
          <w:tab w:val="left" w:pos="560"/>
        </w:tabs>
        <w:spacing w:after="100"/>
        <w:ind w:left="560" w:hanging="560"/>
      </w:pPr>
      <w:r>
        <w:t xml:space="preserve">3.1	</w:t>
      </w:r>
      <w:r>
        <w:t xml:space="preserve">The total consideration for the Shares is </w:t>
      </w:r>
      <w:r>
        <w:rPr>
          <w:b/>
          <w:bCs/>
        </w:rPr>
        <w:t xml:space="preserve">£41,000,000</w:t>
      </w:r>
      <w:r>
        <w:t xml:space="preserve"> (the </w:t>
      </w:r>
      <w:r>
        <w:rPr>
          <w:b/>
          <w:bCs/>
        </w:rPr>
        <w:t xml:space="preserve">Consideration</w:t>
      </w:r>
      <w:r>
        <w:t xml:space="preserve">), being the agreed enterprise value of £45,000,000 less the estimated Completion Net Debt of £3,200,000 and a working-capital adjustment of £800,000 (reflecting a shortfall against the Target Working Capital), payable in cash at Completion in accordance with clause 7 and Schedule 3.</w:t>
      </w:r>
    </w:p>
    <w:p>
      <w:pPr>
        <w:tabs>
          <w:tab w:val="left" w:pos="560"/>
        </w:tabs>
        <w:spacing w:after="100"/>
        <w:ind w:left="560" w:hanging="560"/>
      </w:pPr>
      <w:r>
        <w:t xml:space="preserve">3.2	</w:t>
      </w:r>
      <w:r>
        <w:t xml:space="preserve">The Consideration shall be adjusted following Completion in accordance with Schedule 7 by reference to the Completion Accounts, on a pound-for-pound basis, to the extent that the Completion Net Debt or the Working Capital as finally determined differs from the estimates used at Completion. Any adjustment shall be paid within ten Business Days of the Completion Accounts becoming final and binding.</w:t>
      </w:r>
    </w:p>
    <w:p>
      <w:pPr>
        <w:tabs>
          <w:tab w:val="left" w:pos="560"/>
        </w:tabs>
        <w:spacing w:after="100"/>
        <w:ind w:left="560" w:hanging="560"/>
      </w:pPr>
      <w:r>
        <w:t xml:space="preserve">3.3	</w:t>
      </w:r>
      <w:r>
        <w:t xml:space="preserve">Any payment made under this Agreement by the Sellers to the Buyer, or by the Buyer to the Sellers, shall so far as possible be treated as an adjustment to the Consideration.</w:t>
      </w:r>
    </w:p>
    <w:p>
      <w:pPr>
        <w:tabs>
          <w:tab w:val="left" w:pos="560"/>
        </w:tabs>
        <w:spacing w:after="100"/>
        <w:ind w:left="560" w:hanging="560"/>
      </w:pPr>
      <w:r>
        <w:t xml:space="preserve">3.4	</w:t>
      </w:r>
      <w:r>
        <w:t xml:space="preserve">At Completion the Buyer shall pay the completion payment of £38,950,000 (being the Consideration less the Retention Amount) to the Sellers’ Solicitors, whose receipt shall be a good and sufficient discharge to the Buyer.</w:t>
      </w:r>
    </w:p>
    <w:p>
      <w:pPr>
        <w:tabs>
          <w:tab w:val="left" w:pos="560"/>
        </w:tabs>
        <w:spacing w:after="100"/>
        <w:ind w:left="560" w:hanging="560"/>
      </w:pPr>
      <w:r>
        <w:t xml:space="preserve">3.5	</w:t>
      </w:r>
      <w:r>
        <w:t xml:space="preserve">At Completion the Buyer shall pay the Retention Amount of £2,050,000 into the Escrow Account, to be held and released in accordance with the Escrow Agreement as security for the Sellers’ obligations under the Warranties and the Tax Covenant. Subject to any claim notified in accordance with Schedule 5, the Retention Amount (with accrued interest) shall be released to the Sellers on the date falling eighteen (18) months after Completion.</w:t>
      </w:r>
    </w:p>
    <w:p>
      <w:pPr>
        <w:tabs>
          <w:tab w:val="left" w:pos="560"/>
        </w:tabs>
        <w:spacing w:after="100" w:before="200"/>
      </w:pPr>
      <w:r>
        <w:rPr>
          <w:b/>
          <w:bCs/>
        </w:rPr>
        <w:t xml:space="preserve">4.	</w:t>
      </w:r>
      <w:r>
        <w:rPr>
          <w:b/>
          <w:bCs/>
        </w:rPr>
        <w:t xml:space="preserve">CONDITIONS</w:t>
      </w:r>
    </w:p>
    <w:p>
      <w:pPr>
        <w:tabs>
          <w:tab w:val="left" w:pos="560"/>
        </w:tabs>
        <w:spacing w:after="100"/>
        <w:ind w:left="560" w:hanging="560"/>
      </w:pPr>
      <w:r>
        <w:t xml:space="preserve">4.1	</w:t>
      </w:r>
      <w:r>
        <w:t xml:space="preserve">Completion is conditional on each of the following being satisfied (or waived in writing by the Buyer) on or before the Long-Stop Date: (a) the Warranties remaining true and accurate in all material respects; (b) no material adverse change having occurred in the business, assets or financial position of the Target; and (c) the Buyer’s board having approved the acquisition.</w:t>
      </w:r>
    </w:p>
    <w:p>
      <w:pPr>
        <w:tabs>
          <w:tab w:val="left" w:pos="560"/>
        </w:tabs>
        <w:spacing w:after="100"/>
        <w:ind w:left="560" w:hanging="560"/>
      </w:pPr>
      <w:r>
        <w:t xml:space="preserve">4.2	</w:t>
      </w:r>
      <w:r>
        <w:t xml:space="preserve">If the conditions in clause 4.1 are not satisfied or waived by the Long-Stop Date, this Agreement shall (save for the Surviving Provisions) automatically terminate and no Party shall have any claim against any other, except in respect of any prior breach.</w:t>
      </w:r>
    </w:p>
    <w:p>
      <w:pPr>
        <w:tabs>
          <w:tab w:val="left" w:pos="560"/>
        </w:tabs>
        <w:spacing w:after="100" w:before="200"/>
      </w:pPr>
      <w:r>
        <w:rPr>
          <w:b/>
          <w:bCs/>
        </w:rPr>
        <w:t xml:space="preserve">5.	</w:t>
      </w:r>
      <w:r>
        <w:rPr>
          <w:b/>
          <w:bCs/>
        </w:rPr>
        <w:t xml:space="preserve">PRE-COMPLETION CONDUCT</w:t>
      </w:r>
    </w:p>
    <w:p>
      <w:pPr>
        <w:tabs>
          <w:tab w:val="left" w:pos="560"/>
        </w:tabs>
        <w:spacing w:after="100"/>
        <w:ind w:left="560" w:hanging="560"/>
      </w:pPr>
      <w:r>
        <w:t xml:space="preserve">5.1	</w:t>
      </w:r>
      <w:r>
        <w:t xml:space="preserve">From the date of this Agreement until Completion, the Sellers shall procure that the Business is carried on in the ordinary and usual course and shall not, without the prior written consent of the Buyer (not to be unreasonably withheld or delayed), permit the Target to undertake any of the matters set out in Part 4 of Schedule 2.</w:t>
      </w:r>
    </w:p>
    <w:p>
      <w:pPr>
        <w:tabs>
          <w:tab w:val="left" w:pos="560"/>
        </w:tabs>
        <w:spacing w:after="100"/>
        <w:ind w:left="560" w:hanging="560"/>
      </w:pPr>
      <w:r>
        <w:t xml:space="preserve">5.2	</w:t>
      </w:r>
      <w:r>
        <w:t xml:space="preserve">The Sellers shall promptly notify the Buyer in writing of any matter which arises or becomes known to them before Completion which constitutes (or would with the passage of time constitute) a breach of the Warranties or which is materially inconsistent with any of them.</w:t>
      </w:r>
    </w:p>
    <w:p>
      <w:pPr>
        <w:tabs>
          <w:tab w:val="left" w:pos="560"/>
        </w:tabs>
        <w:spacing w:after="100" w:before="200"/>
      </w:pPr>
      <w:r>
        <w:rPr>
          <w:b/>
          <w:bCs/>
        </w:rPr>
        <w:t xml:space="preserve">6.	</w:t>
      </w:r>
      <w:r>
        <w:rPr>
          <w:b/>
          <w:bCs/>
        </w:rPr>
        <w:t xml:space="preserve">COMPLETION ACCOUNTS</w:t>
      </w:r>
    </w:p>
    <w:p>
      <w:pPr>
        <w:tabs>
          <w:tab w:val="left" w:pos="560"/>
        </w:tabs>
        <w:spacing w:after="100"/>
        <w:ind w:left="560" w:hanging="560"/>
      </w:pPr>
      <w:r>
        <w:t xml:space="preserve">6.1	</w:t>
      </w:r>
      <w:r>
        <w:t xml:space="preserve">As soon as practicable and in any event within 30 Business Days after Completion, the Buyer shall prepare and deliver to the Sellers the draft Completion Accounts prepared in accordance with Schedule 7, determining the actual Completion Net Debt and Working Capital and the resulting adjustment to the Consideration under clause 3.2. Any dispute shall be referred to an independent firm of chartered accountants acting as expert.</w:t>
      </w:r>
    </w:p>
    <w:p>
      <w:pPr>
        <w:tabs>
          <w:tab w:val="left" w:pos="560"/>
        </w:tabs>
        <w:spacing w:after="100" w:before="200"/>
      </w:pPr>
      <w:r>
        <w:rPr>
          <w:b/>
          <w:bCs/>
        </w:rPr>
        <w:t xml:space="preserve">7.	</w:t>
      </w:r>
      <w:r>
        <w:rPr>
          <w:b/>
          <w:bCs/>
        </w:rPr>
        <w:t xml:space="preserve">COMPLETION</w:t>
      </w:r>
    </w:p>
    <w:p>
      <w:pPr>
        <w:tabs>
          <w:tab w:val="left" w:pos="560"/>
        </w:tabs>
        <w:spacing w:after="100"/>
        <w:ind w:left="560" w:hanging="560"/>
      </w:pPr>
      <w:r>
        <w:t xml:space="preserve">7.1	</w:t>
      </w:r>
      <w:r>
        <w:t xml:space="preserve">Completion shall take place on the Completion Date at the offices of the Buyer’s Solicitors (or in such other manner as the Parties may agree).</w:t>
      </w:r>
    </w:p>
    <w:p>
      <w:pPr>
        <w:tabs>
          <w:tab w:val="left" w:pos="560"/>
        </w:tabs>
        <w:spacing w:after="100"/>
        <w:ind w:left="560" w:hanging="560"/>
      </w:pPr>
      <w:r>
        <w:t xml:space="preserve">7.2	</w:t>
      </w:r>
      <w:r>
        <w:t xml:space="preserve">At Completion the Sellers and the Buyer shall each comply with their respective obligations in Schedule 3 (Completion Obligations). In particular the Sellers shall deliver duly executed transfers of the Shares, the share certificates, the statutory books of the Target, the resignations of the resigning directors and the executed Disclosure Letter, and the Buyer shall make the payments required by clause 3.</w:t>
      </w:r>
    </w:p>
    <w:p>
      <w:pPr>
        <w:tabs>
          <w:tab w:val="left" w:pos="560"/>
        </w:tabs>
        <w:spacing w:after="100"/>
        <w:ind w:left="560" w:hanging="560"/>
      </w:pPr>
      <w:r>
        <w:t xml:space="preserve">7.3	</w:t>
      </w:r>
      <w:r>
        <w:t xml:space="preserve">The Buyer shall not be obliged to complete unless the Sellers comply with all of their material obligations in Schedule 3. If a Party fails to comply with a material obligation, the other Party may (without prejudice to any other right) defer Completion, proceed to Completion so far as practicable, or terminate this Agreement by notice.</w:t>
      </w:r>
    </w:p>
    <w:p>
      <w:pPr>
        <w:tabs>
          <w:tab w:val="left" w:pos="560"/>
        </w:tabs>
        <w:spacing w:after="100" w:before="200"/>
      </w:pPr>
      <w:r>
        <w:rPr>
          <w:b/>
          <w:bCs/>
        </w:rPr>
        <w:t xml:space="preserve">8.	</w:t>
      </w:r>
      <w:r>
        <w:rPr>
          <w:b/>
          <w:bCs/>
        </w:rPr>
        <w:t xml:space="preserve">WARRANTIES</w:t>
      </w:r>
    </w:p>
    <w:p>
      <w:pPr>
        <w:tabs>
          <w:tab w:val="left" w:pos="560"/>
        </w:tabs>
        <w:spacing w:after="100"/>
        <w:ind w:left="560" w:hanging="560"/>
      </w:pPr>
      <w:r>
        <w:t xml:space="preserve">8.1	</w:t>
      </w:r>
      <w:r>
        <w:t xml:space="preserve">Each Seller severally warrants to the Buyer that each of the Warranties set out in Schedule 4 is true, accurate and not misleading at the date of this Agreement and (by reference to the facts then existing) will be repeated immediately before Completion.</w:t>
      </w:r>
    </w:p>
    <w:p>
      <w:pPr>
        <w:tabs>
          <w:tab w:val="left" w:pos="560"/>
        </w:tabs>
        <w:spacing w:after="100"/>
        <w:ind w:left="560" w:hanging="560"/>
      </w:pPr>
      <w:r>
        <w:t xml:space="preserve">8.2	</w:t>
      </w:r>
      <w:r>
        <w:t xml:space="preserve">The Warranties are qualified by, and the Sellers shall have no liability in respect of any matter that is fairly disclosed in, the Disclosure Letter. The Buyer acknowledges that it has not relied on any representation, warranty or undertaking not expressly set out in this Agreement.</w:t>
      </w:r>
    </w:p>
    <w:p>
      <w:pPr>
        <w:tabs>
          <w:tab w:val="left" w:pos="560"/>
        </w:tabs>
        <w:spacing w:after="100"/>
        <w:ind w:left="560" w:hanging="560"/>
      </w:pPr>
      <w:r>
        <w:t xml:space="preserve">8.3	</w:t>
      </w:r>
      <w:r>
        <w:t xml:space="preserve">Each of the Warranties is separate and independent and, unless expressly provided, is not limited by reference to any other Warranty or anything in this Agreement.</w:t>
      </w:r>
    </w:p>
    <w:p>
      <w:pPr>
        <w:tabs>
          <w:tab w:val="left" w:pos="560"/>
        </w:tabs>
        <w:spacing w:after="100"/>
        <w:ind w:left="560" w:hanging="560"/>
      </w:pPr>
      <w:r>
        <w:t xml:space="preserve">8.4	</w:t>
      </w:r>
      <w:r>
        <w:t xml:space="preserve">The Sellers undertake not to make any claim against the Target or any of its directors, officers or employees in connection with any information supplied to enable the Sellers to give the Warranties or to prepare the Disclosure Letter.</w:t>
      </w:r>
    </w:p>
    <w:p>
      <w:pPr>
        <w:tabs>
          <w:tab w:val="left" w:pos="560"/>
        </w:tabs>
        <w:spacing w:after="100" w:before="200"/>
      </w:pPr>
      <w:r>
        <w:rPr>
          <w:b/>
          <w:bCs/>
        </w:rPr>
        <w:t xml:space="preserve">9.	</w:t>
      </w:r>
      <w:r>
        <w:rPr>
          <w:b/>
          <w:bCs/>
        </w:rPr>
        <w:t xml:space="preserve">LIMITATIONS ON LIABILITY</w:t>
      </w:r>
    </w:p>
    <w:p>
      <w:pPr>
        <w:spacing w:after="100"/>
        <w:ind w:left="560" w:hanging="560"/>
      </w:pPr>
      <w:r>
        <w:t xml:space="preserve">9.1	</w:t>
      </w:r>
      <w:r>
        <w:t xml:space="preserve">The aggregate liability of the Sellers in respect of all Claims under the Warranties (other than the Tax Warranties and any claim arising from the fraud, wilful concealment or wilful misconduct of a Seller) shall not exceed </w:t>
      </w:r>
      <w:del w:id="1000" w:author="Whitfield Carter LLP (for the Buyer)" w:date="2025-11-17T00:00:00Z">
        <w:r>
          <w:delText xml:space="preserve">50% of the Consideration (£20,500,000)</w:delText>
        </w:r>
      </w:del>
      <w:ins w:id="1001" w:author="Whitfield Carter LLP (for the Buyer)" w:date="2025-11-17T00:00:00Z">
        <w:r>
          <w:t xml:space="preserve">75% of the Consideration (£30,750,000)</w:t>
        </w:r>
      </w:ins>
      <w:r>
        <w:t xml:space="preserve">.</w:t>
      </w:r>
    </w:p>
    <w:p>
      <w:pPr>
        <w:spacing w:after="100"/>
        <w:ind w:left="560" w:hanging="560"/>
      </w:pPr>
      <w:r>
        <w:t xml:space="preserve">9.2	</w:t>
      </w:r>
      <w:r>
        <w:t xml:space="preserve">No Claim may be brought in respect of any individual matter unless the amount of the liability of the Sellers exceeds </w:t>
      </w:r>
      <w:r>
        <w:t xml:space="preserve">£50,000</w:t>
      </w:r>
      <w:r>
        <w:t xml:space="preserve"> (and any such Claim below that threshold shall be disregarded for all purposes).</w:t>
      </w:r>
    </w:p>
    <w:p>
      <w:pPr>
        <w:spacing w:after="100"/>
        <w:ind w:left="560" w:hanging="560"/>
      </w:pPr>
      <w:r>
        <w:t xml:space="preserve">9.3	</w:t>
      </w:r>
      <w:r>
        <w:t xml:space="preserve">No Claim may be brought unless the aggregate amount of all Claims for which the Sellers would otherwise be liable exceeds </w:t>
      </w:r>
      <w:del w:id="1002" w:author="Whitfield Carter LLP (for the Buyer)" w:date="2025-11-17T00:00:00Z">
        <w:r>
          <w:delText xml:space="preserve">£500,000</w:delText>
        </w:r>
      </w:del>
      <w:ins w:id="1003" w:author="Whitfield Carter LLP (for the Buyer)" w:date="2025-11-17T00:00:00Z">
        <w:r>
          <w:t xml:space="preserve">£350,000</w:t>
        </w:r>
      </w:ins>
      <w:r>
        <w:t xml:space="preserve">, in which event the Sellers shall be liable for the whole amount and not merely the excess.</w:t>
      </w:r>
    </w:p>
    <w:p>
      <w:pPr>
        <w:spacing w:after="100"/>
        <w:ind w:left="560" w:hanging="560"/>
      </w:pPr>
      <w:r>
        <w:t xml:space="preserve">9.4	</w:t>
      </w:r>
      <w:r>
        <w:t xml:space="preserve">No Claim (other than a claim under the Tax Covenant or the Tax Warranties) may be brought unless written notice of it is given to the Sellers within </w:t>
      </w:r>
      <w:r>
        <w:t xml:space="preserve">eighteen (18) months</w:t>
      </w:r>
      <w:r>
        <w:t xml:space="preserve"> of the Completion Date. A claim under the Tax Covenant or the Tax Warranties may be brought at any time up to the seventh anniversary of the Completion Date.</w:t>
      </w:r>
    </w:p>
    <w:p>
      <w:pPr>
        <w:tabs>
          <w:tab w:val="left" w:pos="560"/>
        </w:tabs>
        <w:spacing w:after="100"/>
        <w:ind w:left="560" w:hanging="560"/>
      </w:pPr>
      <w:r>
        <w:t xml:space="preserve">9.5	</w:t>
      </w:r>
      <w:r>
        <w:t xml:space="preserve">The liability of the Sellers in respect of any Claim shall be reduced to the extent that the matter giving rise to it has been recovered under a policy of insurance, or has been included as a provision or made good without cost to the Buyer. The Sellers shall not be liable for any Claim to the extent that it arises from a change in law or accounting policy after Completion.</w:t>
      </w:r>
    </w:p>
    <w:p>
      <w:pPr>
        <w:tabs>
          <w:tab w:val="left" w:pos="560"/>
        </w:tabs>
        <w:spacing w:after="100"/>
        <w:ind w:left="560" w:hanging="560"/>
      </w:pPr>
      <w:r>
        <w:t xml:space="preserve">9.6	</w:t>
      </w:r>
      <w:r>
        <w:t xml:space="preserve">Nothing in this clause 9 or Schedule 5 applies to limit the liability of any Seller in the case of fraud, fraudulent misrepresentation or wilful concealment by that Seller. The further limitations set out in Schedule 5 apply to all Claims.</w:t>
      </w:r>
    </w:p>
    <w:p>
      <w:pPr>
        <w:tabs>
          <w:tab w:val="left" w:pos="560"/>
        </w:tabs>
        <w:spacing w:after="100" w:before="200"/>
      </w:pPr>
      <w:r>
        <w:rPr>
          <w:b/>
          <w:bCs/>
        </w:rPr>
        <w:t xml:space="preserve">10.	</w:t>
      </w:r>
      <w:r>
        <w:rPr>
          <w:b/>
          <w:bCs/>
        </w:rPr>
        <w:t xml:space="preserve">TAX COVENANT</w:t>
      </w:r>
    </w:p>
    <w:p>
      <w:pPr>
        <w:tabs>
          <w:tab w:val="left" w:pos="560"/>
        </w:tabs>
        <w:spacing w:after="100"/>
        <w:ind w:left="560" w:hanging="560"/>
      </w:pPr>
      <w:r>
        <w:t xml:space="preserve">10.1	</w:t>
      </w:r>
      <w:r>
        <w:t xml:space="preserve">The Sellers covenant with the Buyer in the terms of the Tax Covenant set out in Schedule 6, which takes effect from Completion.</w:t>
      </w:r>
    </w:p>
    <w:p>
      <w:pPr>
        <w:tabs>
          <w:tab w:val="left" w:pos="560"/>
        </w:tabs>
        <w:spacing w:after="100" w:before="200"/>
      </w:pPr>
      <w:r>
        <w:rPr>
          <w:b/>
          <w:bCs/>
        </w:rPr>
        <w:t xml:space="preserve">11.	</w:t>
      </w:r>
      <w:r>
        <w:rPr>
          <w:b/>
          <w:bCs/>
        </w:rPr>
        <w:t xml:space="preserve">RESTRICTIVE COVENANTS</w:t>
      </w:r>
    </w:p>
    <w:p>
      <w:pPr>
        <w:spacing w:after="100"/>
        <w:ind w:left="560" w:hanging="560"/>
      </w:pPr>
      <w:r>
        <w:t xml:space="preserve">11.1	</w:t>
      </w:r>
      <w:r>
        <w:t xml:space="preserve">As further consideration for the Buyer agreeing to purchase the Shares, each Seller severally undertakes that, for a period of </w:t>
      </w:r>
      <w:del w:id="1004" w:author="Whitfield Carter LLP (for the Buyer)" w:date="2025-11-17T00:00:00Z">
        <w:r>
          <w:delText xml:space="preserve">two (2) years</w:delText>
        </w:r>
      </w:del>
      <w:ins w:id="1005" w:author="Whitfield Carter LLP (for the Buyer)" w:date="2025-11-17T00:00:00Z">
        <w:r>
          <w:t xml:space="preserve">three (3) years</w:t>
        </w:r>
      </w:ins>
      <w:r>
        <w:t xml:space="preserve"> from Completion, that Seller will not (whether alone or jointly, and whether as principal, agent, shareholder or otherwise) carry on or be engaged or interested in any business which competes with the Business within the United Kingdom.</w:t>
      </w:r>
    </w:p>
    <w:p>
      <w:pPr>
        <w:spacing w:after="100"/>
        <w:ind w:left="560" w:hanging="560"/>
      </w:pPr>
      <w:r>
        <w:t xml:space="preserve">11.2	</w:t>
      </w:r>
      <w:r>
        <w:t xml:space="preserve">During the same period each Seller shall not solicit or entice away from the Target any Senior Employee, nor solicit the custom of any person who was a customer of the Target in the 12 months before Completion, nor use or attempt to register the name “Calder Vale” or any confusingly similar name. Each undertaking in this clause 11 is separate and severable and is considered by the Parties to be reasonable and necessary to protect the goodwill acquired by the Buyer.</w:t>
      </w:r>
    </w:p>
    <w:p>
      <w:pPr>
        <w:tabs>
          <w:tab w:val="left" w:pos="560"/>
        </w:tabs>
        <w:spacing w:after="100" w:before="200"/>
      </w:pPr>
      <w:r>
        <w:rPr>
          <w:b/>
          <w:bCs/>
        </w:rPr>
        <w:t xml:space="preserve">12.	</w:t>
      </w:r>
      <w:r>
        <w:rPr>
          <w:b/>
          <w:bCs/>
        </w:rPr>
        <w:t xml:space="preserve">CONFIDENTIALITY AND ANNOUNCEMENTS</w:t>
      </w:r>
    </w:p>
    <w:p>
      <w:pPr>
        <w:tabs>
          <w:tab w:val="left" w:pos="560"/>
        </w:tabs>
        <w:spacing w:after="100"/>
        <w:ind w:left="560" w:hanging="560"/>
      </w:pPr>
      <w:r>
        <w:t xml:space="preserve">12.1	</w:t>
      </w:r>
      <w:r>
        <w:t xml:space="preserve">Each Party shall keep confidential the terms of this Agreement and all information relating to the other Parties received in connection with it, save as required by law or any regulatory authority, or to its professional advisers, or with the prior written consent of the other Parties.</w:t>
      </w:r>
    </w:p>
    <w:p>
      <w:pPr>
        <w:tabs>
          <w:tab w:val="left" w:pos="560"/>
        </w:tabs>
        <w:spacing w:after="100"/>
        <w:ind w:left="560" w:hanging="560"/>
      </w:pPr>
      <w:r>
        <w:t xml:space="preserve">12.2	</w:t>
      </w:r>
      <w:r>
        <w:t xml:space="preserve">No announcement concerning the transaction shall be made by any Party without the prior written approval of the others (such approval not to be unreasonably withheld), except as required by law or any recognised investment exchange.</w:t>
      </w:r>
    </w:p>
    <w:p>
      <w:pPr>
        <w:tabs>
          <w:tab w:val="left" w:pos="560"/>
        </w:tabs>
        <w:spacing w:after="100" w:before="200"/>
      </w:pPr>
      <w:r>
        <w:rPr>
          <w:b/>
          <w:bCs/>
        </w:rPr>
        <w:t xml:space="preserve">13.	</w:t>
      </w:r>
      <w:r>
        <w:rPr>
          <w:b/>
          <w:bCs/>
        </w:rPr>
        <w:t xml:space="preserve">GUARANTEE AND INDEMNITY</w:t>
      </w:r>
    </w:p>
    <w:p>
      <w:pPr>
        <w:tabs>
          <w:tab w:val="left" w:pos="560"/>
        </w:tabs>
        <w:spacing w:after="100"/>
        <w:ind w:left="560" w:hanging="560"/>
      </w:pPr>
      <w:r>
        <w:t xml:space="preserve">13.1	</w:t>
      </w:r>
      <w:r>
        <w:t xml:space="preserve">Each Seller guarantees to the Buyer the due and punctual performance by each other Seller of that Seller’s obligations under clauses 2, 3 and 8, and shall indemnify the Buyer against any loss arising from a failure to perform those obligations, provided that no Seller shall be liable under this clause for more than that Seller’s proportionate share of the Consideration.</w:t>
      </w:r>
    </w:p>
    <w:p>
      <w:pPr>
        <w:tabs>
          <w:tab w:val="left" w:pos="560"/>
        </w:tabs>
        <w:spacing w:after="100" w:before="200"/>
      </w:pPr>
      <w:r>
        <w:rPr>
          <w:b/>
          <w:bCs/>
        </w:rPr>
        <w:t xml:space="preserve">14.	</w:t>
      </w:r>
      <w:r>
        <w:rPr>
          <w:b/>
          <w:bCs/>
        </w:rPr>
        <w:t xml:space="preserve">FURTHER ASSURANCE</w:t>
      </w:r>
    </w:p>
    <w:p>
      <w:pPr>
        <w:tabs>
          <w:tab w:val="left" w:pos="560"/>
        </w:tabs>
        <w:spacing w:after="100"/>
        <w:ind w:left="560" w:hanging="560"/>
      </w:pPr>
      <w:r>
        <w:t xml:space="preserve">14.1	</w:t>
      </w:r>
      <w:r>
        <w:t xml:space="preserve">Each Party shall, at its own cost, promptly execute and deliver such documents and perform such acts as the other Party may reasonably require to give full effect to this Agreement, including the vesting of the Shares in the Buyer.</w:t>
      </w:r>
    </w:p>
    <w:p>
      <w:pPr>
        <w:tabs>
          <w:tab w:val="left" w:pos="560"/>
        </w:tabs>
        <w:spacing w:after="100" w:before="200"/>
      </w:pPr>
      <w:r>
        <w:rPr>
          <w:b/>
          <w:bCs/>
        </w:rPr>
        <w:t xml:space="preserve">15.	</w:t>
      </w:r>
      <w:r>
        <w:rPr>
          <w:b/>
          <w:bCs/>
        </w:rPr>
        <w:t xml:space="preserve">ASSIGNMENT</w:t>
      </w:r>
    </w:p>
    <w:p>
      <w:pPr>
        <w:tabs>
          <w:tab w:val="left" w:pos="560"/>
        </w:tabs>
        <w:spacing w:after="100"/>
        <w:ind w:left="560" w:hanging="560"/>
      </w:pPr>
      <w:r>
        <w:t xml:space="preserve">15.1	</w:t>
      </w:r>
      <w:r>
        <w:t xml:space="preserve">No Party may assign, transfer or charge any of its rights under this Agreement without the prior written consent of the others, save that the Buyer may assign the benefit of the Warranties and the Tax Covenant to any member of its group or to any subsequent purchaser of the Target.</w:t>
      </w:r>
    </w:p>
    <w:p>
      <w:pPr>
        <w:tabs>
          <w:tab w:val="left" w:pos="560"/>
        </w:tabs>
        <w:spacing w:after="100" w:before="200"/>
      </w:pPr>
      <w:r>
        <w:rPr>
          <w:b/>
          <w:bCs/>
        </w:rPr>
        <w:t xml:space="preserve">16.	</w:t>
      </w:r>
      <w:r>
        <w:rPr>
          <w:b/>
          <w:bCs/>
        </w:rPr>
        <w:t xml:space="preserve">ENTIRE AGREEMENT</w:t>
      </w:r>
    </w:p>
    <w:p>
      <w:pPr>
        <w:tabs>
          <w:tab w:val="left" w:pos="560"/>
        </w:tabs>
        <w:spacing w:after="100"/>
        <w:ind w:left="560" w:hanging="560"/>
      </w:pPr>
      <w:r>
        <w:t xml:space="preserve">16.1	</w:t>
      </w:r>
      <w:r>
        <w:t xml:space="preserve">This Agreement, together with the documents referred to in it, constitutes the entire agreement between the Parties and supersedes all prior discussions, correspondence, negotiations, arrangements, understandings and agreements between them relating to its subject matter.</w:t>
      </w:r>
    </w:p>
    <w:p>
      <w:pPr>
        <w:tabs>
          <w:tab w:val="left" w:pos="560"/>
        </w:tabs>
        <w:spacing w:after="100"/>
        <w:ind w:left="560" w:hanging="560"/>
      </w:pPr>
      <w:r>
        <w:t xml:space="preserve">16.2	</w:t>
      </w:r>
      <w:r>
        <w:t xml:space="preserve">Each Party acknowledges that in entering into this Agreement it does not rely on, and shall have no remedy in respect of, any statement, representation, assurance or warranty other than as expressly set out in this Agreement. Nothing in this clause limits any liability for fraud.</w:t>
      </w:r>
    </w:p>
    <w:p>
      <w:pPr>
        <w:tabs>
          <w:tab w:val="left" w:pos="560"/>
        </w:tabs>
        <w:spacing w:after="100" w:before="200"/>
      </w:pPr>
      <w:r>
        <w:rPr>
          <w:b/>
          <w:bCs/>
        </w:rPr>
        <w:t xml:space="preserve">17.	</w:t>
      </w:r>
      <w:r>
        <w:rPr>
          <w:b/>
          <w:bCs/>
        </w:rPr>
        <w:t xml:space="preserve">VARIATION</w:t>
      </w:r>
    </w:p>
    <w:p>
      <w:pPr>
        <w:tabs>
          <w:tab w:val="left" w:pos="560"/>
        </w:tabs>
        <w:spacing w:after="100"/>
        <w:ind w:left="560" w:hanging="560"/>
      </w:pPr>
      <w:r>
        <w:t xml:space="preserve">17.1	</w:t>
      </w:r>
      <w:r>
        <w:t xml:space="preserve">No variation of this Agreement is effective unless it is in writing and signed by or on behalf of each Party.</w:t>
      </w:r>
    </w:p>
    <w:p>
      <w:pPr>
        <w:tabs>
          <w:tab w:val="left" w:pos="560"/>
        </w:tabs>
        <w:spacing w:after="100" w:before="200"/>
      </w:pPr>
      <w:r>
        <w:rPr>
          <w:b/>
          <w:bCs/>
        </w:rPr>
        <w:t xml:space="preserve">18.	</w:t>
      </w:r>
      <w:r>
        <w:rPr>
          <w:b/>
          <w:bCs/>
        </w:rPr>
        <w:t xml:space="preserve">WAIVER</w:t>
      </w:r>
    </w:p>
    <w:p>
      <w:pPr>
        <w:tabs>
          <w:tab w:val="left" w:pos="560"/>
        </w:tabs>
        <w:spacing w:after="100"/>
        <w:ind w:left="560" w:hanging="560"/>
      </w:pPr>
      <w:r>
        <w:t xml:space="preserve">18.1	</w:t>
      </w:r>
      <w:r>
        <w:t xml:space="preserve">No failure or delay by a Party to exercise any right or remedy provided under this Agreement or by law shall constitute a waiver of that or any other right or remedy, nor shall it prevent or restrict its further exercise.</w:t>
      </w:r>
    </w:p>
    <w:p>
      <w:pPr>
        <w:tabs>
          <w:tab w:val="left" w:pos="560"/>
        </w:tabs>
        <w:spacing w:after="100" w:before="200"/>
      </w:pPr>
      <w:r>
        <w:rPr>
          <w:b/>
          <w:bCs/>
        </w:rPr>
        <w:t xml:space="preserve">19.	</w:t>
      </w:r>
      <w:r>
        <w:rPr>
          <w:b/>
          <w:bCs/>
        </w:rPr>
        <w:t xml:space="preserve">SEVERANCE</w:t>
      </w:r>
    </w:p>
    <w:p>
      <w:pPr>
        <w:tabs>
          <w:tab w:val="left" w:pos="560"/>
        </w:tabs>
        <w:spacing w:after="100"/>
        <w:ind w:left="560" w:hanging="560"/>
      </w:pPr>
      <w:r>
        <w:t xml:space="preserve">19.1	</w:t>
      </w:r>
      <w:r>
        <w:t xml:space="preserve">If any provision of this Agreement is or becomes invalid, illegal or unenforceable, it shall be deemed modified to the minimum extent necessary to make it valid, legal and enforceable; if no such modification is possible, the relevant provision shall be deemed deleted and the remainder shall continue in full force.</w:t>
      </w:r>
    </w:p>
    <w:p>
      <w:pPr>
        <w:tabs>
          <w:tab w:val="left" w:pos="560"/>
        </w:tabs>
        <w:spacing w:after="100" w:before="200"/>
      </w:pPr>
      <w:r>
        <w:rPr>
          <w:b/>
          <w:bCs/>
        </w:rPr>
        <w:t xml:space="preserve">20.	</w:t>
      </w:r>
      <w:r>
        <w:rPr>
          <w:b/>
          <w:bCs/>
        </w:rPr>
        <w:t xml:space="preserve">COUNTERPARTS</w:t>
      </w:r>
    </w:p>
    <w:p>
      <w:pPr>
        <w:tabs>
          <w:tab w:val="left" w:pos="560"/>
        </w:tabs>
        <w:spacing w:after="100"/>
        <w:ind w:left="560" w:hanging="560"/>
      </w:pPr>
      <w:r>
        <w:t xml:space="preserve">20.1	</w:t>
      </w:r>
      <w:r>
        <w:t xml:space="preserve">This Agreement may be executed in any number of counterparts, each of which when executed and delivered shall constitute an original, and all the counterparts together shall constitute one and the same instrument.</w:t>
      </w:r>
    </w:p>
    <w:p>
      <w:pPr>
        <w:tabs>
          <w:tab w:val="left" w:pos="560"/>
        </w:tabs>
        <w:spacing w:after="100" w:before="200"/>
      </w:pPr>
      <w:r>
        <w:rPr>
          <w:b/>
          <w:bCs/>
        </w:rPr>
        <w:t xml:space="preserve">21.	</w:t>
      </w:r>
      <w:r>
        <w:rPr>
          <w:b/>
          <w:bCs/>
        </w:rPr>
        <w:t xml:space="preserve">THIRD-PARTY RIGHTS</w:t>
      </w:r>
    </w:p>
    <w:p>
      <w:pPr>
        <w:tabs>
          <w:tab w:val="left" w:pos="560"/>
        </w:tabs>
        <w:spacing w:after="100"/>
        <w:ind w:left="560" w:hanging="560"/>
      </w:pPr>
      <w:r>
        <w:t xml:space="preserve">21.1	</w:t>
      </w:r>
      <w:r>
        <w:t xml:space="preserve">Except as expressly provided, a person who is not a Party has no right under the Contracts (Rights of Third Parties) Act 1999 to enforce any term of this Agreement.</w:t>
      </w:r>
    </w:p>
    <w:p>
      <w:pPr>
        <w:tabs>
          <w:tab w:val="left" w:pos="560"/>
        </w:tabs>
        <w:spacing w:after="100" w:before="200"/>
      </w:pPr>
      <w:r>
        <w:rPr>
          <w:b/>
          <w:bCs/>
        </w:rPr>
        <w:t xml:space="preserve">22.	</w:t>
      </w:r>
      <w:r>
        <w:rPr>
          <w:b/>
          <w:bCs/>
        </w:rPr>
        <w:t xml:space="preserve">NOTICES</w:t>
      </w:r>
    </w:p>
    <w:p>
      <w:pPr>
        <w:tabs>
          <w:tab w:val="left" w:pos="560"/>
        </w:tabs>
        <w:spacing w:after="100"/>
        <w:ind w:left="560" w:hanging="560"/>
      </w:pPr>
      <w:r>
        <w:t xml:space="preserve">22.1	</w:t>
      </w:r>
      <w:r>
        <w:t xml:space="preserve">Any notice given under this Agreement shall be in writing, addressed to the relevant Party at its registered office or principal place of business (or, in the case of the Sellers, to the Sellers’ Solicitors), and delivered personally, sent by pre-paid first-class post or recorded delivery, or by email to an address notified for the purpose. A notice is deemed received: if delivered personally, on signature of a delivery receipt; if sent by post, at 9.00 a.m. on the second Business Day after posting; and if sent by email, at the time of transmission (or, if outside business hours, at 9.00 a.m. on the next Business Day).</w:t>
      </w:r>
    </w:p>
    <w:p>
      <w:pPr>
        <w:tabs>
          <w:tab w:val="left" w:pos="560"/>
        </w:tabs>
        <w:spacing w:after="100" w:before="200"/>
      </w:pPr>
      <w:r>
        <w:rPr>
          <w:b/>
          <w:bCs/>
        </w:rPr>
        <w:t xml:space="preserve">23.	</w:t>
      </w:r>
      <w:r>
        <w:rPr>
          <w:b/>
          <w:bCs/>
        </w:rPr>
        <w:t xml:space="preserve">GOVERNING LAW AND JURISDICTION</w:t>
      </w:r>
    </w:p>
    <w:p>
      <w:pPr>
        <w:tabs>
          <w:tab w:val="left" w:pos="560"/>
        </w:tabs>
        <w:spacing w:after="100"/>
        <w:ind w:left="560" w:hanging="560"/>
      </w:pPr>
      <w:r>
        <w:t xml:space="preserve">23.1	</w:t>
      </w:r>
      <w:r>
        <w:t xml:space="preserve">This Agreement and any dispute or claim (including non-contractual disputes or claims) arising out of or in connection with it or its subject matter are governed by and construed in accordance with the law of England and Wales.</w:t>
      </w:r>
    </w:p>
    <w:p>
      <w:pPr>
        <w:tabs>
          <w:tab w:val="left" w:pos="560"/>
        </w:tabs>
        <w:spacing w:after="100"/>
        <w:ind w:left="560" w:hanging="560"/>
      </w:pPr>
      <w:r>
        <w:t xml:space="preserve">23.2	</w:t>
      </w:r>
      <w:r>
        <w:t xml:space="preserve">Each Party irrevocably submits to the exclusive jurisdiction of the courts of England and Wales to settle any dispute or claim arising out of or in connection with this Agreement or its subject matter.</w:t>
      </w:r>
    </w:p>
    <w:p>
      <w:pPr>
        <w:spacing w:after="120" w:before="200"/>
      </w:pPr>
      <w:r>
        <w:rPr>
          <w:i/>
          <w:iCs/>
        </w:rPr>
        <w:t xml:space="preserve">IN WITNESS of which this Agreement has been executed as a deed and is delivered and takes effect on the date stated at the beginning of it.</w:t>
      </w:r>
    </w:p>
    <w:p>
      <w:r>
        <w:br w:type="page"/>
      </w:r>
    </w:p>
    <w:p>
      <w:pPr>
        <w:spacing w:after="120"/>
        <w:jc w:val="center"/>
      </w:pPr>
      <w:r>
        <w:rPr>
          <w:b/>
          <w:bCs/>
          <w:sz w:val="30"/>
          <w:szCs w:val="30"/>
        </w:rPr>
        <w:t xml:space="preserve">SCHEDULES</w:t>
      </w:r>
    </w:p>
    <w:p>
      <w:pPr>
        <w:pStyle w:val="Heading1"/>
        <w:spacing w:after="120" w:before="240"/>
      </w:pPr>
      <w:r>
        <w:rPr>
          <w:b/>
          <w:bCs/>
        </w:rPr>
        <w:t xml:space="preserve">SCHEDULE 1 — THE SELLERS AND APPORTIONMENT</w:t>
      </w:r>
    </w:p>
    <w:p>
      <w:pPr>
        <w:spacing w:after="100"/>
      </w:pPr>
      <w:r>
        <w:t xml:space="preserve">Part 1 — Apportionment of the Consideration</w:t>
      </w:r>
    </w:p>
    <w:p>
      <w:pPr>
        <w:tabs>
          <w:tab w:val="left" w:pos="1120"/>
        </w:tabs>
        <w:spacing w:after="60"/>
        <w:ind w:left="1120" w:hanging="560"/>
      </w:pPr>
      <w:r>
        <w:t xml:space="preserve">•	</w:t>
      </w:r>
      <w:r>
        <w:t xml:space="preserve">Robert Calder — 650,000 Shares (65%) — £26,650,000 of the Consideration (before the Retention Amount).</w:t>
      </w:r>
    </w:p>
    <w:p>
      <w:pPr>
        <w:tabs>
          <w:tab w:val="left" w:pos="1120"/>
        </w:tabs>
        <w:spacing w:after="60"/>
        <w:ind w:left="1120" w:hanging="560"/>
      </w:pPr>
      <w:r>
        <w:t xml:space="preserve">•	</w:t>
      </w:r>
      <w:r>
        <w:t xml:space="preserve">Helen Calder — 200,000 Shares (20%) — £8,200,000 of the Consideration (before the Retention Amount).</w:t>
      </w:r>
    </w:p>
    <w:p>
      <w:pPr>
        <w:tabs>
          <w:tab w:val="left" w:pos="1120"/>
        </w:tabs>
        <w:spacing w:after="60"/>
        <w:ind w:left="1120" w:hanging="560"/>
      </w:pPr>
      <w:r>
        <w:t xml:space="preserve">•	</w:t>
      </w:r>
      <w:r>
        <w:t xml:space="preserve">Calder Family Trust — 150,000 Shares (15%) — £6,150,000 of the Consideration (before the Retention Amount).</w:t>
      </w:r>
    </w:p>
    <w:p>
      <w:pPr>
        <w:tabs>
          <w:tab w:val="left" w:pos="1120"/>
        </w:tabs>
        <w:spacing w:after="60"/>
        <w:ind w:left="1120" w:hanging="560"/>
      </w:pPr>
      <w:r>
        <w:t xml:space="preserve">•	</w:t>
      </w:r>
      <w:r>
        <w:t xml:space="preserve">Total — 1,000,000 Shares (100%) — £41,000,000 of the Consideration (before the Retention Amount).</w:t>
      </w:r>
    </w:p>
    <w:p>
      <w:pPr>
        <w:spacing w:after="100"/>
      </w:pPr>
      <w:r>
        <w:rPr>
          <w:b/>
          <w:bCs/>
        </w:rPr>
        <w:t xml:space="preserve">Part 2 — Sellers’ details</w:t>
      </w:r>
    </w:p>
    <w:p>
      <w:pPr>
        <w:tabs>
          <w:tab w:val="left" w:pos="560"/>
        </w:tabs>
        <w:spacing w:after="100"/>
        <w:ind w:left="560" w:hanging="560"/>
      </w:pPr>
      <w:r>
        <w:t xml:space="preserve">(a)	</w:t>
      </w:r>
      <w:r>
        <w:t xml:space="preserve">Robert Calder of Beckside House, Calder Vale, Skipton BD23 2QS — registered holder of 650,000 Shares.</w:t>
      </w:r>
    </w:p>
    <w:p>
      <w:pPr>
        <w:tabs>
          <w:tab w:val="left" w:pos="560"/>
        </w:tabs>
        <w:spacing w:after="100"/>
        <w:ind w:left="560" w:hanging="560"/>
      </w:pPr>
      <w:r>
        <w:t xml:space="preserve">(b)	</w:t>
      </w:r>
      <w:r>
        <w:t xml:space="preserve">Helen Calder of Beckside House, Calder Vale, Skipton BD23 2QS — registered holder of 200,000 Shares.</w:t>
      </w:r>
    </w:p>
    <w:p>
      <w:pPr>
        <w:tabs>
          <w:tab w:val="left" w:pos="560"/>
        </w:tabs>
        <w:spacing w:after="100"/>
        <w:ind w:left="560" w:hanging="560"/>
      </w:pPr>
      <w:r>
        <w:t xml:space="preserve">(c)	</w:t>
      </w:r>
      <w:r>
        <w:t xml:space="preserve">The trustees of the Calder Family Trust (declaration of trust dated 4 June 2011) — registered holders of 150,000 Shares.</w:t>
      </w:r>
    </w:p>
    <w:p>
      <w:pPr>
        <w:pStyle w:val="Heading1"/>
        <w:spacing w:after="120" w:before="240"/>
      </w:pPr>
      <w:r>
        <w:rPr>
          <w:b/>
          <w:bCs/>
        </w:rPr>
        <w:t xml:space="preserve">SCHEDULE 2 — THE TARGET</w:t>
      </w:r>
    </w:p>
    <w:p>
      <w:pPr>
        <w:spacing w:after="100"/>
      </w:pPr>
      <w:r>
        <w:rPr>
          <w:b/>
          <w:bCs/>
        </w:rPr>
        <w:t xml:space="preserve">Part 1 — Particulars of the Target</w:t>
      </w:r>
    </w:p>
    <w:p>
      <w:pPr>
        <w:tabs>
          <w:tab w:val="left" w:pos="1120"/>
        </w:tabs>
        <w:spacing w:after="60"/>
        <w:ind w:left="1120" w:hanging="560"/>
      </w:pPr>
      <w:r>
        <w:t xml:space="preserve">•	</w:t>
      </w:r>
      <w:r>
        <w:t xml:space="preserve">Name: CALDER VALE FOODS LIMITED.</w:t>
      </w:r>
    </w:p>
    <w:p>
      <w:pPr>
        <w:tabs>
          <w:tab w:val="left" w:pos="1120"/>
        </w:tabs>
        <w:spacing w:after="60"/>
        <w:ind w:left="1120" w:hanging="560"/>
      </w:pPr>
      <w:r>
        <w:t xml:space="preserve">•	</w:t>
      </w:r>
      <w:r>
        <w:t xml:space="preserve">Registered number: 05583120.</w:t>
      </w:r>
    </w:p>
    <w:p>
      <w:pPr>
        <w:tabs>
          <w:tab w:val="left" w:pos="1120"/>
        </w:tabs>
        <w:spacing w:after="60"/>
        <w:ind w:left="1120" w:hanging="560"/>
      </w:pPr>
      <w:r>
        <w:t xml:space="preserve">•	</w:t>
      </w:r>
      <w:r>
        <w:t xml:space="preserve">Registered office: Unit 4, Calder Vale Industrial Estate, Skipton BD23 2QR.</w:t>
      </w:r>
    </w:p>
    <w:p>
      <w:pPr>
        <w:tabs>
          <w:tab w:val="left" w:pos="1120"/>
        </w:tabs>
        <w:spacing w:after="60"/>
        <w:ind w:left="1120" w:hanging="560"/>
      </w:pPr>
      <w:r>
        <w:t xml:space="preserve">•	</w:t>
      </w:r>
      <w:r>
        <w:t xml:space="preserve">Incorporation: Private company limited by shares, England and Wales.</w:t>
      </w:r>
    </w:p>
    <w:p>
      <w:pPr>
        <w:tabs>
          <w:tab w:val="left" w:pos="1120"/>
        </w:tabs>
        <w:spacing w:after="60"/>
        <w:ind w:left="1120" w:hanging="560"/>
      </w:pPr>
      <w:r>
        <w:t xml:space="preserve">•	</w:t>
      </w:r>
      <w:r>
        <w:t xml:space="preserve">Issued share capital: 1,000,000 ordinary shares of £1 each (fully paid).</w:t>
      </w:r>
    </w:p>
    <w:p>
      <w:pPr>
        <w:tabs>
          <w:tab w:val="left" w:pos="1120"/>
        </w:tabs>
        <w:spacing w:after="60"/>
        <w:ind w:left="1120" w:hanging="560"/>
      </w:pPr>
      <w:r>
        <w:t xml:space="preserve">•	</w:t>
      </w:r>
      <w:r>
        <w:t xml:space="preserve">Directors: Robert Calder; Susan Pryce; Adam Sandhu.</w:t>
      </w:r>
    </w:p>
    <w:p>
      <w:pPr>
        <w:tabs>
          <w:tab w:val="left" w:pos="1120"/>
        </w:tabs>
        <w:spacing w:after="60"/>
        <w:ind w:left="1120" w:hanging="560"/>
      </w:pPr>
      <w:r>
        <w:t xml:space="preserve">•	</w:t>
      </w:r>
      <w:r>
        <w:t xml:space="preserve">Secretary: Susan Pryce.</w:t>
      </w:r>
    </w:p>
    <w:p>
      <w:pPr>
        <w:tabs>
          <w:tab w:val="left" w:pos="1120"/>
        </w:tabs>
        <w:spacing w:after="60"/>
        <w:ind w:left="1120" w:hanging="560"/>
      </w:pPr>
      <w:r>
        <w:t xml:space="preserve">•	</w:t>
      </w:r>
      <w:r>
        <w:t xml:space="preserve">Accounting reference date: 31 December.</w:t>
      </w:r>
    </w:p>
    <w:p>
      <w:pPr>
        <w:tabs>
          <w:tab w:val="left" w:pos="1120"/>
        </w:tabs>
        <w:spacing w:after="60"/>
        <w:ind w:left="1120" w:hanging="560"/>
      </w:pPr>
      <w:r>
        <w:t xml:space="preserve">•	</w:t>
      </w:r>
      <w:r>
        <w:t xml:space="preserve">Auditors: Marsden Hale LLP, Leeds.</w:t>
      </w:r>
    </w:p>
    <w:p>
      <w:pPr>
        <w:spacing w:after="100"/>
      </w:pPr>
      <w:r>
        <w:rPr>
          <w:b/>
          <w:bCs/>
        </w:rPr>
        <w:t xml:space="preserve">Part 2 — Properties</w:t>
      </w:r>
    </w:p>
    <w:p>
      <w:pPr>
        <w:tabs>
          <w:tab w:val="left" w:pos="560"/>
        </w:tabs>
        <w:spacing w:after="100"/>
        <w:ind w:left="560" w:hanging="560"/>
      </w:pPr>
      <w:r>
        <w:t xml:space="preserve">	</w:t>
      </w:r>
      <w:r>
        <w:t xml:space="preserve">Freehold: Unit 4, Calder Vale Industrial Estate, Skipton BD23 2QR (title number NYK284119). Leasehold: cold-store depot at Keighley Road, Skipton, held under a lease dated 1 May 2019 for a term of 15 years.</w:t>
      </w:r>
    </w:p>
    <w:p>
      <w:pPr>
        <w:spacing w:after="100"/>
      </w:pPr>
      <w:r>
        <w:rPr>
          <w:b/>
          <w:bCs/>
        </w:rPr>
        <w:t xml:space="preserve">Part 3 — Senior Employees</w:t>
      </w:r>
    </w:p>
    <w:p>
      <w:pPr>
        <w:tabs>
          <w:tab w:val="left" w:pos="560"/>
        </w:tabs>
        <w:spacing w:after="100"/>
        <w:ind w:left="560" w:hanging="560"/>
      </w:pPr>
      <w:r>
        <w:t xml:space="preserve">	</w:t>
      </w:r>
      <w:r>
        <w:t xml:space="preserve">Adam Sandhu (Operations Director); Priya Naik (Finance Manager); Tom Beresford (Head of Production); Claire Whitlock (Commercial Manager).</w:t>
      </w:r>
    </w:p>
    <w:p>
      <w:pPr>
        <w:spacing w:after="100"/>
      </w:pPr>
      <w:r>
        <w:rPr>
          <w:b/>
          <w:bCs/>
        </w:rPr>
        <w:t xml:space="preserve">Part 4 — Pre-Completion restricted matters</w:t>
      </w:r>
    </w:p>
    <w:p>
      <w:pPr>
        <w:tabs>
          <w:tab w:val="left" w:pos="1120"/>
        </w:tabs>
        <w:spacing w:after="60"/>
        <w:ind w:left="1120" w:hanging="560"/>
      </w:pPr>
      <w:r>
        <w:t xml:space="preserve">a)	</w:t>
      </w:r>
      <w:r>
        <w:t xml:space="preserve">incurring capital expenditure exceeding £50,000 in aggregate;</w:t>
      </w:r>
    </w:p>
    <w:p>
      <w:pPr>
        <w:tabs>
          <w:tab w:val="left" w:pos="1120"/>
        </w:tabs>
        <w:spacing w:after="60"/>
        <w:ind w:left="1120" w:hanging="560"/>
      </w:pPr>
      <w:r>
        <w:t xml:space="preserve">b)	</w:t>
      </w:r>
      <w:r>
        <w:t xml:space="preserve">declaring or paying any dividend or other distribution;</w:t>
      </w:r>
    </w:p>
    <w:p>
      <w:pPr>
        <w:tabs>
          <w:tab w:val="left" w:pos="1120"/>
        </w:tabs>
        <w:spacing w:after="60"/>
        <w:ind w:left="1120" w:hanging="560"/>
      </w:pPr>
      <w:r>
        <w:t xml:space="preserve">c)	</w:t>
      </w:r>
      <w:r>
        <w:t xml:space="preserve">creating any Encumbrance over its assets or incurring borrowings outside the ordinary course;</w:t>
      </w:r>
    </w:p>
    <w:p>
      <w:pPr>
        <w:tabs>
          <w:tab w:val="left" w:pos="1120"/>
        </w:tabs>
        <w:spacing w:after="60"/>
        <w:ind w:left="1120" w:hanging="560"/>
      </w:pPr>
      <w:r>
        <w:t xml:space="preserve">d)	</w:t>
      </w:r>
      <w:r>
        <w:t xml:space="preserve">entering into, varying or terminating any material contract or any contract not in the ordinary course;</w:t>
      </w:r>
    </w:p>
    <w:p>
      <w:pPr>
        <w:tabs>
          <w:tab w:val="left" w:pos="1120"/>
        </w:tabs>
        <w:spacing w:after="60"/>
        <w:ind w:left="1120" w:hanging="560"/>
      </w:pPr>
      <w:r>
        <w:t xml:space="preserve">e)	</w:t>
      </w:r>
      <w:r>
        <w:t xml:space="preserve">increasing the remuneration of, or appointing or dismissing, any Senior Employee;</w:t>
      </w:r>
    </w:p>
    <w:p>
      <w:pPr>
        <w:tabs>
          <w:tab w:val="left" w:pos="1120"/>
        </w:tabs>
        <w:spacing w:after="60"/>
        <w:ind w:left="1120" w:hanging="560"/>
      </w:pPr>
      <w:r>
        <w:t xml:space="preserve">f)	</w:t>
      </w:r>
      <w:r>
        <w:t xml:space="preserve">instituting or settling any litigation involving more than £25,000.</w:t>
      </w:r>
    </w:p>
    <w:p>
      <w:pPr>
        <w:pStyle w:val="Heading1"/>
        <w:spacing w:after="120" w:before="240"/>
      </w:pPr>
      <w:r>
        <w:rPr>
          <w:b/>
          <w:bCs/>
        </w:rPr>
        <w:t xml:space="preserve">SCHEDULE 3 — COMPLETION OBLIGATIONS</w:t>
      </w:r>
    </w:p>
    <w:p>
      <w:pPr>
        <w:spacing w:after="100"/>
      </w:pPr>
      <w:r>
        <w:rPr>
          <w:b/>
          <w:bCs/>
        </w:rPr>
        <w:t xml:space="preserve">Part 1 — Sellers’ obligations</w:t>
      </w:r>
    </w:p>
    <w:p>
      <w:pPr>
        <w:tabs>
          <w:tab w:val="left" w:pos="1120"/>
        </w:tabs>
        <w:spacing w:after="60"/>
        <w:ind w:left="1120" w:hanging="560"/>
      </w:pPr>
      <w:r>
        <w:t xml:space="preserve">1.	</w:t>
      </w:r>
      <w:r>
        <w:t xml:space="preserve">duly executed stock transfer forms in respect of the Shares in favour of the Buyer, together with the relevant share certificates;</w:t>
      </w:r>
    </w:p>
    <w:p>
      <w:pPr>
        <w:tabs>
          <w:tab w:val="left" w:pos="1120"/>
        </w:tabs>
        <w:spacing w:after="60"/>
        <w:ind w:left="1120" w:hanging="560"/>
      </w:pPr>
      <w:r>
        <w:t xml:space="preserve">2.	</w:t>
      </w:r>
      <w:r>
        <w:t xml:space="preserve">the statutory books and registers of the Target, the common seal (if any), and the certificate of incorporation and any certificates of incorporation on change of name;</w:t>
      </w:r>
    </w:p>
    <w:p>
      <w:pPr>
        <w:tabs>
          <w:tab w:val="left" w:pos="1120"/>
        </w:tabs>
        <w:spacing w:after="60"/>
        <w:ind w:left="1120" w:hanging="560"/>
      </w:pPr>
      <w:r>
        <w:t xml:space="preserve">3.	</w:t>
      </w:r>
      <w:r>
        <w:t xml:space="preserve">the written resignations of Robert Calder and Susan Pryce as directors, and of Susan Pryce as secretary, in the agreed form, acknowledging no claims;</w:t>
      </w:r>
    </w:p>
    <w:p>
      <w:pPr>
        <w:tabs>
          <w:tab w:val="left" w:pos="1120"/>
        </w:tabs>
        <w:spacing w:after="60"/>
        <w:ind w:left="1120" w:hanging="560"/>
      </w:pPr>
      <w:r>
        <w:t xml:space="preserve">4.	</w:t>
      </w:r>
      <w:r>
        <w:t xml:space="preserve">the Disclosure Letter duly signed by the Sellers;</w:t>
      </w:r>
    </w:p>
    <w:p>
      <w:pPr>
        <w:tabs>
          <w:tab w:val="left" w:pos="1120"/>
        </w:tabs>
        <w:spacing w:after="60"/>
        <w:ind w:left="1120" w:hanging="560"/>
      </w:pPr>
      <w:r>
        <w:t xml:space="preserve">5.	</w:t>
      </w:r>
      <w:r>
        <w:t xml:space="preserve">the Tax Covenant and the Escrow Agreement duly executed by the Sellers;</w:t>
      </w:r>
    </w:p>
    <w:p>
      <w:pPr>
        <w:tabs>
          <w:tab w:val="left" w:pos="1120"/>
        </w:tabs>
        <w:spacing w:after="60"/>
        <w:ind w:left="1120" w:hanging="560"/>
      </w:pPr>
      <w:r>
        <w:t xml:space="preserve">6.	</w:t>
      </w:r>
      <w:r>
        <w:t xml:space="preserve">evidence of the release of all Encumbrances over the Shares and the assets of the Target;</w:t>
      </w:r>
    </w:p>
    <w:p>
      <w:pPr>
        <w:tabs>
          <w:tab w:val="left" w:pos="1120"/>
        </w:tabs>
        <w:spacing w:after="60"/>
        <w:ind w:left="1120" w:hanging="560"/>
      </w:pPr>
      <w:r>
        <w:t xml:space="preserve">7.	</w:t>
      </w:r>
      <w:r>
        <w:t xml:space="preserve">board minutes of the Target approving the registration of the transfers, the resignations and the appointment of the Buyer’s nominees as directors.</w:t>
      </w:r>
    </w:p>
    <w:p>
      <w:pPr>
        <w:spacing w:after="100"/>
      </w:pPr>
      <w:r>
        <w:rPr>
          <w:b/>
          <w:bCs/>
        </w:rPr>
        <w:t xml:space="preserve">Part 2 — Buyer’s obligations</w:t>
      </w:r>
    </w:p>
    <w:p>
      <w:pPr>
        <w:tabs>
          <w:tab w:val="left" w:pos="1120"/>
        </w:tabs>
        <w:spacing w:after="60"/>
        <w:ind w:left="1120" w:hanging="560"/>
      </w:pPr>
      <w:r>
        <w:t xml:space="preserve">1.	</w:t>
      </w:r>
      <w:r>
        <w:t xml:space="preserve">pay the completion payment of £38,950,000 to the Sellers’ Solicitors;</w:t>
      </w:r>
    </w:p>
    <w:p>
      <w:pPr>
        <w:tabs>
          <w:tab w:val="left" w:pos="1120"/>
        </w:tabs>
        <w:spacing w:after="60"/>
        <w:ind w:left="1120" w:hanging="560"/>
      </w:pPr>
      <w:r>
        <w:t xml:space="preserve">2.	</w:t>
      </w:r>
      <w:r>
        <w:t xml:space="preserve">pay the Retention Amount of £2,050,000 into the Escrow Account;</w:t>
      </w:r>
    </w:p>
    <w:p>
      <w:pPr>
        <w:tabs>
          <w:tab w:val="left" w:pos="1120"/>
        </w:tabs>
        <w:spacing w:after="60"/>
        <w:ind w:left="1120" w:hanging="560"/>
      </w:pPr>
      <w:r>
        <w:t xml:space="preserve">3.	</w:t>
      </w:r>
      <w:r>
        <w:t xml:space="preserve">deliver a counterpart of each of the Tax Covenant and the Escrow Agreement duly executed by the Buyer;</w:t>
      </w:r>
    </w:p>
    <w:p>
      <w:pPr>
        <w:tabs>
          <w:tab w:val="left" w:pos="1120"/>
        </w:tabs>
        <w:spacing w:after="60"/>
        <w:ind w:left="1120" w:hanging="560"/>
      </w:pPr>
      <w:r>
        <w:t xml:space="preserve">4.	</w:t>
      </w:r>
      <w:r>
        <w:t xml:space="preserve">deliver a certified copy of the board minutes of the Buyer authorising the acquisition and the execution of the transaction documents.</w:t>
      </w:r>
    </w:p>
    <w:p>
      <w:pPr>
        <w:pStyle w:val="Heading1"/>
        <w:spacing w:after="120" w:before="240"/>
      </w:pPr>
      <w:r>
        <w:rPr>
          <w:b/>
          <w:bCs/>
        </w:rPr>
        <w:t xml:space="preserve">SCHEDULE 4 — WARRANTIES</w:t>
      </w:r>
    </w:p>
    <w:p>
      <w:pPr>
        <w:spacing w:after="100"/>
      </w:pPr>
      <w:r>
        <w:rPr>
          <w:b/>
          <w:bCs/>
        </w:rPr>
        <w:t xml:space="preserve">Part 1 — Capacity and the Shares</w:t>
      </w:r>
    </w:p>
    <w:p>
      <w:pPr>
        <w:tabs>
          <w:tab w:val="left" w:pos="1120"/>
        </w:tabs>
        <w:spacing w:after="60"/>
        <w:ind w:left="1120" w:hanging="560"/>
      </w:pPr>
      <w:r>
        <w:t xml:space="preserve">1.	</w:t>
      </w:r>
      <w:r>
        <w:t xml:space="preserve">Each Seller has full power and authority to enter into and perform this Agreement, which constitutes binding obligations on that Seller.</w:t>
      </w:r>
    </w:p>
    <w:p>
      <w:pPr>
        <w:tabs>
          <w:tab w:val="left" w:pos="1120"/>
        </w:tabs>
        <w:spacing w:after="60"/>
        <w:ind w:left="1120" w:hanging="560"/>
      </w:pPr>
      <w:r>
        <w:t xml:space="preserve">2.	</w:t>
      </w:r>
      <w:r>
        <w:t xml:space="preserve">The Shares constitute the whole of the issued and allotted share capital of the Target, are fully paid, and are owned legally and beneficially by the Sellers free from all Encumbrances.</w:t>
      </w:r>
    </w:p>
    <w:p>
      <w:pPr>
        <w:tabs>
          <w:tab w:val="left" w:pos="1120"/>
        </w:tabs>
        <w:spacing w:after="60"/>
        <w:ind w:left="1120" w:hanging="560"/>
      </w:pPr>
      <w:r>
        <w:t xml:space="preserve">3.	</w:t>
      </w:r>
      <w:r>
        <w:t xml:space="preserve">No person has any right (whether exercisable now or in the future, and whether contingent or not) to require the allotment, issue, transfer, conversion or redemption of any share or loan capital of the Target.</w:t>
      </w:r>
    </w:p>
    <w:p>
      <w:pPr>
        <w:spacing w:after="100"/>
      </w:pPr>
      <w:r>
        <w:rPr>
          <w:b/>
          <w:bCs/>
        </w:rPr>
        <w:t xml:space="preserve">Part 2 — Accounts and financial</w:t>
      </w:r>
    </w:p>
    <w:p>
      <w:pPr>
        <w:tabs>
          <w:tab w:val="left" w:pos="1120"/>
        </w:tabs>
        <w:spacing w:after="60"/>
        <w:ind w:left="1120" w:hanging="560"/>
      </w:pPr>
      <w:r>
        <w:t xml:space="preserve">1.	</w:t>
      </w:r>
      <w:r>
        <w:t xml:space="preserve">The Accounts have been prepared in accordance with applicable law and UK GAAP, and give a true and fair view of the assets, liabilities and state of affairs of the Target as at 31 December 2024 and of its profit for the year then ended.</w:t>
      </w:r>
    </w:p>
    <w:p>
      <w:pPr>
        <w:tabs>
          <w:tab w:val="left" w:pos="1120"/>
        </w:tabs>
        <w:spacing w:after="60"/>
        <w:ind w:left="1120" w:hanging="560"/>
      </w:pPr>
      <w:r>
        <w:t xml:space="preserve">2.	</w:t>
      </w:r>
      <w:r>
        <w:t xml:space="preserve">The Management Accounts have been prepared with reasonable care on a basis consistent with the Accounts and fairly reflect the position of the Target as at 31 October 2025, save that they are subject to year-end adjustments and do not contain all notes required for statutory accounts.</w:t>
      </w:r>
    </w:p>
    <w:p>
      <w:pPr>
        <w:tabs>
          <w:tab w:val="left" w:pos="1120"/>
        </w:tabs>
        <w:spacing w:after="60"/>
        <w:ind w:left="1120" w:hanging="560"/>
      </w:pPr>
      <w:r>
        <w:t xml:space="preserve">3.	</w:t>
      </w:r>
      <w:r>
        <w:t xml:space="preserve">Since the date of the Accounts the Business has been carried on in the ordinary course and there has been no material adverse change in the financial or trading position of the Target.</w:t>
      </w:r>
    </w:p>
    <w:p>
      <w:pPr>
        <w:spacing w:after="100"/>
      </w:pPr>
      <w:r>
        <w:rPr>
          <w:b/>
          <w:bCs/>
        </w:rPr>
        <w:t xml:space="preserve">Part 3 — Assets, contracts and trading</w:t>
      </w:r>
    </w:p>
    <w:p>
      <w:pPr>
        <w:tabs>
          <w:tab w:val="left" w:pos="1120"/>
        </w:tabs>
        <w:spacing w:after="60"/>
        <w:ind w:left="1120" w:hanging="560"/>
      </w:pPr>
      <w:r>
        <w:t xml:space="preserve">1.	</w:t>
      </w:r>
      <w:r>
        <w:t xml:space="preserve">The Target owns or is entitled to use all assets necessary for the carrying on of the Business as currently conducted, and those assets are in its possession or under its control.</w:t>
      </w:r>
    </w:p>
    <w:p>
      <w:pPr>
        <w:tabs>
          <w:tab w:val="left" w:pos="1120"/>
        </w:tabs>
        <w:spacing w:after="60"/>
        <w:ind w:left="1120" w:hanging="560"/>
      </w:pPr>
      <w:r>
        <w:t xml:space="preserve">2.	</w:t>
      </w:r>
      <w:r>
        <w:t xml:space="preserve">The Disclosure Letter lists all material contracts of the Target. No party to a material contract has given notice to terminate it, and no event has occurred which would entitle a party to terminate it or which would be triggered by the change of control contemplated by this Agreement, except as fairly disclosed.</w:t>
      </w:r>
    </w:p>
    <w:p>
      <w:pPr>
        <w:tabs>
          <w:tab w:val="left" w:pos="1120"/>
        </w:tabs>
        <w:spacing w:after="60"/>
        <w:ind w:left="1120" w:hanging="560"/>
      </w:pPr>
      <w:r>
        <w:t xml:space="preserve">3.	</w:t>
      </w:r>
      <w:r>
        <w:t xml:space="preserve">The Target is not engaged in any litigation, arbitration or tribunal proceedings (other than routine debt collection), and so far as the Sellers are aware no such proceedings are pending or threatened, except as fairly disclosed.</w:t>
      </w:r>
    </w:p>
    <w:p>
      <w:pPr>
        <w:spacing w:after="100"/>
      </w:pPr>
      <w:r>
        <w:rPr>
          <w:b/>
          <w:bCs/>
        </w:rPr>
        <w:t xml:space="preserve">Part 4 — Employees and pensions</w:t>
      </w:r>
    </w:p>
    <w:p>
      <w:pPr>
        <w:tabs>
          <w:tab w:val="left" w:pos="1120"/>
        </w:tabs>
        <w:spacing w:after="60"/>
        <w:ind w:left="1120" w:hanging="560"/>
      </w:pPr>
      <w:r>
        <w:t xml:space="preserve">1.	</w:t>
      </w:r>
      <w:r>
        <w:t xml:space="preserve">The Disclosure Letter contains accurate particulars of the Senior Employees and the principal terms of their employment. No Senior Employee has given or received notice to terminate their employment.</w:t>
      </w:r>
    </w:p>
    <w:p>
      <w:pPr>
        <w:tabs>
          <w:tab w:val="left" w:pos="1120"/>
        </w:tabs>
        <w:spacing w:after="60"/>
        <w:ind w:left="1120" w:hanging="560"/>
      </w:pPr>
      <w:r>
        <w:t xml:space="preserve">2.	</w:t>
      </w:r>
      <w:r>
        <w:t xml:space="preserve">The Target operates a defined-contribution pension scheme only and has no liability in respect of any defined-benefit arrangement. All contributions due have been paid.</w:t>
      </w:r>
    </w:p>
    <w:p>
      <w:pPr>
        <w:tabs>
          <w:tab w:val="left" w:pos="1120"/>
        </w:tabs>
        <w:spacing w:after="60"/>
        <w:ind w:left="1120" w:hanging="560"/>
      </w:pPr>
      <w:r>
        <w:t xml:space="preserve">3.	</w:t>
      </w:r>
      <w:r>
        <w:t xml:space="preserve">There are no subsisting collective agreements, and there is no current or threatened industrial dispute involving the Target.</w:t>
      </w:r>
    </w:p>
    <w:p>
      <w:pPr>
        <w:spacing w:after="100"/>
      </w:pPr>
      <w:r>
        <w:rPr>
          <w:b/>
          <w:bCs/>
        </w:rPr>
        <w:t xml:space="preserve">Part 5 — Compliance, property and environment</w:t>
      </w:r>
    </w:p>
    <w:p>
      <w:pPr>
        <w:tabs>
          <w:tab w:val="left" w:pos="1120"/>
        </w:tabs>
        <w:spacing w:after="60"/>
        <w:ind w:left="1120" w:hanging="560"/>
      </w:pPr>
      <w:r>
        <w:t xml:space="preserve">1.	</w:t>
      </w:r>
      <w:r>
        <w:t xml:space="preserve">The Target has at all material times conducted the Business in accordance with all applicable laws, including food-safety, health-and-safety and environmental legislation, and holds all material licences and consents required for the Business, all of which are in full force.</w:t>
      </w:r>
    </w:p>
    <w:p>
      <w:pPr>
        <w:tabs>
          <w:tab w:val="left" w:pos="1120"/>
        </w:tabs>
        <w:spacing w:after="60"/>
        <w:ind w:left="1120" w:hanging="560"/>
      </w:pPr>
      <w:r>
        <w:t xml:space="preserve">2.	</w:t>
      </w:r>
      <w:r>
        <w:t xml:space="preserve">The Target has good and marketable title to, or a valid lease of, each of the properties listed in Part 2 of Schedule 2, and there are no material disputes relating to them.</w:t>
      </w:r>
    </w:p>
    <w:p>
      <w:pPr>
        <w:tabs>
          <w:tab w:val="left" w:pos="1120"/>
        </w:tabs>
        <w:spacing w:after="60"/>
        <w:ind w:left="1120" w:hanging="560"/>
      </w:pPr>
      <w:r>
        <w:t xml:space="preserve">3.	</w:t>
      </w:r>
      <w:r>
        <w:t xml:space="preserve">So far as the Sellers are aware, there has been no release of hazardous substances at any property requiring remediation.</w:t>
      </w:r>
    </w:p>
    <w:p>
      <w:pPr>
        <w:spacing w:after="100"/>
      </w:pPr>
      <w:r>
        <w:rPr>
          <w:b/>
          <w:bCs/>
        </w:rPr>
        <w:t xml:space="preserve">Part 6 — Tax Warranties</w:t>
      </w:r>
    </w:p>
    <w:p>
      <w:pPr>
        <w:tabs>
          <w:tab w:val="left" w:pos="1120"/>
        </w:tabs>
        <w:spacing w:after="60"/>
        <w:ind w:left="1120" w:hanging="560"/>
      </w:pPr>
      <w:r>
        <w:t xml:space="preserve">1.	</w:t>
      </w:r>
      <w:r>
        <w:t xml:space="preserve">The Target has duly and punctually paid all Tax for which it is liable and has made all returns and provided all information required, none of which is the subject of any dispute with any Tax authority, except as fairly disclosed (including the open VAT correspondence relating to promotional rebates for the period to 31 March 2024).</w:t>
      </w:r>
    </w:p>
    <w:p>
      <w:pPr>
        <w:tabs>
          <w:tab w:val="left" w:pos="1120"/>
        </w:tabs>
        <w:spacing w:after="60"/>
        <w:ind w:left="1120" w:hanging="560"/>
      </w:pPr>
      <w:r>
        <w:t xml:space="preserve">2.	</w:t>
      </w:r>
      <w:r>
        <w:t xml:space="preserve">The Target is and has at all times been resident for Tax purposes only in the United Kingdom, and is registered for VAT.</w:t>
      </w:r>
    </w:p>
    <w:p>
      <w:pPr>
        <w:tabs>
          <w:tab w:val="left" w:pos="1120"/>
        </w:tabs>
        <w:spacing w:after="60"/>
        <w:ind w:left="1120" w:hanging="560"/>
      </w:pPr>
      <w:r>
        <w:t xml:space="preserve">3.	</w:t>
      </w:r>
      <w:r>
        <w:t xml:space="preserve">The Target has complied with all obligations relating to the deduction, withholding and accounting for Tax in respect of payments to employees and others.</w:t>
      </w:r>
    </w:p>
    <w:p>
      <w:pPr>
        <w:pStyle w:val="Heading1"/>
        <w:spacing w:after="120" w:before="240"/>
      </w:pPr>
      <w:r>
        <w:rPr>
          <w:b/>
          <w:bCs/>
        </w:rPr>
        <w:t xml:space="preserve">SCHEDULE 5 — FURTHER LIMITATIONS ON LIABILITY</w:t>
      </w:r>
    </w:p>
    <w:p>
      <w:pPr>
        <w:tabs>
          <w:tab w:val="left" w:pos="1120"/>
        </w:tabs>
        <w:spacing w:after="60"/>
        <w:ind w:left="1120" w:hanging="560"/>
      </w:pPr>
      <w:r>
        <w:t xml:space="preserve">1.	</w:t>
      </w:r>
      <w:r>
        <w:t xml:space="preserve">The Sellers shall not be liable for any Claim to the extent that it arises or is increased as a result of any change in law, regulation or accounting practice after Completion, or any voluntary act of the Buyer or the Target outside the ordinary course after Completion.</w:t>
      </w:r>
    </w:p>
    <w:p>
      <w:pPr>
        <w:tabs>
          <w:tab w:val="left" w:pos="1120"/>
        </w:tabs>
        <w:spacing w:after="60"/>
        <w:ind w:left="1120" w:hanging="560"/>
      </w:pPr>
      <w:r>
        <w:t xml:space="preserve">2.	</w:t>
      </w:r>
      <w:r>
        <w:t xml:space="preserve">The Buyer shall give written notice of any Claim to the Sellers as soon as reasonably practicable, setting out reasonable particulars, and any Claim shall (if not previously satisfied, settled or withdrawn) be deemed withdrawn unless legal proceedings are commenced within nine months of such notice.</w:t>
      </w:r>
    </w:p>
    <w:p>
      <w:pPr>
        <w:tabs>
          <w:tab w:val="left" w:pos="1120"/>
        </w:tabs>
        <w:spacing w:after="60"/>
        <w:ind w:left="1120" w:hanging="560"/>
      </w:pPr>
      <w:r>
        <w:t xml:space="preserve">3.	</w:t>
      </w:r>
      <w:r>
        <w:t xml:space="preserve">Where a Claim arises from a liability which is contingent only, the Sellers shall not be obliged to make any payment until the liability becomes actual and due.</w:t>
      </w:r>
    </w:p>
    <w:p>
      <w:pPr>
        <w:tabs>
          <w:tab w:val="left" w:pos="1120"/>
        </w:tabs>
        <w:spacing w:after="60"/>
        <w:ind w:left="1120" w:hanging="560"/>
      </w:pPr>
      <w:r>
        <w:t xml:space="preserve">4.	</w:t>
      </w:r>
      <w:r>
        <w:t xml:space="preserve">The Buyer shall not be entitled to recover more than once in respect of the same loss, and payments in respect of Claims shall first be satisfied out of the Retention Amount in the Escrow Account.</w:t>
      </w:r>
    </w:p>
    <w:p>
      <w:pPr>
        <w:tabs>
          <w:tab w:val="left" w:pos="1120"/>
        </w:tabs>
        <w:spacing w:after="60"/>
        <w:ind w:left="1120" w:hanging="560"/>
      </w:pPr>
      <w:r>
        <w:t xml:space="preserve">5.	</w:t>
      </w:r>
      <w:r>
        <w:t xml:space="preserve">The Buyer shall take reasonable steps to mitigate any loss which is the subject of a Claim.</w:t>
      </w:r>
    </w:p>
    <w:p>
      <w:pPr>
        <w:pStyle w:val="Heading1"/>
        <w:spacing w:after="120" w:before="240"/>
      </w:pPr>
      <w:r>
        <w:rPr>
          <w:b/>
          <w:bCs/>
        </w:rPr>
        <w:t xml:space="preserve">SCHEDULE 6 — TAX COVENANT</w:t>
      </w:r>
    </w:p>
    <w:p>
      <w:pPr>
        <w:tabs>
          <w:tab w:val="left" w:pos="1120"/>
        </w:tabs>
        <w:spacing w:after="60"/>
        <w:ind w:left="1120" w:hanging="560"/>
      </w:pPr>
      <w:r>
        <w:t xml:space="preserve">1.	</w:t>
      </w:r>
      <w:r>
        <w:t xml:space="preserve">In this Schedule “Liability for Tax” means any liability of the Target to make a payment of or in respect of Tax, and any loss of a right to repayment of Tax or of an Accounts Relief.</w:t>
      </w:r>
    </w:p>
    <w:p>
      <w:pPr>
        <w:tabs>
          <w:tab w:val="left" w:pos="1120"/>
        </w:tabs>
        <w:spacing w:after="60"/>
        <w:ind w:left="1120" w:hanging="560"/>
      </w:pPr>
      <w:r>
        <w:t xml:space="preserve">2.	</w:t>
      </w:r>
      <w:r>
        <w:t xml:space="preserve">Subject to the limitations in clause 9 and Schedule 5, the Sellers covenant to pay to the Buyer an amount equal to any Liability for Tax of the Target arising in respect of, or by reference to, any income, profits or gains earned, accrued or received, or any event occurring, on or before Completion.</w:t>
      </w:r>
    </w:p>
    <w:p>
      <w:pPr>
        <w:tabs>
          <w:tab w:val="left" w:pos="1120"/>
        </w:tabs>
        <w:spacing w:after="60"/>
        <w:ind w:left="1120" w:hanging="560"/>
      </w:pPr>
      <w:r>
        <w:t xml:space="preserve">3.	</w:t>
      </w:r>
      <w:r>
        <w:t xml:space="preserve">The covenant in paragraph 2 extends to all reasonable costs and expenses properly incurred by the Buyer or the Target in connection with any such Liability for Tax or in successfully taking any action under this Schedule.</w:t>
      </w:r>
    </w:p>
    <w:p>
      <w:pPr>
        <w:tabs>
          <w:tab w:val="left" w:pos="1120"/>
        </w:tabs>
        <w:spacing w:after="60"/>
        <w:ind w:left="1120" w:hanging="560"/>
      </w:pPr>
      <w:r>
        <w:t xml:space="preserve">4.	</w:t>
      </w:r>
      <w:r>
        <w:t xml:space="preserve">Payment by the Sellers under this Schedule shall be made in cleared funds on the later of ten Business Days after written demand and five Business Days before the date on which the Tax in question becomes due and payable.</w:t>
      </w:r>
    </w:p>
    <w:p>
      <w:pPr>
        <w:tabs>
          <w:tab w:val="left" w:pos="1120"/>
        </w:tabs>
        <w:spacing w:after="60"/>
        <w:ind w:left="1120" w:hanging="560"/>
      </w:pPr>
      <w:r>
        <w:t xml:space="preserve">5.	</w:t>
      </w:r>
      <w:r>
        <w:t xml:space="preserve">The Buyer shall procure that the Target takes such action as the Sellers may reasonably request to dispute, resist or compromise any Tax claim, subject to the Sellers indemnifying the Target against the costs of doing so.</w:t>
      </w:r>
    </w:p>
    <w:p>
      <w:pPr>
        <w:pStyle w:val="Heading1"/>
        <w:spacing w:after="120" w:before="240"/>
      </w:pPr>
      <w:r>
        <w:rPr>
          <w:b/>
          <w:bCs/>
        </w:rPr>
        <w:t xml:space="preserve">SCHEDULE 7 — COMPLETION ACCOUNTS</w:t>
      </w:r>
    </w:p>
    <w:p>
      <w:pPr>
        <w:tabs>
          <w:tab w:val="left" w:pos="1120"/>
        </w:tabs>
        <w:spacing w:after="60"/>
        <w:ind w:left="1120" w:hanging="560"/>
      </w:pPr>
      <w:r>
        <w:t xml:space="preserve">1.	</w:t>
      </w:r>
      <w:r>
        <w:t xml:space="preserve">The Completion Accounts shall be prepared as at the close of business on the Completion Date and shall consist of a statement of the Completion Net Debt and a statement of the Working Capital of the Target.</w:t>
      </w:r>
    </w:p>
    <w:p>
      <w:pPr>
        <w:tabs>
          <w:tab w:val="left" w:pos="1120"/>
        </w:tabs>
        <w:spacing w:after="60"/>
        <w:ind w:left="1120" w:hanging="560"/>
      </w:pPr>
      <w:r>
        <w:t xml:space="preserve">2.	</w:t>
      </w:r>
      <w:r>
        <w:t xml:space="preserve">The Completion Accounts shall be prepared in accordance with the specific accounting policies set out in paragraph 4, then in accordance with the bases and policies used in the preparation of the Accounts, and then in accordance with UK GAAP.</w:t>
      </w:r>
    </w:p>
    <w:p>
      <w:pPr>
        <w:tabs>
          <w:tab w:val="left" w:pos="1120"/>
        </w:tabs>
        <w:spacing w:after="60"/>
        <w:ind w:left="1120" w:hanging="560"/>
      </w:pPr>
      <w:r>
        <w:t xml:space="preserve">3.	</w:t>
      </w:r>
      <w:r>
        <w:t xml:space="preserve">The Target Working Capital is £4,500,000. To the extent the Working Capital shown by the Completion Accounts is less than the Target Working Capital, the Consideration shall be reduced pound-for-pound; to the extent it is greater, the Consideration shall be increased pound-for-pound.</w:t>
      </w:r>
    </w:p>
    <w:p>
      <w:pPr>
        <w:tabs>
          <w:tab w:val="left" w:pos="1120"/>
        </w:tabs>
        <w:spacing w:after="60"/>
        <w:ind w:left="1120" w:hanging="560"/>
      </w:pPr>
      <w:r>
        <w:t xml:space="preserve">4.	</w:t>
      </w:r>
      <w:r>
        <w:t xml:space="preserve">Specific policies: (a) no value shall be attributed to goodwill; (b) trade receivables shall be stated net of a provision for bad and doubtful debts consistent with the Accounts; (c) inventory shall be valued at the lower of cost and net realisable value; and (d) full provision shall be made for accrued but unpaid Tax.</w:t>
      </w:r>
    </w:p>
    <w:p>
      <w:r>
        <w:br w:type="page"/>
      </w:r>
    </w:p>
    <w:p>
      <w:pPr>
        <w:pStyle w:val="Heading1"/>
        <w:spacing w:after="120" w:before="240"/>
      </w:pPr>
      <w:r>
        <w:rPr>
          <w:b/>
          <w:bCs/>
        </w:rPr>
        <w:t xml:space="preserve">EXECUTION</w:t>
      </w:r>
    </w:p>
    <w:p>
      <w:pPr>
        <w:spacing w:after="100"/>
      </w:pPr>
      <w:r>
        <w:rPr>
          <w:b/>
          <w:bCs/>
        </w:rPr>
        <w:t xml:space="preserve">EXECUTED as a DEED by the SELLERS:</w:t>
      </w:r>
    </w:p>
    <w:p>
      <w:pPr>
        <w:spacing w:after="40" w:before="160"/>
      </w:pPr>
      <w:r>
        <w:rPr>
          <w:b/>
          <w:bCs/>
        </w:rPr>
        <w:t xml:space="preserve">ROBERT CALDER</w:t>
      </w:r>
    </w:p>
    <w:p>
      <w:pPr>
        <w:spacing w:after="100"/>
      </w:pPr>
      <w:r>
        <w:t xml:space="preserve">Seller</w:t>
      </w:r>
    </w:p>
    <w:p>
      <w:pPr>
        <w:spacing w:after="100"/>
      </w:pPr>
      <w:r>
        <w:t xml:space="preserve">Signature:  ……………………………………………</w:t>
      </w:r>
    </w:p>
    <w:p>
      <w:pPr>
        <w:spacing w:after="100"/>
      </w:pPr>
      <w:r>
        <w:t xml:space="preserve">In the presence of (witness):  …………………………  Name / address / occupation: ……………………………</w:t>
      </w:r>
    </w:p>
    <w:p>
      <w:pPr>
        <w:spacing w:after="40" w:before="160"/>
      </w:pPr>
      <w:r>
        <w:rPr>
          <w:b/>
          <w:bCs/>
        </w:rPr>
        <w:t xml:space="preserve">HELEN CALDER</w:t>
      </w:r>
    </w:p>
    <w:p>
      <w:pPr>
        <w:spacing w:after="100"/>
      </w:pPr>
      <w:r>
        <w:t xml:space="preserve">Seller</w:t>
      </w:r>
    </w:p>
    <w:p>
      <w:pPr>
        <w:spacing w:after="100"/>
      </w:pPr>
      <w:r>
        <w:t xml:space="preserve">Signature:  ……………………………………………</w:t>
      </w:r>
    </w:p>
    <w:p>
      <w:pPr>
        <w:spacing w:after="100"/>
      </w:pPr>
      <w:r>
        <w:t xml:space="preserve">In the presence of (witness):  …………………………  Name / address / occupation: ……………………………</w:t>
      </w:r>
    </w:p>
    <w:p>
      <w:pPr>
        <w:spacing w:after="40" w:before="160"/>
      </w:pPr>
      <w:r>
        <w:rPr>
          <w:b/>
          <w:bCs/>
        </w:rPr>
        <w:t xml:space="preserve">For and on behalf of the TRUSTEES OF THE CALDER FAMILY TRUST</w:t>
      </w:r>
    </w:p>
    <w:p>
      <w:pPr>
        <w:spacing w:after="100"/>
      </w:pPr>
      <w:r>
        <w:t xml:space="preserve">Seller (acting by its trustees)</w:t>
      </w:r>
    </w:p>
    <w:p>
      <w:pPr>
        <w:spacing w:after="100"/>
      </w:pPr>
      <w:r>
        <w:t xml:space="preserve">Signature:  ……………………………………………</w:t>
      </w:r>
    </w:p>
    <w:p>
      <w:pPr>
        <w:spacing w:after="100"/>
      </w:pPr>
      <w:r>
        <w:t xml:space="preserve">In the presence of (witness):  …………………………  Name / address / occupation: ……………………………</w:t>
      </w:r>
    </w:p>
    <w:p>
      <w:pPr>
        <w:spacing w:after="100"/>
      </w:pPr>
      <w:r>
        <w:rPr>
          <w:b/>
          <w:bCs/>
        </w:rPr>
        <w:t xml:space="preserve">EXECUTED as a DEED by WEXFORD HOLDINGS LIMITED acting by a director in the presence of a witness:</w:t>
      </w:r>
    </w:p>
    <w:p>
      <w:pPr>
        <w:spacing w:after="40" w:before="160"/>
      </w:pPr>
      <w:r>
        <w:rPr>
          <w:b/>
          <w:bCs/>
        </w:rPr>
        <w:t xml:space="preserve">Edward Pennington</w:t>
      </w:r>
    </w:p>
    <w:p>
      <w:pPr>
        <w:spacing w:after="100"/>
      </w:pPr>
      <w:r>
        <w:t xml:space="preserve">Director, for and on behalf of Wexford Holdings Limited</w:t>
      </w:r>
    </w:p>
    <w:p>
      <w:pPr>
        <w:spacing w:after="100"/>
      </w:pPr>
      <w:r>
        <w:t xml:space="preserve">Signature:  ……………………………………………</w:t>
      </w:r>
    </w:p>
    <w:p>
      <w:pPr>
        <w:spacing w:after="100"/>
      </w:pPr>
      <w:r>
        <w:t xml:space="preserve">In the presence of (witness):  …………………………  Name / address / occupation: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STRICTLY PRIVATE &amp; 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Granite — Share Purchase Agreement (v3 redline)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Granite — Share Purchase Agreement (v3)</dc:title>
  <dc:creator>Whitfield Carter LLP</dc:creator>
  <cp:lastModifiedBy>Un-named</cp:lastModifiedBy>
  <cp:revision>1</cp:revision>
  <dcterms:created xsi:type="dcterms:W3CDTF">2026-06-10T21:33:00.236Z</dcterms:created>
  <dcterms:modified xsi:type="dcterms:W3CDTF">2026-06-10T21:33:00.236Z</dcterms:modified>
</cp:coreProperties>
</file>

<file path=docProps/custom.xml><?xml version="1.0" encoding="utf-8"?>
<Properties xmlns="http://schemas.openxmlformats.org/officeDocument/2006/custom-properties" xmlns:vt="http://schemas.openxmlformats.org/officeDocument/2006/docPropsVTypes"/>
</file>