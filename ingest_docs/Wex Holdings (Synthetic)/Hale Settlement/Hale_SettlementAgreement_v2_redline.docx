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64"/>
        <w:jc w:val="center"/>
      </w:pPr>
      <w:r>
        <w:rPr>
          <w:b/>
          <w:bCs/>
        </w:rPr>
        <w:t xml:space="preserve">DATED </w:t>
      </w:r>
    </w:p>
    <w:p>
      <w:pPr>
        <w:spacing w:after="120" w:line="264"/>
        <w:jc w:val="center"/>
      </w:pPr>
      <w:r>
        <w:rPr>
          <w:i/>
          <w:iCs/>
        </w:rPr>
        <w:t xml:space="preserve">[      ] 2025</w:t>
      </w:r>
    </w:p>
    <w:p>
      <w:pPr>
        <w:spacing w:after="80"/>
      </w:pPr>
      <w:r>
        <w:t xml:space="preserve"/>
      </w:r>
    </w:p>
    <w:p>
      <w:pPr>
        <w:spacing w:after="120" w:line="264"/>
        <w:jc w:val="center"/>
      </w:pPr>
      <w:r>
        <w:rPr>
          <w:b/>
          <w:bCs/>
          <w:sz w:val="30"/>
          <w:szCs w:val="30"/>
        </w:rPr>
        <w:t xml:space="preserve">SETTLEMENT AGREEMENT</w:t>
      </w:r>
    </w:p>
    <w:p>
      <w:pPr>
        <w:spacing w:after="80"/>
      </w:pPr>
      <w:r>
        <w:t xml:space="preserve"/>
      </w:r>
    </w:p>
    <w:p>
      <w:pPr>
        <w:spacing w:after="120" w:line="264"/>
        <w:jc w:val="center"/>
      </w:pPr>
      <w:r>
        <w:rPr>
          <w:i/>
          <w:iCs/>
        </w:rPr>
        <w:t xml:space="preserve">between</w:t>
      </w:r>
    </w:p>
    <w:p>
      <w:pPr>
        <w:spacing w:after="120" w:line="264"/>
        <w:jc w:val="center"/>
      </w:pPr>
      <w:r>
        <w:rPr>
          <w:b/>
          <w:bCs/>
        </w:rPr>
        <w:t xml:space="preserve">WEXFORD HOLDINGS LIMITED</w:t>
      </w:r>
    </w:p>
    <w:p>
      <w:pPr>
        <w:spacing w:after="120" w:line="264"/>
        <w:jc w:val="center"/>
      </w:pPr>
      <w:r>
        <w:rPr>
          <w:i/>
          <w:iCs/>
        </w:rPr>
        <w:t xml:space="preserve">and</w:t>
      </w:r>
    </w:p>
    <w:p>
      <w:pPr>
        <w:spacing w:after="120" w:line="264"/>
        <w:jc w:val="center"/>
      </w:pPr>
      <w:r>
        <w:rPr>
          <w:b/>
          <w:bCs/>
        </w:rPr>
        <w:t xml:space="preserve">MARTIN HALE</w:t>
      </w:r>
    </w:p>
    <w:p>
      <w:pPr>
        <w:spacing w:after="80"/>
      </w:pPr>
      <w:r>
        <w:t xml:space="preserve"/>
      </w:r>
    </w:p>
    <w:p>
      <w:pPr>
        <w:spacing w:after="120" w:line="264"/>
        <w:jc w:val="center"/>
      </w:pPr>
      <w:r>
        <w:rPr>
          <w:sz w:val="16"/>
          <w:szCs w:val="16"/>
        </w:rPr>
        <w:t xml:space="preserve">Whitfield Carter LLP · 22 Bishopsgate, London EC2N 4BQ · Ref: SW/TG/WC-00106</w:t>
      </w:r>
    </w:p>
    <w:p>
      <w:r>
        <w:br w:type="page"/>
      </w:r>
    </w:p>
    <w:p>
      <w:pPr>
        <w:spacing w:after="120" w:line="264"/>
      </w:pPr>
      <w:r>
        <w:rPr>
          <w:b/>
          <w:bCs/>
        </w:rPr>
        <w:t xml:space="preserve">THIS AGREEMENT</w:t>
      </w:r>
    </w:p>
    <w:p>
      <w:pPr>
        <w:spacing w:after="120" w:line="264"/>
      </w:pPr>
      <w:r>
        <w:t xml:space="preserve">This agreement is made on the date set out in the execution provisions on the final page.</w:t>
      </w:r>
    </w:p>
    <w:p>
      <w:pPr>
        <w:pStyle w:val="Heading1"/>
      </w:pPr>
      <w:r>
        <w:t xml:space="preserve">PARTIES</w:t>
      </w:r>
    </w:p>
    <w:p>
      <w:pPr>
        <w:spacing w:after="120" w:line="264"/>
      </w:pPr>
      <w:r>
        <w:t xml:space="preserve">(1)	WEXFORD HOLDINGS LIMITED, a company incorporated in England and Wales with registered number 06122418 whose registered office is at Marlowe House, 4 Fenchurch Avenue, London EC3M 5BN (the “Company”); and</w:t>
      </w:r>
    </w:p>
    <w:p>
      <w:pPr>
        <w:spacing w:after="120" w:line="264"/>
      </w:pPr>
      <w:r>
        <w:t xml:space="preserve">(2)	MARTIN HALE of 14 Carlisle Gardens, London N10 3QP (the “Employee”),</w:t>
      </w:r>
    </w:p>
    <w:p>
      <w:pPr>
        <w:spacing w:after="120" w:line="264"/>
      </w:pPr>
      <w:r>
        <w:t xml:space="preserve">each a “party” and together the “parties”.</w:t>
      </w:r>
    </w:p>
    <w:p>
      <w:pPr>
        <w:pStyle w:val="Heading1"/>
      </w:pPr>
      <w:r>
        <w:t xml:space="preserve">BACKGROUND</w:t>
      </w:r>
    </w:p>
    <w:p>
      <w:pPr>
        <w:tabs>
          <w:tab w:val="left" w:pos="720"/>
        </w:tabs>
        <w:spacing w:after="120" w:line="264"/>
        <w:ind w:left="720" w:hanging="720"/>
      </w:pPr>
      <w:r>
        <w:t xml:space="preserve">(A)	</w:t>
      </w:r>
      <w:r>
        <w:t xml:space="preserve">The Employee was employed by the Company under a written service agreement dated 1 September 2014 (the “Service Agreement”), latterly in the role of Chief Operating Officer.</w:t>
      </w:r>
    </w:p>
    <w:p>
      <w:pPr>
        <w:tabs>
          <w:tab w:val="left" w:pos="720"/>
        </w:tabs>
        <w:spacing w:after="120" w:line="264"/>
        <w:ind w:left="720" w:hanging="720"/>
      </w:pPr>
      <w:r>
        <w:t xml:space="preserve">(B)	</w:t>
      </w:r>
      <w:r>
        <w:t xml:space="preserve">The Employee’s employment with the Company has terminated, or will terminate, on the Termination Date. A number of disputes and potential claims have arisen between the parties in connection with the Employee’s employment and its termination, including the matters raised in the Employee’s grievance dated 12 September 2025 and the claim presented to the Employment Tribunal under case number 2204187/2025.</w:t>
      </w:r>
    </w:p>
    <w:p>
      <w:pPr>
        <w:tabs>
          <w:tab w:val="left" w:pos="720"/>
        </w:tabs>
        <w:spacing w:after="120" w:line="264"/>
        <w:ind w:left="720" w:hanging="720"/>
      </w:pPr>
      <w:r>
        <w:t xml:space="preserve">(C)	</w:t>
      </w:r>
      <w:r>
        <w:t xml:space="preserve">The parties have agreed to settle those disputes and the Claims (as defined below) on the terms set out in this agreement, without any admission of liability by either party.</w:t>
      </w:r>
    </w:p>
    <w:p>
      <w:pPr>
        <w:tabs>
          <w:tab w:val="left" w:pos="720"/>
        </w:tabs>
        <w:spacing w:after="120" w:line="264"/>
        <w:ind w:left="720" w:hanging="720"/>
      </w:pPr>
      <w:r>
        <w:t xml:space="preserve">(D)	</w:t>
      </w:r>
      <w:r>
        <w:t xml:space="preserve">The parties intend that the conditions regulating settlement agreements (and, where relevant, compromise agreements) under the relevant statutory provisions, including section 203 of the Employment Rights Act 1996, section 147 of the Equality Act 2010, regulation 35 of the Working Time Regulations 1998 and section 58 of the Pensions Act 2008, are satisfied in respect of this agreement.</w:t>
      </w:r>
    </w:p>
    <w:p>
      <w:pPr>
        <w:spacing w:after="120" w:line="264"/>
      </w:pPr>
      <w:r>
        <w:rPr>
          <w:b/>
          <w:bCs/>
        </w:rPr>
        <w:t xml:space="preserve">IT IS AGREED as follows:</w:t>
      </w:r>
    </w:p>
    <w:p>
      <w:pPr>
        <w:pStyle w:val="Heading1"/>
      </w:pPr>
      <w:r>
        <w:t xml:space="preserve">1.	DEFINITIONS AND INTERPRETATION</w:t>
      </w:r>
    </w:p>
    <w:p>
      <w:pPr>
        <w:tabs>
          <w:tab w:val="left" w:pos="720"/>
        </w:tabs>
        <w:spacing w:after="120" w:line="264"/>
        <w:ind w:left="720" w:hanging="720"/>
      </w:pPr>
      <w:r>
        <w:t xml:space="preserve">1.1	</w:t>
      </w:r>
      <w:r>
        <w:t xml:space="preserve">In this agreement the following definitions apply:</w:t>
      </w:r>
    </w:p>
    <w:p>
      <w:pPr>
        <w:tabs>
          <w:tab w:val="left" w:pos="1440"/>
        </w:tabs>
        <w:spacing w:after="120" w:line="264"/>
        <w:ind w:left="1440" w:hanging="720"/>
      </w:pPr>
      <w:r>
        <w:t xml:space="preserve">“Adviser”	</w:t>
      </w:r>
      <w:r>
        <w:t xml:space="preserve">means Eleanor Bartlett of Ashworth Quinn LLP, 60 Gracechurch Street, London EC3V 0HR, being a relevant independent adviser for the purposes of the legislation referred to in Recital (D);</w:t>
      </w:r>
    </w:p>
    <w:p>
      <w:pPr>
        <w:tabs>
          <w:tab w:val="left" w:pos="1440"/>
        </w:tabs>
        <w:spacing w:after="120" w:line="264"/>
        <w:ind w:left="1440" w:hanging="720"/>
      </w:pPr>
      <w:r>
        <w:t xml:space="preserve">“Claims”	</w:t>
      </w:r>
      <w:r>
        <w:t xml:space="preserve">means all and any claims, complaints, rights, demands and causes of action of any kind, whether under the law of England and Wales or of any other jurisdiction, whether arising under contract, statute, common law or otherwise, whether or not in the contemplation of the parties at the date of this agreement, that the Employee has or may have against the Company or any Group Company or any of their officers, employees, workers or agents arising out of or in connection with the Employee’s employment, its termination, or otherwise, including in particular the claims listed in clause 4 and in Schedule 4;</w:t>
      </w:r>
    </w:p>
    <w:p>
      <w:pPr>
        <w:tabs>
          <w:tab w:val="left" w:pos="1440"/>
        </w:tabs>
        <w:spacing w:after="120" w:line="264"/>
        <w:ind w:left="1440" w:hanging="720"/>
      </w:pPr>
      <w:r>
        <w:t xml:space="preserve">“Group Company”	</w:t>
      </w:r>
      <w:r>
        <w:t xml:space="preserve">means the Company, any subsidiary or holding company of the Company and any subsidiary of any such holding company, in each case from time to time (as those terms are defined in section 1159 of the Companies Act 2006);</w:t>
      </w:r>
    </w:p>
    <w:p>
      <w:pPr>
        <w:tabs>
          <w:tab w:val="left" w:pos="1440"/>
        </w:tabs>
        <w:spacing w:after="120" w:line="264"/>
        <w:ind w:left="1440" w:hanging="720"/>
      </w:pPr>
      <w:r>
        <w:t xml:space="preserve">“Termination Date”	</w:t>
      </w:r>
      <w:r>
        <w:t xml:space="preserve">means 31 October 2025, being the date on which the Employee’s employment terminated;</w:t>
      </w:r>
    </w:p>
    <w:p>
      <w:pPr>
        <w:tabs>
          <w:tab w:val="left" w:pos="1440"/>
        </w:tabs>
        <w:spacing w:after="120" w:line="264"/>
        <w:ind w:left="1440" w:hanging="720"/>
      </w:pPr>
      <w:r>
        <w:t xml:space="preserve">“Termination Payment”	</w:t>
      </w:r>
      <w:r>
        <w:t xml:space="preserve">has the meaning given in clause 2.4.</w:t>
      </w:r>
    </w:p>
    <w:p>
      <w:pPr>
        <w:tabs>
          <w:tab w:val="left" w:pos="720"/>
        </w:tabs>
        <w:spacing w:after="120" w:line="264"/>
        <w:ind w:left="720" w:hanging="720"/>
      </w:pPr>
      <w:r>
        <w:t xml:space="preserve">1.2	</w:t>
      </w:r>
      <w:r>
        <w:t xml:space="preserve">The headings in this agreement are for convenience only and do not affect its interpretation. References to clauses and Schedules are to the clauses of and Schedules to this agreement. References to any statute or statutory provision include any subordinate legislation made under it and any modification or re-enactment of it in force from time to time.</w:t>
      </w:r>
    </w:p>
    <w:p>
      <w:pPr>
        <w:tabs>
          <w:tab w:val="left" w:pos="720"/>
        </w:tabs>
        <w:spacing w:after="120" w:line="264"/>
        <w:ind w:left="720" w:hanging="720"/>
      </w:pPr>
      <w:r>
        <w:t xml:space="preserve">1.3	</w:t>
      </w:r>
      <w:r>
        <w:t xml:space="preserve">The Schedules form part of this agreement and have effect as if set out in full in the body of this agreement.</w:t>
      </w:r>
    </w:p>
    <w:p>
      <w:pPr>
        <w:pStyle w:val="Heading1"/>
      </w:pPr>
      <w:r>
        <w:t xml:space="preserve">2.	TERMINATION AND PAYMENTS</w:t>
      </w:r>
    </w:p>
    <w:p>
      <w:pPr>
        <w:tabs>
          <w:tab w:val="left" w:pos="720"/>
        </w:tabs>
        <w:spacing w:after="120" w:line="264"/>
        <w:ind w:left="720" w:hanging="720"/>
      </w:pPr>
      <w:r>
        <w:t xml:space="preserve">2.1	</w:t>
      </w:r>
      <w:r>
        <w:t xml:space="preserve">The Employee’s employment with the Company terminated on the Termination Date. The Employee was paid his salary and contractual benefits in the usual way up to and including the Termination Date, and acknowledges that, save as expressly set out in this agreement, no further sums are due to him from the Company or any Group Company.</w:t>
      </w:r>
    </w:p>
    <w:p>
      <w:pPr>
        <w:tabs>
          <w:tab w:val="left" w:pos="720"/>
        </w:tabs>
        <w:spacing w:after="120" w:line="264"/>
        <w:ind w:left="720" w:hanging="720"/>
      </w:pPr>
      <w:r>
        <w:t xml:space="preserve">2.2	</w:t>
      </w:r>
      <w:r>
        <w:t xml:space="preserve">The Company will pay the Employee a payment in lieu of his six months’ contractual notice in the gross sum of £92,500, subject to deductions for income tax and employee National Insurance contributions. This payment is made under clause 14.3 of the Service Agreement.</w:t>
      </w:r>
    </w:p>
    <w:p>
      <w:pPr>
        <w:tabs>
          <w:tab w:val="left" w:pos="720"/>
        </w:tabs>
        <w:spacing w:after="120" w:line="264"/>
        <w:ind w:left="720" w:hanging="720"/>
      </w:pPr>
      <w:r>
        <w:t xml:space="preserve">2.3	</w:t>
      </w:r>
      <w:r>
        <w:t xml:space="preserve">The Company will pay the Employee in respect of accrued but untaken holiday as at the Termination Date the gross sum of £7,115, subject to deductions for income tax and employee National Insurance contributions.</w:t>
      </w:r>
    </w:p>
    <w:p>
      <w:pPr>
        <w:tabs>
          <w:tab w:val="left" w:pos="720"/>
        </w:tabs>
        <w:spacing w:after="120" w:line="264"/>
        <w:ind w:left="720" w:hanging="720"/>
      </w:pPr>
      <w:r>
        <w:t xml:space="preserve">2.4	</w:t>
      </w:r>
      <w:r>
        <w:t xml:space="preserve">The Company will pay the Employee an ex gratia compensation payment of £</w:t>
      </w:r>
      <w:del w:id="1" w:author="Eleanor Bartlett" w:date="2025-11-03T10:15:00Z">
        <w:r>
          <w:delText xml:space="preserve">100,000</w:delText>
        </w:r>
      </w:del>
      <w:ins w:id="2" w:author="Eleanor Bartlett" w:date="2025-11-03T10:15:00Z">
        <w:r>
          <w:t xml:space="preserve">115,000</w:t>
        </w:r>
      </w:ins>
      <w:r>
        <w:t xml:space="preserve"> (the “Termination Payment”) in consideration of, and conditional upon, the Employee entering into and complying with this agreement. The parties understand that the first £30,000 of the Termination Payment may be paid without deduction of income tax under sections 401 to 403 of the Income Tax (Earnings and Pensions) Act 2003, and that the balance will be subject to deduction of income tax at the appropriate rate.</w:t>
      </w:r>
    </w:p>
    <w:p>
      <w:pPr>
        <w:tabs>
          <w:tab w:val="left" w:pos="720"/>
        </w:tabs>
        <w:spacing w:after="120" w:line="264"/>
        <w:ind w:left="720" w:hanging="720"/>
      </w:pPr>
      <w:r>
        <w:t xml:space="preserve">2.5	</w:t>
      </w:r>
      <w:r>
        <w:t xml:space="preserve">The Company will contribute £</w:t>
      </w:r>
      <w:del w:id="3" w:author="Eleanor Bartlett" w:date="2025-11-03T10:15:00Z">
        <w:r>
          <w:delText xml:space="preserve">500</w:delText>
        </w:r>
      </w:del>
      <w:ins w:id="4" w:author="Eleanor Bartlett" w:date="2025-11-03T10:15:00Z">
        <w:r>
          <w:t xml:space="preserve">750</w:t>
        </w:r>
      </w:ins>
      <w:r>
        <w:t xml:space="preserve"> plus VAT towards the Employee’s legal fees incurred exclusively in connection with the negotiation and conclusion of this agreement, such sum to be paid directly to Ashworth Quinn LLP within 14 days of receipt of an invoice addressed to the Employee but expressed to be payable by the Company.</w:t>
      </w:r>
    </w:p>
    <w:p>
      <w:pPr>
        <w:tabs>
          <w:tab w:val="left" w:pos="720"/>
        </w:tabs>
        <w:spacing w:after="120" w:line="264"/>
        <w:ind w:left="720" w:hanging="720"/>
      </w:pPr>
      <w:r>
        <w:t xml:space="preserve">2.6	</w:t>
      </w:r>
      <w:ins w:id="5" w:author="Eleanor Bartlett" w:date="2025-11-03T10:15:00Z">
        <w:r>
          <w:t xml:space="preserve">The Company will provide the Employee with outplacement support up to a value of £5,000 plus VAT through a provider of the Company’s choosing, to be used by the Employee within six months of the Termination Date.</w:t>
        </w:r>
      </w:ins>
    </w:p>
    <w:p>
      <w:pPr>
        <w:tabs>
          <w:tab w:val="left" w:pos="720"/>
        </w:tabs>
        <w:spacing w:after="120" w:line="264"/>
        <w:ind w:left="720" w:hanging="720"/>
      </w:pPr>
      <w:r>
        <w:t xml:space="preserve">2.7	</w:t>
      </w:r>
      <w:r>
        <w:t xml:space="preserve">The sums payable under clauses 2.2, 2.3 and 2.4 will be paid within 28 days after the later of (a) the Termination Date and (b) the date on which the Company receives a copy of this agreement signed by the Employee together with the certificate at Schedule 1 signed by the Adviser, by direct transfer to the bank account nominated by the Employee in writing.</w:t>
      </w:r>
    </w:p>
    <w:p>
      <w:pPr>
        <w:tabs>
          <w:tab w:val="left" w:pos="720"/>
        </w:tabs>
        <w:spacing w:after="120" w:line="264"/>
        <w:ind w:left="720" w:hanging="720"/>
      </w:pPr>
      <w:r>
        <w:t xml:space="preserve">2.8	</w:t>
      </w:r>
      <w:r>
        <w:t xml:space="preserve">The Company will account to HM Revenue &amp; Customs for the income tax and employee National Insurance contributions deducted from the payments in this clause 2. The Employee’s P45 will be issued following the Termination Date and the payments will be made without reference to the cumulative basis.</w:t>
      </w:r>
    </w:p>
    <w:p>
      <w:pPr>
        <w:pStyle w:val="Heading1"/>
      </w:pPr>
      <w:r>
        <w:t xml:space="preserve">3.	TAX INDEMNITY</w:t>
      </w:r>
    </w:p>
    <w:p>
      <w:pPr>
        <w:tabs>
          <w:tab w:val="left" w:pos="720"/>
        </w:tabs>
        <w:spacing w:after="120" w:line="264"/>
        <w:ind w:left="720" w:hanging="720"/>
      </w:pPr>
      <w:r>
        <w:t xml:space="preserve">3.1	</w:t>
      </w:r>
      <w:r>
        <w:t xml:space="preserve">The Employee will be responsible for, and will indemnify the Company and each Group Company on a continuing basis against, any income tax and employee National Insurance contributions (other than any amounts deducted or accounted for by the Company under clause 2) and any interest, penalties, fines or surcharges arising in respect of any of the payments and benefits provided under this agreement.</w:t>
      </w:r>
    </w:p>
    <w:p>
      <w:pPr>
        <w:tabs>
          <w:tab w:val="left" w:pos="720"/>
        </w:tabs>
        <w:spacing w:after="120" w:line="264"/>
        <w:ind w:left="720" w:hanging="720"/>
      </w:pPr>
      <w:r>
        <w:t xml:space="preserve">3.2	</w:t>
      </w:r>
      <w:r>
        <w:t xml:space="preserve">The Company will give the Employee reasonable notice of any demand for tax which may give rise to liability under clause 3.1, and will provide him with reasonable access to any documentation he may reasonably require to dispute such demand (provided that nothing in this clause will prevent the Company from complying with its legal obligations to HM Revenue &amp; Customs).</w:t>
      </w:r>
    </w:p>
    <w:p>
      <w:pPr>
        <w:tabs>
          <w:tab w:val="left" w:pos="720"/>
        </w:tabs>
        <w:spacing w:after="120" w:line="264"/>
        <w:ind w:left="720" w:hanging="720"/>
      </w:pPr>
      <w:r>
        <w:t xml:space="preserve">3.3	</w:t>
      </w:r>
      <w:r>
        <w:t xml:space="preserve">The Employee will have sole conduct of any correspondence with HM Revenue &amp; Customs in respect of his personal tax position, save that he will not enter into any agreement or settlement that would increase the liability of the Company without the Company’s prior written consent (such consent not to be unreasonably withheld).</w:t>
      </w:r>
    </w:p>
    <w:p>
      <w:pPr>
        <w:pStyle w:val="Heading1"/>
      </w:pPr>
      <w:r>
        <w:t xml:space="preserve">4.	SETTLEMENT OF CLAIMS</w:t>
      </w:r>
    </w:p>
    <w:p>
      <w:pPr>
        <w:tabs>
          <w:tab w:val="left" w:pos="720"/>
        </w:tabs>
        <w:spacing w:after="120" w:line="264"/>
        <w:ind w:left="720" w:hanging="720"/>
      </w:pPr>
      <w:r>
        <w:t xml:space="preserve">4.1	</w:t>
      </w:r>
      <w:r>
        <w:t xml:space="preserve">The Employee agrees that the terms of this agreement are accepted by him in full and final settlement of the Claims, which the Employee confirms he has raised and discussed with the Adviser, including in particular his claims (whether actual or potential) for or in respect of:</w:t>
      </w:r>
    </w:p>
    <w:p>
      <w:pPr>
        <w:tabs>
          <w:tab w:val="left" w:pos="1440"/>
        </w:tabs>
        <w:spacing w:after="120" w:line="264"/>
        <w:ind w:left="1440" w:hanging="720"/>
      </w:pPr>
      <w:r>
        <w:t xml:space="preserve">(a)	</w:t>
      </w:r>
      <w:r>
        <w:t xml:space="preserve">unfair dismissal under section 94 of the Employment Rights Act 1996;</w:t>
      </w:r>
    </w:p>
    <w:p>
      <w:pPr>
        <w:tabs>
          <w:tab w:val="left" w:pos="1440"/>
        </w:tabs>
        <w:spacing w:after="120" w:line="264"/>
        <w:ind w:left="1440" w:hanging="720"/>
      </w:pPr>
      <w:r>
        <w:t xml:space="preserve">(b)	</w:t>
      </w:r>
      <w:r>
        <w:t xml:space="preserve">a statutory redundancy payment under section 135 of the Employment Rights Act 1996;</w:t>
      </w:r>
    </w:p>
    <w:p>
      <w:pPr>
        <w:tabs>
          <w:tab w:val="left" w:pos="1440"/>
        </w:tabs>
        <w:spacing w:after="120" w:line="264"/>
        <w:ind w:left="1440" w:hanging="720"/>
      </w:pPr>
      <w:r>
        <w:t xml:space="preserve">(c)	</w:t>
      </w:r>
      <w:r>
        <w:t xml:space="preserve">direct age discrimination under sections 13 and 39 of the Equality Act 2010;</w:t>
      </w:r>
    </w:p>
    <w:p>
      <w:pPr>
        <w:tabs>
          <w:tab w:val="left" w:pos="1440"/>
        </w:tabs>
        <w:spacing w:after="120" w:line="264"/>
        <w:ind w:left="1440" w:hanging="720"/>
      </w:pPr>
      <w:r>
        <w:t xml:space="preserve">(d)	</w:t>
      </w:r>
      <w:r>
        <w:t xml:space="preserve">harassment and victimisation under sections 26 and 27 of the Equality Act 2010;</w:t>
      </w:r>
    </w:p>
    <w:p>
      <w:pPr>
        <w:tabs>
          <w:tab w:val="left" w:pos="1440"/>
        </w:tabs>
        <w:spacing w:after="120" w:line="264"/>
        <w:ind w:left="1440" w:hanging="720"/>
      </w:pPr>
      <w:r>
        <w:t xml:space="preserve">(e)	</w:t>
      </w:r>
      <w:r>
        <w:t xml:space="preserve">breach of contract and wrongful dismissal, whether at common law or under the Employment Tribunals Extension of Jurisdiction (England and Wales) Order 1994;</w:t>
      </w:r>
    </w:p>
    <w:p>
      <w:pPr>
        <w:tabs>
          <w:tab w:val="left" w:pos="1440"/>
        </w:tabs>
        <w:spacing w:after="120" w:line="264"/>
        <w:ind w:left="1440" w:hanging="720"/>
      </w:pPr>
      <w:r>
        <w:t xml:space="preserve">(f)	</w:t>
      </w:r>
      <w:r>
        <w:t xml:space="preserve">unlawful deduction from wages under Part II of the Employment Rights Act 1996;</w:t>
      </w:r>
    </w:p>
    <w:p>
      <w:pPr>
        <w:tabs>
          <w:tab w:val="left" w:pos="1440"/>
        </w:tabs>
        <w:spacing w:after="120" w:line="264"/>
        <w:ind w:left="1440" w:hanging="720"/>
      </w:pPr>
      <w:r>
        <w:t xml:space="preserve">(g)	</w:t>
      </w:r>
      <w:r>
        <w:t xml:space="preserve">in relation to holiday pay or any other entitlement under the Working Time Regulations 1998;</w:t>
      </w:r>
    </w:p>
    <w:p>
      <w:pPr>
        <w:tabs>
          <w:tab w:val="left" w:pos="1440"/>
        </w:tabs>
        <w:spacing w:after="120" w:line="264"/>
        <w:ind w:left="1440" w:hanging="720"/>
      </w:pPr>
      <w:r>
        <w:t xml:space="preserve">(h)	</w:t>
      </w:r>
      <w:r>
        <w:t xml:space="preserve">in relation to the right to be accompanied under the Employment Relations Act 1999;</w:t>
      </w:r>
    </w:p>
    <w:p>
      <w:pPr>
        <w:tabs>
          <w:tab w:val="left" w:pos="1440"/>
        </w:tabs>
        <w:spacing w:after="120" w:line="264"/>
        <w:ind w:left="1440" w:hanging="720"/>
      </w:pPr>
      <w:r>
        <w:t xml:space="preserve">(i)	</w:t>
      </w:r>
      <w:r>
        <w:t xml:space="preserve">any claim for equal pay or in relation to pensions; and</w:t>
      </w:r>
    </w:p>
    <w:p>
      <w:pPr>
        <w:tabs>
          <w:tab w:val="left" w:pos="1440"/>
        </w:tabs>
        <w:spacing w:after="120" w:line="264"/>
        <w:ind w:left="1440" w:hanging="720"/>
      </w:pPr>
      <w:r>
        <w:t xml:space="preserve">(j)	</w:t>
      </w:r>
      <w:r>
        <w:t xml:space="preserve">any other claim of the kind listed in Schedule 4,</w:t>
      </w:r>
    </w:p>
    <w:p>
      <w:pPr>
        <w:tabs>
          <w:tab w:val="left" w:pos="720"/>
        </w:tabs>
        <w:spacing w:after="120" w:line="264"/>
        <w:ind w:left="720" w:hanging="720"/>
      </w:pPr>
      <w:r>
        <w:t xml:space="preserve">4.2	</w:t>
      </w:r>
      <w:r>
        <w:t xml:space="preserve">The waiver in clause 4.1 applies whether or not the relevant claim is, or could be, in the contemplation of the parties at the date of this agreement, and whether arising under the law of England and Wales or any other jurisdiction.</w:t>
      </w:r>
    </w:p>
    <w:p>
      <w:pPr>
        <w:tabs>
          <w:tab w:val="left" w:pos="720"/>
        </w:tabs>
        <w:spacing w:after="120" w:line="264"/>
        <w:ind w:left="720" w:hanging="720"/>
      </w:pPr>
      <w:r>
        <w:t xml:space="preserve">4.3	</w:t>
      </w:r>
      <w:r>
        <w:t xml:space="preserve">Clause 4.1 does not apply to, and the Claims do not include: (a) any claim by the Employee to enforce the terms of this agreement; (b) any claim in respect of accrued pension entitlements; or (c) any claim for personal injury arising from a latent condition of which the Employee is not, and could not reasonably be, aware at the date of this agreement (other than a claim for personal injury arising in connection with any complaint of discrimination, which is settled).</w:t>
      </w:r>
    </w:p>
    <w:p>
      <w:pPr>
        <w:tabs>
          <w:tab w:val="left" w:pos="720"/>
        </w:tabs>
        <w:spacing w:after="120" w:line="264"/>
        <w:ind w:left="720" w:hanging="720"/>
      </w:pPr>
      <w:r>
        <w:t xml:space="preserve">4.4	</w:t>
      </w:r>
      <w:r>
        <w:t xml:space="preserve">The Employee warrants that the only claims he has, or believes he may have, against the Company or any Group Company are the Claims, and that each of the claims listed in clause 4.1 and Schedule 4 has been raised with and discussed with the Adviser. The Employee acknowledges that the Company acts in entering into this agreement in reliance on the warranties in this clause and in clause 6.</w:t>
      </w:r>
    </w:p>
    <w:p>
      <w:pPr>
        <w:tabs>
          <w:tab w:val="left" w:pos="720"/>
        </w:tabs>
        <w:spacing w:after="120" w:line="264"/>
        <w:ind w:left="720" w:hanging="720"/>
      </w:pPr>
      <w:r>
        <w:t xml:space="preserve">4.5	</w:t>
      </w:r>
      <w:r>
        <w:t xml:space="preserve">The Employee and the Company agree and acknowledge that the conditions regulating settlement agreements under the legislation referred to in Recital (D) have been satisfied.</w:t>
      </w:r>
    </w:p>
    <w:p>
      <w:pPr>
        <w:pStyle w:val="Heading1"/>
      </w:pPr>
      <w:r>
        <w:t xml:space="preserve">5.	CONFIDENTIALITY, ANNOUNCEMENTS AND REFERENCE</w:t>
      </w:r>
    </w:p>
    <w:p>
      <w:pPr>
        <w:tabs>
          <w:tab w:val="left" w:pos="720"/>
        </w:tabs>
        <w:spacing w:after="120" w:line="264"/>
        <w:ind w:left="720" w:hanging="720"/>
      </w:pPr>
      <w:r>
        <w:t xml:space="preserve">5.1	</w:t>
      </w:r>
      <w:r>
        <w:t xml:space="preserve">The Employee and the Company will keep confidential the existence and terms of this agreement and the circumstances concerning the termination of the Employee’s employment, and will not disclose, communicate or otherwise make them public, except: (a) as required by law or by any regulatory or governmental authority; (b) to HM Revenue &amp; Customs; (c) in the case of the Employee, to his spouse, partner or immediate family (provided they agree to keep the information confidential) and to his professional advisers; and (d) in the case of the Company, to its officers, relevant employees and professional advisers on a need-to-know basis.</w:t>
      </w:r>
    </w:p>
    <w:p>
      <w:pPr>
        <w:tabs>
          <w:tab w:val="left" w:pos="720"/>
        </w:tabs>
        <w:spacing w:after="120" w:line="264"/>
        <w:ind w:left="720" w:hanging="720"/>
      </w:pPr>
      <w:r>
        <w:t xml:space="preserve">5.2	</w:t>
      </w:r>
      <w:r>
        <w:t xml:space="preserve">Nothing in this agreement prevents the Employee from making a protected disclosure under the Employment Rights Act 1996, from reporting a criminal offence to a law enforcement agency, from co-operating with a criminal investigation or prosecution, or from making any disclosure required by law or to a regulator or to any relevant ombudsman.</w:t>
      </w:r>
    </w:p>
    <w:p>
      <w:pPr>
        <w:tabs>
          <w:tab w:val="left" w:pos="720"/>
        </w:tabs>
        <w:spacing w:after="120" w:line="264"/>
        <w:ind w:left="720" w:hanging="720"/>
      </w:pPr>
      <w:r>
        <w:t xml:space="preserve">5.3	</w:t>
      </w:r>
      <w:r>
        <w:t xml:space="preserve">The Company and the Employee will not at any time make or publish (or cause or permit to be made or published) any untrue, derogatory or disparaging statement about the other, or in the case of the Company about any Group Company or its officers or employees. The Company will take reasonable steps to bring the terms of this clause to the attention of the Employee’s former direct reports and the members of the Board.</w:t>
      </w:r>
    </w:p>
    <w:p>
      <w:pPr>
        <w:tabs>
          <w:tab w:val="left" w:pos="720"/>
        </w:tabs>
        <w:spacing w:after="120" w:line="264"/>
        <w:ind w:left="720" w:hanging="720"/>
      </w:pPr>
      <w:r>
        <w:t xml:space="preserve">5.4	</w:t>
      </w:r>
      <w:r>
        <w:t xml:space="preserve">In response to any request for a reference for the Employee, the Company will provide a reference in the form set out in Schedule 2 </w:t>
      </w:r>
      <w:ins w:id="6" w:author="Eleanor Bartlett" w:date="2025-11-03T10:15:00Z">
        <w:r>
          <w:t xml:space="preserve">within five working days of any such request, and will ensure that any oral reference given is consistent with that written reference. The Company will not without the Employee’s consent depart from the agreed form save to the extent required to comply with the regulatory obligations of a Group Company or applicable law.</w:t>
        </w:r>
      </w:ins>
    </w:p>
    <w:p>
      <w:pPr>
        <w:tabs>
          <w:tab w:val="left" w:pos="720"/>
        </w:tabs>
        <w:spacing w:after="120" w:line="264"/>
        <w:ind w:left="720" w:hanging="720"/>
      </w:pPr>
      <w:r>
        <w:t xml:space="preserve">5.5	</w:t>
      </w:r>
      <w:r>
        <w:t xml:space="preserve">The parties have agreed the form of internal and external announcement set out in Schedule 3, and will not make any statement about the Employee’s departure that is inconsistent with it.</w:t>
      </w:r>
    </w:p>
    <w:p>
      <w:pPr>
        <w:pStyle w:val="Heading1"/>
      </w:pPr>
      <w:r>
        <w:t xml:space="preserve">6.	RETURN OF COMPANY PROPERTY</w:t>
      </w:r>
    </w:p>
    <w:p>
      <w:pPr>
        <w:tabs>
          <w:tab w:val="left" w:pos="720"/>
        </w:tabs>
        <w:spacing w:after="120" w:line="264"/>
        <w:ind w:left="720" w:hanging="720"/>
      </w:pPr>
      <w:r>
        <w:t xml:space="preserve">6.1	</w:t>
      </w:r>
      <w:r>
        <w:t xml:space="preserve">The Employee confirms that on or before the Termination Date he returned to the Company all property belonging to the Company or any Group Company in his possession or control, including any laptop, mobile telephone, security pass, credit card, documents, keys and copies of confidential information (in whatever form), and that he has not retained any copies.</w:t>
      </w:r>
    </w:p>
    <w:p>
      <w:pPr>
        <w:tabs>
          <w:tab w:val="left" w:pos="720"/>
        </w:tabs>
        <w:spacing w:after="120" w:line="264"/>
        <w:ind w:left="720" w:hanging="720"/>
      </w:pPr>
      <w:r>
        <w:t xml:space="preserve">6.2	</w:t>
      </w:r>
      <w:r>
        <w:t xml:space="preserve">The Employee confirms that he has deleted, and will not use, any confidential information of the Company or any Group Company stored on any personal device or account, and will provide a signed statement to that effect if reasonably requested.</w:t>
      </w:r>
    </w:p>
    <w:p>
      <w:pPr>
        <w:pStyle w:val="Heading1"/>
      </w:pPr>
      <w:r>
        <w:t xml:space="preserve">7.	RESIGNATION FROM OFFICES</w:t>
      </w:r>
    </w:p>
    <w:p>
      <w:pPr>
        <w:tabs>
          <w:tab w:val="left" w:pos="720"/>
        </w:tabs>
        <w:spacing w:after="120" w:line="264"/>
        <w:ind w:left="720" w:hanging="720"/>
      </w:pPr>
      <w:r>
        <w:t xml:space="preserve">7.1	</w:t>
      </w:r>
      <w:r>
        <w:t xml:space="preserve">The Employee has resigned, with effect from the Termination Date, from all offices and directorships held by him in the Company and any Group Company, and from his position as a trustee of any pension scheme or other body connected with the Company, and has executed the letters of resignation in the form required by the Company.</w:t>
      </w:r>
    </w:p>
    <w:p>
      <w:pPr>
        <w:pStyle w:val="Heading1"/>
      </w:pPr>
      <w:r>
        <w:t xml:space="preserve">8.	DATA PROTECTION</w:t>
      </w:r>
    </w:p>
    <w:p>
      <w:pPr>
        <w:tabs>
          <w:tab w:val="left" w:pos="720"/>
        </w:tabs>
        <w:spacing w:after="120" w:line="264"/>
        <w:ind w:left="720" w:hanging="720"/>
      </w:pPr>
      <w:r>
        <w:t xml:space="preserve">8.1	</w:t>
      </w:r>
      <w:r>
        <w:t xml:space="preserve">The Company will process the Employee’s personal data in accordance with the UK General Data Protection Regulation and the Data Protection Act 2018 and the Company’s privacy notice, and will retain the Employee’s personnel records for so long as is necessary to comply with its legal obligations and to deal with any claim.</w:t>
      </w:r>
    </w:p>
    <w:p>
      <w:pPr>
        <w:pStyle w:val="Heading1"/>
      </w:pPr>
      <w:r>
        <w:t xml:space="preserve">9.	WITHDRAWAL OF TRIBUNAL PROCEEDINGS</w:t>
      </w:r>
    </w:p>
    <w:p>
      <w:pPr>
        <w:tabs>
          <w:tab w:val="left" w:pos="720"/>
        </w:tabs>
        <w:spacing w:after="120" w:line="264"/>
        <w:ind w:left="720" w:hanging="720"/>
      </w:pPr>
      <w:r>
        <w:t xml:space="preserve">9.1	</w:t>
      </w:r>
      <w:r>
        <w:t xml:space="preserve">The Employee will, within seven days of this agreement taking effect, instruct the Adviser to inform the Employment Tribunal in writing that the claim brought under case number 2204187/2025 is withdrawn, and will consent to its dismissal on withdrawal. The Employee will not present or pursue any further claim arising out of or in connection with his employment or its termination, save as permitted by clause 4.3.</w:t>
      </w:r>
    </w:p>
    <w:p>
      <w:pPr>
        <w:pStyle w:val="Heading1"/>
      </w:pPr>
      <w:r>
        <w:t xml:space="preserve">10.	GENERAL</w:t>
      </w:r>
    </w:p>
    <w:p>
      <w:pPr>
        <w:tabs>
          <w:tab w:val="left" w:pos="720"/>
        </w:tabs>
        <w:spacing w:after="120" w:line="264"/>
        <w:ind w:left="720" w:hanging="720"/>
      </w:pPr>
      <w:r>
        <w:t xml:space="preserve">10.1	</w:t>
      </w:r>
      <w:r>
        <w:t xml:space="preserve">This agreement, together with any document referred to in it, constitutes the entire agreement between the parties and supersedes any prior agreement, arrangement or understanding between them relating to its subject matter. Each party acknowledges that it has not relied on any representation, warranty or statement that is not set out in this agreement.</w:t>
      </w:r>
    </w:p>
    <w:p>
      <w:pPr>
        <w:tabs>
          <w:tab w:val="left" w:pos="720"/>
        </w:tabs>
        <w:spacing w:after="120" w:line="264"/>
        <w:ind w:left="720" w:hanging="720"/>
      </w:pPr>
      <w:r>
        <w:t xml:space="preserve">10.2	</w:t>
      </w:r>
      <w:r>
        <w:t xml:space="preserve">No variation of this agreement is effective unless it is in writing and signed by or on behalf of each party.</w:t>
      </w:r>
    </w:p>
    <w:p>
      <w:pPr>
        <w:tabs>
          <w:tab w:val="left" w:pos="720"/>
        </w:tabs>
        <w:spacing w:after="120" w:line="264"/>
        <w:ind w:left="720" w:hanging="720"/>
      </w:pPr>
      <w:r>
        <w:t xml:space="preserve">10.3	</w:t>
      </w:r>
      <w:r>
        <w:t xml:space="preserve">This agreement may be executed in any number of counterparts, each of which when executed constitutes a duplicate original, but all the counterparts together constitute the one agreement.</w:t>
      </w:r>
    </w:p>
    <w:p>
      <w:pPr>
        <w:tabs>
          <w:tab w:val="left" w:pos="720"/>
        </w:tabs>
        <w:spacing w:after="120" w:line="264"/>
        <w:ind w:left="720" w:hanging="720"/>
      </w:pPr>
      <w:r>
        <w:t xml:space="preserve">10.4	</w:t>
      </w:r>
      <w:r>
        <w:t xml:space="preserve">Save in respect of any Group Company and the officers, employees and agents referred to in the definition of Claims (each of whom may enforce the relevant terms of this agreement under the Contracts (Rights of Third Parties) Act 1999), a person who is not a party to this agreement has no right to enforce any of its terms. The consent of any such third party is not required to vary or rescind this agreement.</w:t>
      </w:r>
    </w:p>
    <w:p>
      <w:pPr>
        <w:tabs>
          <w:tab w:val="left" w:pos="720"/>
        </w:tabs>
        <w:spacing w:after="120" w:line="264"/>
        <w:ind w:left="720" w:hanging="720"/>
      </w:pPr>
      <w:r>
        <w:t xml:space="preserve">10.5	</w:t>
      </w:r>
      <w:r>
        <w:t xml:space="preserve">Any notice given under this agreement must be in writing and delivered by hand or sent by first-class post or email to the relevant party at, in the case of the Company, its registered office (marked for the attention of the HR Director), and in the case of the Employee, his address set out above or such other address as he notifies to the Company.</w:t>
      </w:r>
    </w:p>
    <w:p>
      <w:pPr>
        <w:tabs>
          <w:tab w:val="left" w:pos="720"/>
        </w:tabs>
        <w:spacing w:after="120" w:line="264"/>
        <w:ind w:left="720" w:hanging="720"/>
      </w:pPr>
      <w:r>
        <w:t xml:space="preserve">10.6	</w:t>
      </w:r>
      <w:r>
        <w:t xml:space="preserve">This agreement is, although marked “without prejudice and subject to contract” during its negotiation, intended to be an open and binding agreement once signed by both parties and dated.</w:t>
      </w:r>
    </w:p>
    <w:p>
      <w:pPr>
        <w:pStyle w:val="Heading1"/>
      </w:pPr>
      <w:r>
        <w:t xml:space="preserve">11.	GOVERNING LAW AND JURISDICTION</w:t>
      </w:r>
    </w:p>
    <w:p>
      <w:pPr>
        <w:tabs>
          <w:tab w:val="left" w:pos="720"/>
        </w:tabs>
        <w:spacing w:after="120" w:line="264"/>
        <w:ind w:left="720" w:hanging="720"/>
      </w:pPr>
      <w:r>
        <w:t xml:space="preserve">11.1	</w:t>
      </w:r>
      <w:r>
        <w:t xml:space="preserve">This agreement and any dispute or claim (including non-contractual disputes or claims) arising out of or in connection with it or its subject matter or formation are governed by and construed in accordance with the law of England and Wales.</w:t>
      </w:r>
    </w:p>
    <w:p>
      <w:pPr>
        <w:tabs>
          <w:tab w:val="left" w:pos="720"/>
        </w:tabs>
        <w:spacing w:after="120" w:line="264"/>
        <w:ind w:left="720" w:hanging="720"/>
      </w:pPr>
      <w:r>
        <w:t xml:space="preserve">11.2	</w:t>
      </w:r>
      <w:r>
        <w:t xml:space="preserve">Each party irrevocably submits to the exclusive jurisdiction of the courts and employment tribunals of England and Wales over any such dispute or claim.</w:t>
      </w:r>
    </w:p>
    <w:p>
      <w:r>
        <w:br w:type="page"/>
      </w:r>
    </w:p>
    <w:p>
      <w:pPr>
        <w:pStyle w:val="Heading1"/>
      </w:pPr>
      <w:r>
        <w:t xml:space="preserve">EXECUTION</w:t>
      </w:r>
    </w:p>
    <w:p>
      <w:pPr>
        <w:spacing w:after="120" w:line="264"/>
      </w:pPr>
      <w:r>
        <w:t xml:space="preserve">This agreement has been entered into on the date stated at the beginning of it.</w:t>
      </w:r>
    </w:p>
    <w:p>
      <w:pPr>
        <w:spacing w:after="80"/>
      </w:pPr>
      <w:r>
        <w:t xml:space="preserve"/>
      </w:r>
    </w:p>
    <w:p>
      <w:pPr>
        <w:spacing w:after="120" w:line="264"/>
      </w:pPr>
      <w:r>
        <w:rPr>
          <w:b/>
          <w:bCs/>
        </w:rPr>
        <w:t xml:space="preserve">Signed by MARTIN HALE</w:t>
      </w:r>
    </w:p>
    <w:p>
      <w:pPr>
        <w:spacing w:after="120" w:line="264"/>
      </w:pPr>
      <w:r>
        <w:t xml:space="preserve">Signature:  ......................................................</w:t>
      </w:r>
    </w:p>
    <w:p>
      <w:pPr>
        <w:spacing w:after="120" w:line="264"/>
      </w:pPr>
      <w:r>
        <w:t xml:space="preserve">Date:  ......................................................</w:t>
      </w:r>
    </w:p>
    <w:p>
      <w:pPr>
        <w:spacing w:after="80"/>
      </w:pPr>
      <w:r>
        <w:t xml:space="preserve"/>
      </w:r>
    </w:p>
    <w:p>
      <w:pPr>
        <w:spacing w:after="120" w:line="264"/>
      </w:pPr>
      <w:r>
        <w:rPr>
          <w:b/>
          <w:bCs/>
        </w:rPr>
        <w:t xml:space="preserve">Signed for and on behalf of WEXFORD HOLDINGS LIMITED</w:t>
      </w:r>
    </w:p>
    <w:p>
      <w:pPr>
        <w:spacing w:after="120" w:line="264"/>
      </w:pPr>
      <w:r>
        <w:t xml:space="preserve">Signature:  ......................................................</w:t>
      </w:r>
    </w:p>
    <w:p>
      <w:pPr>
        <w:spacing w:after="120" w:line="264"/>
      </w:pPr>
      <w:r>
        <w:t xml:space="preserve">Name:  Karen Mensah</w:t>
      </w:r>
    </w:p>
    <w:p>
      <w:pPr>
        <w:spacing w:after="120" w:line="264"/>
      </w:pPr>
      <w:r>
        <w:t xml:space="preserve">Position:  HR Director, duly authorised</w:t>
      </w:r>
    </w:p>
    <w:p>
      <w:pPr>
        <w:spacing w:after="120" w:line="264"/>
      </w:pPr>
      <w:r>
        <w:t xml:space="preserve">Date:  ......................................................</w:t>
      </w:r>
    </w:p>
    <w:p>
      <w:r>
        <w:br w:type="page"/>
      </w:r>
    </w:p>
    <w:p>
      <w:pPr>
        <w:pStyle w:val="Heading1"/>
      </w:pPr>
      <w:r>
        <w:t xml:space="preserve">SCHEDULE 1 — ADVISER’S CERTIFICATE</w:t>
      </w:r>
    </w:p>
    <w:p>
      <w:pPr>
        <w:spacing w:after="120" w:line="264"/>
      </w:pPr>
      <w:r>
        <w:t xml:space="preserve">I, Eleanor Bartlett, a partner in Ashworth Quinn LLP of 60 Gracechurch Street, London EC3V 0HR, confirm that:</w:t>
      </w:r>
    </w:p>
    <w:p>
      <w:pPr>
        <w:tabs>
          <w:tab w:val="left" w:pos="720"/>
        </w:tabs>
        <w:spacing w:after="120" w:line="264"/>
        <w:ind w:left="720" w:hanging="720"/>
      </w:pPr>
      <w:r>
        <w:t xml:space="preserve">1.	</w:t>
      </w:r>
      <w:r>
        <w:t xml:space="preserve">I have advised the Employee, Martin Hale, on the terms and effect of this agreement and, in particular, on its effect on his ability to pursue the Claims (including the claims listed in clause 4) before an Employment Tribunal or any court;</w:t>
      </w:r>
    </w:p>
    <w:p>
      <w:pPr>
        <w:tabs>
          <w:tab w:val="left" w:pos="720"/>
        </w:tabs>
        <w:spacing w:after="120" w:line="264"/>
        <w:ind w:left="720" w:hanging="720"/>
      </w:pPr>
      <w:r>
        <w:t xml:space="preserve">2.	</w:t>
      </w:r>
      <w:r>
        <w:t xml:space="preserve">I am a relevant independent adviser within the meaning of the legislation referred to in Recital (D);</w:t>
      </w:r>
    </w:p>
    <w:p>
      <w:pPr>
        <w:tabs>
          <w:tab w:val="left" w:pos="720"/>
        </w:tabs>
        <w:spacing w:after="120" w:line="264"/>
        <w:ind w:left="720" w:hanging="720"/>
      </w:pPr>
      <w:r>
        <w:t xml:space="preserve">3.	</w:t>
      </w:r>
      <w:r>
        <w:t xml:space="preserve">I am not, and have not been, acting in this matter for the Company or any Group Company; and</w:t>
      </w:r>
    </w:p>
    <w:p>
      <w:pPr>
        <w:tabs>
          <w:tab w:val="left" w:pos="720"/>
        </w:tabs>
        <w:spacing w:after="120" w:line="264"/>
        <w:ind w:left="720" w:hanging="720"/>
      </w:pPr>
      <w:r>
        <w:t xml:space="preserve">4.	</w:t>
      </w:r>
      <w:r>
        <w:t xml:space="preserve">there is, and was at the time I gave the advice, in force a contract of insurance, or an indemnity provided for members of a profession or professional body, covering the risk of a claim by the Employee in respect of loss arising in consequence of that advice.</w:t>
      </w:r>
    </w:p>
    <w:p>
      <w:pPr>
        <w:spacing w:after="80"/>
      </w:pPr>
      <w:r>
        <w:t xml:space="preserve"/>
      </w:r>
    </w:p>
    <w:p>
      <w:pPr>
        <w:spacing w:after="120" w:line="264"/>
      </w:pPr>
      <w:r>
        <w:t xml:space="preserve">Signed:  ......................................................     Date:  ......................</w:t>
      </w:r>
    </w:p>
    <w:p>
      <w:pPr>
        <w:spacing w:after="120" w:line="264"/>
      </w:pPr>
      <w:r>
        <w:t xml:space="preserve">Eleanor Bartlett, Ashworth Quinn LLP</w:t>
      </w:r>
    </w:p>
    <w:p>
      <w:r>
        <w:br w:type="page"/>
      </w:r>
    </w:p>
    <w:p>
      <w:pPr>
        <w:pStyle w:val="Heading1"/>
      </w:pPr>
      <w:r>
        <w:t xml:space="preserve">SCHEDULE 2 — AGREED REFERENCE</w:t>
      </w:r>
    </w:p>
    <w:p>
      <w:pPr>
        <w:spacing w:after="120" w:line="264"/>
      </w:pPr>
      <w:r>
        <w:rPr>
          <w:i/>
          <w:iCs/>
        </w:rPr>
        <w:t xml:space="preserve">Private and confidential — to be provided on Wexford Holdings Limited letterhead</w:t>
      </w:r>
    </w:p>
    <w:p>
      <w:pPr>
        <w:spacing w:after="120" w:line="264"/>
      </w:pPr>
      <w:r>
        <w:t xml:space="preserve">Martin Hale was employed by Wexford Holdings Limited from 1 September 2014 to 31 October 2025, latterly as Chief Operating Officer. In that capacity he was responsible for the Group’s operations, supply chain, procurement and facilities functions. He left the Company following a reorganisation of the operations function. We found Mr Hale to be capable and professional and we wish him well in his future career. It is the Company’s policy to provide references in this standard form only, and this reference is given in confidence, for the information of the addressee only, and without any assumption of responsibility or liability on the part of the Company or the signatory.</w:t>
      </w:r>
    </w:p>
    <w:p>
      <w:r>
        <w:br w:type="page"/>
      </w:r>
    </w:p>
    <w:p>
      <w:pPr>
        <w:pStyle w:val="Heading1"/>
      </w:pPr>
      <w:r>
        <w:t xml:space="preserve">SCHEDULE 3 — AGREED ANNOUNCEMENT</w:t>
      </w:r>
    </w:p>
    <w:p>
      <w:pPr>
        <w:spacing w:after="120" w:line="264"/>
      </w:pPr>
      <w:r>
        <w:t xml:space="preserve">Internal/external statement: “Martin Hale has left Wexford Holdings following a reorganisation of the Group’s operations function. The Board thanks Martin for his contribution over more than a decade and wishes him well for the future. Responsibility for the operations function will be assumed on an interim basis by the Chief Executive pending a permanent appointment.”</w:t>
      </w:r>
    </w:p>
    <w:p>
      <w:r>
        <w:br w:type="page"/>
      </w:r>
    </w:p>
    <w:p>
      <w:pPr>
        <w:pStyle w:val="Heading1"/>
      </w:pPr>
      <w:r>
        <w:t xml:space="preserve">SCHEDULE 4 — COMPROMISED CLAIMS</w:t>
      </w:r>
    </w:p>
    <w:p>
      <w:pPr>
        <w:spacing w:after="120" w:line="264"/>
      </w:pPr>
      <w:r>
        <w:t xml:space="preserve">For the purposes of the definition of “Claims” and clause 4, the settled claims include (without limitation) any claim:</w:t>
      </w:r>
    </w:p>
    <w:p>
      <w:pPr>
        <w:tabs>
          <w:tab w:val="left" w:pos="1440"/>
        </w:tabs>
        <w:spacing w:after="120" w:line="264"/>
        <w:ind w:left="1440" w:hanging="720"/>
      </w:pPr>
      <w:r>
        <w:t xml:space="preserve">(a)	</w:t>
      </w:r>
      <w:r>
        <w:t xml:space="preserve">for unfair dismissal (sections 94 and 98, Employment Rights Act 1996), including automatically unfair dismissal;</w:t>
      </w:r>
    </w:p>
    <w:p>
      <w:pPr>
        <w:tabs>
          <w:tab w:val="left" w:pos="1440"/>
        </w:tabs>
        <w:spacing w:after="120" w:line="264"/>
        <w:ind w:left="1440" w:hanging="720"/>
      </w:pPr>
      <w:r>
        <w:t xml:space="preserve">(b)	</w:t>
      </w:r>
      <w:r>
        <w:t xml:space="preserve">for a redundancy payment, whether statutory or contractual;</w:t>
      </w:r>
    </w:p>
    <w:p>
      <w:pPr>
        <w:tabs>
          <w:tab w:val="left" w:pos="1440"/>
        </w:tabs>
        <w:spacing w:after="120" w:line="264"/>
        <w:ind w:left="1440" w:hanging="720"/>
      </w:pPr>
      <w:r>
        <w:t xml:space="preserve">(c)	</w:t>
      </w:r>
      <w:r>
        <w:t xml:space="preserve">for wrongful dismissal or breach of contract, including in respect of notice, bonus, benefits and expenses;</w:t>
      </w:r>
    </w:p>
    <w:p>
      <w:pPr>
        <w:tabs>
          <w:tab w:val="left" w:pos="1440"/>
        </w:tabs>
        <w:spacing w:after="120" w:line="264"/>
        <w:ind w:left="1440" w:hanging="720"/>
      </w:pPr>
      <w:r>
        <w:t xml:space="preserve">(d)	</w:t>
      </w:r>
      <w:r>
        <w:t xml:space="preserve">for direct or indirect discrimination, harassment or victimisation because of age or any other protected characteristic (Equality Act 2010);</w:t>
      </w:r>
    </w:p>
    <w:p>
      <w:pPr>
        <w:tabs>
          <w:tab w:val="left" w:pos="1440"/>
        </w:tabs>
        <w:spacing w:after="120" w:line="264"/>
        <w:ind w:left="1440" w:hanging="720"/>
      </w:pPr>
      <w:r>
        <w:t xml:space="preserve">(e)	</w:t>
      </w:r>
      <w:r>
        <w:t xml:space="preserve">in relation to the right to be accompanied (Employment Relations Act 1999);</w:t>
      </w:r>
    </w:p>
    <w:p>
      <w:pPr>
        <w:tabs>
          <w:tab w:val="left" w:pos="1440"/>
        </w:tabs>
        <w:spacing w:after="120" w:line="264"/>
        <w:ind w:left="1440" w:hanging="720"/>
      </w:pPr>
      <w:r>
        <w:t xml:space="preserve">(f)	</w:t>
      </w:r>
      <w:r>
        <w:t xml:space="preserve">for unlawful deduction from wages (Part II, Employment Rights Act 1996);</w:t>
      </w:r>
    </w:p>
    <w:p>
      <w:pPr>
        <w:tabs>
          <w:tab w:val="left" w:pos="1440"/>
        </w:tabs>
        <w:spacing w:after="120" w:line="264"/>
        <w:ind w:left="1440" w:hanging="720"/>
      </w:pPr>
      <w:r>
        <w:t xml:space="preserve">(g)	</w:t>
      </w:r>
      <w:r>
        <w:t xml:space="preserve">in respect of holiday or working time (Working Time Regulations 1998);</w:t>
      </w:r>
    </w:p>
    <w:p>
      <w:pPr>
        <w:tabs>
          <w:tab w:val="left" w:pos="1440"/>
        </w:tabs>
        <w:spacing w:after="120" w:line="264"/>
        <w:ind w:left="1440" w:hanging="720"/>
      </w:pPr>
      <w:r>
        <w:t xml:space="preserve">(h)	</w:t>
      </w:r>
      <w:r>
        <w:t xml:space="preserve">in respect of the right to receive a written statement of reasons for dismissal or of employment particulars;</w:t>
      </w:r>
    </w:p>
    <w:p>
      <w:pPr>
        <w:tabs>
          <w:tab w:val="left" w:pos="1440"/>
        </w:tabs>
        <w:spacing w:after="120" w:line="264"/>
        <w:ind w:left="1440" w:hanging="720"/>
      </w:pPr>
      <w:r>
        <w:t xml:space="preserve">(i)	</w:t>
      </w:r>
      <w:r>
        <w:t xml:space="preserve">for detriment or dismissal on the ground of having made a protected disclosure (subject to clause 5.2);</w:t>
      </w:r>
    </w:p>
    <w:p>
      <w:pPr>
        <w:tabs>
          <w:tab w:val="left" w:pos="1440"/>
        </w:tabs>
        <w:spacing w:after="120" w:line="264"/>
        <w:ind w:left="1440" w:hanging="720"/>
      </w:pPr>
      <w:r>
        <w:t xml:space="preserve">(j)	</w:t>
      </w:r>
      <w:r>
        <w:t xml:space="preserve">arising under the Part-time Workers or Fixed-term Employees Regulations;</w:t>
      </w:r>
    </w:p>
    <w:p>
      <w:pPr>
        <w:tabs>
          <w:tab w:val="left" w:pos="1440"/>
        </w:tabs>
        <w:spacing w:after="120" w:line="264"/>
        <w:ind w:left="1440" w:hanging="720"/>
      </w:pPr>
      <w:r>
        <w:t xml:space="preserve">(k)	</w:t>
      </w:r>
      <w:r>
        <w:t xml:space="preserve">for personal injury arising in connection with any of the matters settled by this agreement (other than as excluded by clause 4.3); and</w:t>
      </w:r>
    </w:p>
    <w:p>
      <w:pPr>
        <w:tabs>
          <w:tab w:val="left" w:pos="1440"/>
        </w:tabs>
        <w:spacing w:after="120" w:line="264"/>
        <w:ind w:left="1440" w:hanging="720"/>
      </w:pPr>
      <w:r>
        <w:t xml:space="preserve">(l)	</w:t>
      </w:r>
      <w:r>
        <w:t xml:space="preserve">for any other contractual or statutory claim arising out of the Employee’s employment or its termination, whether under the law of England and Wales or of any other jurisdiction.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Whitfield Carter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Calibri" w:cs="Calibri" w:eastAsia="Calibri" w:hAnsi="Calibri"/>
      <w:b/>
      <w:bCs/>
      <w:sz w:val="24"/>
      <w:szCs w:val="24"/>
    </w:rPr>
  </w:style>
  <w:style w:type="paragraph" w:styleId="Heading2">
    <w:name w:val="Heading 2"/>
    <w:basedOn w:val="Normal"/>
    <w:next w:val="Normal"/>
    <w:qFormat/>
    <w:pPr>
      <w:spacing w:after="70" w:before="15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2026-06-10T21:49:20.515Z</dcterms:created>
  <dcterms:modified xsi:type="dcterms:W3CDTF">2026-06-10T21:49:20.515Z</dcterms:modified>
</cp:coreProperties>
</file>

<file path=docProps/custom.xml><?xml version="1.0" encoding="utf-8"?>
<Properties xmlns="http://schemas.openxmlformats.org/officeDocument/2006/custom-properties" xmlns:vt="http://schemas.openxmlformats.org/officeDocument/2006/docPropsVTypes"/>
</file>