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2024</w:t>
      </w:r>
    </w:p>
    <w:p>
      <w:pPr>
        <w:spacing w:after="40" w:before="200"/>
        <w:jc w:val="center"/>
      </w:pPr>
      <w:r>
        <w:rPr>
          <w:b/>
          <w:bCs/>
          <w:sz w:val="22"/>
          <w:szCs w:val="22"/>
        </w:rPr>
        <w:t xml:space="preserve">(1) HALGARTH ESTATES LIMITED</w:t>
      </w:r>
    </w:p>
    <w:p>
      <w:pPr>
        <w:spacing w:after="40"/>
        <w:jc w:val="center"/>
      </w:pPr>
      <w:r>
        <w:rPr>
          <w:b/>
          <w:bCs/>
          <w:sz w:val="22"/>
          <w:szCs w:val="22"/>
        </w:rPr>
        <w:t xml:space="preserve">(2) BROOKMERE SOFTWARE LIMITED</w:t>
      </w:r>
    </w:p>
    <w:p>
      <w:pPr>
        <w:spacing w:after="200"/>
        <w:jc w:val="center"/>
      </w:pPr>
      <w:r>
        <w:rPr>
          <w:b/>
          <w:bCs/>
          <w:sz w:val="22"/>
          <w:szCs w:val="22"/>
        </w:rPr>
        <w:t xml:space="preserve">(3) BROOKMERE HOLDINGS LIMITED</w:t>
      </w:r>
    </w:p>
    <w:p>
      <w:pPr>
        <w:spacing w:after="40"/>
        <w:jc w:val="center"/>
      </w:pPr>
      <w:r>
        <w:rPr>
          <w:b/>
          <w:bCs/>
          <w:sz w:val="30"/>
          <w:szCs w:val="30"/>
        </w:rPr>
        <w:t xml:space="preserve">AGREEMENT FOR LEASE</w:t>
      </w:r>
    </w:p>
    <w:p>
      <w:pPr>
        <w:spacing w:after="200"/>
        <w:jc w:val="center"/>
      </w:pPr>
      <w:r>
        <w:rPr>
          <w:sz w:val="20"/>
          <w:szCs w:val="20"/>
        </w:rPr>
        <w:t xml:space="preserve">relating to Fourth and Fifth Floors, Pinnacle House, 12 Wellington Place, Leeds LS1 4AP</w:t>
      </w:r>
    </w:p>
    <w:p>
      <w:pPr>
        <w:spacing w:after="240"/>
        <w:jc w:val="center"/>
      </w:pPr>
      <w:r>
        <w:rPr>
          <w:sz w:val="16"/>
          <w:szCs w:val="16"/>
        </w:rPr>
        <w:t xml:space="preserve">Whitfield Carter LLP — 22 Bishopsgate, London EC2N 4BQ — ref SW/EM/HAL0191</w:t>
      </w:r>
    </w:p>
    <w:p>
      <w:r>
        <w:br w:type="page"/>
      </w:r>
    </w:p>
    <w:p>
      <w:pPr>
        <w:pStyle w:val="Heading1"/>
      </w:pPr>
      <w:r>
        <w:t xml:space="preserve">Parties</w:t>
      </w:r>
    </w:p>
    <w:p>
      <w:pPr>
        <w:pStyle w:val="ListParagraph"/>
        <w:numPr>
          <w:ilvl w:val="0"/>
          <w:numId w:val="2"/>
        </w:numPr>
        <w:spacing w:after="100"/>
      </w:pPr>
      <w:r>
        <w:t xml:space="preserve">This agreement is dated 2024 and is made between:</w:t>
      </w:r>
    </w:p>
    <w:p>
      <w:pPr>
        <w:spacing w:after="120"/>
      </w:pPr>
      <w:r>
        <w:t xml:space="preserve">(1) HALGARTH ESTATES LIMITED (registered in England and Wales with number 08842217) whose registered office is at Halgarth House, 4 St Paul's Street, Leeds LS1 2JG (the “Landlord”);</w:t>
      </w:r>
    </w:p>
    <w:p>
      <w:pPr>
        <w:spacing w:after="120"/>
      </w:pPr>
      <w:r>
        <w:t xml:space="preserve">(2) BROOKMERE SOFTWARE LIMITED (registered in England and Wales with number 09765431) whose registered office is at 1 Sovereign Square, Leeds LS1 4DA (the “Tenant”); and</w:t>
      </w:r>
    </w:p>
    <w:p>
      <w:pPr>
        <w:spacing w:after="120"/>
      </w:pPr>
      <w:r>
        <w:t xml:space="preserve">(3) BROOKMERE HOLDINGS LIMITED (registered in England and Wales with number 07654329) whose registered office is at 1 Sovereign Square, Leeds LS1 4DA (the “Guarantor”).</w:t>
      </w:r>
    </w:p>
    <w:p>
      <w:pPr>
        <w:pStyle w:val="Heading1"/>
      </w:pPr>
      <w:r>
        <w:t xml:space="preserve">Background</w:t>
      </w:r>
    </w:p>
    <w:p>
      <w:pPr>
        <w:spacing w:after="120"/>
      </w:pPr>
      <w:r>
        <w:t xml:space="preserve">(A) The Landlord is the registered proprietor of the Property under title number WYK482216 and has agreed to grant, and the Tenant has agreed to accept, a lease of the Property on the terms set out in this agreement.</w:t>
      </w:r>
    </w:p>
    <w:p>
      <w:pPr>
        <w:spacing w:after="120"/>
      </w:pPr>
      <w:r>
        <w:t xml:space="preserve">(B) The Guarantor has agreed to guarantee the obligations of the Tenant under this agreement and to enter into the Lease as guarantor.</w:t>
      </w:r>
    </w:p>
    <w:p>
      <w:pPr>
        <w:spacing w:after="120"/>
      </w:pPr>
      <w:r>
        <w:t xml:space="preserve">(C) The Landlord and the Tenant intend that the Lease will be excluded from the protection of sections 24 to 28 of the Landlord and Tenant Act 1954 and have completed (or will complete before the date of this agreement) the procedure in section 38A of that Act.</w:t>
      </w:r>
    </w:p>
    <w:p>
      <w:pPr>
        <w:pStyle w:val="Heading1"/>
      </w:pPr>
      <w:r>
        <w:t xml:space="preserve">Agreed terms</w:t>
      </w:r>
    </w:p>
    <w:p>
      <w:pPr>
        <w:pStyle w:val="Heading2"/>
      </w:pPr>
      <w:r>
        <w:t xml:space="preserve">1. Definitions and interpretation</w:t>
      </w:r>
    </w:p>
    <w:p>
      <w:pPr>
        <w:pStyle w:val="ListParagraph"/>
        <w:numPr>
          <w:ilvl w:val="0"/>
          <w:numId w:val="2"/>
        </w:numPr>
        <w:spacing w:after="100"/>
      </w:pPr>
      <w:r>
        <w:t xml:space="preserve">In this agreement the following definitions apply:</w:t>
      </w:r>
    </w:p>
    <w:p>
      <w:pPr>
        <w:spacing w:after="120"/>
      </w:pPr>
      <w:r>
        <w:t xml:space="preserve">“Completion Date” means the date five working days after the date of this agreement or such other date as the parties agree in writing;</w:t>
      </w:r>
    </w:p>
    <w:p>
      <w:pPr>
        <w:spacing w:after="120"/>
      </w:pPr>
      <w:r>
        <w:t xml:space="preserve">“Contractual Term” means a term of 15 years beginning on and including 29 September 2024;</w:t>
      </w:r>
    </w:p>
    <w:p>
      <w:pPr>
        <w:spacing w:after="120"/>
      </w:pPr>
      <w:r>
        <w:t xml:space="preserve">“Lease” means the lease of the Property in the agreed form annexed at Schedule 1;</w:t>
      </w:r>
    </w:p>
    <w:p>
      <w:pPr>
        <w:spacing w:after="120"/>
      </w:pPr>
      <w:r>
        <w:t xml:space="preserve">“Principal Rent” means £612,500 per annum (exclusive of VAT), subject to review in accordance with the Lease;</w:t>
      </w:r>
    </w:p>
    <w:p>
      <w:pPr>
        <w:spacing w:after="120"/>
      </w:pPr>
      <w:r>
        <w:t xml:space="preserve">“Rent Deposit Deed” means the deed in the agreed form annexed at Schedule 2;</w:t>
      </w:r>
    </w:p>
    <w:p>
      <w:pPr>
        <w:spacing w:after="120"/>
      </w:pPr>
      <w:r>
        <w:t xml:space="preserve">“Working Day” means any day other than a Saturday, Sunday or bank holiday in England.</w:t>
      </w:r>
    </w:p>
    <w:p>
      <w:pPr>
        <w:pStyle w:val="ListParagraph"/>
        <w:numPr>
          <w:ilvl w:val="0"/>
          <w:numId w:val="2"/>
        </w:numPr>
        <w:spacing w:after="100"/>
      </w:pPr>
      <w:r>
        <w:t xml:space="preserve">Clause, schedule and paragraph headings do not affect interpretation. A reference to a statute is to that statute as amended or re-enacted.</w:t>
      </w:r>
    </w:p>
    <w:p>
      <w:pPr>
        <w:pStyle w:val="Heading2"/>
      </w:pPr>
      <w:r>
        <w:t xml:space="preserve">2. Agreement to grant and accept the Lease</w:t>
      </w:r>
    </w:p>
    <w:p>
      <w:pPr>
        <w:pStyle w:val="ListParagraph"/>
        <w:numPr>
          <w:ilvl w:val="0"/>
          <w:numId w:val="2"/>
        </w:numPr>
        <w:spacing w:after="100"/>
      </w:pPr>
      <w:r>
        <w:t xml:space="preserve">The Landlord shall grant and the Tenant shall accept the Lease on the Completion Date.</w:t>
      </w:r>
    </w:p>
    <w:p>
      <w:pPr>
        <w:pStyle w:val="ListParagraph"/>
        <w:numPr>
          <w:ilvl w:val="0"/>
          <w:numId w:val="2"/>
        </w:numPr>
        <w:spacing w:after="100"/>
      </w:pPr>
      <w:r>
        <w:t xml:space="preserve">The Lease will be in the form annexed at Schedule 1 with such amendments only as the parties may agree in writing before completion. The particulars of the Lease will be completed to reflect the actual date of grant and the Contractual Term.</w:t>
      </w:r>
    </w:p>
    <w:p>
      <w:pPr>
        <w:pStyle w:val="ListParagraph"/>
        <w:numPr>
          <w:ilvl w:val="0"/>
          <w:numId w:val="2"/>
        </w:numPr>
        <w:spacing w:after="100"/>
      </w:pPr>
      <w:r>
        <w:t xml:space="preserve">The Tenant has accepted the Landlord’s title and shall not raise any objection or requisition in relation to it.</w:t>
      </w:r>
    </w:p>
    <w:p>
      <w:pPr>
        <w:pStyle w:val="Heading2"/>
      </w:pPr>
      <w:r>
        <w:t xml:space="preserve">3. Conditions</w:t>
      </w:r>
    </w:p>
    <w:p>
      <w:pPr>
        <w:pStyle w:val="ListParagraph"/>
        <w:numPr>
          <w:ilvl w:val="0"/>
          <w:numId w:val="2"/>
        </w:numPr>
        <w:spacing w:after="100"/>
      </w:pPr>
      <w:r>
        <w:t xml:space="preserve">Completion of the Lease is conditional on:</w:t>
      </w:r>
    </w:p>
    <w:p>
      <w:pPr>
        <w:pStyle w:val="ListParagraph"/>
        <w:numPr>
          <w:ilvl w:val="1"/>
          <w:numId w:val="2"/>
        </w:numPr>
        <w:spacing w:after="100"/>
      </w:pPr>
      <w:r>
        <w:t xml:space="preserve">the Landlord and the Tenant having completed the procedure under section 38A of the Landlord and Tenant Act 1954 (contracting out), including the service of the Landlord’s notice and the making of the Tenant’s declaration or statutory declaration, before the Completion Date;</w:t>
      </w:r>
    </w:p>
    <w:p>
      <w:pPr>
        <w:pStyle w:val="ListParagraph"/>
        <w:numPr>
          <w:ilvl w:val="1"/>
          <w:numId w:val="2"/>
        </w:numPr>
        <w:spacing w:after="100"/>
      </w:pPr>
      <w:r>
        <w:t xml:space="preserve">the Guarantor entering into the Lease as guarantor; and</w:t>
      </w:r>
    </w:p>
    <w:p>
      <w:pPr>
        <w:pStyle w:val="ListParagraph"/>
        <w:numPr>
          <w:ilvl w:val="1"/>
          <w:numId w:val="2"/>
        </w:numPr>
        <w:spacing w:after="100"/>
      </w:pPr>
      <w:r>
        <w:t xml:space="preserve">the Tenant paying the Rent Deposit to the Landlord in accordance with clause 6.</w:t>
      </w:r>
    </w:p>
    <w:p>
      <w:pPr>
        <w:pStyle w:val="ListParagraph"/>
        <w:numPr>
          <w:ilvl w:val="0"/>
          <w:numId w:val="2"/>
        </w:numPr>
        <w:spacing w:after="100"/>
      </w:pPr>
      <w:r>
        <w:t xml:space="preserve">If any condition in clause 3.1 has not been satisfied (or waived by the party entitled to the benefit of it) by the date falling </w:t>
      </w:r>
      <w:del w:id="301" w:author="Nadia Iqbal" w:date="2024-08-22T11:00:00Z">
        <w:r>
          <w:delText xml:space="preserve">20</w:delText>
        </w:r>
      </w:del>
      <w:ins w:id="302" w:author="Nadia Iqbal" w:date="2024-08-22T11:00:00Z">
        <w:r>
          <w:t xml:space="preserve">15</w:t>
        </w:r>
      </w:ins>
      <w:r>
        <w:t xml:space="preserve"> Working Days after the date of this agreement, either party may rescind this agreement by written notice, in which case neither party will have any claim against the other except for any antecedent breach.</w:t>
      </w:r>
    </w:p>
    <w:p>
      <w:pPr>
        <w:pStyle w:val="Heading2"/>
      </w:pPr>
      <w:r>
        <w:t xml:space="preserve">4. Pre-completion matters</w:t>
      </w:r>
    </w:p>
    <w:p>
      <w:pPr>
        <w:pStyle w:val="ListParagraph"/>
        <w:numPr>
          <w:ilvl w:val="0"/>
          <w:numId w:val="2"/>
        </w:numPr>
        <w:spacing w:after="100"/>
      </w:pPr>
      <w:r>
        <w:t xml:space="preserve">The Landlord shall give the Tenant access to the Property before the Completion Date for the purpose of taking measurements and planning the Tenant’s fit-out, on the terms of a licence to be agreed, such access not to constitute occupation under the Lease.</w:t>
      </w:r>
    </w:p>
    <w:p>
      <w:pPr>
        <w:pStyle w:val="ListParagraph"/>
        <w:numPr>
          <w:ilvl w:val="0"/>
          <w:numId w:val="2"/>
        </w:numPr>
        <w:spacing w:after="100"/>
      </w:pPr>
      <w:r>
        <w:t xml:space="preserve">The Tenant shall not commence any fit-out works before completion of the Lease without the Landlord’s prior written consent.</w:t>
      </w:r>
    </w:p>
    <w:p>
      <w:pPr>
        <w:pStyle w:val="Heading2"/>
      </w:pPr>
      <w:r>
        <w:t xml:space="preserve">5. Completion</w:t>
      </w:r>
    </w:p>
    <w:p>
      <w:pPr>
        <w:pStyle w:val="ListParagraph"/>
        <w:numPr>
          <w:ilvl w:val="0"/>
          <w:numId w:val="2"/>
        </w:numPr>
        <w:spacing w:after="100"/>
      </w:pPr>
      <w:r>
        <w:t xml:space="preserve">Completion of the grant of the Lease will take place on the Completion Date at the offices of the Landlord’s solicitors or by an agreed remote completion procedure.</w:t>
      </w:r>
    </w:p>
    <w:p>
      <w:pPr>
        <w:pStyle w:val="ListParagraph"/>
        <w:numPr>
          <w:ilvl w:val="0"/>
          <w:numId w:val="2"/>
        </w:numPr>
        <w:spacing w:after="100"/>
      </w:pPr>
      <w:r>
        <w:t xml:space="preserve">On completion the Landlord shall deliver a counterpart Lease executed by it and the Tenant shall deliver the Lease executed by the Tenant and the Guarantor, together with payment of the Rent Deposit and any apportioned sums.</w:t>
      </w:r>
    </w:p>
    <w:p>
      <w:pPr>
        <w:pStyle w:val="ListParagraph"/>
        <w:numPr>
          <w:ilvl w:val="0"/>
          <w:numId w:val="2"/>
        </w:numPr>
        <w:spacing w:after="100"/>
      </w:pPr>
      <w:r>
        <w:t xml:space="preserve">The first instalment of the Principal Rent is payable on 29 June 2025, the Tenant having the benefit of a rent-free period of nine months from the term commencement date in lieu of fit-out, subject to clause 5.4.</w:t>
      </w:r>
    </w:p>
    <w:p>
      <w:pPr>
        <w:pStyle w:val="ListParagraph"/>
        <w:numPr>
          <w:ilvl w:val="0"/>
          <w:numId w:val="2"/>
        </w:numPr>
        <w:spacing w:after="100"/>
      </w:pPr>
      <w:r>
        <w:t xml:space="preserve">If the Tenant assigns the Lease or a tenant default occurs during the rent-free period, the unexpired balance of the rent-free concession shall cease to have effect in accordance with the terms of the side letter to be entered into on completion.</w:t>
      </w:r>
    </w:p>
    <w:p>
      <w:pPr>
        <w:pStyle w:val="Heading2"/>
      </w:pPr>
      <w:r>
        <w:t xml:space="preserve">6. Rent deposit</w:t>
      </w:r>
    </w:p>
    <w:p>
      <w:pPr>
        <w:pStyle w:val="ListParagraph"/>
        <w:numPr>
          <w:ilvl w:val="0"/>
          <w:numId w:val="2"/>
        </w:numPr>
        <w:spacing w:after="100"/>
      </w:pPr>
      <w:r>
        <w:t xml:space="preserve">On completion the Tenant shall pay to the Landlord the sum of £183,750 (plus VAT) by way of rent deposit, to be held and applied in accordance with the Rent Deposit Deed.</w:t>
      </w:r>
    </w:p>
    <w:p>
      <w:pPr>
        <w:pStyle w:val="Heading2"/>
      </w:pPr>
      <w:r>
        <w:t xml:space="preserve">7. Guarantee</w:t>
      </w:r>
    </w:p>
    <w:p>
      <w:pPr>
        <w:pStyle w:val="ListParagraph"/>
        <w:numPr>
          <w:ilvl w:val="0"/>
          <w:numId w:val="2"/>
        </w:numPr>
        <w:spacing w:after="100"/>
      </w:pPr>
      <w:r>
        <w:t xml:space="preserve">The Guarantor guarantees to the Landlord that the Tenant will perform its obligations under this agreement and will enter into the Lease as guarantor of the Tenant’s obligations under it.</w:t>
      </w:r>
    </w:p>
    <w:p>
      <w:pPr>
        <w:pStyle w:val="Heading2"/>
      </w:pPr>
      <w:r>
        <w:t xml:space="preserve">8. VAT</w:t>
      </w:r>
    </w:p>
    <w:p>
      <w:pPr>
        <w:pStyle w:val="ListParagraph"/>
        <w:numPr>
          <w:ilvl w:val="0"/>
          <w:numId w:val="2"/>
        </w:numPr>
        <w:spacing w:after="100"/>
      </w:pPr>
      <w:r>
        <w:t xml:space="preserve">All sums payable under this agreement are exclusive of VAT. The Landlord has opted to tax the Property and VAT will be payable on the rents and other sums reserved by the Lease.</w:t>
      </w:r>
    </w:p>
    <w:p>
      <w:pPr>
        <w:pStyle w:val="Heading2"/>
      </w:pPr>
      <w:r>
        <w:t xml:space="preserve">9. Notices</w:t>
      </w:r>
    </w:p>
    <w:p>
      <w:pPr>
        <w:pStyle w:val="ListParagraph"/>
        <w:numPr>
          <w:ilvl w:val="0"/>
          <w:numId w:val="2"/>
        </w:numPr>
        <w:spacing w:after="100"/>
      </w:pPr>
      <w:r>
        <w:t xml:space="preserve">Any notice under this agreement must be in writing and delivered by hand or sent by pre-paid first-class post or recorded delivery to the relevant party at its registered office. Notice is deemed given, if delivered by hand, at the time of delivery and, if posted, on the second Working Day after posting.</w:t>
      </w:r>
    </w:p>
    <w:p>
      <w:pPr>
        <w:pStyle w:val="Heading2"/>
      </w:pPr>
      <w:r>
        <w:t xml:space="preserve">10. Entire agreement</w:t>
      </w:r>
    </w:p>
    <w:p>
      <w:pPr>
        <w:pStyle w:val="ListParagraph"/>
        <w:numPr>
          <w:ilvl w:val="0"/>
          <w:numId w:val="2"/>
        </w:numPr>
        <w:spacing w:after="100"/>
      </w:pPr>
      <w:r>
        <w:t xml:space="preserve">This agreement and the documents annexed to it constitute the entire agreement between the parties and supersede all prior negotiations and heads of terms (which were in any event subject to contract).</w:t>
      </w:r>
    </w:p>
    <w:p>
      <w:pPr>
        <w:pStyle w:val="Heading2"/>
      </w:pPr>
      <w:r>
        <w:t xml:space="preserve">11. Third party rights</w:t>
      </w:r>
    </w:p>
    <w:p>
      <w:pPr>
        <w:pStyle w:val="ListParagraph"/>
        <w:numPr>
          <w:ilvl w:val="0"/>
          <w:numId w:val="2"/>
        </w:numPr>
        <w:spacing w:after="100"/>
      </w:pPr>
      <w:r>
        <w:t xml:space="preserve">A person who is not a party to this agreement has no rights under the Contracts (Rights of Third Parties) Act 1999 to enforce any of its terms.</w:t>
      </w:r>
    </w:p>
    <w:p>
      <w:pPr>
        <w:pStyle w:val="Heading2"/>
      </w:pPr>
      <w:r>
        <w:t xml:space="preserve">12. Governing law and jurisdiction</w:t>
      </w:r>
    </w:p>
    <w:p>
      <w:pPr>
        <w:pStyle w:val="ListParagraph"/>
        <w:numPr>
          <w:ilvl w:val="0"/>
          <w:numId w:val="2"/>
        </w:numPr>
        <w:spacing w:after="100"/>
      </w:pPr>
      <w:r>
        <w:t xml:space="preserve">This agreement and any dispute arising out of it are governed by the law of England and Wales, and the parties submit to the exclusive jurisdiction of the courts of England and Wales.</w:t>
      </w:r>
    </w:p>
    <w:p>
      <w:pPr>
        <w:pStyle w:val="Heading1"/>
      </w:pPr>
      <w:r>
        <w:t xml:space="preserve">Schedule 1 — The agreed form of Lease</w:t>
      </w:r>
    </w:p>
    <w:p>
      <w:pPr>
        <w:spacing w:after="120"/>
        <w:rPr>
          <w:i/>
          <w:iCs/>
        </w:rPr>
      </w:pPr>
      <w:r>
        <w:rPr>
          <w:i/>
          <w:iCs/>
        </w:rPr>
        <w:t xml:space="preserve">[The agreed form of Lease is annexed. See the separately engrossed Lease document.]</w:t>
      </w:r>
    </w:p>
    <w:p>
      <w:pPr>
        <w:pStyle w:val="Heading1"/>
      </w:pPr>
      <w:r>
        <w:t xml:space="preserve">Schedule 2 — The agreed form of Rent Deposit Deed</w:t>
      </w:r>
    </w:p>
    <w:p>
      <w:pPr>
        <w:spacing w:after="120"/>
        <w:rPr>
          <w:i/>
          <w:iCs/>
        </w:rPr>
      </w:pPr>
      <w:r>
        <w:rPr>
          <w:i/>
          <w:iCs/>
        </w:rPr>
        <w:t xml:space="preserve">[The agreed form of Rent Deposit Deed is annexed. See the separately engrossed Rent Deposit Deed.]</w:t>
      </w:r>
    </w:p>
    <w:p>
      <w:pPr>
        <w:pStyle w:val="Heading1"/>
      </w:pPr>
      <w:r>
        <w:t xml:space="preserve">Execution</w:t>
      </w:r>
    </w:p>
    <w:p>
      <w:pPr>
        <w:spacing w:after="120"/>
      </w:pPr>
      <w:r>
        <w:t xml:space="preserve">EXECUTED as a deed by the parties on the date first stated above.</w:t>
      </w:r>
    </w:p>
    <w:p>
      <w:pPr>
        <w:spacing w:before="160"/>
      </w:pPr>
      <w:r>
        <w:t xml:space="preserve">Signed by a director for and on behalf of HALGARTH ESTATES LIMITED ................................</w:t>
      </w:r>
    </w:p>
    <w:p>
      <w:pPr>
        <w:spacing w:before="160"/>
      </w:pPr>
      <w:r>
        <w:t xml:space="preserve">Signed by a director for and on behalf of BROOKMERE SOFTWARE LIMITED ................................</w:t>
      </w:r>
    </w:p>
    <w:p>
      <w:pPr>
        <w:spacing w:before="160"/>
      </w:pPr>
      <w:r>
        <w:t xml:space="preserve">Signed by a director for and on behalf of BROOKMERE HOLDINGS LIMITED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pPr>
    <w:r>
      <w:rPr>
        <w:color w:val="666666"/>
        <w:sz w:val="14"/>
        <w:szCs w:val="14"/>
      </w:rPr>
      <w:t xml:space="preserve">Whitfield Carter LLP is a limited liability partnership registered in England and Wales.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850" w:hanging="550"/>
      </w:pPr>
    </w:lvl>
    <w:lvl w:ilvl="2" w15:tentative="1">
      <w:start w:val="1"/>
      <w:numFmt w:val="lowerLetter"/>
      <w:lvlText w:val="(%3)"/>
      <w:lvlJc w:val="left"/>
      <w:pPr>
        <w:ind w:left="1300" w:hanging="4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2026-06-30T11:16:23.192Z</dcterms:created>
  <dcterms:modified xsi:type="dcterms:W3CDTF">2026-06-30T11:16:23.192Z</dcterms:modified>
</cp:coreProperties>
</file>

<file path=docProps/custom.xml><?xml version="1.0" encoding="utf-8"?>
<Properties xmlns="http://schemas.openxmlformats.org/officeDocument/2006/custom-properties" xmlns:vt="http://schemas.openxmlformats.org/officeDocument/2006/docPropsVTypes"/>
</file>