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0"/>
          <w:szCs w:val="20"/>
        </w:rPr>
        <w:t xml:space="preserve">DATED 27 MARCH 2026</w:t>
      </w:r>
    </w:p>
    <w:p>
      <w:pPr>
        <w:spacing w:after="300"/>
        <w:jc w:val="center"/>
      </w:pPr>
      <w:r>
        <w:rPr>
          <w:sz w:val="20"/>
          <w:szCs w:val="20"/>
        </w:rPr>
        <w:t xml:space="preserve"/>
      </w:r>
    </w:p>
    <w:p>
      <w:pPr>
        <w:spacing w:after="40"/>
        <w:jc w:val="center"/>
      </w:pPr>
      <w:r>
        <w:rPr>
          <w:b/>
          <w:bCs/>
          <w:sz w:val="24"/>
          <w:szCs w:val="24"/>
        </w:rPr>
        <w:t xml:space="preserve">(1) GEOFFREY ALAN SOLSTICE AND OTHERS</w:t>
      </w:r>
    </w:p>
    <w:p>
      <w:pPr>
        <w:spacing w:after="40"/>
        <w:jc w:val="center"/>
      </w:pPr>
      <w:r>
        <w:rPr>
          <w:sz w:val="20"/>
          <w:szCs w:val="20"/>
        </w:rPr>
        <w:t xml:space="preserve">(as Sellers)</w:t>
      </w:r>
    </w:p>
    <w:p>
      <w:pPr>
        <w:spacing w:after="40"/>
        <w:jc w:val="center"/>
      </w:pPr>
      <w:r>
        <w:rPr>
          <w:sz w:val="20"/>
          <w:szCs w:val="20"/>
        </w:rPr>
        <w:t xml:space="preserve">and</w:t>
      </w:r>
    </w:p>
    <w:p>
      <w:pPr>
        <w:spacing w:after="40"/>
        <w:jc w:val="center"/>
      </w:pPr>
      <w:r>
        <w:rPr>
          <w:b/>
          <w:bCs/>
          <w:sz w:val="24"/>
          <w:szCs w:val="24"/>
        </w:rPr>
        <w:t xml:space="preserve">(2) KINGSFORD GROUP LIMITED</w:t>
      </w:r>
    </w:p>
    <w:p>
      <w:pPr>
        <w:spacing w:after="360"/>
        <w:jc w:val="center"/>
      </w:pPr>
      <w:r>
        <w:rPr>
          <w:sz w:val="20"/>
          <w:szCs w:val="20"/>
        </w:rPr>
        <w:t xml:space="preserve">(as Buyer)</w:t>
      </w:r>
    </w:p>
    <w:p>
      <w:pPr>
        <w:spacing w:after="40"/>
        <w:jc w:val="center"/>
      </w:pPr>
      <w:r>
        <w:rPr>
          <w:b/>
          <w:bCs/>
          <w:sz w:val="36"/>
          <w:szCs w:val="36"/>
        </w:rPr>
        <w:t xml:space="preserve">AGREEMENT</w:t>
      </w:r>
    </w:p>
    <w:p>
      <w:pPr>
        <w:spacing w:after="300"/>
        <w:jc w:val="center"/>
      </w:pPr>
      <w:r>
        <w:rPr>
          <w:sz w:val="22"/>
          <w:szCs w:val="22"/>
        </w:rPr>
        <w:t xml:space="preserve">for the sale and purchase of the entire issued share capital of</w:t>
      </w:r>
    </w:p>
    <w:p>
      <w:pPr>
        <w:spacing w:after="600"/>
        <w:jc w:val="center"/>
      </w:pPr>
      <w:r>
        <w:rPr>
          <w:b/>
          <w:bCs/>
          <w:sz w:val="26"/>
          <w:szCs w:val="26"/>
        </w:rPr>
        <w:t xml:space="preserve">SOLSTICE WELLBEING HOLDINGS LIMITED</w:t>
      </w:r>
    </w:p>
    <w:p>
      <w:pPr>
        <w:spacing w:after="40"/>
        <w:jc w:val="center"/>
      </w:pPr>
      <w:r>
        <w:rPr>
          <w:b/>
          <w:bCs/>
          <w:color w:val="1F3864"/>
          <w:sz w:val="22"/>
          <w:szCs w:val="22"/>
        </w:rPr>
        <w:t xml:space="preserve">Whitfield Carter LLP</w:t>
      </w:r>
    </w:p>
    <w:p>
      <w:pPr>
        <w:spacing w:after="40"/>
        <w:jc w:val="center"/>
      </w:pPr>
      <w:r>
        <w:rPr>
          <w:color w:val="555555"/>
          <w:sz w:val="18"/>
          <w:szCs w:val="18"/>
        </w:rPr>
        <w:t xml:space="preserve">22 Bishopsgate, London EC2N 4BQ</w:t>
      </w:r>
    </w:p>
    <w:p>
      <w:pPr>
        <w:spacing w:after="40"/>
        <w:jc w:val="center"/>
      </w:pPr>
      <w:r>
        <w:rPr>
          <w:color w:val="555555"/>
          <w:sz w:val="18"/>
          <w:szCs w:val="18"/>
        </w:rPr>
        <w:t xml:space="preserve">Ref: SW/JO/KGL.0007</w:t>
      </w:r>
    </w:p>
    <w:p>
      <w:r>
        <w:br w:type="page"/>
      </w:r>
    </w:p>
    <w:p>
      <w:pPr>
        <w:pStyle w:val="Heading1"/>
      </w:pPr>
      <w:r>
        <w:t xml:space="preserve">CONTENTS</w:t>
      </w:r>
    </w:p>
    <w:p>
      <w:pPr>
        <w:spacing w:after="40" w:line="276"/>
      </w:pPr>
      <w:r>
        <w:t xml:space="preserve">1. Definitions and Interpretation</w:t>
      </w:r>
    </w:p>
    <w:p>
      <w:pPr>
        <w:spacing w:after="40" w:line="276"/>
      </w:pPr>
      <w:r>
        <w:t xml:space="preserve">2. Sale and Purchase</w:t>
      </w:r>
    </w:p>
    <w:p>
      <w:pPr>
        <w:spacing w:after="40" w:line="276"/>
      </w:pPr>
      <w:r>
        <w:t xml:space="preserve">3. Consideration</w:t>
      </w:r>
    </w:p>
    <w:p>
      <w:pPr>
        <w:spacing w:after="40" w:line="276"/>
      </w:pPr>
      <w:r>
        <w:t xml:space="preserve">4. Completion Accounts and Adjustment</w:t>
      </w:r>
    </w:p>
    <w:p>
      <w:pPr>
        <w:spacing w:after="40" w:line="276"/>
      </w:pPr>
      <w:r>
        <w:t xml:space="preserve">5. Conditions</w:t>
      </w:r>
    </w:p>
    <w:p>
      <w:pPr>
        <w:spacing w:after="40" w:line="276"/>
      </w:pPr>
      <w:r>
        <w:t xml:space="preserve">6. Pre-Completion Conduct</w:t>
      </w:r>
    </w:p>
    <w:p>
      <w:pPr>
        <w:spacing w:after="40" w:line="276"/>
      </w:pPr>
      <w:r>
        <w:t xml:space="preserve">7. Completion</w:t>
      </w:r>
    </w:p>
    <w:p>
      <w:pPr>
        <w:spacing w:after="40" w:line="276"/>
      </w:pPr>
      <w:r>
        <w:t xml:space="preserve">8. Earn-Out</w:t>
      </w:r>
    </w:p>
    <w:p>
      <w:pPr>
        <w:spacing w:after="40" w:line="276"/>
      </w:pPr>
      <w:r>
        <w:t xml:space="preserve">9. Warranties</w:t>
      </w:r>
    </w:p>
    <w:p>
      <w:pPr>
        <w:spacing w:after="40" w:line="276"/>
      </w:pPr>
      <w:r>
        <w:t xml:space="preserve">10. Limitations on Liability</w:t>
      </w:r>
    </w:p>
    <w:p>
      <w:pPr>
        <w:spacing w:after="40" w:line="276"/>
      </w:pPr>
      <w:r>
        <w:t xml:space="preserve">11. Tax Covenant</w:t>
      </w:r>
    </w:p>
    <w:p>
      <w:pPr>
        <w:spacing w:after="40" w:line="276"/>
      </w:pPr>
      <w:r>
        <w:t xml:space="preserve">12. Restrictive Covenants</w:t>
      </w:r>
    </w:p>
    <w:p>
      <w:pPr>
        <w:spacing w:after="40" w:line="276"/>
      </w:pPr>
      <w:r>
        <w:t xml:space="preserve">13. Confidentiality and Announcements</w:t>
      </w:r>
    </w:p>
    <w:p>
      <w:pPr>
        <w:spacing w:after="40" w:line="276"/>
      </w:pPr>
      <w:r>
        <w:t xml:space="preserve">14. Buyer Warranties</w:t>
      </w:r>
    </w:p>
    <w:p>
      <w:pPr>
        <w:spacing w:after="40" w:line="276"/>
      </w:pPr>
      <w:r>
        <w:t xml:space="preserve">15. Guarantee</w:t>
      </w:r>
    </w:p>
    <w:p>
      <w:pPr>
        <w:spacing w:after="40" w:line="276"/>
      </w:pPr>
      <w:r>
        <w:t xml:space="preserve">16. Further Assurance</w:t>
      </w:r>
    </w:p>
    <w:p>
      <w:pPr>
        <w:spacing w:after="40" w:line="276"/>
      </w:pPr>
      <w:r>
        <w:t xml:space="preserve">17. Assignment</w:t>
      </w:r>
    </w:p>
    <w:p>
      <w:pPr>
        <w:spacing w:after="40" w:line="276"/>
      </w:pPr>
      <w:r>
        <w:t xml:space="preserve">18. Entire Agreement</w:t>
      </w:r>
    </w:p>
    <w:p>
      <w:pPr>
        <w:spacing w:after="40" w:line="276"/>
      </w:pPr>
      <w:r>
        <w:t xml:space="preserve">19. Variation and Waiver</w:t>
      </w:r>
    </w:p>
    <w:p>
      <w:pPr>
        <w:spacing w:after="40" w:line="276"/>
      </w:pPr>
      <w:r>
        <w:t xml:space="preserve">20. Notices</w:t>
      </w:r>
    </w:p>
    <w:p>
      <w:pPr>
        <w:spacing w:after="40" w:line="276"/>
      </w:pPr>
      <w:r>
        <w:t xml:space="preserve">21. Third Party Rights</w:t>
      </w:r>
    </w:p>
    <w:p>
      <w:pPr>
        <w:spacing w:after="40" w:line="276"/>
      </w:pPr>
      <w:r>
        <w:t xml:space="preserve">22. Counterparts</w:t>
      </w:r>
    </w:p>
    <w:p>
      <w:pPr>
        <w:spacing w:after="40" w:line="276"/>
      </w:pPr>
      <w:r>
        <w:t xml:space="preserve">23. Costs</w:t>
      </w:r>
    </w:p>
    <w:p>
      <w:pPr>
        <w:spacing w:after="40" w:line="276"/>
      </w:pPr>
      <w:r>
        <w:t xml:space="preserve">24. Governing Law and Jurisdiction</w:t>
      </w:r>
    </w:p>
    <w:p>
      <w:pPr>
        <w:spacing w:after="40" w:line="276"/>
      </w:pPr>
      <w:r>
        <w:t xml:space="preserve">Schedule 1 — The Sellers</w:t>
      </w:r>
    </w:p>
    <w:p>
      <w:pPr>
        <w:spacing w:after="40" w:line="276"/>
      </w:pPr>
      <w:r>
        <w:t xml:space="preserve">Schedule 2 — The Company and the Subsidiaries</w:t>
      </w:r>
    </w:p>
    <w:p>
      <w:pPr>
        <w:spacing w:after="40" w:line="276"/>
      </w:pPr>
      <w:r>
        <w:t xml:space="preserve">Schedule 3 — Completion Obligations</w:t>
      </w:r>
    </w:p>
    <w:p>
      <w:pPr>
        <w:spacing w:after="40" w:line="276"/>
      </w:pPr>
      <w:r>
        <w:t xml:space="preserve">Schedule 4 — Warranties</w:t>
      </w:r>
    </w:p>
    <w:p>
      <w:pPr>
        <w:spacing w:after="40" w:line="276"/>
      </w:pPr>
      <w:r>
        <w:t xml:space="preserve">Schedule 5 — Limitations on Liability</w:t>
      </w:r>
    </w:p>
    <w:p>
      <w:pPr>
        <w:spacing w:after="40" w:line="276"/>
      </w:pPr>
      <w:r>
        <w:t xml:space="preserve">Schedule 6 — Tax Covenant</w:t>
      </w:r>
    </w:p>
    <w:p>
      <w:pPr>
        <w:spacing w:after="40" w:line="276"/>
      </w:pPr>
      <w:r>
        <w:t xml:space="preserve">Schedule 7 — Completion Accounts</w:t>
      </w:r>
    </w:p>
    <w:p>
      <w:pPr>
        <w:spacing w:after="40" w:line="276"/>
      </w:pPr>
      <w:r>
        <w:t xml:space="preserve">Schedule 8 — Earn-Out</w:t>
      </w:r>
    </w:p>
    <w:p>
      <w:pPr>
        <w:spacing w:after="40" w:line="276"/>
      </w:pPr>
      <w:r>
        <w:t xml:space="preserve">Schedule 9 — Permitted Leakage</w:t>
      </w:r>
    </w:p>
    <w:p>
      <w:r>
        <w:br w:type="page"/>
      </w:r>
    </w:p>
    <w:p>
      <w:pPr>
        <w:pStyle w:val="Heading1"/>
      </w:pPr>
      <w:r>
        <w:t xml:space="preserve">THIS AGREEMENT is dated 27 March 2026</w:t>
      </w:r>
    </w:p>
    <w:p>
      <w:pPr>
        <w:spacing w:after="120" w:line="276"/>
      </w:pPr>
      <w:r>
        <w:rPr>
          <w:b/>
          <w:bCs/>
        </w:rPr>
        <w:t xml:space="preserve">PARTIES</w:t>
      </w:r>
    </w:p>
    <w:p>
      <w:pPr>
        <w:tabs>
          <w:tab w:val="left" w:pos="720"/>
        </w:tabs>
        <w:spacing w:after="120" w:line="276"/>
        <w:ind w:left="720" w:hanging="720"/>
      </w:pPr>
      <w:r>
        <w:t xml:space="preserve">(1)	</w:t>
      </w:r>
      <w:r>
        <w:rPr>
          <w:b/>
          <w:bCs/>
        </w:rPr>
        <w:t xml:space="preserve">GEOFFREY ALAN SOLSTICE </w:t>
      </w:r>
      <w:r>
        <w:t xml:space="preserve">of Willowmere, Ashdown Lane, Tunbridge Wells TN3 0QD, AMELIA ROSE SOLSTICE of the same address, and DANIEL JAMES FORSYTHE of 14 Pelham Crescent, Brighton BN1 4FT (together the </w:t>
      </w:r>
      <w:r>
        <w:rPr>
          <w:b/>
          <w:bCs/>
        </w:rPr>
        <w:t xml:space="preserve">Founder Sellers</w:t>
      </w:r>
      <w:r>
        <w:t xml:space="preserve">);</w:t>
      </w:r>
    </w:p>
    <w:p>
      <w:pPr>
        <w:tabs>
          <w:tab w:val="left" w:pos="720"/>
        </w:tabs>
        <w:spacing w:after="120" w:line="276"/>
        <w:ind w:left="720" w:hanging="720"/>
      </w:pPr>
      <w:r>
        <w:t xml:space="preserve">(2)	</w:t>
      </w:r>
      <w:r>
        <w:rPr>
          <w:b/>
          <w:bCs/>
        </w:rPr>
        <w:t xml:space="preserve">PEMBERLEY GROWTH LP </w:t>
      </w:r>
      <w:r>
        <w:t xml:space="preserve">(registered number LP019847), a limited partnership established in England and Wales acting by its general partner Pemberley Growth GP Limited whose registered office is at 8 Finsbury Circus, London EC2M 7AZ (the </w:t>
      </w:r>
      <w:r>
        <w:rPr>
          <w:b/>
          <w:bCs/>
        </w:rPr>
        <w:t xml:space="preserve">Investor Seller</w:t>
      </w:r>
      <w:r>
        <w:t xml:space="preserve">, and together with the Founder Sellers, the </w:t>
      </w:r>
      <w:r>
        <w:rPr>
          <w:b/>
          <w:bCs/>
        </w:rPr>
        <w:t xml:space="preserve">Sellers</w:t>
      </w:r>
      <w:r>
        <w:t xml:space="preserve">); and</w:t>
      </w:r>
    </w:p>
    <w:p>
      <w:pPr>
        <w:tabs>
          <w:tab w:val="left" w:pos="720"/>
        </w:tabs>
        <w:spacing w:after="120" w:line="276"/>
        <w:ind w:left="720" w:hanging="720"/>
      </w:pPr>
      <w:r>
        <w:t xml:space="preserve">(3)	</w:t>
      </w:r>
      <w:r>
        <w:rPr>
          <w:b/>
          <w:bCs/>
        </w:rPr>
        <w:t xml:space="preserve">KINGSFORD GROUP LIMITED </w:t>
      </w:r>
      <w:r>
        <w:t xml:space="preserve">(registered number 04827193) whose registered office is at 1 Kingsford House, Pall Mall, London SW1Y 5EA (the </w:t>
      </w:r>
      <w:r>
        <w:rPr>
          <w:b/>
          <w:bCs/>
        </w:rPr>
        <w:t xml:space="preserve">Buyer</w:t>
      </w:r>
      <w:r>
        <w:t xml:space="preserve">).</w:t>
      </w:r>
    </w:p>
    <w:p>
      <w:pPr>
        <w:spacing w:after="120" w:line="276"/>
      </w:pPr>
      <w:r>
        <w:rPr>
          <w:b/>
          <w:bCs/>
        </w:rPr>
        <w:t xml:space="preserve">BACKGROUND</w:t>
      </w:r>
    </w:p>
    <w:p>
      <w:pPr>
        <w:tabs>
          <w:tab w:val="left" w:pos="720"/>
        </w:tabs>
        <w:spacing w:after="120" w:line="276"/>
        <w:ind w:left="720" w:hanging="720"/>
      </w:pPr>
      <w:r>
        <w:t>(A)	Solstice Wellbeing Holdings Limited (the Company) is a private company limited by shares, particulars of which are set out in Part 1 of Schedule 2. The Company operates a chain of eleven boutique wellness and group-fitness studios in southern England under the "Solstice" and "Lumen Studios" brands, together with a digital on-demand subscription platform.</w:t>
      </w:r>
    </w:p>
    <w:p>
      <w:pPr>
        <w:tabs>
          <w:tab w:val="left" w:pos="720"/>
        </w:tabs>
        <w:spacing w:after="120" w:line="276"/>
        <w:ind w:left="720" w:hanging="720"/>
      </w:pPr>
      <w:r>
        <w:t>(B)	The Sellers are the legal and beneficial owners of, or are otherwise able to procure the transfer of, the entire issued share capital of the Company in the proportions set out in Schedule 1.</w:t>
      </w:r>
    </w:p>
    <w:p>
      <w:pPr>
        <w:tabs>
          <w:tab w:val="left" w:pos="720"/>
        </w:tabs>
        <w:spacing w:after="120" w:line="276"/>
        <w:ind w:left="720" w:hanging="720"/>
      </w:pPr>
      <w:r>
        <w:t>(C)	The Sellers have agreed to sell and the Buyer has agreed to purchase the Shares on and subject to the terms of this Agreement.</w:t>
      </w:r>
    </w:p>
    <w:p>
      <w:r>
        <w:br w:type="page"/>
      </w:r>
    </w:p>
    <w:p>
      <w:pPr>
        <w:pStyle w:val="Heading1"/>
      </w:pPr>
      <w:r>
        <w:t xml:space="preserve">1.	DEFINITIONS AND INTERPRETATION</w:t>
      </w:r>
    </w:p>
    <w:p>
      <w:pPr>
        <w:tabs>
          <w:tab w:val="left" w:pos="720"/>
        </w:tabs>
        <w:spacing w:after="120" w:line="276"/>
        <w:ind w:left="720" w:hanging="720"/>
      </w:pPr>
      <w:r>
        <w:t>1.1	In this Agreement, unless the context otherwise requires, the following words and expressions have the following meanings:</w:t>
      </w:r>
    </w:p>
    <w:p>
      <w:pPr>
        <w:tabs>
          <w:tab w:val="left" w:pos="720"/>
        </w:tabs>
        <w:spacing w:after="120" w:line="276"/>
        <w:ind w:left="720" w:hanging="720"/>
      </w:pPr>
      <w:r>
        <w:rPr>
          <w:b/>
          <w:bCs/>
        </w:rPr>
        <w:t xml:space="preserve">Accounts</w:t>
      </w:r>
      <w:r>
        <w:t xml:space="preserve">	the audited consolidated financial statements of the Company and the Subsidiaries for the financial year ended 31 December 2025, comprising the balance sheet, profit and loss account, cash flow statement, notes and directors' and auditors' reports;</w:t>
      </w:r>
    </w:p>
    <w:p>
      <w:pPr>
        <w:tabs>
          <w:tab w:val="left" w:pos="720"/>
        </w:tabs>
        <w:spacing w:after="120" w:line="276"/>
        <w:ind w:left="720" w:hanging="720"/>
      </w:pPr>
      <w:r>
        <w:rPr>
          <w:b/>
          <w:bCs/>
        </w:rPr>
        <w:t xml:space="preserve">Accounts Date</w:t>
      </w:r>
      <w:r>
        <w:t xml:space="preserve">	31 December 2025;</w:t>
      </w:r>
    </w:p>
    <w:p>
      <w:pPr>
        <w:tabs>
          <w:tab w:val="left" w:pos="720"/>
        </w:tabs>
        <w:spacing w:after="120" w:line="276"/>
        <w:ind w:left="720" w:hanging="720"/>
      </w:pPr>
      <w:r>
        <w:rPr>
          <w:b/>
          <w:bCs/>
        </w:rPr>
        <w:t xml:space="preserve">Business Day</w:t>
      </w:r>
      <w:r>
        <w:t xml:space="preserve">	a day other than a Saturday, Sunday or public holiday in England on which clearing banks are open for non-automated commercial business in the City of London;</w:t>
      </w:r>
    </w:p>
    <w:p>
      <w:pPr>
        <w:tabs>
          <w:tab w:val="left" w:pos="720"/>
        </w:tabs>
        <w:spacing w:after="120" w:line="276"/>
        <w:ind w:left="720" w:hanging="720"/>
      </w:pPr>
      <w:r>
        <w:rPr>
          <w:b/>
          <w:bCs/>
        </w:rPr>
        <w:t xml:space="preserve">Cash</w:t>
      </w:r>
      <w:r>
        <w:t xml:space="preserve">	the aggregate of all cash in hand and at bank of each Group Company as at the Completion Date, as determined in accordance with Schedule 7;</w:t>
      </w:r>
    </w:p>
    <w:p>
      <w:pPr>
        <w:tabs>
          <w:tab w:val="left" w:pos="720"/>
        </w:tabs>
        <w:spacing w:after="120" w:line="276"/>
        <w:ind w:left="720" w:hanging="720"/>
      </w:pPr>
      <w:r>
        <w:rPr>
          <w:b/>
          <w:bCs/>
        </w:rPr>
        <w:t xml:space="preserve">Completion</w:t>
      </w:r>
      <w:r>
        <w:t xml:space="preserve">	completion of the sale and purchase of the Shares in accordance with clause 7;</w:t>
      </w:r>
    </w:p>
    <w:p>
      <w:pPr>
        <w:tabs>
          <w:tab w:val="left" w:pos="720"/>
        </w:tabs>
        <w:spacing w:after="120" w:line="276"/>
        <w:ind w:left="720" w:hanging="720"/>
      </w:pPr>
      <w:r>
        <w:rPr>
          <w:b/>
          <w:bCs/>
        </w:rPr>
        <w:t xml:space="preserve">Completion Accounts</w:t>
      </w:r>
      <w:r>
        <w:t xml:space="preserve">	the accounts to be prepared in accordance with clause 4 and Schedule 7;</w:t>
      </w:r>
    </w:p>
    <w:p>
      <w:pPr>
        <w:tabs>
          <w:tab w:val="left" w:pos="720"/>
        </w:tabs>
        <w:spacing w:after="120" w:line="276"/>
        <w:ind w:left="720" w:hanging="720"/>
      </w:pPr>
      <w:r>
        <w:rPr>
          <w:b/>
          <w:bCs/>
        </w:rPr>
        <w:t xml:space="preserve">Completion Date</w:t>
      </w:r>
      <w:r>
        <w:t xml:space="preserve">	the date on which Completion takes place;</w:t>
      </w:r>
    </w:p>
    <w:p>
      <w:pPr>
        <w:tabs>
          <w:tab w:val="left" w:pos="720"/>
        </w:tabs>
        <w:spacing w:after="120" w:line="276"/>
        <w:ind w:left="720" w:hanging="720"/>
      </w:pPr>
      <w:r>
        <w:rPr>
          <w:b/>
          <w:bCs/>
        </w:rPr>
        <w:t xml:space="preserve">Conditions</w:t>
      </w:r>
      <w:r>
        <w:t xml:space="preserve">	the conditions to Completion set out in clause 5.1;</w:t>
      </w:r>
    </w:p>
    <w:p>
      <w:pPr>
        <w:tabs>
          <w:tab w:val="left" w:pos="720"/>
        </w:tabs>
        <w:spacing w:after="120" w:line="276"/>
        <w:ind w:left="720" w:hanging="720"/>
      </w:pPr>
      <w:r>
        <w:rPr>
          <w:b/>
          <w:bCs/>
        </w:rPr>
        <w:t xml:space="preserve">Consideration</w:t>
      </w:r>
      <w:r>
        <w:t xml:space="preserve">	the consideration for the sale of the Shares as set out in clause 3;</w:t>
      </w:r>
    </w:p>
    <w:p>
      <w:pPr>
        <w:tabs>
          <w:tab w:val="left" w:pos="720"/>
        </w:tabs>
        <w:spacing w:after="120" w:line="276"/>
        <w:ind w:left="720" w:hanging="720"/>
      </w:pPr>
      <w:r>
        <w:rPr>
          <w:b/>
          <w:bCs/>
        </w:rPr>
        <w:t xml:space="preserve">Data Room</w:t>
      </w:r>
      <w:r>
        <w:t xml:space="preserve">	the electronic data room hosted by Ansarada at https://dataroom.ansarada.com/beacon, the index and contents of which are recorded on the USB drive initialled by or on behalf of the parties for identification;</w:t>
      </w:r>
    </w:p>
    <w:p>
      <w:pPr>
        <w:tabs>
          <w:tab w:val="left" w:pos="720"/>
        </w:tabs>
        <w:spacing w:after="120" w:line="276"/>
        <w:ind w:left="720" w:hanging="720"/>
      </w:pPr>
      <w:r>
        <w:rPr>
          <w:b/>
          <w:bCs/>
        </w:rPr>
        <w:t xml:space="preserve">Debt</w:t>
      </w:r>
      <w:r>
        <w:t xml:space="preserve">	the aggregate of all financial indebtedness of each Group Company as at the Completion Date, as determined in accordance with Schedule 7;</w:t>
      </w:r>
    </w:p>
    <w:p>
      <w:pPr>
        <w:tabs>
          <w:tab w:val="left" w:pos="720"/>
        </w:tabs>
        <w:spacing w:after="120" w:line="276"/>
        <w:ind w:left="720" w:hanging="720"/>
      </w:pPr>
      <w:r>
        <w:rPr>
          <w:b/>
          <w:bCs/>
        </w:rPr>
        <w:t xml:space="preserve">Disclosure Letter</w:t>
      </w:r>
      <w:r>
        <w:t xml:space="preserve">	the letter of the same date as this Agreement from the Sellers to the Buyer, together with the Disclosure Bundle annexed to it;</w:t>
      </w:r>
    </w:p>
    <w:p>
      <w:pPr>
        <w:tabs>
          <w:tab w:val="left" w:pos="720"/>
        </w:tabs>
        <w:spacing w:after="120" w:line="276"/>
        <w:ind w:left="720" w:hanging="720"/>
      </w:pPr>
      <w:r>
        <w:rPr>
          <w:b/>
          <w:bCs/>
        </w:rPr>
        <w:t xml:space="preserve">Earn-Out Consideration</w:t>
      </w:r>
      <w:r>
        <w:t xml:space="preserve">	the additional consideration (if any) payable under clause 8 and Schedule 8, up to a maximum of £1,000,000;</w:t>
      </w:r>
    </w:p>
    <w:p>
      <w:pPr>
        <w:tabs>
          <w:tab w:val="left" w:pos="720"/>
        </w:tabs>
        <w:spacing w:after="120" w:line="276"/>
        <w:ind w:left="720" w:hanging="720"/>
      </w:pPr>
      <w:r>
        <w:rPr>
          <w:b/>
          <w:bCs/>
        </w:rPr>
        <w:t xml:space="preserve">Encumbrance</w:t>
      </w:r>
      <w:r>
        <w:t xml:space="preserve">	any mortgage, charge, pledge, lien, option, restriction, right of first refusal, right of pre-emption, third-party right or interest, or other encumbrance or security interest of any kind, or any other type of preferential arrangement having similar effect;</w:t>
      </w:r>
    </w:p>
    <w:p>
      <w:pPr>
        <w:tabs>
          <w:tab w:val="left" w:pos="720"/>
        </w:tabs>
        <w:spacing w:after="120" w:line="276"/>
        <w:ind w:left="720" w:hanging="720"/>
      </w:pPr>
      <w:r>
        <w:rPr>
          <w:b/>
          <w:bCs/>
        </w:rPr>
        <w:t xml:space="preserve">Escrow Account</w:t>
      </w:r>
      <w:r>
        <w:t xml:space="preserve">	the interest-bearing client account in the joint names of the Sellers' Solicitors and the Buyer's Solicitors to be opened in accordance with the Escrow Letter;</w:t>
      </w:r>
    </w:p>
    <w:p>
      <w:pPr>
        <w:tabs>
          <w:tab w:val="left" w:pos="720"/>
        </w:tabs>
        <w:spacing w:after="120" w:line="276"/>
        <w:ind w:left="720" w:hanging="720"/>
      </w:pPr>
      <w:r>
        <w:rPr>
          <w:b/>
          <w:bCs/>
        </w:rPr>
        <w:t xml:space="preserve">Escrow Amount</w:t>
      </w:r>
      <w:r>
        <w:t xml:space="preserve">	£1,000,000;</w:t>
      </w:r>
    </w:p>
    <w:p>
      <w:pPr>
        <w:tabs>
          <w:tab w:val="left" w:pos="720"/>
        </w:tabs>
        <w:spacing w:after="120" w:line="276"/>
        <w:ind w:left="720" w:hanging="720"/>
      </w:pPr>
      <w:r>
        <w:rPr>
          <w:b/>
          <w:bCs/>
        </w:rPr>
        <w:t xml:space="preserve">Group Company</w:t>
      </w:r>
      <w:r>
        <w:t xml:space="preserve">	the Company and each of the Subsidiaries and Group means all of them;</w:t>
      </w:r>
    </w:p>
    <w:p>
      <w:pPr>
        <w:tabs>
          <w:tab w:val="left" w:pos="720"/>
        </w:tabs>
        <w:spacing w:after="120" w:line="276"/>
        <w:ind w:left="720" w:hanging="720"/>
      </w:pPr>
      <w:r>
        <w:rPr>
          <w:b/>
          <w:bCs/>
        </w:rPr>
        <w:t xml:space="preserve">Initial Cash Consideration</w:t>
      </w:r>
      <w:r>
        <w:t xml:space="preserve">	£16,300,000, subject to adjustment in accordance with clause 4;</w:t>
      </w:r>
    </w:p>
    <w:p>
      <w:pPr>
        <w:tabs>
          <w:tab w:val="left" w:pos="720"/>
        </w:tabs>
        <w:spacing w:after="120" w:line="276"/>
        <w:ind w:left="720" w:hanging="720"/>
      </w:pPr>
      <w:r>
        <w:rPr>
          <w:b/>
          <w:bCs/>
        </w:rPr>
        <w:t xml:space="preserve">Longstop Date</w:t>
      </w:r>
      <w:r>
        <w:t xml:space="preserve">	30 April 2026 or such later date as the parties may agree in writing;</w:t>
      </w:r>
    </w:p>
    <w:p>
      <w:pPr>
        <w:tabs>
          <w:tab w:val="left" w:pos="720"/>
        </w:tabs>
        <w:spacing w:after="120" w:line="276"/>
        <w:ind w:left="720" w:hanging="720"/>
      </w:pPr>
      <w:r>
        <w:rPr>
          <w:b/>
          <w:bCs/>
        </w:rPr>
        <w:t xml:space="preserve">Management Accounts</w:t>
      </w:r>
      <w:r>
        <w:t xml:space="preserve">	the unaudited management accounts of the Group for the period from the Accounts Date to 28 February 2026;</w:t>
      </w:r>
    </w:p>
    <w:p>
      <w:pPr>
        <w:tabs>
          <w:tab w:val="left" w:pos="720"/>
        </w:tabs>
        <w:spacing w:after="120" w:line="276"/>
        <w:ind w:left="720" w:hanging="720"/>
      </w:pPr>
      <w:r>
        <w:rPr>
          <w:b/>
          <w:bCs/>
        </w:rPr>
        <w:t xml:space="preserve">Permitted Leakage</w:t>
      </w:r>
      <w:r>
        <w:t xml:space="preserve">	the items of Leakage set out in Schedule 9;</w:t>
      </w:r>
    </w:p>
    <w:p>
      <w:pPr>
        <w:tabs>
          <w:tab w:val="left" w:pos="720"/>
        </w:tabs>
        <w:spacing w:after="120" w:line="276"/>
        <w:ind w:left="720" w:hanging="720"/>
      </w:pPr>
      <w:r>
        <w:rPr>
          <w:b/>
          <w:bCs/>
        </w:rPr>
        <w:t xml:space="preserve">Shares</w:t>
      </w:r>
      <w:r>
        <w:t xml:space="preserve">	the 1,000,000 ordinary shares of £0.01 each in the capital of the Company, comprising the entire issued share capital of the Company;</w:t>
      </w:r>
    </w:p>
    <w:p>
      <w:pPr>
        <w:tabs>
          <w:tab w:val="left" w:pos="720"/>
        </w:tabs>
        <w:spacing w:after="120" w:line="276"/>
        <w:ind w:left="720" w:hanging="720"/>
      </w:pPr>
      <w:r>
        <w:rPr>
          <w:b/>
          <w:bCs/>
        </w:rPr>
        <w:t xml:space="preserve">Subsidiaries</w:t>
      </w:r>
      <w:r>
        <w:t xml:space="preserve">	the companies particulars of which are set out in Part 2 of Schedule 2;</w:t>
      </w:r>
    </w:p>
    <w:p>
      <w:pPr>
        <w:tabs>
          <w:tab w:val="left" w:pos="720"/>
        </w:tabs>
        <w:spacing w:after="120" w:line="276"/>
        <w:ind w:left="720" w:hanging="720"/>
      </w:pPr>
      <w:r>
        <w:rPr>
          <w:b/>
          <w:bCs/>
        </w:rPr>
        <w:t xml:space="preserve">Tax Covenant</w:t>
      </w:r>
      <w:r>
        <w:t xml:space="preserve">	the covenant set out in Schedule 6;</w:t>
      </w:r>
    </w:p>
    <w:p>
      <w:pPr>
        <w:tabs>
          <w:tab w:val="left" w:pos="720"/>
        </w:tabs>
        <w:spacing w:after="120" w:line="276"/>
        <w:ind w:left="720" w:hanging="720"/>
      </w:pPr>
      <w:r>
        <w:rPr>
          <w:b/>
          <w:bCs/>
        </w:rPr>
        <w:t xml:space="preserve">Warranties</w:t>
      </w:r>
      <w:r>
        <w:t xml:space="preserve">	the warranties given by the Sellers in clause 9 and Schedule 4;</w:t>
      </w:r>
    </w:p>
    <w:p>
      <w:pPr>
        <w:tabs>
          <w:tab w:val="left" w:pos="720"/>
        </w:tabs>
        <w:spacing w:after="120" w:line="276"/>
        <w:ind w:left="720" w:hanging="720"/>
      </w:pPr>
      <w:r>
        <w:rPr>
          <w:b/>
          <w:bCs/>
        </w:rPr>
        <w:t xml:space="preserve">W&amp;I Policy</w:t>
      </w:r>
      <w:r>
        <w:t xml:space="preserve">	the buy-side warranty and indemnity insurance policy issued by Marsden Underwriting Limited in favour of the Buyer.</w:t>
      </w:r>
    </w:p>
    <w:p>
      <w:pPr>
        <w:tabs>
          <w:tab w:val="left" w:pos="720"/>
        </w:tabs>
        <w:spacing w:after="120" w:line="276"/>
        <w:ind w:left="720" w:hanging="720"/>
      </w:pPr>
      <w:r>
        <w:t>1.2	Clause, Schedule and paragraph headings do not affect interpretation. References to clauses and Schedules are to the clauses of and Schedules to this Agreement.</w:t>
      </w:r>
    </w:p>
    <w:p>
      <w:pPr>
        <w:tabs>
          <w:tab w:val="left" w:pos="720"/>
        </w:tabs>
        <w:spacing w:after="120" w:line="276"/>
        <w:ind w:left="720" w:hanging="720"/>
      </w:pPr>
      <w:r>
        <w:t>1.3	A reference to a statute or statutory provision is a reference to it as amended, extended or re-enacted from time to time and includes all subordinate legislation made under it.</w:t>
      </w:r>
    </w:p>
    <w:p>
      <w:pPr>
        <w:tabs>
          <w:tab w:val="left" w:pos="720"/>
        </w:tabs>
        <w:spacing w:after="120" w:line="276"/>
        <w:ind w:left="720" w:hanging="720"/>
      </w:pPr>
      <w:r>
        <w:t>1.4	Words in the singular include the plural and vice versa, and a reference to one gender includes a reference to the other genders.</w:t>
      </w:r>
    </w:p>
    <w:p>
      <w:pPr>
        <w:tabs>
          <w:tab w:val="left" w:pos="720"/>
        </w:tabs>
        <w:spacing w:after="120" w:line="276"/>
        <w:ind w:left="720" w:hanging="720"/>
      </w:pPr>
      <w:r>
        <w:t>1.5	Where any statement is qualified by the expression so far as the Sellers are aware or to the best of the Sellers' knowledge or any similar expression, that statement is deemed to be made on the basis of the actual knowledge of the Founder Sellers, having made reasonable enquiry of the senior management of each Group Company.</w:t>
      </w:r>
    </w:p>
    <w:p>
      <w:pPr>
        <w:tabs>
          <w:tab w:val="left" w:pos="720"/>
        </w:tabs>
        <w:spacing w:after="120" w:line="276"/>
        <w:ind w:left="720" w:hanging="720"/>
      </w:pPr>
      <w:r>
        <w:t>1.6	A reference to writing or written includes email but not fax.</w:t>
      </w:r>
    </w:p>
    <w:p>
      <w:r>
        <w:br w:type="page"/>
      </w:r>
    </w:p>
    <w:p>
      <w:pPr>
        <w:pStyle w:val="Heading1"/>
      </w:pPr>
      <w:r>
        <w:t xml:space="preserve">2.	SALE AND PURCHASE</w:t>
      </w:r>
    </w:p>
    <w:p>
      <w:pPr>
        <w:tabs>
          <w:tab w:val="left" w:pos="720"/>
        </w:tabs>
        <w:spacing w:after="120" w:line="276"/>
        <w:ind w:left="720" w:hanging="720"/>
      </w:pPr>
      <w:r>
        <w:t>2.1	On and subject to the terms of this Agreement, the Sellers shall sell with full title guarantee, and the Buyer shall purchase, the Shares with effect from Completion free from all Encumbrances and together with all rights attaching to them at Completion, including the right to receive all dividends and distributions declared, made or paid on or after the Completion Date.</w:t>
      </w:r>
    </w:p>
    <w:p>
      <w:pPr>
        <w:tabs>
          <w:tab w:val="left" w:pos="720"/>
        </w:tabs>
        <w:spacing w:after="120" w:line="276"/>
        <w:ind w:left="720" w:hanging="720"/>
      </w:pPr>
      <w:r>
        <w:t>2.2	Each Seller severally waives, and shall procure the waiver of, any rights of pre-emption or other restriction on transfer conferred on that Seller in respect of the Shares under the articles of association of the Company or otherwise.</w:t>
      </w:r>
    </w:p>
    <w:p>
      <w:pPr>
        <w:tabs>
          <w:tab w:val="left" w:pos="720"/>
        </w:tabs>
        <w:spacing w:after="120" w:line="276"/>
        <w:ind w:left="720" w:hanging="720"/>
      </w:pPr>
      <w:r>
        <w:t>2.3	The Buyer is not obliged to complete the purchase of any of the Shares unless the purchase of all of the Shares is completed simultaneously.</w:t>
      </w:r>
    </w:p>
    <w:p>
      <w:pPr>
        <w:pStyle w:val="Heading1"/>
      </w:pPr>
      <w:r>
        <w:t xml:space="preserve">3.	CONSIDERATION</w:t>
      </w:r>
    </w:p>
    <w:p>
      <w:pPr>
        <w:tabs>
          <w:tab w:val="left" w:pos="720"/>
        </w:tabs>
        <w:spacing w:after="120" w:line="276"/>
        <w:ind w:left="720" w:hanging="720"/>
      </w:pPr>
      <w:r>
        <w:t>3.1	The total consideration for the Shares (the Consideration) shall be an amount equal to:</w:t>
      </w:r>
    </w:p>
    <w:p>
      <w:pPr>
        <w:tabs>
          <w:tab w:val="left" w:pos="1260"/>
        </w:tabs>
        <w:spacing w:after="120" w:line="276"/>
        <w:ind w:left="1260" w:hanging="720"/>
      </w:pPr>
      <w:r>
        <w:t>(a)	the Initial Cash Consideration of £16,300,000; plus</w:t>
      </w:r>
    </w:p>
    <w:p>
      <w:pPr>
        <w:tabs>
          <w:tab w:val="left" w:pos="1260"/>
        </w:tabs>
        <w:spacing w:after="120" w:line="276"/>
        <w:ind w:left="1260" w:hanging="720"/>
      </w:pPr>
      <w:r>
        <w:t>(b)	the Earn-Out Consideration (if any) determined in accordance with clause 8 and Schedule 8 (up to a maximum of £1,000,000); plus or minus (as the case may be)</w:t>
      </w:r>
    </w:p>
    <w:p>
      <w:pPr>
        <w:tabs>
          <w:tab w:val="left" w:pos="1260"/>
        </w:tabs>
        <w:spacing w:after="120" w:line="276"/>
        <w:ind w:left="1260" w:hanging="720"/>
      </w:pPr>
      <w:r>
        <w:t>(c)	any adjustment made in accordance with clause 4,</w:t>
      </w:r>
    </w:p>
    <w:p>
      <w:pPr>
        <w:tabs>
          <w:tab w:val="left" w:pos="720"/>
        </w:tabs>
        <w:spacing w:after="160" w:line="276"/>
        <w:ind w:left="720" w:hanging="720"/>
      </w:pPr>
      <w:r>
        <w:t xml:space="preserve">	and shall be apportioned between the Sellers in the proportions set out in column (4) of Schedule 1.</w:t>
      </w:r>
    </w:p>
    <w:p>
      <w:pPr>
        <w:tabs>
          <w:tab w:val="left" w:pos="720"/>
        </w:tabs>
        <w:spacing w:after="120" w:line="276"/>
        <w:ind w:left="720" w:hanging="720"/>
      </w:pPr>
      <w:r>
        <w:t>3.2	The Consideration has been calculated on the basis of an enterprise value of £19,500,000 for the Group on a cash-free, debt-free basis assuming a normalised level of working capital of £620,000, and an estimated net debt at Completion of £1,200,000.</w:t>
      </w:r>
    </w:p>
    <w:p>
      <w:pPr>
        <w:tabs>
          <w:tab w:val="left" w:pos="720"/>
        </w:tabs>
        <w:spacing w:after="120" w:line="276"/>
        <w:ind w:left="720" w:hanging="720"/>
      </w:pPr>
      <w:r>
        <w:t>3.3	At Completion the Buyer shall pay the Initial Cash Consideration less the Escrow Amount, that is £15,300,000, to the Sellers' Solicitors in accordance with clause 7, and shall pay the Escrow Amount of £1,000,000 into the Escrow Account to be held and released in accordance with the Escrow Letter.</w:t>
      </w:r>
    </w:p>
    <w:p>
      <w:pPr>
        <w:tabs>
          <w:tab w:val="left" w:pos="720"/>
        </w:tabs>
        <w:spacing w:after="120" w:line="276"/>
        <w:ind w:left="720" w:hanging="720"/>
      </w:pPr>
      <w:r>
        <w:t>3.4	Any payment made by the Sellers to the Buyer in respect of any claim under this Agreement (including under the Warranties or the Tax Covenant) shall, so far as possible, be treated as a reduction in the Consideration.</w:t>
      </w:r>
    </w:p>
    <w:p>
      <w:pPr>
        <w:pStyle w:val="Heading1"/>
      </w:pPr>
      <w:r>
        <w:t xml:space="preserve">4.	COMPLETION ACCOUNTS AND ADJUSTMENT</w:t>
      </w:r>
    </w:p>
    <w:p>
      <w:pPr>
        <w:tabs>
          <w:tab w:val="left" w:pos="720"/>
        </w:tabs>
        <w:spacing w:after="120" w:line="276"/>
        <w:ind w:left="720" w:hanging="720"/>
      </w:pPr>
      <w:r>
        <w:t>4.1	The Buyer shall procure that draft Completion Accounts are prepared and delivered to the Sellers' Representative within 45 Business Days after the Completion Date, in accordance with the policies and on the basis set out in Schedule 7.</w:t>
      </w:r>
    </w:p>
    <w:p>
      <w:pPr>
        <w:tabs>
          <w:tab w:val="left" w:pos="720"/>
        </w:tabs>
        <w:spacing w:after="120" w:line="276"/>
        <w:ind w:left="720" w:hanging="720"/>
      </w:pPr>
      <w:r>
        <w:t>4.2	If the aggregate of Cash less Debt as shown in the Completion Accounts (the Net Debt) exceeds the estimated net debt of £1,200,000, the Initial Cash Consideration shall be reduced by the amount of the excess; and if the Net Debt is less than £1,200,000, the Initial Cash Consideration shall be increased by the amount of the shortfall.</w:t>
      </w:r>
    </w:p>
    <w:p>
      <w:pPr>
        <w:tabs>
          <w:tab w:val="left" w:pos="720"/>
        </w:tabs>
        <w:spacing w:after="120" w:line="276"/>
        <w:ind w:left="720" w:hanging="720"/>
      </w:pPr>
      <w:r>
        <w:t>4.3	If Working Capital as shown in the Completion Accounts is less than the Target Working Capital of £620,000, the Initial Cash Consideration shall be reduced by the shortfall; and if it is greater, the Initial Cash Consideration shall be increased by the excess.</w:t>
      </w:r>
    </w:p>
    <w:p>
      <w:pPr>
        <w:tabs>
          <w:tab w:val="left" w:pos="720"/>
        </w:tabs>
        <w:spacing w:after="120" w:line="276"/>
        <w:ind w:left="720" w:hanging="720"/>
      </w:pPr>
      <w:r>
        <w:t>4.4	Any adjustment under this clause 4 shall be paid by the relevant party within 10 Business Days after the Completion Accounts become final and binding, together with interest at 2 per cent above the base rate of Barclays Bank plc from the Completion Date to the date of payment.</w:t>
      </w:r>
    </w:p>
    <w:p>
      <w:pPr>
        <w:pStyle w:val="Heading1"/>
      </w:pPr>
      <w:r>
        <w:t xml:space="preserve">5.	CONDITIONS</w:t>
      </w:r>
    </w:p>
    <w:p>
      <w:pPr>
        <w:tabs>
          <w:tab w:val="left" w:pos="720"/>
        </w:tabs>
        <w:spacing w:after="120" w:line="276"/>
        <w:ind w:left="720" w:hanging="720"/>
      </w:pPr>
      <w:r>
        <w:t>5.1	Completion is conditional on the following Conditions being satisfied (or waived in accordance with clause 5.3):</w:t>
      </w:r>
    </w:p>
    <w:p>
      <w:pPr>
        <w:tabs>
          <w:tab w:val="left" w:pos="1260"/>
        </w:tabs>
        <w:spacing w:after="120" w:line="276"/>
        <w:ind w:left="1260" w:hanging="720"/>
      </w:pPr>
      <w:r>
        <w:t>(a)	the passing at a general meeting of the Buyer of a resolution approving this Agreement and the transactions contemplated by it;</w:t>
      </w:r>
    </w:p>
    <w:p>
      <w:pPr>
        <w:tabs>
          <w:tab w:val="left" w:pos="1260"/>
        </w:tabs>
        <w:spacing w:after="120" w:line="276"/>
        <w:ind w:left="1260" w:hanging="720"/>
      </w:pPr>
      <w:r>
        <w:t>(b)	no material adverse change having occurred in the business, assets or financial position of the Group between the date of this Agreement and Completion; and</w:t>
      </w:r>
    </w:p>
    <w:p>
      <w:pPr>
        <w:tabs>
          <w:tab w:val="left" w:pos="1260"/>
        </w:tabs>
        <w:spacing w:after="120" w:line="276"/>
        <w:ind w:left="1260" w:hanging="720"/>
      </w:pPr>
      <w:r>
        <w:t>(c)	the Warranties remaining true and accurate in all material respects at Completion.</w:t>
      </w:r>
    </w:p>
    <w:p>
      <w:pPr>
        <w:tabs>
          <w:tab w:val="left" w:pos="720"/>
        </w:tabs>
        <w:spacing w:after="120" w:line="276"/>
        <w:ind w:left="720" w:hanging="720"/>
      </w:pPr>
      <w:r>
        <w:t>5.2	The Buyer shall use reasonable endeavours to procure satisfaction of the Condition in clause 5.1(a) as soon as possible and in any event by the Longstop Date.</w:t>
      </w:r>
    </w:p>
    <w:p>
      <w:pPr>
        <w:tabs>
          <w:tab w:val="left" w:pos="720"/>
        </w:tabs>
        <w:spacing w:after="120" w:line="276"/>
        <w:ind w:left="720" w:hanging="720"/>
      </w:pPr>
      <w:r>
        <w:t>5.3	The Conditions in clauses 5.1(b) and 5.1(c) are for the benefit of the Buyer and may be waived in whole or in part by the Buyer in writing.</w:t>
      </w:r>
    </w:p>
    <w:p>
      <w:pPr>
        <w:tabs>
          <w:tab w:val="left" w:pos="720"/>
        </w:tabs>
        <w:spacing w:after="120" w:line="276"/>
        <w:ind w:left="720" w:hanging="720"/>
      </w:pPr>
      <w:r>
        <w:t>5.4	If the Conditions are not satisfied or waived on or before the Longstop Date, this Agreement shall automatically terminate (other than the Surviving Provisions) and no party shall have any claim against any other except in respect of any prior breach.</w:t>
      </w:r>
    </w:p>
    <w:p>
      <w:pPr>
        <w:pStyle w:val="Heading1"/>
      </w:pPr>
      <w:r>
        <w:t xml:space="preserve">6.	PRE-COMPLETION CONDUCT</w:t>
      </w:r>
    </w:p>
    <w:p>
      <w:pPr>
        <w:tabs>
          <w:tab w:val="left" w:pos="720"/>
        </w:tabs>
        <w:spacing w:after="120" w:line="276"/>
        <w:ind w:left="720" w:hanging="720"/>
      </w:pPr>
      <w:r>
        <w:t>6.1	During the period from the date of this Agreement until Completion, the Sellers shall procure that each Group Company carries on its business in the ordinary and usual course consistent with past practice and as a going concern.</w:t>
      </w:r>
    </w:p>
    <w:p>
      <w:pPr>
        <w:tabs>
          <w:tab w:val="left" w:pos="720"/>
        </w:tabs>
        <w:spacing w:after="120" w:line="276"/>
        <w:ind w:left="720" w:hanging="720"/>
      </w:pPr>
      <w:r>
        <w:t>6.2	Without prejudice to the generality of clause 6.1, the Sellers shall procure that no Group Company, without the prior written consent of the Buyer (not to be unreasonably withheld or delayed), shall:</w:t>
      </w:r>
    </w:p>
    <w:p>
      <w:pPr>
        <w:tabs>
          <w:tab w:val="left" w:pos="1260"/>
        </w:tabs>
        <w:spacing w:after="120" w:line="276"/>
        <w:ind w:left="1260" w:hanging="720"/>
      </w:pPr>
      <w:r>
        <w:t>(a)	declare, make or pay any dividend or other distribution, or reduce, repay or redeem any share capital;</w:t>
      </w:r>
    </w:p>
    <w:p>
      <w:pPr>
        <w:tabs>
          <w:tab w:val="left" w:pos="1260"/>
        </w:tabs>
        <w:spacing w:after="120" w:line="276"/>
        <w:ind w:left="1260" w:hanging="720"/>
      </w:pPr>
      <w:r>
        <w:t>(b)	create, allot or issue any share or loan capital, or grant any option over the same;</w:t>
      </w:r>
    </w:p>
    <w:p>
      <w:pPr>
        <w:tabs>
          <w:tab w:val="left" w:pos="1260"/>
        </w:tabs>
        <w:spacing w:after="120" w:line="276"/>
        <w:ind w:left="1260" w:hanging="720"/>
      </w:pPr>
      <w:r>
        <w:t xml:space="preserve">(c)	acquire or dispose of any asset with a value exceeding £</w:t>
      </w:r>
      <w:del w:id="109" w:author="Oliver Jennings (Birchall Stone LLP)" w:date="2026-03-06T11:31:00Z">
        <w:r>
          <w:delText>25,000</w:delText>
        </w:r>
      </w:del>
      <w:ins w:id="110" w:author="Oliver Jennings (Birchall Stone LLP)" w:date="2026-03-06T11:31:00Z">
        <w:r>
          <w:t>50,000</w:t>
        </w:r>
      </w:ins>
      <w:r>
        <w:t xml:space="preserve">, or assume or incur any capital commitment exceeding £</w:t>
      </w:r>
      <w:del w:id="111" w:author="Oliver Jennings (Birchall Stone LLP)" w:date="2026-03-06T11:31:00Z">
        <w:r>
          <w:delText>25,000</w:delText>
        </w:r>
      </w:del>
      <w:ins w:id="112" w:author="Oliver Jennings (Birchall Stone LLP)" w:date="2026-03-06T11:31:00Z">
        <w:r>
          <w:t>50,000</w:t>
        </w:r>
      </w:ins>
      <w:r>
        <w:t>;</w:t>
      </w:r>
    </w:p>
    <w:p>
      <w:pPr>
        <w:tabs>
          <w:tab w:val="left" w:pos="1260"/>
        </w:tabs>
        <w:spacing w:after="120" w:line="276"/>
        <w:ind w:left="1260" w:hanging="720"/>
      </w:pPr>
      <w:r>
        <w:t>(d)	enter into, materially vary or terminate any studio lease or any contract not capable of being terminated on three months' notice or less;</w:t>
      </w:r>
    </w:p>
    <w:p>
      <w:pPr>
        <w:tabs>
          <w:tab w:val="left" w:pos="1260"/>
        </w:tabs>
        <w:spacing w:after="120" w:line="276"/>
        <w:ind w:left="1260" w:hanging="720"/>
      </w:pPr>
      <w:r>
        <w:t>(e)	engage, dismiss (other than for cause) or materially vary the terms of employment of any employee earning more than £50,000 per annum; or</w:t>
      </w:r>
    </w:p>
    <w:p>
      <w:pPr>
        <w:tabs>
          <w:tab w:val="left" w:pos="1260"/>
        </w:tabs>
        <w:spacing w:after="120" w:line="276"/>
        <w:ind w:left="1260" w:hanging="720"/>
      </w:pPr>
      <w:r>
        <w:t>(f)	commence, settle or compromise any litigation or arbitration involving an amount exceeding £25,000.</w:t>
      </w:r>
    </w:p>
    <w:p>
      <w:pPr>
        <w:tabs>
          <w:tab w:val="left" w:pos="720"/>
        </w:tabs>
        <w:spacing w:after="120" w:line="276"/>
        <w:ind w:left="720" w:hanging="720"/>
      </w:pPr>
      <w:r>
        <w:t>6.3	Nothing in this clause 6 shall prevent any Permitted Leakage or any action reasonably required to comply with any law or regulation.</w:t>
      </w:r>
    </w:p>
    <w:p>
      <w:pPr>
        <w:pStyle w:val="Heading1"/>
      </w:pPr>
      <w:r>
        <w:t xml:space="preserve">7.	COMPLETION</w:t>
      </w:r>
    </w:p>
    <w:p>
      <w:pPr>
        <w:tabs>
          <w:tab w:val="left" w:pos="720"/>
        </w:tabs>
        <w:spacing w:after="120" w:line="276"/>
        <w:ind w:left="720" w:hanging="720"/>
      </w:pPr>
      <w:r>
        <w:t>7.1	Completion shall take place at the offices of the Buyer's Solicitors (or remotely by the exchange of documents and electronic signatures) on the date which is three Business Days after the date on which the last of the Conditions is satisfied or waived, or at such other time and place as the parties may agree.</w:t>
      </w:r>
    </w:p>
    <w:p>
      <w:pPr>
        <w:tabs>
          <w:tab w:val="left" w:pos="720"/>
        </w:tabs>
        <w:spacing w:after="120" w:line="276"/>
        <w:ind w:left="720" w:hanging="720"/>
      </w:pPr>
      <w:r>
        <w:t>7.2	At Completion the Sellers shall do, or procure the doing of, those things listed in Part 1 of Schedule 3, and the Buyer shall do those things listed in Part 2 of Schedule 3.</w:t>
      </w:r>
    </w:p>
    <w:p>
      <w:pPr>
        <w:tabs>
          <w:tab w:val="left" w:pos="720"/>
        </w:tabs>
        <w:spacing w:after="120" w:line="276"/>
        <w:ind w:left="720" w:hanging="720"/>
      </w:pPr>
      <w:r>
        <w:t>7.3	On Completion the Buyer shall pay the amounts set out in clause 3.3 by electronic transfer of immediately available funds to the client account of the Sellers' Solicitors (in the case of the net Initial Cash Consideration) and the Escrow Account (in the case of the Escrow Amount). Payment in accordance with this clause shall constitute a good and valid discharge of the Buyer's obligation to pay the relevant sum, and the Buyer shall not be concerned with the apportionment of the Consideration among the Sellers.</w:t>
      </w:r>
    </w:p>
    <w:p>
      <w:pPr>
        <w:tabs>
          <w:tab w:val="left" w:pos="720"/>
        </w:tabs>
        <w:spacing w:after="120" w:line="276"/>
        <w:ind w:left="720" w:hanging="720"/>
      </w:pPr>
      <w:r>
        <w:t>7.4	Neither the Buyer nor the Sellers are obliged to complete this Agreement unless the other parties comply fully with their obligations under Schedule 3 and Completion of the sale and purchase of all the Shares takes place simultaneously.</w:t>
      </w:r>
    </w:p>
    <w:p>
      <w:pPr>
        <w:pStyle w:val="Heading1"/>
      </w:pPr>
      <w:r>
        <w:t xml:space="preserve">8.	EARN-OUT</w:t>
      </w:r>
    </w:p>
    <w:p>
      <w:pPr>
        <w:tabs>
          <w:tab w:val="left" w:pos="720"/>
        </w:tabs>
        <w:spacing w:after="120" w:line="276"/>
        <w:ind w:left="720" w:hanging="720"/>
      </w:pPr>
      <w:r>
        <w:t>8.1	Subject to and in accordance with Schedule 8, the Buyer shall pay to the Founder Sellers additional Earn-Out Consideration of up to £1,000,000 in aggregate, calculated by reference to the audited EBITDA of the Group for the 12-month period ending 31 December 2026 (the Earn-Out Period).</w:t>
      </w:r>
    </w:p>
    <w:p>
      <w:pPr>
        <w:tabs>
          <w:tab w:val="left" w:pos="720"/>
        </w:tabs>
        <w:spacing w:after="120" w:line="276"/>
        <w:ind w:left="720" w:hanging="720"/>
      </w:pPr>
      <w:r>
        <w:t>8.2	No Earn-Out Consideration shall be payable unless the EBITDA of the Group for the Earn-Out Period equals or exceeds £2,400,000. Where EBITDA equals or exceeds £2,800,000, the full Earn-Out Consideration of £1,000,000 shall be payable, with straight-line interpolation between those thresholds.</w:t>
      </w:r>
    </w:p>
    <w:p>
      <w:pPr>
        <w:tabs>
          <w:tab w:val="left" w:pos="720"/>
        </w:tabs>
        <w:spacing w:after="120" w:line="276"/>
        <w:ind w:left="720" w:hanging="720"/>
      </w:pPr>
      <w:r>
        <w:t>8.3	During the Earn-Out Period the Buyer shall procure that the Group is operated in good faith and shall not take any action with the principal purpose of artificially reducing the Earn-Out Consideration. The conduct covenants applicable during the Earn-Out Period are set out in paragraph 4 of Schedule 8.</w:t>
      </w:r>
    </w:p>
    <w:p>
      <w:pPr>
        <w:pStyle w:val="Heading1"/>
      </w:pPr>
      <w:r>
        <w:t xml:space="preserve">9.	WARRANTIES</w:t>
      </w:r>
    </w:p>
    <w:p>
      <w:pPr>
        <w:tabs>
          <w:tab w:val="left" w:pos="720"/>
        </w:tabs>
        <w:spacing w:after="120" w:line="276"/>
        <w:ind w:left="720" w:hanging="720"/>
      </w:pPr>
      <w:r>
        <w:t>9.1	The Sellers severally warrant to the Buyer that each of the Warranties set out in Schedule 4 is true, accurate and not misleading at the date of this Agreement, and (save for the Title and Capacity Warranties, which are given by each Seller in respect of itself only) the liability of each Seller shall be several and limited to that Seller's Relevant Proportion.</w:t>
      </w:r>
    </w:p>
    <w:p>
      <w:pPr>
        <w:tabs>
          <w:tab w:val="left" w:pos="720"/>
        </w:tabs>
        <w:spacing w:after="120" w:line="276"/>
        <w:ind w:left="720" w:hanging="720"/>
      </w:pPr>
      <w:r>
        <w:t>9.2	The Warranties are qualified by, and the Buyer shall have no claim in respect of any fact, matter or circumstance fairly disclosed in, the Disclosure Letter.</w:t>
      </w:r>
    </w:p>
    <w:p>
      <w:pPr>
        <w:tabs>
          <w:tab w:val="left" w:pos="720"/>
        </w:tabs>
        <w:spacing w:after="120" w:line="276"/>
        <w:ind w:left="720" w:hanging="720"/>
      </w:pPr>
      <w:r>
        <w:t>9.3	Each Warranty is to be construed independently and is not limited or restricted by reference to or inference from any other Warranty or any other term of this Agreement.</w:t>
      </w:r>
    </w:p>
    <w:p>
      <w:pPr>
        <w:tabs>
          <w:tab w:val="left" w:pos="720"/>
        </w:tabs>
        <w:spacing w:after="120" w:line="276"/>
        <w:ind w:left="720" w:hanging="720"/>
      </w:pPr>
      <w:r>
        <w:t>9.4	The Buyer acknowledges that it has effected the W&amp;I Policy and that, save in respect of the Title and Capacity Warranties and in the case of fraud, its recourse for any Warranty Claim shall be to the W&amp;I Policy and the Escrow Account only, and the aggregate liability of the Sellers for all Warranty Claims (other than Title and Capacity Warranties) shall not exceed £1 (one pound).</w:t>
      </w:r>
    </w:p>
    <w:p>
      <w:pPr>
        <w:pStyle w:val="Heading1"/>
      </w:pPr>
      <w:r>
        <w:t xml:space="preserve">10.	LIMITATIONS ON LIABILITY</w:t>
      </w:r>
    </w:p>
    <w:p>
      <w:pPr>
        <w:tabs>
          <w:tab w:val="left" w:pos="720"/>
        </w:tabs>
        <w:spacing w:after="120" w:line="276"/>
        <w:ind w:left="720" w:hanging="720"/>
      </w:pPr>
      <w:r>
        <w:t>10.1	The liability of the Sellers in respect of any Claim is limited as set out in Schedule 5, save that none of the limitations in Schedule 5 applies to any Claim arising from the fraud, fraudulent misrepresentation or wilful concealment of any Seller.</w:t>
      </w:r>
    </w:p>
    <w:p>
      <w:pPr>
        <w:tabs>
          <w:tab w:val="left" w:pos="720"/>
        </w:tabs>
        <w:spacing w:after="120" w:line="276"/>
        <w:ind w:left="720" w:hanging="720"/>
      </w:pPr>
      <w:r>
        <w:t xml:space="preserve">10.2	The Sellers shall not be liable for any Claim unless the amount of that Claim exceeds £</w:t>
      </w:r>
      <w:del w:id="101" w:author="Oliver Jennings (Birchall Stone LLP)" w:date="2026-03-06T11:20:00Z">
        <w:r>
          <w:delText>15,000</w:delText>
        </w:r>
      </w:del>
      <w:ins w:id="102" w:author="Oliver Jennings (Birchall Stone LLP)" w:date="2026-03-06T11:20:00Z">
        <w:r>
          <w:t>25,000</w:t>
        </w:r>
      </w:ins>
      <w:r>
        <w:t xml:space="preserve"> (a Qualifying Claim) and the aggregate amount of all Qualifying Claims exceeds £</w:t>
      </w:r>
      <w:del w:id="103" w:author="Oliver Jennings (Birchall Stone LLP)" w:date="2026-03-06T11:20:00Z">
        <w:r>
          <w:delText>150,000</w:delText>
        </w:r>
      </w:del>
      <w:ins w:id="104" w:author="Oliver Jennings (Birchall Stone LLP)" w:date="2026-03-06T11:20:00Z">
        <w:r>
          <w:t>250,000</w:t>
        </w:r>
      </w:ins>
      <w:r>
        <w:t>, in which event the Sellers shall be liable for the whole amount and not merely the excess.</w:t>
      </w:r>
    </w:p>
    <w:p>
      <w:pPr>
        <w:tabs>
          <w:tab w:val="left" w:pos="720"/>
        </w:tabs>
        <w:spacing w:after="120" w:line="276"/>
        <w:ind w:left="720" w:hanging="720"/>
      </w:pPr>
      <w:r>
        <w:t>10.3	The aggregate liability of the Sellers in respect of all Claims (other than Title and Capacity Warranties and Tax Covenant claims) shall not exceed the amount recoverable under the W&amp;I Policy together with the Escrow Amount, and in any event shall not exceed the total Consideration actually received by the Sellers.</w:t>
      </w:r>
    </w:p>
    <w:p>
      <w:pPr>
        <w:tabs>
          <w:tab w:val="left" w:pos="720"/>
        </w:tabs>
        <w:spacing w:after="120" w:line="276"/>
        <w:ind w:left="720" w:hanging="720"/>
      </w:pPr>
      <w:r>
        <w:t xml:space="preserve">10.4	No Claim (other than a Tax Claim) may be brought unless written notice is given to the Sellers within </w:t>
      </w:r>
      <w:del w:id="105" w:author="Oliver Jennings (Birchall Stone LLP)" w:date="2026-03-06T11:24:00Z">
        <w:r>
          <w:delText>18 months</w:delText>
        </w:r>
      </w:del>
      <w:ins w:id="106" w:author="Oliver Jennings (Birchall Stone LLP)" w:date="2026-03-06T11:24:00Z">
        <w:r>
          <w:t>12 months</w:t>
        </w:r>
      </w:ins>
      <w:r>
        <w:t xml:space="preserve"> after the Completion Date, and no Tax Claim may be brought after the </w:t>
      </w:r>
      <w:del w:id="107" w:author="Oliver Jennings (Birchall Stone LLP)" w:date="2026-03-06T11:24:00Z">
        <w:r>
          <w:delText>seventh</w:delText>
        </w:r>
      </w:del>
      <w:ins w:id="108" w:author="Oliver Jennings (Birchall Stone LLP)" w:date="2026-03-06T11:24:00Z">
        <w:r>
          <w:t>fourth</w:t>
        </w:r>
      </w:ins>
      <w:r>
        <w:t xml:space="preserve"> anniversary of the Completion Date.</w:t>
      </w:r>
    </w:p>
    <w:p>
      <w:pPr>
        <w:pStyle w:val="Heading1"/>
      </w:pPr>
      <w:r>
        <w:t xml:space="preserve">11.	TAX COVENANT</w:t>
      </w:r>
    </w:p>
    <w:p>
      <w:pPr>
        <w:tabs>
          <w:tab w:val="left" w:pos="720"/>
        </w:tabs>
        <w:spacing w:after="120" w:line="276"/>
        <w:ind w:left="720" w:hanging="720"/>
      </w:pPr>
      <w:r>
        <w:t>11.1	The Sellers covenant with the Buyer in the terms set out in Schedule 6 (Tax Covenant).</w:t>
      </w:r>
    </w:p>
    <w:p>
      <w:pPr>
        <w:pStyle w:val="Heading1"/>
      </w:pPr>
      <w:r>
        <w:t xml:space="preserve">12.	RESTRICTIVE COVENANTS</w:t>
      </w:r>
    </w:p>
    <w:p>
      <w:pPr>
        <w:tabs>
          <w:tab w:val="left" w:pos="720"/>
        </w:tabs>
        <w:spacing w:after="120" w:line="276"/>
        <w:ind w:left="720" w:hanging="720"/>
      </w:pPr>
      <w:r>
        <w:t>12.1	Each Founder Seller severally undertakes to the Buyer that it shall not, for a period of three years after the Completion Date, directly or indirectly:</w:t>
      </w:r>
    </w:p>
    <w:p>
      <w:pPr>
        <w:tabs>
          <w:tab w:val="left" w:pos="1260"/>
        </w:tabs>
        <w:spacing w:after="120" w:line="276"/>
        <w:ind w:left="1260" w:hanging="720"/>
      </w:pPr>
      <w:r>
        <w:t>(a)	carry on or be engaged or interested in any business which competes with the business of any Group Company as carried on at the Completion Date within the United Kingdom;</w:t>
      </w:r>
    </w:p>
    <w:p>
      <w:pPr>
        <w:tabs>
          <w:tab w:val="left" w:pos="1260"/>
        </w:tabs>
        <w:spacing w:after="120" w:line="276"/>
        <w:ind w:left="1260" w:hanging="720"/>
      </w:pPr>
      <w:r>
        <w:t>(b)	solicit or entice away from any Group Company any person who was at the Completion Date, or in the 12 months before it, a senior employee, consultant, customer or supplier of any Group Company; or</w:t>
      </w:r>
    </w:p>
    <w:p>
      <w:pPr>
        <w:tabs>
          <w:tab w:val="left" w:pos="1260"/>
        </w:tabs>
        <w:spacing w:after="120" w:line="276"/>
        <w:ind w:left="1260" w:hanging="720"/>
      </w:pPr>
      <w:r>
        <w:t>(c)	use any Group Company's trade or brand names (including "Solstice" and "Lumen Studios") or any confusingly similar name.</w:t>
      </w:r>
    </w:p>
    <w:p>
      <w:pPr>
        <w:tabs>
          <w:tab w:val="left" w:pos="720"/>
        </w:tabs>
        <w:spacing w:after="120" w:line="276"/>
        <w:ind w:left="720" w:hanging="720"/>
      </w:pPr>
      <w:r>
        <w:t>12.2	Each undertaking in clause 12.1 is a separate undertaking and is enforceable separately and independently. The Sellers acknowledge that the restrictions are reasonable and necessary for the protection of the legitimate interests of the Buyer.</w:t>
      </w:r>
    </w:p>
    <w:p>
      <w:pPr>
        <w:pStyle w:val="Heading1"/>
      </w:pPr>
      <w:r>
        <w:t xml:space="preserve">13.	CONFIDENTIALITY AND ANNOUNCEMENTS</w:t>
      </w:r>
    </w:p>
    <w:p>
      <w:pPr>
        <w:tabs>
          <w:tab w:val="left" w:pos="720"/>
        </w:tabs>
        <w:spacing w:after="120" w:line="276"/>
        <w:ind w:left="720" w:hanging="720"/>
      </w:pPr>
      <w:r>
        <w:t>13.1	Each party shall keep confidential the existence and terms of, and the negotiations relating to, this Agreement, and shall not make any announcement concerning the subject matter of this Agreement, except as required by law or any regulatory authority or with the prior written consent of the other parties.</w:t>
      </w:r>
    </w:p>
    <w:p>
      <w:pPr>
        <w:tabs>
          <w:tab w:val="left" w:pos="720"/>
        </w:tabs>
        <w:spacing w:after="120" w:line="276"/>
        <w:ind w:left="720" w:hanging="720"/>
      </w:pPr>
      <w:r>
        <w:t>13.2	The restrictions in clause 13.1 do not apply to information which is or becomes generally available to the public (other than as a result of a breach of this clause).</w:t>
      </w:r>
    </w:p>
    <w:p>
      <w:pPr>
        <w:pStyle w:val="Heading1"/>
      </w:pPr>
      <w:r>
        <w:t xml:space="preserve">14.	BUYER WARRANTIES</w:t>
      </w:r>
    </w:p>
    <w:p>
      <w:pPr>
        <w:tabs>
          <w:tab w:val="left" w:pos="720"/>
        </w:tabs>
        <w:spacing w:after="120" w:line="276"/>
        <w:ind w:left="720" w:hanging="720"/>
      </w:pPr>
      <w:r>
        <w:t>14.1	The Buyer warrants to the Sellers that it has full power and authority to enter into and perform this Agreement, that this Agreement constitutes binding obligations on it, and that it has available cash resources or committed facilities sufficient to satisfy its obligations under clauses 3 and 7.</w:t>
      </w:r>
    </w:p>
    <w:p>
      <w:pPr>
        <w:pStyle w:val="Heading1"/>
      </w:pPr>
      <w:r>
        <w:t xml:space="preserve">15.	GUARANTEE</w:t>
      </w:r>
    </w:p>
    <w:p>
      <w:pPr>
        <w:tabs>
          <w:tab w:val="left" w:pos="720"/>
        </w:tabs>
        <w:spacing w:after="120" w:line="276"/>
        <w:ind w:left="720" w:hanging="720"/>
      </w:pPr>
      <w:r>
        <w:t>15.1	[Not used. The parties have agreed that no parent company guarantee is required.]</w:t>
      </w:r>
    </w:p>
    <w:p>
      <w:pPr>
        <w:pStyle w:val="Heading1"/>
      </w:pPr>
      <w:r>
        <w:t xml:space="preserve">16.	FURTHER ASSURANCE</w:t>
      </w:r>
    </w:p>
    <w:p>
      <w:pPr>
        <w:tabs>
          <w:tab w:val="left" w:pos="720"/>
        </w:tabs>
        <w:spacing w:after="120" w:line="276"/>
        <w:ind w:left="720" w:hanging="720"/>
      </w:pPr>
      <w:r>
        <w:t>16.1	Each Seller shall (at the Buyer's cost) execute and deliver such documents and perform such acts as the Buyer may reasonably require for the purpose of giving full effect to this Agreement and vesting the Shares in the Buyer.</w:t>
      </w:r>
    </w:p>
    <w:p>
      <w:pPr>
        <w:pStyle w:val="Heading1"/>
      </w:pPr>
      <w:r>
        <w:t xml:space="preserve">17.	ASSIGNMENT</w:t>
      </w:r>
    </w:p>
    <w:p>
      <w:pPr>
        <w:tabs>
          <w:tab w:val="left" w:pos="720"/>
        </w:tabs>
        <w:spacing w:after="120" w:line="276"/>
        <w:ind w:left="720" w:hanging="720"/>
      </w:pPr>
      <w:r>
        <w:t>17.1	No party may assign, transfer, charge or deal in any way with the benefit of, or any interest in, this Agreement without the prior written consent of the others, save that the Buyer may assign the benefit of this Agreement to any member of the Buyer's Group or to any bank or financial institution by way of security, provided that the liability of the Sellers is not thereby increased.</w:t>
      </w:r>
    </w:p>
    <w:p>
      <w:pPr>
        <w:pStyle w:val="Heading1"/>
      </w:pPr>
      <w:r>
        <w:t xml:space="preserve">18.	ENTIRE AGREEMENT</w:t>
      </w:r>
    </w:p>
    <w:p>
      <w:pPr>
        <w:tabs>
          <w:tab w:val="left" w:pos="720"/>
        </w:tabs>
        <w:spacing w:after="120" w:line="276"/>
        <w:ind w:left="720" w:hanging="720"/>
      </w:pPr>
      <w:r>
        <w:t>18.1	This Agreement and the documents referred to in it constitute the entire agreement between the parties and supersede all prior discussions, correspondence, negotiations, arrangements, understandings and agreements between them relating to their subject matter.</w:t>
      </w:r>
    </w:p>
    <w:p>
      <w:pPr>
        <w:tabs>
          <w:tab w:val="left" w:pos="720"/>
        </w:tabs>
        <w:spacing w:after="120" w:line="276"/>
        <w:ind w:left="720" w:hanging="720"/>
      </w:pPr>
      <w:r>
        <w:t>18.2	Each party acknowledges that in entering into this Agreement it does not rely on, and shall have no remedy in respect of, any statement, representation, assurance or warranty (whether made innocently or negligently) that is not set out in this Agreement. Nothing in this clause limits or excludes any liability for fraud.</w:t>
      </w:r>
    </w:p>
    <w:p>
      <w:pPr>
        <w:pStyle w:val="Heading1"/>
      </w:pPr>
      <w:r>
        <w:t xml:space="preserve">19.	VARIATION AND WAIVER</w:t>
      </w:r>
    </w:p>
    <w:p>
      <w:pPr>
        <w:tabs>
          <w:tab w:val="left" w:pos="720"/>
        </w:tabs>
        <w:spacing w:after="120" w:line="276"/>
        <w:ind w:left="720" w:hanging="720"/>
      </w:pPr>
      <w:r>
        <w:t>19.1	No variation of this Agreement is effective unless it is in writing and signed by or on behalf of each party. A waiver of any right or remedy is only effective if given in writing and shall not be deemed a waiver of any subsequent right or remedy.</w:t>
      </w:r>
    </w:p>
    <w:p>
      <w:pPr>
        <w:pStyle w:val="Heading1"/>
      </w:pPr>
      <w:r>
        <w:t xml:space="preserve">20.	NOTICES</w:t>
      </w:r>
    </w:p>
    <w:p>
      <w:pPr>
        <w:tabs>
          <w:tab w:val="left" w:pos="720"/>
        </w:tabs>
        <w:spacing w:after="120" w:line="276"/>
        <w:ind w:left="720" w:hanging="720"/>
      </w:pPr>
      <w:r>
        <w:t>20.1	A notice given under or in connection with this Agreement shall be in writing, in English, and delivered by hand, by pre-paid first-class post or by email to the relevant party at the address or email address set out in clause 20.2 (or as otherwise notified in writing).</w:t>
      </w:r>
    </w:p>
    <w:p>
      <w:pPr>
        <w:tabs>
          <w:tab w:val="left" w:pos="720"/>
        </w:tabs>
        <w:spacing w:after="120" w:line="276"/>
        <w:ind w:left="720" w:hanging="720"/>
      </w:pPr>
      <w:r>
        <w:t>20.2	The addresses for service are: (a) the Sellers, c/o the Sellers' Representative at Willowmere, Ashdown Lane, Tunbridge Wells TN3 0QD, marked for the attention of Geoffrey Solstice, with a copy to Birchall Stone LLP (ref: OJ/DK/SOLS.4); and (b) the Buyer at 1 Kingsford House, Pall Mall, London SW1Y 5EA, marked for the attention of the Company Secretary, with a copy to Whitfield Carter LLP (ref: SW/JO/KGL.0007).</w:t>
      </w:r>
    </w:p>
    <w:p>
      <w:pPr>
        <w:tabs>
          <w:tab w:val="left" w:pos="720"/>
        </w:tabs>
        <w:spacing w:after="120" w:line="276"/>
        <w:ind w:left="720" w:hanging="720"/>
      </w:pPr>
      <w:r>
        <w:t>20.3	A notice is deemed received: if delivered by hand, at the time of delivery; if sent by first-class post, at 9.00 a.m. on the second Business Day after posting; and if sent by email, at the time of transmission, provided that no failure or out-of-office message is received.</w:t>
      </w:r>
    </w:p>
    <w:p>
      <w:pPr>
        <w:pStyle w:val="Heading1"/>
      </w:pPr>
      <w:r>
        <w:t xml:space="preserve">21.	THIRD PARTY RIGHTS</w:t>
      </w:r>
    </w:p>
    <w:p>
      <w:pPr>
        <w:tabs>
          <w:tab w:val="left" w:pos="720"/>
        </w:tabs>
        <w:spacing w:after="120" w:line="276"/>
        <w:ind w:left="720" w:hanging="720"/>
      </w:pPr>
      <w:r>
        <w:t>21.1	Except as expressly provided, a person who is not a party to this Agreement has no right under the Contracts (Rights of Third Parties) Act 1999 to enforce any term of this Agreement, save that any member of the Buyer's Group may enforce clause 12 (Restrictive Covenants).</w:t>
      </w:r>
    </w:p>
    <w:p>
      <w:pPr>
        <w:pStyle w:val="Heading1"/>
      </w:pPr>
      <w:r>
        <w:t xml:space="preserve">22.	COUNTERPARTS</w:t>
      </w:r>
    </w:p>
    <w:p>
      <w:pPr>
        <w:tabs>
          <w:tab w:val="left" w:pos="720"/>
        </w:tabs>
        <w:spacing w:after="120" w:line="276"/>
        <w:ind w:left="720" w:hanging="720"/>
      </w:pPr>
      <w:r>
        <w:t>22.1	This Agreement may be executed in any number of counterparts, each of which when executed and delivered constitutes an original, and all the counterparts together constitute one and the same instrument. Transmission of an executed counterpart by email (in PDF format) shall take effect as delivery of an executed counterpart.</w:t>
      </w:r>
    </w:p>
    <w:p>
      <w:pPr>
        <w:pStyle w:val="Heading1"/>
      </w:pPr>
      <w:r>
        <w:t xml:space="preserve">23.	COSTS</w:t>
      </w:r>
    </w:p>
    <w:p>
      <w:pPr>
        <w:tabs>
          <w:tab w:val="left" w:pos="720"/>
        </w:tabs>
        <w:spacing w:after="120" w:line="276"/>
        <w:ind w:left="720" w:hanging="720"/>
      </w:pPr>
      <w:r>
        <w:t>23.1	Except as otherwise provided, each party shall bear its own costs and expenses incurred in connection with the negotiation, preparation and completion of this Agreement. The Buyer shall bear the cost of any stamp duty payable on the transfer of the Shares.</w:t>
      </w:r>
    </w:p>
    <w:p>
      <w:pPr>
        <w:pStyle w:val="Heading1"/>
      </w:pPr>
      <w:r>
        <w:t xml:space="preserve">24.	GOVERNING LAW AND JURISDICTION</w:t>
      </w:r>
    </w:p>
    <w:p>
      <w:pPr>
        <w:tabs>
          <w:tab w:val="left" w:pos="720"/>
        </w:tabs>
        <w:spacing w:after="120" w:line="276"/>
        <w:ind w:left="720" w:hanging="720"/>
      </w:pPr>
      <w:r>
        <w:t>24.1	This Agreement and any dispute or claim arising out of or in connection with it or its subject matter (including non-contractual disputes or claims) are governed by and construed in accordance with the law of England and Wales.</w:t>
      </w:r>
    </w:p>
    <w:p>
      <w:pPr>
        <w:tabs>
          <w:tab w:val="left" w:pos="720"/>
        </w:tabs>
        <w:spacing w:after="120" w:line="276"/>
        <w:ind w:left="720" w:hanging="720"/>
      </w:pPr>
      <w:r>
        <w:t>24.2	Each party irrevocably submits to the exclusive jurisdiction of the courts of England and Wales over any dispute or claim arising out of or in connection with this Agreement.</w:t>
      </w:r>
    </w:p>
    <w:p>
      <w:r>
        <w:br w:type="page"/>
      </w:r>
    </w:p>
    <w:p>
      <w:pPr>
        <w:pStyle w:val="Heading1"/>
      </w:pPr>
      <w:r>
        <w:t xml:space="preserve">SCHEDULE 1 — THE SELLERS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1580"/>
        <w:gridCol w:w="1580"/>
      </w:tblGrid>
      <w:tr>
        <w:tc>
          <w:tcPr>
            <w:tcW w:type="dxa" w:w="3200"/>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tcPr>
          <w:p>
            <w:r>
              <w:rPr>
                <w:b/>
                <w:bCs/>
              </w:rPr>
              <w:t xml:space="preserve">Seller</w:t>
            </w:r>
          </w:p>
        </w:tc>
        <w:tc>
          <w:tcPr>
            <w:tcW w:type="dxa" w:w="3000"/>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tcPr>
          <w:p>
            <w:r>
              <w:rPr>
                <w:b/>
                <w:bCs/>
              </w:rPr>
              <w:t xml:space="preserve">Address (short)</w:t>
            </w:r>
          </w:p>
        </w:tc>
        <w:tc>
          <w:tcPr>
            <w:tcW w:type="dxa" w:w="1580"/>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tcPr>
          <w:p>
            <w:pPr>
              <w:jc w:val="right"/>
            </w:pPr>
            <w:r>
              <w:rPr>
                <w:b/>
                <w:bCs/>
              </w:rPr>
              <w:t xml:space="preserve">Shares</w:t>
            </w:r>
          </w:p>
        </w:tc>
        <w:tc>
          <w:tcPr>
            <w:tcW w:type="dxa" w:w="1580"/>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tcPr>
          <w:p>
            <w:pPr>
              <w:jc w:val="right"/>
            </w:pPr>
            <w:r>
              <w:rPr>
                <w:b/>
                <w:bCs/>
              </w:rPr>
              <w:t xml:space="preserve">% / Consid.</w:t>
            </w:r>
          </w:p>
        </w:tc>
      </w:tr>
      <w:tr>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Geoffrey Alan Solstice</w:t>
            </w:r>
          </w:p>
        </w:tc>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Tunbridge Wells</w:t>
            </w:r>
          </w:p>
        </w:tc>
        <w:tc>
          <w:tcPr>
            <w:tcW w:type="dxa" w:w="15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val="false"/>
                <w:bCs w:val="false"/>
              </w:rPr>
              <w:t xml:space="preserve">350,000</w:t>
            </w:r>
          </w:p>
        </w:tc>
        <w:tc>
          <w:tcPr>
            <w:tcW w:type="dxa" w:w="15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val="false"/>
                <w:bCs w:val="false"/>
              </w:rPr>
              <w:t xml:space="preserve">35%</w:t>
            </w:r>
          </w:p>
        </w:tc>
      </w:tr>
      <w:tr>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Amelia Rose Solstice</w:t>
            </w:r>
          </w:p>
        </w:tc>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Tunbridge Wells</w:t>
            </w:r>
          </w:p>
        </w:tc>
        <w:tc>
          <w:tcPr>
            <w:tcW w:type="dxa" w:w="15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val="false"/>
                <w:bCs w:val="false"/>
              </w:rPr>
              <w:t xml:space="preserve">200,000</w:t>
            </w:r>
          </w:p>
        </w:tc>
        <w:tc>
          <w:tcPr>
            <w:tcW w:type="dxa" w:w="15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val="false"/>
                <w:bCs w:val="false"/>
              </w:rPr>
              <w:t xml:space="preserve">20%</w:t>
            </w:r>
          </w:p>
        </w:tc>
      </w:tr>
      <w:tr>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Daniel James Forsythe</w:t>
            </w:r>
          </w:p>
        </w:tc>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Brighton</w:t>
            </w:r>
          </w:p>
        </w:tc>
        <w:tc>
          <w:tcPr>
            <w:tcW w:type="dxa" w:w="15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val="false"/>
                <w:bCs w:val="false"/>
              </w:rPr>
              <w:t xml:space="preserve">300,000</w:t>
            </w:r>
          </w:p>
        </w:tc>
        <w:tc>
          <w:tcPr>
            <w:tcW w:type="dxa" w:w="15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val="false"/>
                <w:bCs w:val="false"/>
              </w:rPr>
              <w:t xml:space="preserve">30%</w:t>
            </w:r>
          </w:p>
        </w:tc>
      </w:tr>
      <w:tr>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Pemberley Growth LP</w:t>
            </w:r>
          </w:p>
        </w:tc>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London EC2M</w:t>
            </w:r>
          </w:p>
        </w:tc>
        <w:tc>
          <w:tcPr>
            <w:tcW w:type="dxa" w:w="15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val="false"/>
                <w:bCs w:val="false"/>
              </w:rPr>
              <w:t xml:space="preserve">150,000</w:t>
            </w:r>
          </w:p>
        </w:tc>
        <w:tc>
          <w:tcPr>
            <w:tcW w:type="dxa" w:w="15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val="false"/>
                <w:bCs w:val="false"/>
              </w:rPr>
              <w:t xml:space="preserve">15%</w:t>
            </w:r>
          </w:p>
        </w:tc>
      </w:tr>
      <w:tr>
        <w:tc>
          <w:tcPr>
            <w:tcW w:type="dxa" w:w="3200"/>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tcPr>
          <w:p>
            <w:r>
              <w:rPr>
                <w:b/>
                <w:bCs/>
              </w:rPr>
              <w:t xml:space="preserve">Total</w:t>
            </w:r>
          </w:p>
        </w:tc>
        <w:tc>
          <w:tcPr>
            <w:tcW w:type="dxa" w:w="3000"/>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tcPr>
          <w:p>
            <w:r>
              <w:rPr>
                <w:b/>
                <w:bCs/>
              </w:rPr>
              <w:t xml:space="preserve"/>
            </w:r>
          </w:p>
        </w:tc>
        <w:tc>
          <w:tcPr>
            <w:tcW w:type="dxa" w:w="1580"/>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tcPr>
          <w:p>
            <w:pPr>
              <w:jc w:val="right"/>
            </w:pPr>
            <w:r>
              <w:rPr>
                <w:b/>
                <w:bCs/>
              </w:rPr>
              <w:t xml:space="preserve">1,000,000</w:t>
            </w:r>
          </w:p>
        </w:tc>
        <w:tc>
          <w:tcPr>
            <w:tcW w:type="dxa" w:w="1580"/>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tcPr>
          <w:p>
            <w:pPr>
              <w:jc w:val="right"/>
            </w:pPr>
            <w:r>
              <w:rPr>
                <w:b/>
                <w:bCs/>
              </w:rPr>
              <w:t xml:space="preserve">100%</w:t>
            </w:r>
          </w:p>
        </w:tc>
      </w:tr>
    </w:tbl>
    <w:p>
      <w:pPr>
        <w:spacing w:after="200" w:line="276"/>
      </w:pPr>
      <w:r>
        <w:t xml:space="preserve">The Initial Cash Consideration is apportioned between the Sellers pro rata to their respective shareholdings as set out above. The Earn-Out Consideration is payable to the Founder Sellers only, in the proportions 41.18% / 23.53% / 35.29% (Geoffrey / Amelia / Daniel).</w:t>
      </w:r>
    </w:p>
    <w:p>
      <w:pPr>
        <w:pStyle w:val="Heading1"/>
      </w:pPr>
      <w:r>
        <w:t xml:space="preserve">SCHEDULE 2 — THE COMPANY AND THE SUBSIDIARIES</w:t>
      </w:r>
    </w:p>
    <w:p>
      <w:pPr>
        <w:pStyle w:val="Heading2"/>
      </w:pPr>
      <w:r>
        <w:t xml:space="preserve">Part 1 — The Company</w:t>
      </w:r>
    </w:p>
    <w:p>
      <w:pPr>
        <w:spacing w:after="160" w:line="276"/>
      </w:pPr>
      <w:r>
        <w:t xml:space="preserve">Name: Solstice Wellbeing Holdings Limited. Registered number: 09918274. Incorporated: England and Wales, 14 March 2016. Registered office: Studio One, 4 Lansdowne Mews, Brighton BN3 1FL. Issued share capital: £10,000 divided into 1,000,000 ordinary shares of £0.01 each. Directors: Geoffrey Alan Solstice, Amelia Rose Solstice, Daniel James Forsythe. Accounting reference date: 31 December.</w:t>
      </w:r>
    </w:p>
    <w:p>
      <w:pPr>
        <w:pStyle w:val="Heading2"/>
      </w:pPr>
      <w:r>
        <w:t xml:space="preserve">Part 2 — The Subsidiaries</w:t>
      </w:r>
    </w:p>
    <w:p>
      <w:pPr>
        <w:spacing w:after="200" w:line="276"/>
      </w:pPr>
      <w:r>
        <w:t xml:space="preserve">Solstice Studios Limited (09918301) — operating company for the eleven studios; wholly owned. Lumen Digital Limited (11204755) — operator of the on-demand subscription platform; wholly owned. Both incorporated in England and Wales.</w:t>
      </w:r>
    </w:p>
    <w:p>
      <w:pPr>
        <w:pStyle w:val="Heading1"/>
      </w:pPr>
      <w:r>
        <w:t xml:space="preserve">SCHEDULE 3 — COMPLETION OBLIGATIONS</w:t>
      </w:r>
    </w:p>
    <w:p>
      <w:pPr>
        <w:pStyle w:val="Heading2"/>
      </w:pPr>
      <w:r>
        <w:t xml:space="preserve">Part 1 — Sellers' Obligations</w:t>
      </w:r>
    </w:p>
    <w:p>
      <w:pPr>
        <w:tabs>
          <w:tab w:val="left" w:pos="1260"/>
        </w:tabs>
        <w:spacing w:after="120" w:line="276"/>
        <w:ind w:left="1260" w:hanging="720"/>
      </w:pPr>
      <w:r>
        <w:t>(a0)	duly executed transfers of the Shares in favour of the Buyer together with the relevant share certificates;</w:t>
      </w:r>
    </w:p>
    <w:p>
      <w:pPr>
        <w:tabs>
          <w:tab w:val="left" w:pos="1260"/>
        </w:tabs>
        <w:spacing w:after="120" w:line="276"/>
        <w:ind w:left="1260" w:hanging="720"/>
      </w:pPr>
      <w:r>
        <w:t>(a1)	the statutory registers, minute books and common seal (if any) of each Group Company;</w:t>
      </w:r>
    </w:p>
    <w:p>
      <w:pPr>
        <w:tabs>
          <w:tab w:val="left" w:pos="1260"/>
        </w:tabs>
        <w:spacing w:after="120" w:line="276"/>
        <w:ind w:left="1260" w:hanging="720"/>
      </w:pPr>
      <w:r>
        <w:t>(a2)	the written resignations of the resigning directors and the secretary of each Group Company, in the agreed form;</w:t>
      </w:r>
    </w:p>
    <w:p>
      <w:pPr>
        <w:tabs>
          <w:tab w:val="left" w:pos="1260"/>
        </w:tabs>
        <w:spacing w:after="120" w:line="276"/>
        <w:ind w:left="1260" w:hanging="720"/>
      </w:pPr>
      <w:r>
        <w:t>(a3)	the Disclosure Letter duly signed by the Sellers;</w:t>
      </w:r>
    </w:p>
    <w:p>
      <w:pPr>
        <w:tabs>
          <w:tab w:val="left" w:pos="1260"/>
        </w:tabs>
        <w:spacing w:after="120" w:line="276"/>
        <w:ind w:left="1260" w:hanging="720"/>
      </w:pPr>
      <w:r>
        <w:t>(a4)	evidence of the release of all Encumbrances over the Shares and the assets of the Group;</w:t>
      </w:r>
    </w:p>
    <w:p>
      <w:pPr>
        <w:tabs>
          <w:tab w:val="left" w:pos="1260"/>
        </w:tabs>
        <w:spacing w:after="120" w:line="276"/>
        <w:ind w:left="1260" w:hanging="720"/>
      </w:pPr>
      <w:r>
        <w:t>(a5)	the Tax Deed and the Escrow Letter duly executed by the Sellers; and</w:t>
      </w:r>
    </w:p>
    <w:p>
      <w:pPr>
        <w:tabs>
          <w:tab w:val="left" w:pos="1260"/>
        </w:tabs>
        <w:spacing w:after="120" w:line="276"/>
        <w:ind w:left="1260" w:hanging="720"/>
      </w:pPr>
      <w:r>
        <w:t>(a6)	evidence reasonably satisfactory to the Buyer of the authority of each person executing a document on behalf of a Seller.</w:t>
      </w:r>
    </w:p>
    <w:p>
      <w:pPr>
        <w:pStyle w:val="Heading2"/>
      </w:pPr>
      <w:r>
        <w:t xml:space="preserve">Part 2 — Buyer's Obligations</w:t>
      </w:r>
    </w:p>
    <w:p>
      <w:pPr>
        <w:tabs>
          <w:tab w:val="left" w:pos="1260"/>
        </w:tabs>
        <w:spacing w:after="120" w:line="276"/>
        <w:ind w:left="1260" w:hanging="720"/>
      </w:pPr>
      <w:r>
        <w:t>(a)	pay the amounts specified in clause 3.3;</w:t>
      </w:r>
    </w:p>
    <w:p>
      <w:pPr>
        <w:tabs>
          <w:tab w:val="left" w:pos="1260"/>
        </w:tabs>
        <w:spacing w:after="120" w:line="276"/>
        <w:ind w:left="1260" w:hanging="720"/>
      </w:pPr>
      <w:r>
        <w:t>(b)	deliver a certified copy of the resolution of the board of the Buyer authorising the transaction; and</w:t>
      </w:r>
    </w:p>
    <w:p>
      <w:pPr>
        <w:tabs>
          <w:tab w:val="left" w:pos="1260"/>
        </w:tabs>
        <w:spacing w:after="200" w:line="276"/>
        <w:ind w:left="1260" w:hanging="720"/>
      </w:pPr>
      <w:r>
        <w:t>(c)	deliver the Tax Deed and Escrow Letter duly executed by the Buyer.</w:t>
      </w:r>
    </w:p>
    <w:p>
      <w:pPr>
        <w:pStyle w:val="Heading1"/>
      </w:pPr>
      <w:r>
        <w:t xml:space="preserve">SCHEDULE 4 — WARRANTIES</w:t>
      </w:r>
    </w:p>
    <w:p>
      <w:pPr>
        <w:pStyle w:val="Heading2"/>
      </w:pPr>
      <w:r>
        <w:t xml:space="preserve">Part 1 — Title and Capacity</w:t>
      </w:r>
    </w:p>
    <w:p>
      <w:pPr>
        <w:tabs>
          <w:tab w:val="left" w:pos="720"/>
        </w:tabs>
        <w:spacing w:after="100" w:line="276"/>
        <w:ind w:left="720" w:hanging="720"/>
      </w:pPr>
      <w:r>
        <w:t>1.1	Each Seller is the sole legal and beneficial owner of the Shares set against its name in Schedule 1 and is entitled to transfer the full legal and beneficial ownership of those Shares to the Buyer free from all Encumbrances.</w:t>
      </w:r>
    </w:p>
    <w:p>
      <w:pPr>
        <w:tabs>
          <w:tab w:val="left" w:pos="720"/>
        </w:tabs>
        <w:spacing w:after="100" w:line="276"/>
        <w:ind w:left="720" w:hanging="720"/>
      </w:pPr>
      <w:r>
        <w:t>1.2	Each Seller has the requisite power and authority, and has obtained all necessary consents, to enter into and perform this Agreement and the documents to be executed by it at Completion.</w:t>
      </w:r>
    </w:p>
    <w:p>
      <w:pPr>
        <w:tabs>
          <w:tab w:val="left" w:pos="720"/>
        </w:tabs>
        <w:spacing w:after="100" w:line="276"/>
        <w:ind w:left="720" w:hanging="720"/>
      </w:pPr>
      <w:r>
        <w:t>1.3	The Shares constitute the whole of the issued and allotted share capital of the Company, are fully paid or credited as fully paid, and no person has any right to require the allotment, issue, transfer, redemption or repayment of any share or loan capital of any Group Company.</w:t>
      </w:r>
    </w:p>
    <w:p>
      <w:pPr>
        <w:pStyle w:val="Heading2"/>
      </w:pPr>
      <w:r>
        <w:t xml:space="preserve">Part 2 — The Group and the Accounts</w:t>
      </w:r>
    </w:p>
    <w:p>
      <w:pPr>
        <w:tabs>
          <w:tab w:val="left" w:pos="720"/>
        </w:tabs>
        <w:spacing w:after="100" w:line="276"/>
        <w:ind w:left="720" w:hanging="720"/>
      </w:pPr>
      <w:r>
        <w:t>2.1	The Accounts have been prepared in accordance with applicable law and UK GAAP (FRS 102) and give a true and fair view of the assets, liabilities and state of affairs of the Group as at the Accounts Date and of its profit or loss for the financial year then ended.</w:t>
      </w:r>
    </w:p>
    <w:p>
      <w:pPr>
        <w:tabs>
          <w:tab w:val="left" w:pos="720"/>
        </w:tabs>
        <w:spacing w:after="100" w:line="276"/>
        <w:ind w:left="720" w:hanging="720"/>
      </w:pPr>
      <w:r>
        <w:t>2.2	The Management Accounts have been prepared in a manner consistent with the Accounts and with reasonable care, and are not misleading in any material respect.</w:t>
      </w:r>
    </w:p>
    <w:p>
      <w:pPr>
        <w:tabs>
          <w:tab w:val="left" w:pos="720"/>
        </w:tabs>
        <w:spacing w:after="100" w:line="276"/>
        <w:ind w:left="720" w:hanging="720"/>
      </w:pPr>
      <w:r>
        <w:t>2.3	Since the Accounts Date the business of the Group has been carried on in the ordinary and usual course, there has been no material adverse change in the financial or trading position of the Group, and no Group Company has declared or paid any dividend or other distribution except as constitutes Permitted Leakage.</w:t>
      </w:r>
    </w:p>
    <w:p>
      <w:pPr>
        <w:pStyle w:val="Heading2"/>
      </w:pPr>
      <w:r>
        <w:t xml:space="preserve">Part 3 — Commercial Contracts and Leases</w:t>
      </w:r>
    </w:p>
    <w:p>
      <w:pPr>
        <w:tabs>
          <w:tab w:val="left" w:pos="720"/>
        </w:tabs>
        <w:spacing w:after="100" w:line="276"/>
        <w:ind w:left="720" w:hanging="720"/>
      </w:pPr>
      <w:r>
        <w:t>3.1	Copies of all studio leases and material contracts of the Group have been disclosed in the Data Room. No Group Company is in material default under any such lease or contract, and no notice of termination has been received.</w:t>
      </w:r>
    </w:p>
    <w:p>
      <w:pPr>
        <w:tabs>
          <w:tab w:val="left" w:pos="720"/>
        </w:tabs>
        <w:spacing w:after="100" w:line="276"/>
        <w:ind w:left="720" w:hanging="720"/>
      </w:pPr>
      <w:r>
        <w:t>3.2	Each of the eleven studios is held under a lease, the principal terms of which (including term, rent and break dates) are accurately summarised in the property report at document 5.2 of the Data Room.</w:t>
      </w:r>
    </w:p>
    <w:p>
      <w:pPr>
        <w:pStyle w:val="Heading2"/>
      </w:pPr>
      <w:r>
        <w:t xml:space="preserve">Part 4 — Employees</w:t>
      </w:r>
    </w:p>
    <w:p>
      <w:pPr>
        <w:tabs>
          <w:tab w:val="left" w:pos="720"/>
        </w:tabs>
        <w:spacing w:after="100" w:line="276"/>
        <w:ind w:left="720" w:hanging="720"/>
      </w:pPr>
      <w:r>
        <w:t>4.1	The Disclosure Letter contains accurate particulars of all employees of the Group earning more than £40,000 per annum, including their notice periods and benefit entitlements.</w:t>
      </w:r>
    </w:p>
    <w:p>
      <w:pPr>
        <w:tabs>
          <w:tab w:val="left" w:pos="720"/>
        </w:tabs>
        <w:spacing w:after="100" w:line="276"/>
        <w:ind w:left="720" w:hanging="720"/>
      </w:pPr>
      <w:r>
        <w:t>4.2	No Group Company has any obligation to make any payment on redundancy in excess of the statutory redundancy payment, and there is no outstanding claim or dispute with any employee or former employee.</w:t>
      </w:r>
    </w:p>
    <w:p>
      <w:pPr>
        <w:pStyle w:val="Heading2"/>
      </w:pPr>
      <w:r>
        <w:t xml:space="preserve">Part 5 — Intellectual Property and IT</w:t>
      </w:r>
    </w:p>
    <w:p>
      <w:pPr>
        <w:tabs>
          <w:tab w:val="left" w:pos="720"/>
        </w:tabs>
        <w:spacing w:after="100" w:line="276"/>
        <w:ind w:left="720" w:hanging="720"/>
      </w:pPr>
      <w:r>
        <w:t>5.1	Each Group Company owns or is validly licensed to use all intellectual property rights necessary for the operation of its business, including the registered trade marks "Solstice" (UK00003412987) and "Lumen Studios" (UK00003498211), free from Encumbrances.</w:t>
      </w:r>
    </w:p>
    <w:p>
      <w:pPr>
        <w:tabs>
          <w:tab w:val="left" w:pos="720"/>
        </w:tabs>
        <w:spacing w:after="100" w:line="276"/>
        <w:ind w:left="720" w:hanging="720"/>
      </w:pPr>
      <w:r>
        <w:t>5.2	The Lumen on-demand platform and its source code are owned by Lumen Digital Limited, and no third party has any claim to or interest in that source code save under the disclosed open-source licences.</w:t>
      </w:r>
    </w:p>
    <w:p>
      <w:pPr>
        <w:pStyle w:val="Heading2"/>
      </w:pPr>
      <w:r>
        <w:t xml:space="preserve">Part 6 — Compliance, Litigation and Tax</w:t>
      </w:r>
    </w:p>
    <w:p>
      <w:pPr>
        <w:tabs>
          <w:tab w:val="left" w:pos="720"/>
        </w:tabs>
        <w:spacing w:after="100" w:line="276"/>
        <w:ind w:left="720" w:hanging="720"/>
      </w:pPr>
      <w:r>
        <w:t>6.1	Each Group Company has conducted its business in all material respects in accordance with applicable laws, and holds all material licences and consents required for the operation of its business.</w:t>
      </w:r>
    </w:p>
    <w:p>
      <w:pPr>
        <w:tabs>
          <w:tab w:val="left" w:pos="720"/>
        </w:tabs>
        <w:spacing w:after="100" w:line="276"/>
        <w:ind w:left="720" w:hanging="720"/>
      </w:pPr>
      <w:r>
        <w:t>6.2	No Group Company is engaged in any litigation, arbitration or regulatory proceedings, and so far as the Sellers are aware no such proceedings are pending or threatened.</w:t>
      </w:r>
    </w:p>
    <w:p>
      <w:pPr>
        <w:tabs>
          <w:tab w:val="left" w:pos="720"/>
        </w:tabs>
        <w:spacing w:after="100" w:line="276"/>
        <w:ind w:left="720" w:hanging="720"/>
      </w:pPr>
      <w:r>
        <w:t>6.3	Each Group Company has, within applicable time limits, made all returns and paid all Tax which it is liable to pay, and is not involved in any dispute with any Tax Authority.</w:t>
      </w:r>
    </w:p>
    <w:p>
      <w:pPr>
        <w:pStyle w:val="Heading1"/>
      </w:pPr>
      <w:r>
        <w:t xml:space="preserve">SCHEDULE 5 — LIMITATIONS ON LIABILITY</w:t>
      </w:r>
    </w:p>
    <w:p>
      <w:pPr>
        <w:tabs>
          <w:tab w:val="left" w:pos="720"/>
        </w:tabs>
        <w:spacing w:after="120" w:line="276"/>
        <w:ind w:left="720" w:hanging="720"/>
      </w:pPr>
      <w:r>
        <w:t>1.	The Sellers shall not be liable for any Claim to the extent that the matter giving rise to it was fairly disclosed in the Disclosure Letter, was provided for or taken into account in the Accounts or the Completion Accounts, or arises from a change of law or accounting practice after the date of this Agreement.</w:t>
      </w:r>
    </w:p>
    <w:p>
      <w:pPr>
        <w:tabs>
          <w:tab w:val="left" w:pos="720"/>
        </w:tabs>
        <w:spacing w:after="120" w:line="276"/>
        <w:ind w:left="720" w:hanging="720"/>
      </w:pPr>
      <w:r>
        <w:t>2.	The financial limitations in clause 10.2 (de minimis £15,000; threshold £150,000) and clause 10.3 (cap) apply to all Claims other than those arising from fraud.</w:t>
      </w:r>
    </w:p>
    <w:p>
      <w:pPr>
        <w:tabs>
          <w:tab w:val="left" w:pos="720"/>
        </w:tabs>
        <w:spacing w:after="120" w:line="276"/>
        <w:ind w:left="720" w:hanging="720"/>
      </w:pPr>
      <w:r>
        <w:t>3.	The time limits in clause 10.4 apply (18 months for general Warranty Claims; 7 years for Tax Claims).</w:t>
      </w:r>
    </w:p>
    <w:p>
      <w:pPr>
        <w:tabs>
          <w:tab w:val="left" w:pos="720"/>
        </w:tabs>
        <w:spacing w:after="200" w:line="276"/>
        <w:ind w:left="720" w:hanging="720"/>
      </w:pPr>
      <w:r>
        <w:t>4.	The Buyer shall not be entitled to recover more than once in respect of the same loss, whether under the Warranties, the Tax Covenant or otherwise, and the Sellers' liability shall be reduced by any amount actually recovered by the Buyer under the W&amp;I Policy or from any insurer or third party.</w:t>
      </w:r>
    </w:p>
    <w:p>
      <w:pPr>
        <w:pStyle w:val="Heading1"/>
      </w:pPr>
      <w:r>
        <w:t xml:space="preserve">SCHEDULE 6 — TAX COVENANT</w:t>
      </w:r>
    </w:p>
    <w:p>
      <w:pPr>
        <w:tabs>
          <w:tab w:val="left" w:pos="720"/>
        </w:tabs>
        <w:spacing w:after="120" w:line="276"/>
        <w:ind w:left="720" w:hanging="720"/>
      </w:pPr>
      <w:r>
        <w:t>1.	Subject to the limitations in this Schedule and Schedule 5, the Sellers covenant to pay to the Buyer an amount equal to any Tax Liability of any Group Company arising in respect of, or by reference to, any income, profits or gains earned, accrued or received, or any event occurring, on or before the Completion Date, save to the extent that provision or reserve for such Tax Liability was made in the Completion Accounts.</w:t>
      </w:r>
    </w:p>
    <w:p>
      <w:pPr>
        <w:tabs>
          <w:tab w:val="left" w:pos="720"/>
        </w:tabs>
        <w:spacing w:after="120" w:line="276"/>
        <w:ind w:left="720" w:hanging="720"/>
      </w:pPr>
      <w:r>
        <w:t>2.	The covenant in paragraph 1 does not apply to the extent that the Tax Liability arises from any voluntary act of the Buyer after Completion outside the ordinary course of business, or from any change in the rates of Tax or in law announced after Completion.</w:t>
      </w:r>
    </w:p>
    <w:p>
      <w:pPr>
        <w:tabs>
          <w:tab w:val="left" w:pos="720"/>
        </w:tabs>
        <w:spacing w:after="200" w:line="276"/>
        <w:ind w:left="720" w:hanging="720"/>
      </w:pPr>
      <w:r>
        <w:t>3.	Any payment under this Schedule shall be made within 10 Business Days of written demand or, if later, five Business Days before the date on which the relevant Tax becomes due and payable. The conduct of Tax claims shall be dealt with as provided in paragraph 6 of this Schedule.</w:t>
      </w:r>
    </w:p>
    <w:p>
      <w:pPr>
        <w:pStyle w:val="Heading1"/>
      </w:pPr>
      <w:r>
        <w:t xml:space="preserve">SCHEDULE 7 — COMPLETION ACCOUNTS</w:t>
      </w:r>
    </w:p>
    <w:p>
      <w:pPr>
        <w:tabs>
          <w:tab w:val="left" w:pos="720"/>
        </w:tabs>
        <w:spacing w:after="120" w:line="276"/>
        <w:ind w:left="720" w:hanging="720"/>
      </w:pPr>
      <w:r>
        <w:t>1.	The Completion Accounts shall be prepared as at the close of business on the Completion Date in accordance with the specific accounting policies set out in paragraph 3, then the policies used in the Accounts, then UK GAAP (FRS 102), in that order of priority.</w:t>
      </w:r>
    </w:p>
    <w:p>
      <w:pPr>
        <w:tabs>
          <w:tab w:val="left" w:pos="720"/>
        </w:tabs>
        <w:spacing w:after="200" w:line="276"/>
        <w:ind w:left="720" w:hanging="720"/>
      </w:pPr>
      <w:r>
        <w:t>2.	If the Sellers' Representative disputes the draft Completion Accounts, the parties shall use reasonable endeavours to resolve the dispute, failing which the matter shall be referred to an independent firm of chartered accountants acting as expert and not as arbitrator, whose determination shall be final and binding save in the case of manifest error.</w:t>
      </w:r>
    </w:p>
    <w:p>
      <w:pPr>
        <w:pStyle w:val="Heading1"/>
      </w:pPr>
      <w:r>
        <w:t xml:space="preserve">SCHEDULE 8 — EARN-OUT</w:t>
      </w:r>
    </w:p>
    <w:p>
      <w:pPr>
        <w:tabs>
          <w:tab w:val="left" w:pos="720"/>
        </w:tabs>
        <w:spacing w:after="120" w:line="276"/>
        <w:ind w:left="720" w:hanging="720"/>
      </w:pPr>
      <w:r>
        <w:t>1.	The Earn-Out Consideration is calculated by reference to the audited EBITDA of the Group for the Earn-Out Period in accordance with clause 8, subject to the threshold (£2,400,000) and cap (£2,800,000) set out in clause 8.2.</w:t>
      </w:r>
    </w:p>
    <w:p>
      <w:pPr>
        <w:tabs>
          <w:tab w:val="left" w:pos="720"/>
        </w:tabs>
        <w:spacing w:after="120" w:line="276"/>
        <w:ind w:left="720" w:hanging="720"/>
      </w:pPr>
      <w:r>
        <w:t>2.	EBITDA shall be calculated on a basis consistent with the Accounts, excluding the effect of any acquisition-related restructuring, management charges levied by the Buyer's Group, and any item of an exceptional or non-recurring nature.</w:t>
      </w:r>
    </w:p>
    <w:p>
      <w:pPr>
        <w:tabs>
          <w:tab w:val="left" w:pos="720"/>
        </w:tabs>
        <w:spacing w:after="200" w:line="276"/>
        <w:ind w:left="720" w:hanging="720"/>
      </w:pPr>
      <w:r>
        <w:t>3.	The Earn-Out Consideration (if any) shall be paid to the Founder Sellers within 10 Business Days after the audited accounts for the Earn-Out Period are finalised, and in any event by 30 April 2027.</w:t>
      </w:r>
    </w:p>
    <w:p>
      <w:pPr>
        <w:pStyle w:val="Heading1"/>
      </w:pPr>
      <w:r>
        <w:t xml:space="preserve">SCHEDULE 9 — PERMITTED LEAKAGE</w:t>
      </w:r>
    </w:p>
    <w:p>
      <w:pPr>
        <w:tabs>
          <w:tab w:val="left" w:pos="720"/>
        </w:tabs>
        <w:spacing w:after="200" w:line="276"/>
        <w:ind w:left="720" w:hanging="720"/>
      </w:pPr>
      <w:r>
        <w:t>1.	The following are Permitted Leakage: (a) the payment of directors' fees and salaries to the Founder Sellers in the ordinary course up to an aggregate of £18,000 per month; (b) reimbursement of properly incurred business expenses; and (c) the payment of the agreed pre-completion dividend of £150,000 declared on 6 March 2026.</w:t>
      </w:r>
    </w:p>
    <w:p>
      <w:r>
        <w:br w:type="page"/>
      </w:r>
    </w:p>
    <w:p>
      <w:pPr>
        <w:pStyle w:val="Heading1"/>
      </w:pPr>
      <w:r>
        <w:t xml:space="preserve">EXECUTION</w:t>
      </w:r>
    </w:p>
    <w:p>
      <w:pPr>
        <w:spacing w:after="240" w:line="276"/>
      </w:pPr>
      <w:r>
        <w:t xml:space="preserve">EXECUTED as a DEED and delivered on the date first stated above.</w:t>
      </w:r>
    </w:p>
    <w:p>
      <w:pPr>
        <w:spacing w:after="240" w:line="276"/>
      </w:pPr>
      <w:r>
        <w:t xml:space="preserve"/>
      </w:r>
    </w:p>
    <w:p>
      <w:pPr>
        <w:pBdr>
          <w:bottom w:val="single" w:color="000000" w:sz="4" w:space="1"/>
        </w:pBdr>
        <w:spacing w:after="40"/>
      </w:pPr>
    </w:p>
    <w:p>
      <w:pPr>
        <w:spacing w:after="200" w:line="276"/>
      </w:pPr>
      <w:r>
        <w:rPr>
          <w:b/>
          <w:bCs/>
        </w:rPr>
        <w:t xml:space="preserve">SIGNED by GEOFFREY ALAN SOLSTICE</w:t>
      </w:r>
    </w:p>
    <w:p>
      <w:pPr>
        <w:spacing w:after="240" w:line="276"/>
      </w:pPr>
      <w:r>
        <w:t xml:space="preserve"/>
      </w:r>
    </w:p>
    <w:p>
      <w:pPr>
        <w:pBdr>
          <w:bottom w:val="single" w:color="000000" w:sz="4" w:space="1"/>
        </w:pBdr>
        <w:spacing w:after="40"/>
      </w:pPr>
    </w:p>
    <w:p>
      <w:pPr>
        <w:spacing w:after="200" w:line="276"/>
      </w:pPr>
      <w:r>
        <w:rPr>
          <w:b/>
          <w:bCs/>
        </w:rPr>
        <w:t xml:space="preserve">SIGNED by AMELIA ROSE SOLSTICE</w:t>
      </w:r>
    </w:p>
    <w:p>
      <w:pPr>
        <w:spacing w:after="240" w:line="276"/>
      </w:pPr>
      <w:r>
        <w:t xml:space="preserve"/>
      </w:r>
    </w:p>
    <w:p>
      <w:pPr>
        <w:pBdr>
          <w:bottom w:val="single" w:color="000000" w:sz="4" w:space="1"/>
        </w:pBdr>
        <w:spacing w:after="40"/>
      </w:pPr>
    </w:p>
    <w:p>
      <w:pPr>
        <w:spacing w:after="200" w:line="276"/>
      </w:pPr>
      <w:r>
        <w:rPr>
          <w:b/>
          <w:bCs/>
        </w:rPr>
        <w:t xml:space="preserve">SIGNED by DANIEL JAMES FORSYTHE</w:t>
      </w:r>
    </w:p>
    <w:p>
      <w:pPr>
        <w:spacing w:after="240" w:line="276"/>
      </w:pPr>
      <w:r>
        <w:t xml:space="preserve"/>
      </w:r>
    </w:p>
    <w:p>
      <w:pPr>
        <w:pBdr>
          <w:bottom w:val="single" w:color="000000" w:sz="4" w:space="1"/>
        </w:pBdr>
        <w:spacing w:after="40"/>
      </w:pPr>
    </w:p>
    <w:p>
      <w:pPr>
        <w:spacing w:after="200" w:line="276"/>
      </w:pPr>
      <w:r>
        <w:rPr>
          <w:b/>
          <w:bCs/>
        </w:rPr>
        <w:t xml:space="preserve">SIGNED for and on behalf of PEMBERLEY GROWTH LP acting by its general partner</w:t>
      </w:r>
    </w:p>
    <w:p>
      <w:pPr>
        <w:spacing w:after="240" w:line="276"/>
      </w:pPr>
      <w:r>
        <w:t xml:space="preserve"/>
      </w:r>
    </w:p>
    <w:p>
      <w:pPr>
        <w:pBdr>
          <w:bottom w:val="single" w:color="000000" w:sz="4" w:space="1"/>
        </w:pBdr>
        <w:spacing w:after="40"/>
      </w:pPr>
    </w:p>
    <w:p>
      <w:pPr>
        <w:spacing w:after="200" w:line="276"/>
      </w:pPr>
      <w:r>
        <w:rPr>
          <w:b/>
          <w:bCs/>
        </w:rPr>
        <w:t xml:space="preserve">SIGNED for and on behalf of KINGSFORD GROUP LIMITED acting by a director</w:t>
      </w:r>
    </w:p>
    <w:p>
      <w:pPr>
        <w:spacing w:after="120" w:line="276"/>
      </w:pPr>
      <w:r>
        <w:t xml:space="preserve">in the presence of (witness): name, address and occupation _____________________________________</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4" w:space="1"/>
      </w:pBdr>
      <w:tabs>
        <w:tab w:val="right" w:pos="9026"/>
      </w:tabs>
      <w:spacing w:before="60"/>
    </w:pPr>
    <w:r>
      <w:rPr>
        <w:color w:val="777777"/>
        <w:sz w:val="14"/>
        <w:szCs w:val="14"/>
      </w:rPr>
      <w:t xml:space="preserve">Confidential and may be legally privileged.	</w:t>
    </w:r>
    <w:r>
      <w:rPr>
        <w:color w:val="777777"/>
        <w:sz w:val="14"/>
        <w:szCs w:val="14"/>
      </w:rPr>
      <w:t xml:space="preserve">Page </w:t>
    </w:r>
    <w:r>
      <w:rPr>
        <w:color w:val="777777"/>
        <w:sz w:val="14"/>
        <w:szCs w:val="14"/>
      </w:rPr>
      <w:fldChar w:fldCharType="begin"/>
      <w:instrText xml:space="preserve">PAGE</w:instrText>
      <w:fldChar w:fldCharType="separate"/>
      <w:fldChar w:fldCharType="end"/>
    </w:r>
    <w:r>
      <w:rPr>
        <w:color w:val="777777"/>
        <w:sz w:val="14"/>
        <w:szCs w:val="14"/>
      </w:rPr>
      <w:t xml:space="preserve"> of </w:t>
    </w:r>
    <w:r>
      <w:rPr>
        <w:color w:val="777777"/>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6"/>
      <w:szCs w:val="26"/>
    </w:rPr>
  </w:style>
  <w:style w:type="paragraph" w:styleId="Heading2">
    <w:name w:val="Heading 2"/>
    <w:basedOn w:val="Normal"/>
    <w:next w:val="Normal"/>
    <w:qFormat/>
    <w:pPr>
      <w:spacing w:after="100" w:before="16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2026-06-25T18:42:08.765Z</dcterms:created>
  <dcterms:modified xsi:type="dcterms:W3CDTF">2026-06-25T18:42:08.765Z</dcterms:modified>
</cp:coreProperties>
</file>

<file path=docProps/custom.xml><?xml version="1.0" encoding="utf-8"?>
<Properties xmlns="http://schemas.openxmlformats.org/officeDocument/2006/custom-properties" xmlns:vt="http://schemas.openxmlformats.org/officeDocument/2006/docPropsVTypes"/>
</file>