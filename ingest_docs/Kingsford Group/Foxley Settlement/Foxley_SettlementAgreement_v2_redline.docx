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0"/>
          <w:szCs w:val="20"/>
        </w:rPr>
        <w:t xml:space="preserve">DATED                              2026</w:t>
      </w:r>
    </w:p>
    <w:p>
      <w:pPr>
        <w:spacing w:after="240"/>
        <w:jc w:val="center"/>
      </w:pPr>
      <w:r>
        <w:rPr>
          <w:sz w:val="20"/>
          <w:szCs w:val="20"/>
        </w:rPr>
        <w:t xml:space="preserve"/>
      </w:r>
    </w:p>
    <w:p>
      <w:pPr>
        <w:spacing w:after="60"/>
        <w:jc w:val="center"/>
      </w:pPr>
      <w:r>
        <w:rPr>
          <w:b/>
          <w:bCs/>
          <w:sz w:val="24"/>
          <w:szCs w:val="24"/>
        </w:rPr>
        <w:t xml:space="preserve">(1)  KINGSFORD GROUP LIMITED</w:t>
      </w:r>
    </w:p>
    <w:p>
      <w:pPr>
        <w:spacing w:after="60"/>
        <w:jc w:val="center"/>
      </w:pPr>
      <w:r>
        <w:rPr>
          <w:sz w:val="20"/>
          <w:szCs w:val="20"/>
        </w:rPr>
        <w:t xml:space="preserve">– and –</w:t>
      </w:r>
    </w:p>
    <w:p>
      <w:pPr>
        <w:spacing w:after="240"/>
        <w:jc w:val="center"/>
      </w:pPr>
      <w:r>
        <w:rPr>
          <w:b/>
          <w:bCs/>
          <w:sz w:val="24"/>
          <w:szCs w:val="24"/>
        </w:rPr>
        <w:t xml:space="preserve">(2)  ADRIAN JOHN FOXLEY</w:t>
      </w:r>
    </w:p>
    <w:p>
      <w:pPr>
        <w:spacing w:after="40" w:before="240"/>
        <w:jc w:val="center"/>
      </w:pPr>
      <w:r>
        <w:rPr>
          <w:sz w:val="20"/>
          <w:szCs w:val="20"/>
        </w:rPr>
        <w:t xml:space="preserve">___________________________________</w:t>
      </w:r>
    </w:p>
    <w:p>
      <w:pPr>
        <w:spacing w:after="40"/>
        <w:jc w:val="center"/>
      </w:pPr>
      <w:r>
        <w:rPr>
          <w:b/>
          <w:bCs/>
          <w:sz w:val="28"/>
          <w:szCs w:val="28"/>
        </w:rPr>
        <w:t xml:space="preserve">SETTLEMENT AGREEMENT</w:t>
      </w:r>
    </w:p>
    <w:p>
      <w:pPr>
        <w:spacing w:after="40"/>
        <w:jc w:val="center"/>
      </w:pPr>
      <w:r>
        <w:rPr>
          <w:i/>
          <w:iCs/>
          <w:sz w:val="18"/>
          <w:szCs w:val="18"/>
        </w:rPr>
        <w:t xml:space="preserve">(without prejudice and subject to contract until dated and signed by both parties)</w:t>
      </w:r>
    </w:p>
    <w:p>
      <w:pPr>
        <w:spacing w:after="300"/>
        <w:jc w:val="center"/>
      </w:pPr>
      <w:r>
        <w:rPr>
          <w:sz w:val="20"/>
          <w:szCs w:val="20"/>
        </w:rPr>
        <w:t xml:space="preserve">___________________________________</w:t>
      </w:r>
    </w:p>
    <w:p>
      <w:pPr>
        <w:spacing w:after="300"/>
        <w:jc w:val="center"/>
      </w:pPr>
      <w:r>
        <w:rPr>
          <w:color w:val="808080"/>
          <w:sz w:val="16"/>
          <w:szCs w:val="16"/>
        </w:rPr>
        <w:t xml:space="preserve">Whitfield Carter LLP  •  22 Bishopsgate, London EC2N 4BQ  •  Ref: SW/EM/WC-00118</w:t>
      </w:r>
    </w:p>
    <w:p>
      <w:pPr>
        <w:pageBreakBefore/>
      </w:pPr>
      <w:r>
        <w:t xml:space="preserve"/>
      </w:r>
    </w:p>
    <w:p>
      <w:pPr>
        <w:pStyle w:val="Heading1"/>
      </w:pPr>
      <w:r>
        <w:t xml:space="preserve">THIS AGREEMENT is made on the date stated at the end of this Agreement</w:t>
      </w:r>
    </w:p>
    <w:p>
      <w:pPr>
        <w:spacing w:after="120" w:line="276"/>
      </w:pPr>
      <w:r>
        <w:t xml:space="preserve">BETWEEN:</w:t>
      </w:r>
    </w:p>
    <w:p>
      <w:pPr>
        <w:spacing w:after="120" w:line="276"/>
        <w:ind w:left="567" w:hanging="567"/>
      </w:pPr>
      <w:r>
        <w:t>(1)	KINGSFORD GROUP LIMITED, a company incorporated in England and Wales with registered number 06214477 whose registered office is at Kingsford House, 80 Cannon Street, London EC4N 6HL (the “Company”); and</w:t>
      </w:r>
    </w:p>
    <w:p>
      <w:pPr>
        <w:spacing w:after="120" w:line="276"/>
        <w:ind w:left="567" w:hanging="567"/>
      </w:pPr>
      <w:r>
        <w:t>(2)	ADRIAN JOHN FOXLEY of 12 Marsh Lane, Sevenoaks, Kent TN13 (the “Employee”),</w:t>
      </w:r>
    </w:p>
    <w:p>
      <w:pPr>
        <w:spacing w:after="120" w:line="276"/>
      </w:pPr>
      <w:r>
        <w:t xml:space="preserve">each a “party” and together the “parties”.</w:t>
      </w:r>
    </w:p>
    <w:p>
      <w:pPr>
        <w:pStyle w:val="Heading1"/>
      </w:pPr>
      <w:r>
        <w:t xml:space="preserve">BACKGROUND</w:t>
      </w:r>
    </w:p>
    <w:p>
      <w:pPr>
        <w:spacing w:after="120" w:line="276"/>
        <w:ind w:left="567" w:hanging="567"/>
      </w:pPr>
      <w:r>
        <w:t>(A)	The Employee was employed by the Company under a contract of employment dated 4 September 2019 (the “Contract”). The Employee’s employment terminated on 19 December 2025 (the “Termination Date”).</w:t>
      </w:r>
    </w:p>
    <w:p>
      <w:pPr>
        <w:spacing w:after="120" w:line="276"/>
        <w:ind w:left="567" w:hanging="567"/>
      </w:pPr>
      <w:r>
        <w:t>(B)	The Employee has brought, or intends to bring, complaints against the Company including for unfair dismissal and for detriment and dismissal on the ground of having made protected disclosures, which complaints are the subject of early conciliation under reference R123456/26/01 and of Employment Tribunal claim number 2206543/2026 (the “Proceedings”).</w:t>
      </w:r>
    </w:p>
    <w:p>
      <w:pPr>
        <w:spacing w:after="120" w:line="276"/>
        <w:ind w:left="567" w:hanging="567"/>
      </w:pPr>
      <w:r>
        <w:t>(C)	The parties have agreed to settle the Proceedings and all other claims the Employee has or may have against the Company on the terms set out in this Agreement, which is intended to be a settlement agreement within the meaning of section 203(3) of the Employment Rights Act 1996 and the equivalent provisions of the other statutes referred to below.</w:t>
      </w:r>
    </w:p>
    <w:p>
      <w:pPr>
        <w:spacing w:after="120" w:line="276"/>
      </w:pPr>
      <w:r>
        <w:t xml:space="preserve">IT IS AGREED as follows:</w:t>
      </w:r>
    </w:p>
    <w:p>
      <w:pPr>
        <w:spacing w:after="80" w:before="160"/>
        <w:ind w:left="567" w:hanging="567"/>
      </w:pPr>
      <w:r>
        <w:rPr>
          <w:b/>
          <w:bCs/>
        </w:rPr>
        <w:t>1.	DEFINITIONS AND INTERPRETATION</w:t>
      </w:r>
    </w:p>
    <w:p>
      <w:pPr>
        <w:spacing w:after="100" w:line="276"/>
        <w:ind w:left="1134" w:hanging="567"/>
      </w:pPr>
      <w:r>
        <w:t>1.1	In this Agreement, unless the context otherwise requires: “Adviser” means Eleanor Bartlett of Ashworth Quinn LLP; the “Group” means the Company and its subsidiaries and subsidiary undertakings from time to time; the “Termination Payment” has the meaning given in clause 3; and references to a statutory provision include any modification or re-enactment of it.</w:t>
      </w:r>
    </w:p>
    <w:p>
      <w:pPr>
        <w:spacing w:after="100" w:line="276"/>
        <w:ind w:left="1134" w:hanging="567"/>
      </w:pPr>
      <w:r>
        <w:t>1.2	Clause headings do not affect interpretation. The Schedule forms part of this Agreement. References to clauses and the Schedule are to clauses of and the Schedule to this Agreement.</w:t>
      </w:r>
    </w:p>
    <w:p>
      <w:pPr>
        <w:spacing w:after="80" w:before="160"/>
        <w:ind w:left="567" w:hanging="567"/>
      </w:pPr>
      <w:r>
        <w:rPr>
          <w:b/>
          <w:bCs/>
        </w:rPr>
        <w:t>2.	TERMINATION OF EMPLOYMENT</w:t>
      </w:r>
    </w:p>
    <w:p>
      <w:pPr>
        <w:spacing w:after="100" w:line="276"/>
        <w:ind w:left="1134" w:hanging="567"/>
      </w:pPr>
      <w:r>
        <w:t>2.1	The Employee’s employment with the Company terminated on the Termination Date. The Employee’s P45 will be processed as soon as reasonably practicable following the date of this Agreement.</w:t>
      </w:r>
    </w:p>
    <w:p>
      <w:pPr>
        <w:spacing w:after="100" w:line="276"/>
        <w:ind w:left="1134" w:hanging="567"/>
      </w:pPr>
      <w:r>
        <w:t>2.2	The Company will pay the Employee’s salary and contractual benefits up to the Termination Date in the usual way, subject to deductions for income tax and employee National Insurance contributions, whether or not already paid.</w:t>
      </w:r>
    </w:p>
    <w:p>
      <w:pPr>
        <w:spacing w:after="80" w:before="160"/>
        <w:ind w:left="567" w:hanging="567"/>
      </w:pPr>
      <w:r>
        <w:rPr>
          <w:b/>
          <w:bCs/>
        </w:rPr>
        <w:t>3.	SETTLEMENT PAYMENTS AND BENEFITS</w:t>
      </w:r>
    </w:p>
    <w:p>
      <w:pPr>
        <w:spacing w:after="100" w:line="276"/>
        <w:ind w:left="1134" w:hanging="567"/>
      </w:pPr>
      <w:r>
        <w:t>3.1	Subject to and conditional upon the Employee complying with the terms of this Agreement, the Company will pay or provide to the Employee:</w:t>
      </w:r>
    </w:p>
    <w:p>
      <w:pPr>
        <w:spacing w:after="80"/>
        <w:ind w:left="1701" w:hanging="567"/>
      </w:pPr>
      <w:r>
        <w:t xml:space="preserve">(a)	a payment in lieu of notice of £29,667 (less income tax and employee National Insurance contributions) in respect of the Employee’s contractual notice entitlement (the “PILON”);</w:t>
      </w:r>
    </w:p>
    <w:p>
      <w:pPr>
        <w:spacing w:after="80"/>
        <w:ind w:left="1701" w:hanging="567"/>
      </w:pPr>
      <w:r>
        <w:t xml:space="preserve">(b)	a payment of £5,333 (less income tax and employee National Insurance contributions) in respect of accrued but untaken holiday to the Termination Date;</w:t>
      </w:r>
    </w:p>
    <w:p>
      <w:pPr>
        <w:spacing w:after="80"/>
        <w:ind w:left="1701" w:hanging="567"/>
      </w:pPr>
      <w:r>
        <w:t xml:space="preserve">(c)	a compensation payment of £</w:t>
      </w:r>
      <w:del w:id="1001" w:author="Eleanor Bartlett (Ashworth Quinn LLP)" w:date="2026-04-15T10:20:00Z">
        <w:r>
          <w:delText xml:space="preserve">148,500</w:delText>
        </w:r>
      </w:del>
      <w:ins w:id="1002" w:author="Eleanor Bartlett (Ashworth Quinn LLP)" w:date="2026-04-15T10:20:00Z">
        <w:r>
          <w:t xml:space="preserve">163,500</w:t>
        </w:r>
      </w:ins>
      <w:r>
        <w:t xml:space="preserve"> in respect of the termination of the Employee’s employment (the “Compensation Payment”), of which the parties understand the first £30,000 may be paid without deduction of tax under sections 401 to 403 of the Income Tax (Earnings and Pensions) Act 2003 and the balance will be subject to deduction of income tax at the appropriate rate; and</w:t>
      </w:r>
    </w:p>
    <w:p>
      <w:pPr>
        <w:spacing w:after="120"/>
        <w:ind w:left="1701" w:hanging="567"/>
      </w:pPr>
      <w:r>
        <w:t xml:space="preserve">(d)	a contribution of £1,500 plus VAT towards the Employee’s legal fees under clause 9,</w:t>
      </w:r>
    </w:p>
    <w:p>
      <w:pPr>
        <w:spacing w:after="100" w:line="276"/>
        <w:ind w:left="1134" w:hanging="567"/>
      </w:pPr>
      <w:r>
        <w:t xml:space="preserve">	(together the “Termination Payment”). The aggregate gross value of the payments at clause 3.1(a) to (c) is £183,500, and including the legal-fees contribution the total cost to the Company under this clause 3 is £185,000.</w:t>
      </w:r>
    </w:p>
    <w:p>
      <w:pPr>
        <w:spacing w:after="100" w:line="276"/>
        <w:ind w:left="1134" w:hanging="567"/>
      </w:pPr>
      <w:r>
        <w:t xml:space="preserve">3.2	The Company will pay the sums in clause 3.1(a) to (c) within </w:t>
      </w:r>
      <w:del w:id="1003" w:author="Eleanor Bartlett (Ashworth Quinn LLP)" w:date="2026-04-15T10:20:00Z">
        <w:r>
          <w:delText xml:space="preserve">28</w:delText>
        </w:r>
      </w:del>
      <w:ins w:id="1004" w:author="Eleanor Bartlett (Ashworth Quinn LLP)" w:date="2026-04-15T10:20:00Z">
        <w:r>
          <w:t xml:space="preserve">14</w:t>
        </w:r>
      </w:ins>
      <w:r>
        <w:t xml:space="preserve"> days of the later of (i) the date of this Agreement and (ii) the date on which the Company receives a copy of this Agreement and the adviser’s certificate at the Schedule, each signed.</w:t>
      </w:r>
    </w:p>
    <w:p>
      <w:pPr>
        <w:spacing w:after="100" w:line="276"/>
        <w:ind w:left="1134" w:hanging="567"/>
      </w:pPr>
      <w:r>
        <w:t>3.3	The Employee’s membership of the Company’s pension arrangements ceased on the Termination Date. No further employer contributions will be made save as expressly set out in this Agreement.</w:t>
      </w:r>
    </w:p>
    <w:p>
      <w:pPr>
        <w:spacing w:after="80" w:before="160"/>
        <w:ind w:left="567" w:hanging="567"/>
      </w:pPr>
      <w:r>
        <w:rPr>
          <w:b/>
          <w:bCs/>
        </w:rPr>
        <w:t>4.	TAX</w:t>
      </w:r>
    </w:p>
    <w:p>
      <w:pPr>
        <w:spacing w:after="100" w:line="276"/>
        <w:ind w:left="1134" w:hanging="567"/>
      </w:pPr>
      <w:r>
        <w:t>4.1	The Company makes no representation or warranty as to the tax treatment of the Termination Payment. The payments are made on the basis of the parties’ understanding of the current law but the Employee is responsible for any further income tax and employee National Insurance contributions due in respect of them.</w:t>
      </w:r>
    </w:p>
    <w:p>
      <w:pPr>
        <w:spacing w:after="100" w:line="276"/>
        <w:ind w:left="1134" w:hanging="567"/>
      </w:pPr>
      <w:r>
        <w:t>4.2	The Employee will indemnify the Company on a continuing basis against any income tax or employee National Insurance contributions (and any interest, penalties, costs and expenses) for which the Company is liable in respect of the Termination Payment, save for (i) any tax or NICs which the Company is obliged to deduct and account for, and (ii) any employer National Insurance contributions.</w:t>
      </w:r>
    </w:p>
    <w:p>
      <w:pPr>
        <w:spacing w:after="80" w:before="160"/>
        <w:ind w:left="567" w:hanging="567"/>
      </w:pPr>
      <w:r>
        <w:rPr>
          <w:b/>
          <w:bCs/>
        </w:rPr>
        <w:t>5.	SETTLEMENT OF CLAIMS</w:t>
      </w:r>
    </w:p>
    <w:p>
      <w:pPr>
        <w:spacing w:after="100" w:line="276"/>
        <w:ind w:left="1134" w:hanging="567"/>
      </w:pPr>
      <w:r>
        <w:t>5.1	The Employee accepts the terms of this Agreement in full and final settlement of the Proceedings and of all claims, whether or not in the contemplation of the parties, which the Employee has or may have against the Company or any member of the Group or its officers or employees arising out of or in connection with the Employee’s employment or its termination, including in particular (but not limited to) the claims listed in clause 5.2.</w:t>
      </w:r>
    </w:p>
    <w:p>
      <w:pPr>
        <w:spacing w:after="100" w:line="276"/>
        <w:ind w:left="1134" w:hanging="567"/>
      </w:pPr>
      <w:r>
        <w:t>5.2	The claims referred to in clause 5.1 are:</w:t>
      </w:r>
    </w:p>
    <w:p>
      <w:pPr>
        <w:spacing w:after="60"/>
        <w:ind w:left="1701" w:hanging="567"/>
      </w:pPr>
      <w:r>
        <w:t xml:space="preserve">(a)	for unfair dismissal under section 94 of the Employment Rights Act 1996 (“ERA”);</w:t>
      </w:r>
    </w:p>
    <w:p>
      <w:pPr>
        <w:spacing w:after="60"/>
        <w:ind w:left="1701" w:hanging="567"/>
      </w:pPr>
      <w:r>
        <w:t xml:space="preserve">(b)	for automatically unfair dismissal and for detriment on the ground of having made protected disclosures under sections 47B and 103A ERA;</w:t>
      </w:r>
    </w:p>
    <w:p>
      <w:pPr>
        <w:spacing w:after="60"/>
        <w:ind w:left="1701" w:hanging="567"/>
      </w:pPr>
      <w:r>
        <w:t xml:space="preserve">(c)	for a redundancy payment under section 135 ERA;</w:t>
      </w:r>
    </w:p>
    <w:p>
      <w:pPr>
        <w:spacing w:after="60"/>
        <w:ind w:left="1701" w:hanging="567"/>
      </w:pPr>
      <w:r>
        <w:t xml:space="preserve">(d)	for wrongful dismissal or breach of contract;</w:t>
      </w:r>
    </w:p>
    <w:p>
      <w:pPr>
        <w:spacing w:after="60"/>
        <w:ind w:left="1701" w:hanging="567"/>
      </w:pPr>
      <w:r>
        <w:t xml:space="preserve">(e)	for unauthorised deductions from wages under Part II ERA;</w:t>
      </w:r>
    </w:p>
    <w:p>
      <w:pPr>
        <w:spacing w:after="60"/>
        <w:ind w:left="1701" w:hanging="567"/>
      </w:pPr>
      <w:r>
        <w:t xml:space="preserve">(f)	in relation to unpaid holiday under the Working Time Regulations 1998;</w:t>
      </w:r>
    </w:p>
    <w:p>
      <w:pPr>
        <w:spacing w:after="60"/>
        <w:ind w:left="1701" w:hanging="567"/>
      </w:pPr>
      <w:r>
        <w:t xml:space="preserve">(g)	for discrimination, harassment or victimisation under the Equality Act 2010; and</w:t>
      </w:r>
    </w:p>
    <w:p>
      <w:pPr>
        <w:spacing w:after="60"/>
        <w:ind w:left="1701" w:hanging="567"/>
      </w:pPr>
      <w:r>
        <w:t xml:space="preserve">(h)	for any other contractual or statutory claim of whatever nature arising out of the Employee’s employment or its termination,</w:t>
      </w:r>
    </w:p>
    <w:p>
      <w:pPr>
        <w:spacing w:after="100" w:line="276"/>
        <w:ind w:left="1134" w:hanging="567"/>
      </w:pPr>
      <w:r>
        <w:t>5.3	The settlement at clause 5.1 does not apply to: (i) any claim to enforce this Agreement; (ii) any claim in respect of accrued pension rights; or (iii) any claim for personal injury of which the Employee is not and could not reasonably be aware at the date of this Agreement (other than a claim for personal injury arising from a psychiatric condition relating to the matters settled by this Agreement).</w:t>
      </w:r>
    </w:p>
    <w:p>
      <w:pPr>
        <w:spacing w:after="100" w:line="276"/>
        <w:ind w:left="1134" w:hanging="567"/>
      </w:pPr>
      <w:r>
        <w:t>5.4	The Employee warrants that, save for the claims settled by this Agreement, the Employee is not aware of any other claim against the Company or any member of the Group, and that the conditions regulating settlement agreements under the relevant statutes have been satisfied.</w:t>
      </w:r>
    </w:p>
    <w:p>
      <w:pPr>
        <w:spacing w:after="80" w:before="160"/>
        <w:ind w:left="567" w:hanging="567"/>
      </w:pPr>
      <w:r>
        <w:rPr>
          <w:b/>
          <w:bCs/>
        </w:rPr>
        <w:t>6.	CONFIDENTIALITY AND ANNOUNCEMENTS</w:t>
      </w:r>
    </w:p>
    <w:p>
      <w:pPr>
        <w:spacing w:after="100" w:line="276"/>
        <w:ind w:left="1134" w:hanging="567"/>
      </w:pPr>
      <w:r>
        <w:t>6.1	The Employee will keep confidential the existence and terms of this Agreement and the circumstances surrounding the termination of the Employee’s employment, except: to the Employee’s immediate family and professional advisers (who must keep the information confidential); to HM Revenue &amp; Customs; or where required by law.</w:t>
      </w:r>
    </w:p>
    <w:p>
      <w:pPr>
        <w:spacing w:after="100" w:line="276"/>
        <w:ind w:left="1134" w:hanging="567"/>
      </w:pPr>
      <w:r>
        <w:t>6.2	The parties will respond to any enquiry about the Employee’s departure by stating only that the Employee left to pursue other opportunities and that the parties have parted on agreed terms. The Company will provide a reference in the agreed form at the Schedule, Part 2, in response to any bona fide request, and will use reasonable endeavours to ensure that any oral reference is consistent with it.</w:t>
      </w:r>
    </w:p>
    <w:p>
      <w:pPr>
        <w:spacing w:after="80" w:before="160"/>
        <w:ind w:left="567" w:hanging="567"/>
      </w:pPr>
      <w:r>
        <w:rPr>
          <w:b/>
          <w:bCs/>
        </w:rPr>
        <w:t>7.	CONTINUING OBLIGATIONS AND RETURN OF PROPERTY</w:t>
      </w:r>
    </w:p>
    <w:p>
      <w:pPr>
        <w:spacing w:after="100" w:line="276"/>
        <w:ind w:left="1134" w:hanging="567"/>
      </w:pPr>
      <w:r>
        <w:t>7.1	The Employee reaffirms the post-termination confidentiality and restrictive covenants in clauses 18 to 21 of the Contract, which remain in full force and effect.</w:t>
      </w:r>
    </w:p>
    <w:p>
      <w:pPr>
        <w:spacing w:after="100" w:line="276"/>
        <w:ind w:left="1134" w:hanging="567"/>
      </w:pPr>
      <w:r>
        <w:t>7.2	The Employee confirms that the Employee has returned, or will return by no later than the date of this Agreement, all property of the Company and the Group, including documents, equipment, the Employee’s laptop and mobile telephone, and all copies of confidential information in whatever form, and has not retained any copies.</w:t>
      </w:r>
    </w:p>
    <w:p>
      <w:pPr>
        <w:spacing w:after="100" w:line="276"/>
        <w:ind w:left="1134" w:hanging="567"/>
      </w:pPr>
      <w:r>
        <w:t>7.3	The Employee will not make or publish any statement (including on social media) that is or may be derogatory of, or damaging to, the Company, any member of the Group or any of its officers or employees; and the Company will instruct the members of its board not to do likewise in respect of the Employee.</w:t>
      </w:r>
    </w:p>
    <w:p>
      <w:pPr>
        <w:spacing w:after="80" w:before="160"/>
        <w:ind w:left="567" w:hanging="567"/>
      </w:pPr>
      <w:r>
        <w:rPr>
          <w:b/>
          <w:bCs/>
        </w:rPr>
        <w:t>8.	WARRANTIES</w:t>
      </w:r>
    </w:p>
    <w:p>
      <w:pPr>
        <w:spacing w:after="100" w:line="276"/>
        <w:ind w:left="1134" w:hanging="567"/>
      </w:pPr>
      <w:r>
        <w:t>8.1	The Employee warrants that the Employee has not, before the date of this Agreement, done anything in breach of the Contract or any duty owed to the Company that would have entitled the Company to terminate the Employee’s employment without notice or payment in lieu of notice.</w:t>
      </w:r>
    </w:p>
    <w:p>
      <w:pPr>
        <w:spacing w:after="100" w:line="276"/>
        <w:ind w:left="1134" w:hanging="567"/>
      </w:pPr>
      <w:r>
        <w:t>8.2	The Employee warrants that the Employee has not commenced any new employment or engagement that the Company has not been told about, and that the Employee has not accepted any offer of employment that would conflict with the warranties in this Agreement.</w:t>
      </w:r>
    </w:p>
    <w:p>
      <w:pPr>
        <w:spacing w:after="80" w:before="160"/>
        <w:ind w:left="567" w:hanging="567"/>
      </w:pPr>
      <w:r>
        <w:rPr>
          <w:b/>
          <w:bCs/>
        </w:rPr>
        <w:t>9.	INDEPENDENT LEGAL ADVICE</w:t>
      </w:r>
    </w:p>
    <w:p>
      <w:pPr>
        <w:spacing w:after="100" w:line="276"/>
        <w:ind w:left="1134" w:hanging="567"/>
      </w:pPr>
      <w:r>
        <w:t>9.1	The Employee confirms that the Employee has received independent legal advice from the Adviser, a relevant independent adviser for the purposes of the statutes referred to in clause 5, as to the terms and effect of this Agreement and in particular its effect on the Employee’s ability to pursue the claims settled by it.</w:t>
      </w:r>
    </w:p>
    <w:p>
      <w:pPr>
        <w:spacing w:after="100" w:line="276"/>
        <w:ind w:left="1134" w:hanging="567"/>
      </w:pPr>
      <w:r>
        <w:t xml:space="preserve">9.2	The Adviser will sign the certificate at the Schedule, Part 1. The Company will contribute £</w:t>
      </w:r>
      <w:del w:id="1005" w:author="Eleanor Bartlett (Ashworth Quinn LLP)" w:date="2026-04-15T10:20:00Z">
        <w:r>
          <w:delText xml:space="preserve">1,500</w:delText>
        </w:r>
      </w:del>
      <w:ins w:id="1006" w:author="Eleanor Bartlett (Ashworth Quinn LLP)" w:date="2026-04-15T10:20:00Z">
        <w:r>
          <w:t xml:space="preserve">2,500</w:t>
        </w:r>
      </w:ins>
      <w:r>
        <w:t xml:space="preserve"> plus VAT towards the Employee’s legal costs, payable directly to the Adviser within 28 days of receipt of the Adviser’s invoice addressed to the Employee but marked payable by the Company.</w:t>
      </w:r>
    </w:p>
    <w:p>
      <w:pPr>
        <w:spacing w:after="80" w:before="160"/>
        <w:ind w:left="567" w:hanging="567"/>
      </w:pPr>
      <w:r>
        <w:rPr>
          <w:b/>
          <w:bCs/>
        </w:rPr>
        <w:t>10.	WITHOUT PREJUDICE / SECTION 111A</w:t>
      </w:r>
    </w:p>
    <w:p>
      <w:pPr>
        <w:spacing w:after="100" w:line="276"/>
        <w:ind w:left="1134" w:hanging="567"/>
      </w:pPr>
      <w:r>
        <w:t>10.1	This Agreement, although marked “without prejudice and subject to contract” during its negotiation, will upon signature by both parties and the Adviser become an open document evidencing a binding agreement between the parties.</w:t>
      </w:r>
    </w:p>
    <w:p>
      <w:pPr>
        <w:spacing w:after="80" w:before="160"/>
        <w:ind w:left="567" w:hanging="567"/>
      </w:pPr>
      <w:r>
        <w:rPr>
          <w:b/>
          <w:bCs/>
        </w:rPr>
        <w:t>11.	ENTIRE AGREEMENT</w:t>
      </w:r>
    </w:p>
    <w:p>
      <w:pPr>
        <w:spacing w:after="100" w:line="276"/>
        <w:ind w:left="1134" w:hanging="567"/>
      </w:pPr>
      <w:r>
        <w:t>11.1	This Agreement and the documents referred to in it constitute the entire agreement between the parties and supersede any prior agreement, arrangement or understanding between them relating to its subject matter. Each party acknowledges that it has not relied on any representation, warranty or statement not set out in this Agreement, save that nothing limits any liability for fraud.</w:t>
      </w:r>
    </w:p>
    <w:p>
      <w:pPr>
        <w:spacing w:after="80" w:before="160"/>
        <w:ind w:left="567" w:hanging="567"/>
      </w:pPr>
      <w:r>
        <w:rPr>
          <w:b/>
          <w:bCs/>
        </w:rPr>
        <w:t>12.	THIRD-PARTY RIGHTS</w:t>
      </w:r>
    </w:p>
    <w:p>
      <w:pPr>
        <w:spacing w:after="100" w:line="276"/>
        <w:ind w:left="1134" w:hanging="567"/>
      </w:pPr>
      <w:r>
        <w:t>12.1	Save that any member of the Group and any officer or employee referred to in clause 5 may enforce the terms of clauses 5, 6 and 7, a person who is not a party to this Agreement has no rights under the Contracts (Rights of Third Parties) Act 1999 to enforce any of its terms.</w:t>
      </w:r>
    </w:p>
    <w:p>
      <w:pPr>
        <w:spacing w:after="80" w:before="160"/>
        <w:ind w:left="567" w:hanging="567"/>
      </w:pPr>
      <w:r>
        <w:rPr>
          <w:b/>
          <w:bCs/>
        </w:rPr>
        <w:t>13.	VARIATION, COUNTERPARTS AND GOVERNING LAW</w:t>
      </w:r>
    </w:p>
    <w:p>
      <w:pPr>
        <w:spacing w:after="100" w:line="276"/>
        <w:ind w:left="1134" w:hanging="567"/>
      </w:pPr>
      <w:r>
        <w:t>13.1	No variation of this Agreement is effective unless it is in writing and signed by or on behalf of each party.</w:t>
      </w:r>
    </w:p>
    <w:p>
      <w:pPr>
        <w:spacing w:after="100" w:line="276"/>
        <w:ind w:left="1134" w:hanging="567"/>
      </w:pPr>
      <w:r>
        <w:t>13.2	This Agreement may be executed in any number of counterparts, each of which when executed and delivered constitutes an original, and all the counterparts together constitute one and the same instrument.</w:t>
      </w:r>
    </w:p>
    <w:p>
      <w:pPr>
        <w:spacing w:after="100" w:line="276"/>
        <w:ind w:left="1134" w:hanging="567"/>
      </w:pPr>
      <w:r>
        <w:t>13.3	This Agreement and any dispute or claim arising out of or in connection with it are governed by and construed in accordance with the law of England and Wales, and the parties submit to the exclusive jurisdiction of the courts of England and Wales and (in respect of the statutory claims) the Employment Tribunals.</w:t>
      </w:r>
    </w:p>
    <w:p>
      <w:pPr>
        <w:spacing w:after="160" w:before="240"/>
      </w:pPr>
      <w:r>
        <w:rPr>
          <w:i/>
          <w:iCs/>
        </w:rPr>
        <w:t xml:space="preserve">IN WITNESS of which the parties have signed this Agreement on the date set out at the start of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Signed by SARAH WHITFIELD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duly authorised for and on behalf of</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Authorised signatory</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KINGSFORD GROUP LIMITED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Signed by ADRIAN JOHN FOXLEY</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the Employee</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Date: ………………………</w:t>
            </w:r>
          </w:p>
        </w:tc>
      </w:tr>
    </w:tbl>
    <w:p>
      <w:pPr>
        <w:pageBreakBefore/>
      </w:pPr>
      <w:r>
        <w:t xml:space="preserve"/>
      </w:r>
    </w:p>
    <w:p>
      <w:pPr>
        <w:pStyle w:val="Heading1"/>
      </w:pPr>
      <w:r>
        <w:t xml:space="preserve">SCHEDULE</w:t>
      </w:r>
    </w:p>
    <w:p>
      <w:pPr>
        <w:pStyle w:val="Heading2"/>
      </w:pPr>
      <w:r>
        <w:t xml:space="preserve">Part 1 – Adviser’s Certificate</w:t>
      </w:r>
    </w:p>
    <w:p>
      <w:pPr>
        <w:spacing w:after="120" w:line="276"/>
      </w:pPr>
      <w:r>
        <w:t xml:space="preserve">I, Eleanor Bartlett, of Ashworth Quinn LLP, 30 Finsbury Square, London EC2A 1AG, confirm that:</w:t>
      </w:r>
    </w:p>
    <w:p>
      <w:pPr>
        <w:pStyle w:val="ListParagraph"/>
        <w:numPr>
          <w:ilvl w:val="0"/>
          <w:numId w:val="2"/>
        </w:numPr>
        <w:spacing w:after="80"/>
      </w:pPr>
      <w:r>
        <w:t xml:space="preserve">I have given Adrian John Foxley independent legal advice as to the terms and effect of the above Agreement and, in particular, its effect on his ability to pursue his rights before an employment tribunal;</w:t>
      </w:r>
    </w:p>
    <w:p>
      <w:pPr>
        <w:pStyle w:val="ListParagraph"/>
        <w:numPr>
          <w:ilvl w:val="0"/>
          <w:numId w:val="2"/>
        </w:numPr>
        <w:spacing w:after="80"/>
      </w:pPr>
      <w:r>
        <w:t xml:space="preserve">at the time I gave the advice I was a relevant independent adviser within the meaning of the legislation referred to in the Agreement;</w:t>
      </w:r>
    </w:p>
    <w:p>
      <w:pPr>
        <w:pStyle w:val="ListParagraph"/>
        <w:numPr>
          <w:ilvl w:val="0"/>
          <w:numId w:val="2"/>
        </w:numPr>
        <w:spacing w:after="80"/>
      </w:pPr>
      <w:r>
        <w:t xml:space="preserve">there is, and was at the time I gave the advice, in force a contract of insurance, or an indemnity provided for members of a profession or professional body, covering the risk of a claim by Mr Foxley in respect of loss arising in consequence of the advice.</w:t>
      </w:r>
    </w:p>
    <w:p>
      <w:pPr>
        <w:spacing w:after="60" w:line="276"/>
      </w:pPr>
      <w:r>
        <w:t xml:space="preserve">Signed: …………………………………………  Dated: …………………………</w:t>
      </w:r>
    </w:p>
    <w:p>
      <w:pPr>
        <w:spacing w:after="200" w:line="276"/>
      </w:pPr>
      <w:r>
        <w:t xml:space="preserve">Eleanor Bartlett, Partner, Ashworth Quinn LLP</w:t>
      </w:r>
    </w:p>
    <w:p>
      <w:pPr>
        <w:pStyle w:val="Heading2"/>
      </w:pPr>
      <w:r>
        <w:t xml:space="preserve">Part 2 – Agreed form of reference</w:t>
      </w:r>
    </w:p>
    <w:p>
      <w:pPr>
        <w:spacing w:after="120" w:line="276"/>
      </w:pPr>
      <w:r>
        <w:t xml:space="preserve">To whom it may concern</w:t>
      </w:r>
    </w:p>
    <w:p>
      <w:pPr>
        <w:spacing w:after="60" w:line="276"/>
      </w:pPr>
      <w:r>
        <w:t xml:space="preserve">Adrian Foxley was employed by Kingsford Group Limited from 4 September 2019 to 19 December 2025, latterly as Group Operations Director. In that role he was responsible for the Group’s operations function across its trading divisions. We confirm these dates and his job title in accordance with our policy of providing factual references. This reference is given in good faith and without legal liability on the part of the Company or the signatory.</w:t>
      </w:r>
    </w:p>
    <w:p>
      <w:pPr>
        <w:spacing w:after="0" w:line="276"/>
      </w:pPr>
      <w:r>
        <w:t xml:space="preserve">Signed for and on behalf of Kingsford Group Limited.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388214). Authorised and regulated by the Solicitors Regulation Authority.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2026-06-25T13:57:05.452Z</dcterms:created>
  <dcterms:modified xsi:type="dcterms:W3CDTF">2026-06-25T13:57:05.452Z</dcterms:modified>
</cp:coreProperties>
</file>

<file path=docProps/custom.xml><?xml version="1.0" encoding="utf-8"?>
<Properties xmlns="http://schemas.openxmlformats.org/officeDocument/2006/custom-properties" xmlns:vt="http://schemas.openxmlformats.org/officeDocument/2006/docPropsVTypes"/>
</file>