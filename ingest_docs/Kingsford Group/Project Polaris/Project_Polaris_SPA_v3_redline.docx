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DATED 2025</w:t>
      </w:r>
    </w:p>
    <w:p>
      <w:pPr>
        <w:spacing w:after="400"/>
        <w:jc w:val="center"/>
      </w:pPr>
      <w:r>
        <w:rPr>
          <w:color w:val="999999"/>
        </w:rPr>
        <w:t xml:space="preserve">______________________________</w:t>
      </w:r>
    </w:p>
    <w:p>
      <w:pPr>
        <w:spacing w:after="200"/>
        <w:jc w:val="center"/>
      </w:pPr>
      <w:r>
        <w:rPr>
          <w:b/>
          <w:bCs/>
          <w:sz w:val="28"/>
          <w:szCs w:val="28"/>
        </w:rPr>
        <w:t xml:space="preserve">SHARE PURCHASE AGREEMENT</w:t>
      </w:r>
    </w:p>
    <w:p>
      <w:pPr>
        <w:spacing w:after="120"/>
        <w:jc w:val="center"/>
      </w:pPr>
      <w:r>
        <w:t xml:space="preserve">relating to the entire issued share capital of</w:t>
      </w:r>
    </w:p>
    <w:p>
      <w:pPr>
        <w:spacing w:after="120"/>
        <w:jc w:val="center"/>
      </w:pPr>
      <w:r>
        <w:rPr>
          <w:b/>
          <w:bCs/>
        </w:rPr>
        <w:t xml:space="preserve">LARKFIELD SPA &amp; WELLNESS LIMITED</w:t>
      </w:r>
    </w:p>
    <w:p>
      <w:pPr>
        <w:spacing w:after="400"/>
      </w:pPr>
    </w:p>
    <w:p>
      <w:pPr>
        <w:spacing w:after="120"/>
        <w:jc w:val="center"/>
      </w:pPr>
      <w:r>
        <w:t xml:space="preserve">between</w:t>
      </w:r>
    </w:p>
    <w:p>
      <w:pPr>
        <w:spacing w:after="120"/>
        <w:jc w:val="center"/>
      </w:pPr>
      <w:r>
        <w:rPr>
          <w:b/>
          <w:bCs/>
        </w:rPr>
        <w:t xml:space="preserve">(1)  THE PERSONS LISTED IN SCHEDULE 1  (the Sellers)</w:t>
      </w:r>
    </w:p>
    <w:p>
      <w:pPr>
        <w:spacing w:after="120"/>
        <w:jc w:val="center"/>
      </w:pPr>
      <w:r>
        <w:t xml:space="preserve">and</w:t>
      </w:r>
    </w:p>
    <w:p>
      <w:pPr>
        <w:spacing w:after="120"/>
        <w:jc w:val="center"/>
      </w:pPr>
      <w:r>
        <w:rPr>
          <w:b/>
          <w:bCs/>
        </w:rPr>
        <w:t xml:space="preserve">(2)  KINGSFORD GROUP LIMITED  (the Buyer)</w:t>
      </w:r>
    </w:p>
    <w:p>
      <w:pPr>
        <w:spacing w:after="600"/>
      </w:pPr>
    </w:p>
    <w:p>
      <w:pPr>
        <w:spacing w:after="120"/>
        <w:jc w:val="center"/>
      </w:pPr>
      <w:r>
        <w:t xml:space="preserve">Whitfield Carter LLP</w:t>
      </w:r>
    </w:p>
    <w:p>
      <w:pPr>
        <w:spacing w:after="120"/>
        <w:jc w:val="center"/>
      </w:pPr>
      <w:r>
        <w:t xml:space="preserve">22 Bishopsgate, London EC2N 4BQ</w:t>
      </w:r>
    </w:p>
    <w:p>
      <w:pPr>
        <w:spacing w:after="120"/>
        <w:jc w:val="center"/>
      </w:pPr>
      <w:r>
        <w:rPr>
          <w:color w:val="595959"/>
          <w:sz w:val="16"/>
          <w:szCs w:val="16"/>
        </w:rPr>
        <w:t xml:space="preserve">Ref: SW/JO/WC-00132</w:t>
      </w:r>
    </w:p>
    <w:p>
      <w:r>
        <w:br w:type="page"/>
      </w:r>
    </w:p>
    <w:p>
      <w:pPr>
        <w:pStyle w:val="Heading1"/>
      </w:pPr>
      <w:r>
        <w:t xml:space="preserve">THIS AGREEMENT is dated 2025 and is made</w:t>
      </w:r>
    </w:p>
    <w:p>
      <w:pPr>
        <w:spacing w:after="120"/>
      </w:pPr>
      <w:r>
        <w:t xml:space="preserve">BETWEEN:</w:t>
      </w:r>
    </w:p>
    <w:p>
      <w:pPr>
        <w:pStyle w:val="ListParagraph"/>
        <w:numPr>
          <w:ilvl w:val="0"/>
          <w:numId w:val="2"/>
        </w:numPr>
        <w:spacing w:after="60"/>
      </w:pPr>
      <w:r>
        <w:t xml:space="preserve">the persons whose names and addresses are set out in column (1) of Schedule 1 (together the “Sellers” and each a “Seller”); and</w:t>
      </w:r>
    </w:p>
    <w:p>
      <w:pPr>
        <w:pStyle w:val="ListParagraph"/>
        <w:numPr>
          <w:ilvl w:val="0"/>
          <w:numId w:val="2"/>
        </w:numPr>
        <w:spacing w:after="60"/>
      </w:pPr>
      <w:r>
        <w:t xml:space="preserve">KINGSFORD GROUP LIMITED, a company incorporated in England and Wales with registered number 04412980 whose registered office is at Kingsford House, 12 St James’s Square, London SW1Y 4LB (the “Buyer”).</w:t>
      </w:r>
    </w:p>
    <w:p>
      <w:pPr>
        <w:spacing w:after="120"/>
      </w:pPr>
      <w:r>
        <w:t xml:space="preserve">each a “party” and together the “parties”.</w:t>
      </w:r>
    </w:p>
    <w:p>
      <w:pPr>
        <w:pStyle w:val="Heading1"/>
      </w:pPr>
      <w:r>
        <w:t xml:space="preserve">BACKGROUND</w:t>
      </w:r>
    </w:p>
    <w:p>
      <w:pPr>
        <w:pStyle w:val="ListParagraph"/>
        <w:numPr>
          <w:ilvl w:val="0"/>
          <w:numId w:val="2"/>
        </w:numPr>
        <w:spacing w:after="60"/>
      </w:pPr>
      <w:r>
        <w:t xml:space="preserve">Larkfield Spa &amp; Wellness Limited (the “Company”) is a private company limited by shares, incorporated in England and Wales, brief particulars of which are set out in Schedule 2.</w:t>
      </w:r>
    </w:p>
    <w:p>
      <w:pPr>
        <w:pStyle w:val="ListParagraph"/>
        <w:numPr>
          <w:ilvl w:val="0"/>
          <w:numId w:val="2"/>
        </w:numPr>
        <w:spacing w:after="60"/>
      </w:pPr>
      <w:r>
        <w:t xml:space="preserve">The Sellers are the legal and beneficial owners of, or are otherwise able to procure the transfer of, the entire issued share capital of the Company in the proportions set out in column (3) of Schedule 1.</w:t>
      </w:r>
    </w:p>
    <w:p>
      <w:pPr>
        <w:pStyle w:val="ListParagraph"/>
        <w:numPr>
          <w:ilvl w:val="0"/>
          <w:numId w:val="2"/>
        </w:numPr>
        <w:spacing w:after="60"/>
      </w:pPr>
      <w:r>
        <w:t xml:space="preserve">The Sellers have agreed to sell and the Buyer has agreed to purchase the Shares on the terms and subject to the conditions of this Agreement.</w:t>
      </w:r>
    </w:p>
    <w:p>
      <w:pPr>
        <w:pStyle w:val="ListParagraph"/>
        <w:numPr>
          <w:ilvl w:val="0"/>
          <w:numId w:val="3"/>
        </w:numPr>
        <w:spacing w:after="60" w:before="120"/>
      </w:pPr>
      <w:r>
        <w:rPr>
          <w:b/>
          <w:bCs/>
        </w:rPr>
        <w:t xml:space="preserve">INTERPRETATION</w:t>
      </w:r>
    </w:p>
    <w:p>
      <w:pPr>
        <w:spacing w:after="120"/>
      </w:pPr>
      <w:r>
        <w:t xml:space="preserve">1.1   The definitions and rules of interpretation in this clause apply in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Term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Meaning</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audited financial statements of the Company for the accounting reference period ended on the Accounts Date, comprising the balance sheet, profit and loss account, notes, auditors’ and directors’ reports;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Business Day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day other than a Saturday, Sunday or public holiday in England when banks in London are open for business;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Buyer’s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Whitfield Carter LLP of 22 Bishopsgate, London EC2N 4BQ;</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Claim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claim by the Buyer for any breach of the Warranties or under the Tax Covenant;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of the sale and purchase of the Shares in accordance with clause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date on which Completion takes place;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aggregate consideration for the Shares payable under clause 3;</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Data Room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electronic data room maintained by the Sellers and made available to the Buyer, the index to which is annexed to the Disclosure Letter;</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Deferred 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deferred (earn-out) consideration of up to £2,000,000 calculated and payable in accordance with Schedule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Disclosure Letter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letter from the Sellers to the Buyer of the same date as this Agreement, together with the bundle of documents attached to it;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Encumbrance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any mortgage, charge, pledge, lien, option, restriction, right of first refusal, right of pre-emption, third-party right or interest, or other encumbrance or security interest of any kind;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Account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interest-bearing deposit account in the joint names of the Buyer’s Solicitors and the Sellers’ Solicitors operated in accordance with clause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Amount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£1,500,000;</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Management 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unaudited management accounts of the Company for the period from the Accounts Date to 30 September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Sellers’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Castle &amp; Vane LLP of 60 Cannon Street, London EC4N 6JP;</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Shares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1,000,000 ordinary shares of £0.01 each in the capital of the Company, comprising the entire issued and allotted share capital of the Company;</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all forms of taxation and statutory, governmental, supra-governmental, state, local or municipal impositions, duties, contributions and levies, whether of the United Kingdom or elsewhere, and all related penalties, charges, costs and interest;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 Covenant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covenant relating to Tax set out in Schedule 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Warranties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warranties given by the Sellers in clause 8 and Schedule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and Marcus Larkfield.</w:t>
            </w:r>
          </w:p>
        </w:tc>
      </w:tr>
    </w:tbl>
    <w:p>
      <w:pPr>
        <w:spacing w:after="120"/>
      </w:pPr>
      <w:r>
        <w:t xml:space="preserve">1.2   Clause, Schedule and paragraph headings do not affect interpretation. References to clauses and Schedules are to the clauses of and Schedules to this Agreement.</w:t>
      </w:r>
    </w:p>
    <w:p>
      <w:pPr>
        <w:spacing w:after="120"/>
      </w:pPr>
      <w:r>
        <w:t xml:space="preserve">1.3   A reference to a statute or statutory provision is a reference to it as amended, extended or re-enacted from time to time, and includes all subordinate legislation made under it.</w:t>
      </w:r>
    </w:p>
    <w:p>
      <w:pPr>
        <w:spacing w:after="120"/>
      </w:pPr>
      <w:r>
        <w:t xml:space="preserve">1.4   Words in the singular include the plural and vice versa, and a reference to one gender includes a reference to the other genders.</w:t>
      </w:r>
    </w:p>
    <w:p>
      <w:pPr>
        <w:spacing w:after="120"/>
      </w:pPr>
      <w:r>
        <w:t xml:space="preserve">1.5   Where any statement is qualified by the expression “so far as the Sellers are aware” or “to the best of the Sellers’ knowledge”, that statement is deemed to include an additional statement that it has been made after due and careful enquiry of the directors and senior managers of the Company.</w:t>
      </w:r>
    </w:p>
    <w:p>
      <w:pPr>
        <w:pStyle w:val="ListParagraph"/>
        <w:numPr>
          <w:ilvl w:val="0"/>
          <w:numId w:val="3"/>
        </w:numPr>
        <w:spacing w:after="60" w:before="120"/>
      </w:pPr>
      <w:r>
        <w:rPr>
          <w:b/>
          <w:bCs/>
        </w:rPr>
        <w:t xml:space="preserve">SALE AND PURCHASE</w:t>
      </w:r>
    </w:p>
    <w:p>
      <w:pPr>
        <w:spacing w:after="120"/>
      </w:pPr>
      <w:r>
        <w:t xml:space="preserve">2.1   On the terms of this Agreement, each Seller shall sell with full title guarantee, and the Buyer shall purchase, the Shares set against that Seller’s name in column (2) of Schedule 1, free from all Encumbrances and together with all rights attaching to them at Completion (including the right to receive all dividends and distributions declared, paid or made on or after the Completion Date).</w:t>
      </w:r>
    </w:p>
    <w:p>
      <w:pPr>
        <w:spacing w:after="120"/>
      </w:pPr>
      <w:r>
        <w:t xml:space="preserve">2.2   Each Seller waives, and shall procure the waiver of, all rights of pre-emption or other restrictions on transfer over any of the Shares conferred on that Seller or any other person under the articles of association of the Company or otherwise.</w:t>
      </w:r>
    </w:p>
    <w:p>
      <w:pPr>
        <w:spacing w:after="120"/>
      </w:pPr>
      <w:r>
        <w:t xml:space="preserve">2.3   The Buyer is not obliged to complete the purchase of any of the Shares unless the purchase of all of the Shares is completed simultaneously.</w:t>
      </w:r>
    </w:p>
    <w:p>
      <w:pPr>
        <w:pStyle w:val="ListParagraph"/>
        <w:numPr>
          <w:ilvl w:val="0"/>
          <w:numId w:val="3"/>
        </w:numPr>
        <w:spacing w:after="60" w:before="120"/>
      </w:pPr>
      <w:r>
        <w:rPr>
          <w:b/>
          <w:bCs/>
        </w:rPr>
        <w:t xml:space="preserve">CONSIDERATION</w:t>
      </w:r>
    </w:p>
    <w:p>
      <w:pPr>
        <w:spacing w:after="120"/>
      </w:pPr>
      <w:r>
        <w:t xml:space="preserve">3.1   The total consideration for the Shares is the aggregate of:</w:t>
      </w:r>
    </w:p>
    <w:p>
      <w:pPr>
        <w:pStyle w:val="ListParagraph"/>
        <w:numPr>
          <w:ilvl w:val="0"/>
          <w:numId w:val="2"/>
        </w:numPr>
        <w:spacing w:after="60"/>
      </w:pPr>
      <w:r>
        <w:t xml:space="preserve">the Initial Consideration of £32,800,000 (thirty-two million eight hundred thousand pounds), being an enterprise value of £36,000,000 less estimated net debt of £3,200,000; and</w:t>
      </w:r>
    </w:p>
    <w:p>
      <w:pPr>
        <w:pStyle w:val="ListParagraph"/>
        <w:numPr>
          <w:ilvl w:val="0"/>
          <w:numId w:val="2"/>
        </w:numPr>
        <w:spacing w:after="60"/>
      </w:pPr>
      <w:r>
        <w:t xml:space="preserve">the Deferred Consideration of up to £2,000,000, calculated and payable in accordance with Schedule 6.</w:t>
      </w:r>
    </w:p>
    <w:p>
      <w:pPr>
        <w:spacing w:after="120"/>
      </w:pPr>
      <w:r>
        <w:t xml:space="preserve">3.2   The Initial Consideration shall be satisfied at Completion by:</w:t>
      </w:r>
    </w:p>
    <w:p>
      <w:pPr>
        <w:pStyle w:val="ListParagraph"/>
        <w:numPr>
          <w:ilvl w:val="0"/>
          <w:numId w:val="2"/>
        </w:numPr>
        <w:spacing w:after="60"/>
      </w:pPr>
      <w:r>
        <w:t xml:space="preserve">the payment of £29,300,000 in cash to the Sellers’ Solicitors in the proportions set out in column (4) of Schedule 1; and</w:t>
      </w:r>
    </w:p>
    <w:p>
      <w:pPr>
        <w:pStyle w:val="ListParagraph"/>
        <w:numPr>
          <w:ilvl w:val="0"/>
          <w:numId w:val="2"/>
        </w:numPr>
        <w:spacing w:after="60"/>
      </w:pPr>
      <w:r>
        <w:t xml:space="preserve">the payment of the Escrow Amount of £1,500,000 into the Escrow Account in accordance with clause 4.</w:t>
      </w:r>
    </w:p>
    <w:p>
      <w:pPr>
        <w:spacing w:after="120"/>
      </w:pPr>
      <w:r>
        <w:t xml:space="preserve">3.3   The Consideration shall be deemed to be reduced by the amount of any payment made to the Buyer for any Claim or under the Tax Covenant.</w:t>
      </w:r>
    </w:p>
    <w:p>
      <w:pPr>
        <w:spacing w:after="120"/>
      </w:pPr>
      <w:r>
        <w:t xml:space="preserve">3.4   Each Seller shall be responsible for the stamp duty reserve tax or stamp duty payable in respect of the agreement to transfer that Seller’s Shares, save that the Buyer confirms it shall account to HM Revenue &amp; Customs for stamp duty of £164,000 (being 0.5% of the Initial Consideration) on the stock transfer forms.</w:t>
      </w:r>
    </w:p>
    <w:p>
      <w:pPr>
        <w:pStyle w:val="ListParagraph"/>
        <w:numPr>
          <w:ilvl w:val="0"/>
          <w:numId w:val="3"/>
        </w:numPr>
        <w:spacing w:after="60" w:before="120"/>
      </w:pPr>
      <w:r>
        <w:rPr>
          <w:b/>
          <w:bCs/>
        </w:rPr>
        <w:t xml:space="preserve">RETENTION AND ESCROW ACCOUNT</w:t>
      </w:r>
    </w:p>
    <w:p>
      <w:pPr>
        <w:spacing w:after="120"/>
      </w:pPr>
      <w:r>
        <w:t xml:space="preserve">4.1   The Escrow Amount shall be held in the Escrow Account as security for the satisfaction of any Claim and any liability of the Sellers under the Tax Covenant.</w:t>
      </w:r>
    </w:p>
    <w:p>
      <w:pPr>
        <w:spacing w:after="120"/>
      </w:pPr>
      <w:r>
        <w:t xml:space="preserve">4.2   The Escrow Account shall be operated by the Buyer’s Solicitors and the Sellers’ Solicitors jointly. No amount shall be released except in accordance with this clause 4 and the joint written instructions of the parties or a final, non-appealable order of a court of competent jurisdiction.</w:t>
      </w:r>
    </w:p>
    <w:p>
      <w:pPr>
        <w:spacing w:after="120"/>
      </w:pPr>
      <w:r>
        <w:t xml:space="preserve">4.3   Subject to clause 4.4, the balance of the Escrow Amount (together with accrued interest) shall be released to the Sellers on the date falling </w:t>
      </w:r>
      <w:del w:id="952" w:author="Sarah Whitfield" w:date="2025-09-26T16:42:00Z">
        <w:r>
          <w:delText xml:space="preserve">18</w:delText>
        </w:r>
      </w:del>
      <w:ins w:id="953" w:author="Sarah Whitfield" w:date="2025-09-26T16:42:00Z">
        <w:r>
          <w:t xml:space="preserve">15</w:t>
        </w:r>
      </w:ins>
      <w:r>
        <w:t xml:space="preserve"> months after the Completion Date (the “Retention Release Date”).</w:t>
      </w:r>
    </w:p>
    <w:p>
      <w:pPr>
        <w:spacing w:after="120"/>
      </w:pPr>
      <w:r>
        <w:t xml:space="preserve">4.4   If, on or before the Retention Release Date, the Buyer has notified the Sellers of a Claim that has not been satisfied, settled or withdrawn, an amount equal to the Buyer’s good faith estimate of that Claim shall be retained in the Escrow Account until the Claim is finally determined or settled.</w:t>
      </w:r>
    </w:p>
    <w:p>
      <w:pPr>
        <w:pStyle w:val="ListParagraph"/>
        <w:numPr>
          <w:ilvl w:val="0"/>
          <w:numId w:val="3"/>
        </w:numPr>
        <w:spacing w:after="60" w:before="120"/>
      </w:pPr>
      <w:r>
        <w:rPr>
          <w:b/>
          <w:bCs/>
        </w:rPr>
        <w:t xml:space="preserve">CONDITIONS AND PRE-COMPLETION CONDUCT</w:t>
      </w:r>
    </w:p>
    <w:p>
      <w:pPr>
        <w:spacing w:after="120"/>
      </w:pPr>
      <w:r>
        <w:t xml:space="preserve">5.1   In the period from the date of this Agreement to Completion, the Sellers shall procure that the Company carries on its business in the ordinary and usual course and shall not, without the prior written consent of the Buyer (such consent not to be unreasonably withheld</w:t>
      </w:r>
      <w:r>
        <w:t xml:space="preserve">, delayed or conditioned, and deemed given if not refused within five Business Days</w:t>
      </w:r>
      <w:r>
        <w:t xml:space="preserve">):</w:t>
      </w:r>
    </w:p>
    <w:p>
      <w:pPr>
        <w:pStyle w:val="ListParagraph"/>
        <w:numPr>
          <w:ilvl w:val="0"/>
          <w:numId w:val="2"/>
        </w:numPr>
        <w:spacing w:after="60"/>
      </w:pPr>
      <w:r>
        <w:t xml:space="preserve">declare, make or pay any dividend or other distribution;</w:t>
      </w:r>
    </w:p>
    <w:p>
      <w:pPr>
        <w:pStyle w:val="ListParagraph"/>
        <w:numPr>
          <w:ilvl w:val="0"/>
          <w:numId w:val="2"/>
        </w:numPr>
        <w:spacing w:after="60"/>
      </w:pPr>
      <w:r>
        <w:t xml:space="preserve">create, allot or issue, or agree to create, allot or issue, any share or loan capital;</w:t>
      </w:r>
    </w:p>
    <w:p>
      <w:pPr>
        <w:pStyle w:val="ListParagraph"/>
        <w:numPr>
          <w:ilvl w:val="0"/>
          <w:numId w:val="2"/>
        </w:numPr>
        <w:spacing w:after="60"/>
      </w:pPr>
      <w:r>
        <w:t xml:space="preserve">dispose of, or grant any Encumbrance over, any material asset other than trading stock in the ordinary course;</w:t>
      </w:r>
    </w:p>
    <w:p>
      <w:pPr>
        <w:pStyle w:val="ListParagraph"/>
        <w:numPr>
          <w:ilvl w:val="0"/>
          <w:numId w:val="2"/>
        </w:numPr>
        <w:spacing w:after="60"/>
      </w:pPr>
      <w:r>
        <w:t xml:space="preserve">enter into any contract or commitment of an unusual or onerous nature, or otherwise than in the ordinary course of business;</w:t>
      </w:r>
    </w:p>
    <w:p>
      <w:pPr>
        <w:pStyle w:val="ListParagraph"/>
        <w:numPr>
          <w:ilvl w:val="0"/>
          <w:numId w:val="2"/>
        </w:numPr>
        <w:spacing w:after="60"/>
      </w:pPr>
      <w:r>
        <w:t xml:space="preserve">make any material change to the terms of employment of any senior employee, or appoint or dismiss any director or senior employee;</w:t>
      </w:r>
    </w:p>
    <w:p>
      <w:pPr>
        <w:pStyle w:val="ListParagraph"/>
        <w:numPr>
          <w:ilvl w:val="0"/>
          <w:numId w:val="2"/>
        </w:numPr>
        <w:spacing w:after="60"/>
      </w:pPr>
      <w:r>
        <w:t xml:space="preserve">incur any borrowing or other indebtedness in the nature of borrowing in excess of £50,000 in aggregate.</w:t>
      </w:r>
    </w:p>
    <w:p>
      <w:pPr>
        <w:spacing w:after="120"/>
      </w:pPr>
      <w:r>
        <w:t xml:space="preserve">5.2   The Sellers shall procure that, between the date of this Agreement and Completion, the Buyer and its advisers are given reasonable access during normal business hours to the books, records and premises of the Company.</w:t>
      </w:r>
    </w:p>
    <w:p>
      <w:pPr>
        <w:pStyle w:val="ListParagraph"/>
        <w:numPr>
          <w:ilvl w:val="0"/>
          <w:numId w:val="3"/>
        </w:numPr>
        <w:spacing w:after="60" w:before="120"/>
      </w:pPr>
      <w:r>
        <w:rPr>
          <w:b/>
          <w:bCs/>
        </w:rPr>
        <w:t xml:space="preserve">COMPLETION</w:t>
      </w:r>
    </w:p>
    <w:p>
      <w:pPr>
        <w:spacing w:after="120"/>
      </w:pPr>
      <w:r>
        <w:t xml:space="preserve">6.1   Completion shall take place at the offices of the Buyer’s Solicitors on the Completion Date (or at such other place or time as the parties may agree) immediately after signing of this Agreement, when each of the parties shall comply with their respective obligations in Schedule 3.</w:t>
      </w:r>
    </w:p>
    <w:p>
      <w:pPr>
        <w:spacing w:after="120"/>
      </w:pPr>
      <w:r>
        <w:t xml:space="preserve">6.2   At Completion the Sellers shall deliver or procure the delivery to the Buyer of the items listed in Part 1 of Schedule 3, including duly executed stock transfer forms in respect of the Shares, the share certificates, the statutory books of the Company, and the written resignations of the resigning directors and the secretary.</w:t>
      </w:r>
    </w:p>
    <w:p>
      <w:pPr>
        <w:spacing w:after="120"/>
      </w:pPr>
      <w:r>
        <w:t xml:space="preserve">6.3   On completion of the matters in clause 6.2 the Buyer shall pay the amounts referred to in clause 3.2 by electronic transfer to the client account of the Sellers’ Solicitors (whose receipt shall be a sufficient discharge) and into the Escrow Account.</w:t>
      </w:r>
    </w:p>
    <w:p>
      <w:pPr>
        <w:spacing w:after="120"/>
      </w:pPr>
      <w:r>
        <w:t xml:space="preserve">6.4   If any party fails to comply with its material obligations under this clause 6 and Schedule 3, the non-defaulting party may (without prejudice to any other right or remedy) defer Completion to a date not more than 20 Business Days later, proceed to Completion so far as practicable, or terminate this Agreement by notice in writing.</w:t>
      </w:r>
    </w:p>
    <w:p>
      <w:pPr>
        <w:pStyle w:val="ListParagraph"/>
        <w:numPr>
          <w:ilvl w:val="0"/>
          <w:numId w:val="3"/>
        </w:numPr>
        <w:spacing w:after="60" w:before="120"/>
      </w:pPr>
      <w:r>
        <w:rPr>
          <w:b/>
          <w:bCs/>
        </w:rPr>
        <w:t xml:space="preserve">BUYER WARRANTIES</w:t>
      </w:r>
    </w:p>
    <w:p>
      <w:pPr>
        <w:spacing w:after="120"/>
      </w:pPr>
      <w:r>
        <w:t xml:space="preserve">7.1   The Buyer warrants to the Sellers that it has full power and authority to enter into and perform this Agreement, that this Agreement constitutes binding obligations on it, and that it has available cash resources (or binding committed facilities) to pay the Initial Consideration at Completion.</w:t>
      </w:r>
    </w:p>
    <w:p>
      <w:pPr>
        <w:pStyle w:val="ListParagraph"/>
        <w:numPr>
          <w:ilvl w:val="0"/>
          <w:numId w:val="3"/>
        </w:numPr>
        <w:spacing w:after="60" w:before="120"/>
      </w:pPr>
      <w:r>
        <w:rPr>
          <w:b/>
          <w:bCs/>
        </w:rPr>
        <w:t xml:space="preserve">WARRANTIES</w:t>
      </w:r>
    </w:p>
    <w:p>
      <w:pPr>
        <w:spacing w:after="120"/>
      </w:pPr>
      <w:r>
        <w:t xml:space="preserve">8.1   The Sellers warrant to the Buyer that, except as Disclosed, each of the Warranties set out in Schedule 4 is true, accurate and not misleading at the date of this Agreement.</w:t>
      </w:r>
    </w:p>
    <w:p>
      <w:pPr>
        <w:spacing w:after="120"/>
      </w:pPr>
      <w:r>
        <w:t xml:space="preserve">8.2   The Warranties are qualified by the matters fairly disclosed in the Disclosure Letter. References to the awareness or knowledge of the Sellers are limited to the actual knowledge of the Warrantors having made due and careful enquiry.</w:t>
      </w:r>
    </w:p>
    <w:p>
      <w:pPr>
        <w:spacing w:after="120"/>
      </w:pPr>
      <w:r>
        <w:t xml:space="preserve">8.3   Each Warranty is a separate and independent warranty and shall not be limited by reference to any other Warranty or by anything in this Agreement.</w:t>
      </w:r>
    </w:p>
    <w:p>
      <w:pPr>
        <w:spacing w:after="120"/>
      </w:pPr>
      <w:r>
        <w:t xml:space="preserve">8.4   The Sellers acknowledge that the Buyer has entered into this Agreement in reliance on the Warranties.</w:t>
      </w:r>
    </w:p>
    <w:p>
      <w:pPr>
        <w:spacing w:after="120"/>
      </w:pPr>
      <w:r>
        <w:t xml:space="preserve">8.5   The liability of the Sellers in respect of any Claim shall be limited as provided in Schedule 7.</w:t>
      </w:r>
    </w:p>
    <w:p>
      <w:pPr>
        <w:pStyle w:val="ListParagraph"/>
        <w:numPr>
          <w:ilvl w:val="0"/>
          <w:numId w:val="3"/>
        </w:numPr>
        <w:spacing w:after="60" w:before="120"/>
      </w:pPr>
      <w:r>
        <w:rPr>
          <w:b/>
          <w:bCs/>
        </w:rPr>
        <w:t xml:space="preserve">TAX COVENANT</w:t>
      </w:r>
    </w:p>
    <w:p>
      <w:pPr>
        <w:spacing w:after="120"/>
      </w:pPr>
      <w:r>
        <w:t xml:space="preserve">9.1   The Warrantors covenant with the Buyer in the terms of the Tax Covenant set out in Schedule 5.</w:t>
      </w:r>
    </w:p>
    <w:p>
      <w:pPr>
        <w:pStyle w:val="ListParagraph"/>
        <w:numPr>
          <w:ilvl w:val="0"/>
          <w:numId w:val="3"/>
        </w:numPr>
        <w:spacing w:after="60" w:before="120"/>
      </w:pPr>
      <w:r>
        <w:rPr>
          <w:b/>
          <w:bCs/>
        </w:rPr>
        <w:t xml:space="preserve">RESTRICTIVE COVENANTS</w:t>
      </w:r>
    </w:p>
    <w:p>
      <w:pPr>
        <w:spacing w:after="120"/>
      </w:pPr>
      <w:r>
        <w:t xml:space="preserve">10.1   Each of the Warrantors undertakes to the Buyer that it shall not, for a period of 24 months after the Completion Date, in the United Kingdom:</w:t>
      </w:r>
    </w:p>
    <w:p>
      <w:pPr>
        <w:pStyle w:val="ListParagraph"/>
        <w:numPr>
          <w:ilvl w:val="0"/>
          <w:numId w:val="2"/>
        </w:numPr>
        <w:spacing w:after="60"/>
      </w:pPr>
      <w:r>
        <w:t xml:space="preserve">carry on or be engaged or interested in any business which competes with the business of the Company as carried on at Completion (being the operation of spa, wellness and health-club facilities);</w:t>
      </w:r>
    </w:p>
    <w:p>
      <w:pPr>
        <w:pStyle w:val="ListParagraph"/>
        <w:numPr>
          <w:ilvl w:val="0"/>
          <w:numId w:val="2"/>
        </w:numPr>
        <w:spacing w:after="60"/>
      </w:pPr>
      <w:r>
        <w:t xml:space="preserve">solicit or entice away any director, senior employee, customer or supplier of the Company; or</w:t>
      </w:r>
    </w:p>
    <w:p>
      <w:pPr>
        <w:pStyle w:val="ListParagraph"/>
        <w:numPr>
          <w:ilvl w:val="0"/>
          <w:numId w:val="2"/>
        </w:numPr>
        <w:spacing w:after="60"/>
      </w:pPr>
      <w:r>
        <w:t xml:space="preserve">use any trade or business name used by the Company, or any name capable of confusion with it.</w:t>
      </w:r>
    </w:p>
    <w:p>
      <w:pPr>
        <w:spacing w:after="120"/>
      </w:pPr>
      <w:r>
        <w:t xml:space="preserve">10.2   Each undertaking in clause 10.1 is a separate undertaking and is considered by the parties to be reasonable and necessary to protect the legitimate business interests of the Buyer. If any restriction is held to be unenforceable but would be valid if reduced in scope, it shall apply with such modification as is necessary to make it valid.</w:t>
      </w:r>
    </w:p>
    <w:p>
      <w:pPr>
        <w:pStyle w:val="ListParagraph"/>
        <w:numPr>
          <w:ilvl w:val="0"/>
          <w:numId w:val="3"/>
        </w:numPr>
        <w:spacing w:after="60" w:before="120"/>
      </w:pPr>
      <w:r>
        <w:rPr>
          <w:b/>
          <w:bCs/>
        </w:rPr>
        <w:t xml:space="preserve">CONFIDENTIALITY AND ANNOUNCEMENTS</w:t>
      </w:r>
    </w:p>
    <w:p>
      <w:pPr>
        <w:spacing w:after="120"/>
      </w:pPr>
      <w:r>
        <w:t xml:space="preserve">11.1   Each party shall keep confidential the terms of this Agreement and all information relating to the other parties, and shall not make any announcement concerning the transaction without the prior written consent of the other parties, save as required by law or any regulatory authority.</w:t>
      </w:r>
    </w:p>
    <w:p>
      <w:pPr>
        <w:pStyle w:val="ListParagraph"/>
        <w:numPr>
          <w:ilvl w:val="0"/>
          <w:numId w:val="3"/>
        </w:numPr>
        <w:spacing w:after="60" w:before="120"/>
      </w:pPr>
      <w:r>
        <w:rPr>
          <w:b/>
          <w:bCs/>
        </w:rPr>
        <w:t xml:space="preserve">FURTHER ASSURANCE</w:t>
      </w:r>
    </w:p>
    <w:p>
      <w:pPr>
        <w:spacing w:after="120"/>
      </w:pPr>
      <w:r>
        <w:t xml:space="preserve">12.1   Each Seller shall (at the Buyer’s cost) do and execute all such acts and documents as the Buyer may reasonably require to give full effect to this Agreement and to vest the Shares in the Buyer.</w:t>
      </w:r>
    </w:p>
    <w:p>
      <w:pPr>
        <w:pStyle w:val="ListParagraph"/>
        <w:numPr>
          <w:ilvl w:val="0"/>
          <w:numId w:val="3"/>
        </w:numPr>
        <w:spacing w:after="60" w:before="120"/>
      </w:pPr>
      <w:r>
        <w:rPr>
          <w:b/>
          <w:bCs/>
        </w:rPr>
        <w:t xml:space="preserve">ENTIRE AGREEMENT</w:t>
      </w:r>
    </w:p>
    <w:p>
      <w:pPr>
        <w:spacing w:after="120"/>
      </w:pPr>
      <w:r>
        <w:t xml:space="preserve">13.1   This Agreement (together with the documents referred to in it) constitutes the entire agreement between the parties and supersedes all prior discussions, correspondence and agreements. Each party agrees that it has no remedy in respect of any statement on which it relied save as expressly set out in this Agreement, save that nothing limits liability for fraud.</w:t>
      </w:r>
    </w:p>
    <w:p>
      <w:pPr>
        <w:pStyle w:val="ListParagraph"/>
        <w:numPr>
          <w:ilvl w:val="0"/>
          <w:numId w:val="3"/>
        </w:numPr>
        <w:spacing w:after="60" w:before="120"/>
      </w:pPr>
      <w:r>
        <w:rPr>
          <w:b/>
          <w:bCs/>
        </w:rPr>
        <w:t xml:space="preserve">ASSIGNMENT</w:t>
      </w:r>
    </w:p>
    <w:p>
      <w:pPr>
        <w:spacing w:after="120"/>
      </w:pPr>
      <w:r>
        <w:t xml:space="preserve">14.1   No party may assign, charge or deal in any way with its rights under this Agreement, except that the Buyer may assign the benefit of this Agreement to any member of its group, provided the Sellers’ liability is not thereby increased.</w:t>
      </w:r>
    </w:p>
    <w:p>
      <w:pPr>
        <w:pStyle w:val="ListParagraph"/>
        <w:numPr>
          <w:ilvl w:val="0"/>
          <w:numId w:val="3"/>
        </w:numPr>
        <w:spacing w:after="60" w:before="120"/>
      </w:pPr>
      <w:r>
        <w:rPr>
          <w:b/>
          <w:bCs/>
        </w:rPr>
        <w:t xml:space="preserve">VARIATION AND WAIVER</w:t>
      </w:r>
    </w:p>
    <w:p>
      <w:pPr>
        <w:spacing w:after="120"/>
      </w:pPr>
      <w:r>
        <w:t xml:space="preserve">15.1   No variation of this Agreement is effective unless it is in writing and signed by each party. A waiver of any right is only effective if given in writing and is not a waiver of any subsequent breach.</w:t>
      </w:r>
    </w:p>
    <w:p>
      <w:pPr>
        <w:pStyle w:val="ListParagraph"/>
        <w:numPr>
          <w:ilvl w:val="0"/>
          <w:numId w:val="3"/>
        </w:numPr>
        <w:spacing w:after="60" w:before="120"/>
      </w:pPr>
      <w:r>
        <w:rPr>
          <w:b/>
          <w:bCs/>
        </w:rPr>
        <w:t xml:space="preserve">COSTS</w:t>
      </w:r>
    </w:p>
    <w:p>
      <w:pPr>
        <w:spacing w:after="120"/>
      </w:pPr>
      <w:r>
        <w:t xml:space="preserve">16.1   Except as otherwise provided, each party shall bear its own costs in connection with the negotiation, preparation and execution of this Agreement.</w:t>
      </w:r>
    </w:p>
    <w:p>
      <w:pPr>
        <w:pStyle w:val="ListParagraph"/>
        <w:numPr>
          <w:ilvl w:val="0"/>
          <w:numId w:val="3"/>
        </w:numPr>
        <w:spacing w:after="60" w:before="120"/>
      </w:pPr>
      <w:r>
        <w:rPr>
          <w:b/>
          <w:bCs/>
        </w:rPr>
        <w:t xml:space="preserve">NOTICES</w:t>
      </w:r>
    </w:p>
    <w:p>
      <w:pPr>
        <w:spacing w:after="120"/>
      </w:pPr>
      <w:r>
        <w:t xml:space="preserve">17.1   A notice given under this Agreement shall be in writing and delivered by hand, pre-paid first-class post, or email to the address or email notified by the relevant party, and shall be deemed received on delivery (if by hand), at 9.00 am on the second Business Day after posting, or on transmission (if by email during business hours).</w:t>
      </w:r>
    </w:p>
    <w:p>
      <w:pPr>
        <w:pStyle w:val="ListParagraph"/>
        <w:numPr>
          <w:ilvl w:val="0"/>
          <w:numId w:val="3"/>
        </w:numPr>
        <w:spacing w:after="60" w:before="120"/>
      </w:pPr>
      <w:r>
        <w:rPr>
          <w:b/>
          <w:bCs/>
        </w:rPr>
        <w:t xml:space="preserve">THIRD-PARTY RIGHTS</w:t>
      </w:r>
    </w:p>
    <w:p>
      <w:pPr>
        <w:spacing w:after="120"/>
      </w:pPr>
      <w:r>
        <w:t xml:space="preserve">18.1   Except as expressly stated, a person who is not a party to this Agreement has no rights under the Contracts (Rights of Third Parties) Act 1999 to enforce any term of this Agreement.</w:t>
      </w:r>
    </w:p>
    <w:p>
      <w:pPr>
        <w:pStyle w:val="ListParagraph"/>
        <w:numPr>
          <w:ilvl w:val="0"/>
          <w:numId w:val="3"/>
        </w:numPr>
        <w:spacing w:after="60" w:before="120"/>
      </w:pPr>
      <w:r>
        <w:rPr>
          <w:b/>
          <w:bCs/>
        </w:rPr>
        <w:t xml:space="preserve">COUNTERPARTS</w:t>
      </w:r>
    </w:p>
    <w:p>
      <w:pPr>
        <w:spacing w:after="120"/>
      </w:pPr>
      <w:r>
        <w:t xml:space="preserve">19.1   This Agreement may be executed in any number of counterparts, each of which when executed and delivered constitutes an original, and all the counterparts together constitute one and the same instrument.</w:t>
      </w:r>
    </w:p>
    <w:p>
      <w:pPr>
        <w:pStyle w:val="ListParagraph"/>
        <w:numPr>
          <w:ilvl w:val="0"/>
          <w:numId w:val="3"/>
        </w:numPr>
        <w:spacing w:after="60" w:before="120"/>
      </w:pPr>
      <w:r>
        <w:rPr>
          <w:b/>
          <w:bCs/>
        </w:rPr>
        <w:t xml:space="preserve">GOVERNING LAW AND JURISDICTION</w:t>
      </w:r>
    </w:p>
    <w:p>
      <w:pPr>
        <w:spacing w:after="120"/>
      </w:pPr>
      <w:r>
        <w:t xml:space="preserve">20.1   This Agreement and any dispute or claim arising out of or in connection with it or its subject matter (including non-contractual disputes) are governed by and construed in accordance with the law of England and Wales.</w:t>
      </w:r>
    </w:p>
    <w:p>
      <w:pPr>
        <w:spacing w:after="120"/>
      </w:pPr>
      <w:r>
        <w:t xml:space="preserve">20.2   The parties irrevocably agree that the courts of England and Wales have exclusive jurisdiction to settle any dispute or claim arising out of or in connection with this Agreement.</w:t>
      </w:r>
    </w:p>
    <w:p>
      <w:r>
        <w:br w:type="page"/>
      </w:r>
    </w:p>
    <w:p>
      <w:pPr>
        <w:pStyle w:val="Heading1"/>
      </w:pPr>
      <w:r>
        <w:t xml:space="preserve">SCHEDULE 1 —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400"/>
        <w:gridCol w:w="28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(1) Seller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(2) Shares sold</w:t>
            </w:r>
          </w:p>
        </w:tc>
        <w:tc>
          <w:tcPr>
            <w:tcW w:type="dxa" w:w="14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(3) % held</w:t>
            </w:r>
          </w:p>
        </w:tc>
        <w:tc>
          <w:tcPr>
            <w:tcW w:type="dxa" w:w="2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(4) Cash consideration (£)</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Helena Larkfield</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14,064,000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Marcus Larkfield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7,911,000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Larkfield Family Trust (trustees)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2,637,000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Camberwell Growth Capital LLP</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4,102,000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Management Sellers (5 individuals)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586,000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Total</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29,300,000</w:t>
            </w:r>
          </w:p>
        </w:tc>
      </w:tr>
    </w:tbl>
    <w:p>
      <w:pPr>
        <w:spacing w:after="120"/>
        <w:rPr>
          <w:i/>
          <w:iCs/>
          <w:color w:val="595959"/>
          <w:sz w:val="16"/>
          <w:szCs w:val="16"/>
        </w:rPr>
      </w:pPr>
      <w:r>
        <w:rPr>
          <w:i/>
          <w:iCs/>
          <w:color w:val="595959"/>
          <w:sz w:val="16"/>
          <w:szCs w:val="16"/>
        </w:rPr>
        <w:t xml:space="preserve">Note: the Escrow Amount of £1,500,000 is deducted from the Initial Consideration pro rata to each Seller’s shareholding and paid into the Escrow Account. The cash figures above are net of the relevant pro-rata escrow contribution.</w:t>
      </w:r>
    </w:p>
    <w:p>
      <w:pPr>
        <w:pStyle w:val="Heading1"/>
      </w:pPr>
      <w:r>
        <w:t xml:space="preserve">SCHEDULE 2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Item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Detail</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Name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Spa &amp; Wellness Limited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number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09214477</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Date of incorporation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14 March 2015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office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House, 8 Pemberton Row, Harrogate HG1 5BU</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Issued share capital</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ordinary shares of £0.01 each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Directors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Marcus Larkfield, Aileen Forsythe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Secretary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Marcus Larkfield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Accounting reference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Auditors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Northgate Hartley LLP, Leeds</w:t>
            </w:r>
          </w:p>
        </w:tc>
      </w:tr>
    </w:tbl>
    <w:p>
      <w:pPr>
        <w:pStyle w:val="Heading1"/>
      </w:pPr>
      <w:r>
        <w:t xml:space="preserve">SCHEDULE 3 — COMPLETION ARRANGEMENTS</w:t>
      </w:r>
    </w:p>
    <w:p>
      <w:pPr>
        <w:pStyle w:val="Heading2"/>
      </w:pPr>
      <w:r>
        <w:t xml:space="preserve">Part 1 — Sellers’ obligations</w:t>
      </w:r>
    </w:p>
    <w:p>
      <w:pPr>
        <w:spacing w:after="120"/>
      </w:pPr>
      <w:r>
        <w:t xml:space="preserve">At Completion the Sellers shall deliver to the Buyer: (a) stock transfer forms in respect of the Shares duly executed by the registered holders in favour of the Buyer; (b) the share certificates for the Shares (or an indemnity for any lost certificate); (c) the certificate of incorporation, statutory registers and common seal (if any) of the Company; (d) written resignations of Helena Larkfield and Aileen Forsythe as directors and of Marcus Larkfield as secretary; (e) the Disclosure Letter duly signed; (f) board minutes of the Company approving the transfers and the matters at Completion; and (g) evidence of the release of all Encumbrances over the Shares and the assets of the Company.</w:t>
      </w:r>
    </w:p>
    <w:p>
      <w:pPr>
        <w:pStyle w:val="Heading2"/>
      </w:pPr>
      <w:r>
        <w:t xml:space="preserve">Part 2 — Buyer’s obligations</w:t>
      </w:r>
    </w:p>
    <w:p>
      <w:pPr>
        <w:spacing w:after="120"/>
      </w:pPr>
      <w:r>
        <w:t xml:space="preserve">At Completion the Buyer shall: (a) pay the cash element of the Initial Consideration to the Sellers’ Solicitors; (b) pay the Escrow Amount into the Escrow Account; and (c) deliver a certified copy of the board resolutions of the Buyer authorising the execution and completion of this Agreement.</w:t>
      </w:r>
    </w:p>
    <w:p>
      <w:pPr>
        <w:pStyle w:val="Heading1"/>
      </w:pPr>
      <w:r>
        <w:t xml:space="preserve">SCHEDULE 4 — WARRANTIES</w:t>
      </w:r>
    </w:p>
    <w:p>
      <w:pPr>
        <w:pStyle w:val="Heading2"/>
      </w:pPr>
      <w:r>
        <w:t xml:space="preserve">1. Capacity and the Shares</w:t>
      </w:r>
    </w:p>
    <w:p>
      <w:pPr>
        <w:spacing w:after="120"/>
      </w:pPr>
      <w:r>
        <w:t xml:space="preserve">1.1 Each Seller has the right, power and authority to enter into and perform this Agreement. The Shares constitute the whole of the issued and allotted share capital of the Company, are fully paid, and are free from all Encumbrances. No person has any right to require the allotment, issue, transfer or conversion of any share or loan capital of the Company.</w:t>
      </w:r>
    </w:p>
    <w:p>
      <w:pPr>
        <w:pStyle w:val="Heading2"/>
      </w:pPr>
      <w:r>
        <w:t xml:space="preserve">2. Accounts</w:t>
      </w:r>
    </w:p>
    <w:p>
      <w:pPr>
        <w:spacing w:after="120"/>
      </w:pPr>
      <w:r>
        <w:t xml:space="preserve">2.1 The Accounts have been prepared in accordance with applicable law and accounting standards (UK GAAP / FRS 102) and give a true and fair view of the state of affairs and the profit or loss of the Company as at and for the period ended on the Accounts Date. 2.2 The Management Accounts have been prepared with reasonable care on a basis consistent with the Accounts and fairly reflect the trading position of the Company.</w:t>
      </w:r>
    </w:p>
    <w:p>
      <w:pPr>
        <w:pStyle w:val="Heading2"/>
      </w:pPr>
      <w:r>
        <w:t xml:space="preserve">3. Position since the Accounts Date</w:t>
      </w:r>
    </w:p>
    <w:p>
      <w:pPr>
        <w:spacing w:after="120"/>
      </w:pPr>
      <w:r>
        <w:t xml:space="preserve">3.1 Since the Accounts Date the business of the Company has been carried on in the ordinary course; there has been no material adverse change in its financial or trading position; and no dividend or distribution has been declared, paid or made except as Disclosed.</w:t>
      </w:r>
    </w:p>
    <w:p>
      <w:pPr>
        <w:pStyle w:val="Heading2"/>
      </w:pPr>
      <w:r>
        <w:t xml:space="preserve">4. Assets</w:t>
      </w:r>
    </w:p>
    <w:p>
      <w:pPr>
        <w:spacing w:after="120"/>
      </w:pPr>
      <w:r>
        <w:t xml:space="preserve">4.1 The Company owns or is entitled to use each of the assets included in the Accounts (other than those disposed of in the ordinary course) and each such asset is free from Encumbrances. 4.2 The Company has good and marketable title to, or a valid lease of, each of the premises from which it operates its spa and health-club sites.</w:t>
      </w:r>
    </w:p>
    <w:p>
      <w:pPr>
        <w:pStyle w:val="Heading2"/>
      </w:pPr>
      <w:r>
        <w:t xml:space="preserve">5. Contracts and trading</w:t>
      </w:r>
    </w:p>
    <w:p>
      <w:pPr>
        <w:spacing w:after="120"/>
      </w:pPr>
      <w:r>
        <w:t xml:space="preserve">5.1 The Company is not a party to any contract which is of an unusual or onerous nature or which cannot be terminated on three months’ notice or less. 5.2 So far as the Sellers are aware, no counterparty to a material contract has given notice to terminate or is in material default.</w:t>
      </w:r>
    </w:p>
    <w:p>
      <w:pPr>
        <w:pStyle w:val="Heading2"/>
      </w:pPr>
      <w:r>
        <w:t xml:space="preserve">6. Employees</w:t>
      </w:r>
    </w:p>
    <w:p>
      <w:pPr>
        <w:spacing w:after="120"/>
      </w:pPr>
      <w:r>
        <w:t xml:space="preserve">6.1 The Disclosure Letter contains accurate particulars of the terms of employment of all employees earning more than £50,000 per annum. 6.2 There is no outstanding claim or dispute between the Company and any employee, and no collective agreement is in force.</w:t>
      </w:r>
    </w:p>
    <w:p>
      <w:pPr>
        <w:pStyle w:val="Heading2"/>
      </w:pPr>
      <w:r>
        <w:t xml:space="preserve">7. Litigation and compliance</w:t>
      </w:r>
    </w:p>
    <w:p>
      <w:pPr>
        <w:spacing w:after="120"/>
      </w:pPr>
      <w:r>
        <w:t xml:space="preserve">7.1 The Company is not engaged in any litigation, arbitration or regulatory proceedings, and so far as the Sellers are aware none is pending or threatened. 7.2 The Company holds all licences, consents and authorisations (including in respect of health, safety, water-treatment and food hygiene) necessary to carry on its business, and is in material compliance with them.</w:t>
      </w:r>
    </w:p>
    <w:p>
      <w:pPr>
        <w:pStyle w:val="Heading2"/>
      </w:pPr>
      <w:r>
        <w:t xml:space="preserve">8. Intellectual property and data</w:t>
      </w:r>
    </w:p>
    <w:p>
      <w:pPr>
        <w:spacing w:after="120"/>
      </w:pPr>
      <w:r>
        <w:t xml:space="preserve">8.1 The Company owns or has the right to use all intellectual property rights used in its business, and the conduct of its business does not infringe the rights of any third party. 8.2 The Company complies in all material respects with the UK GDPR and the Data Protection Act 2018.</w:t>
      </w:r>
    </w:p>
    <w:p>
      <w:pPr>
        <w:pStyle w:val="Heading2"/>
      </w:pPr>
      <w:r>
        <w:t xml:space="preserve">9. Tax</w:t>
      </w:r>
    </w:p>
    <w:p>
      <w:pPr>
        <w:spacing w:after="120"/>
      </w:pPr>
      <w:r>
        <w:t xml:space="preserve">9.1 The Company has paid all Tax which it has become liable to pay and is not liable to pay any penalty, surcharge or interest in respect of Tax. 9.2 The Company has duly and punctually made all returns and provided all information required for Tax purposes, and is not the subject of any current Tax dispute or investigation.</w:t>
      </w:r>
    </w:p>
    <w:p>
      <w:pPr>
        <w:pStyle w:val="Heading1"/>
      </w:pPr>
      <w:r>
        <w:t xml:space="preserve">SCHEDULE 5 — TAX COVENANT</w:t>
      </w:r>
    </w:p>
    <w:p>
      <w:pPr>
        <w:spacing w:after="120"/>
      </w:pPr>
      <w:r>
        <w:t xml:space="preserve">1.   In this Schedule, “Event” includes any transaction, act, omission or occurrence; and “Liability for Tax” means any liability of the Company to make a payment of or in respect of Tax.</w:t>
      </w:r>
    </w:p>
    <w:p>
      <w:pPr>
        <w:spacing w:after="120"/>
      </w:pPr>
      <w:r>
        <w:t xml:space="preserve">2.   The Warrantors covenant to pay to the Buyer an amount equal to any Liability for Tax of the Company arising in respect of or in consequence of (a) any Event occurring on or before Completion; or (b) any income, profits or gains earned, accrued or received on or before Completion, in each case to the extent not provided for in the Accounts.</w:t>
      </w:r>
    </w:p>
    <w:p>
      <w:pPr>
        <w:spacing w:after="120"/>
      </w:pPr>
      <w:r>
        <w:t xml:space="preserve">3.   The covenant in paragraph 2 does not apply to the extent that the liability arises in the ordinary course of business after the Accounts Date, was paid or discharged before Completion, or arises as a result of a change in law or in published practice of a Tax authority after Completion.</w:t>
      </w:r>
    </w:p>
    <w:p>
      <w:pPr>
        <w:spacing w:after="120"/>
      </w:pPr>
      <w:r>
        <w:t xml:space="preserve">4.   Payment under this Schedule shall be made in cleared funds on the later of the date 10 Business Days after the Buyer serves notice and the date on which the Tax is due to the relevant Tax authority. The provisions of Schedule 7 (Limitations) apply to claims under this Tax Covenant.</w:t>
      </w:r>
    </w:p>
    <w:p>
      <w:pPr>
        <w:pStyle w:val="Heading1"/>
      </w:pPr>
      <w:r>
        <w:t xml:space="preserve">SCHEDULE 6 — DEFERRED CONSIDERATION (EARN-OUT)</w:t>
      </w:r>
    </w:p>
    <w:p>
      <w:pPr>
        <w:spacing w:after="120"/>
      </w:pPr>
      <w:r>
        <w:t xml:space="preserve">1.   The Deferred Consideration of up to £2,000,000 is payable by reference to the audited EBITDA of the Company for the financial year ending 31 March 2026 (“FY2026 EBITDA”).</w:t>
      </w:r>
    </w:p>
    <w:p>
      <w:pPr>
        <w:spacing w:after="120"/>
      </w:pPr>
      <w:r>
        <w:t xml:space="preserve">2.   If FY2026 EBITDA is at least £4,800,000, the full Deferred Consideration of £2,000,000 is payable. If FY2026 EBITDA is less than </w:t>
      </w:r>
      <w:del w:id="954" w:author="Sarah Whitfield" w:date="2025-09-26T16:45:00Z">
        <w:r>
          <w:delText xml:space="preserve">£4,200,000</w:delText>
        </w:r>
      </w:del>
      <w:ins w:id="955" w:author="Sarah Whitfield" w:date="2025-09-26T16:45:00Z">
        <w:r>
          <w:t xml:space="preserve">£4,400,000</w:t>
        </w:r>
      </w:ins>
      <w:r>
        <w:t xml:space="preserve">, no Deferred Consideration is payable. Between those thresholds the Deferred Consideration is payable on a straight-line basis.</w:t>
      </w:r>
    </w:p>
    <w:p>
      <w:pPr>
        <w:spacing w:after="120"/>
      </w:pPr>
      <w:r>
        <w:t xml:space="preserve">3.   The Buyer shall procure that the Company is carried on in good faith and shall not take any action with the principal purpose of artificially reducing FY2026 EBITDA. The Deferred Consideration (if any) shall be paid within 10 Business Days of the agreement or determination of the FY2026 audited accounts and shall be allocated among the Sellers pro rata to their shareholdings.</w:t>
      </w:r>
    </w:p>
    <w:p>
      <w:pPr>
        <w:pStyle w:val="Heading1"/>
      </w:pPr>
      <w:r>
        <w:t xml:space="preserve">SCHEDULE 7 — LIMITATIONS ON LIABILITY</w:t>
      </w:r>
    </w:p>
    <w:p>
      <w:pPr>
        <w:spacing w:after="120"/>
      </w:pPr>
      <w:r>
        <w:t xml:space="preserve">1.   The aggregate liability of the Sellers for all Claims and claims under the Tax Covenant shall not exceed </w:t>
      </w:r>
      <w:del w:id="950" w:author="Sarah Whitfield" w:date="2025-09-26T16:40:00Z">
        <w:r>
          <w:delText xml:space="preserve">£6,560,000 (being 20% </w:delText>
        </w:r>
      </w:del>
      <w:ins w:id="951" w:author="Sarah Whitfield" w:date="2025-09-26T16:40:00Z">
        <w:r>
          <w:t xml:space="preserve">£7,380,000 (being 22.5% </w:t>
        </w:r>
      </w:ins>
      <w:r>
        <w:t xml:space="preserve">of the Initial Consideration).</w:t>
      </w:r>
    </w:p>
    <w:p>
      <w:pPr>
        <w:spacing w:after="120"/>
      </w:pPr>
      <w:r>
        <w:t xml:space="preserve">2.   The Sellers shall not be liable for any Claim unless (a) the liability for that individual Claim exceeds £30,000; and (b) the aggregate liability for all Claims (each exceeding the de minimis in (a)) exceeds </w:t>
      </w:r>
      <w:r>
        <w:t xml:space="preserve">£500,000</w:t>
      </w:r>
      <w:r>
        <w:t xml:space="preserve">, in which case the Sellers are liable </w:t>
      </w:r>
      <w:r>
        <w:t xml:space="preserve">only for the amount of the excess over £500,000</w:t>
      </w:r>
      <w:r>
        <w:t xml:space="preserve">.</w:t>
      </w:r>
    </w:p>
    <w:p>
      <w:pPr>
        <w:spacing w:after="120"/>
      </w:pPr>
      <w:r>
        <w:t xml:space="preserve">3.   The Sellers shall not be liable for any Claim (other than a Tax Claim) unless written notice is given to the Sellers on or before the date 24 months after Completion. The Sellers shall not be liable for any claim under the Tax Covenant unless written notice is given on or before the </w:t>
      </w:r>
      <w:r>
        <w:t xml:space="preserve">sixth</w:t>
      </w:r>
      <w:r>
        <w:t xml:space="preserve"> anniversary of Completion.</w:t>
      </w:r>
    </w:p>
    <w:p>
      <w:pPr>
        <w:spacing w:after="120"/>
      </w:pPr>
      <w:r>
        <w:t xml:space="preserve">4.   The Sellers are not liable for any Claim to the extent that the matter was fairly Disclosed in the Disclosure Letter, was provided for in the Accounts, or arises from a change in law or accounting policy after Completion.</w:t>
      </w:r>
    </w:p>
    <w:p>
      <w:r>
        <w:br w:type="page"/>
      </w:r>
    </w:p>
    <w:p>
      <w:pPr>
        <w:pStyle w:val="Heading1"/>
      </w:pPr>
      <w:r>
        <w:t xml:space="preserve">EXECUTION</w:t>
      </w:r>
    </w:p>
    <w:p>
      <w:pPr>
        <w:spacing w:after="120"/>
      </w:pPr>
      <w:r>
        <w:t xml:space="preserve">This Agreement has been entered into on the date stated at the beginning of it.</w:t>
      </w:r>
    </w:p>
    <w:p>
      <w:pPr>
        <w:spacing w:after="120" w:before="240"/>
      </w:pPr>
      <w:r>
        <w:rPr>
          <w:b/>
          <w:bCs/>
        </w:rPr>
        <w:t xml:space="preserve">SIGNED by HELENA LARKFIELD</w:t>
      </w:r>
    </w:p>
    <w:p>
      <w:pPr>
        <w:spacing w:after="120"/>
      </w:pPr>
      <w:r>
        <w:t xml:space="preserve">...................................................   (Seller)</w:t>
      </w:r>
    </w:p>
    <w:p>
      <w:pPr>
        <w:spacing w:after="120" w:before="240"/>
      </w:pPr>
      <w:r>
        <w:rPr>
          <w:b/>
          <w:bCs/>
        </w:rPr>
        <w:t xml:space="preserve">SIGNED by MARCUS LARKFIELD</w:t>
      </w:r>
    </w:p>
    <w:p>
      <w:pPr>
        <w:spacing w:after="120"/>
      </w:pPr>
      <w:r>
        <w:t xml:space="preserve">...................................................   (Seller)</w:t>
      </w:r>
    </w:p>
    <w:p>
      <w:pPr>
        <w:spacing w:after="120" w:before="240"/>
      </w:pPr>
      <w:r>
        <w:rPr>
          <w:b/>
          <w:bCs/>
        </w:rPr>
        <w:t xml:space="preserve">SIGNED for and on behalf of the trustees of THE LARKFIELD FAMILY TRUST</w:t>
      </w:r>
    </w:p>
    <w:p>
      <w:pPr>
        <w:spacing w:after="120"/>
      </w:pPr>
      <w:r>
        <w:t xml:space="preserve">...................................................   (Seller)</w:t>
      </w:r>
    </w:p>
    <w:p>
      <w:pPr>
        <w:spacing w:after="120" w:before="240"/>
      </w:pPr>
      <w:r>
        <w:rPr>
          <w:b/>
          <w:bCs/>
        </w:rPr>
        <w:t xml:space="preserve">SIGNED for and on behalf of CAMBERWELL GROWTH CAPITAL LLP</w:t>
      </w:r>
    </w:p>
    <w:p>
      <w:pPr>
        <w:spacing w:after="120"/>
      </w:pPr>
      <w:r>
        <w:t xml:space="preserve">...................................................   (Authorised signatory)</w:t>
      </w:r>
    </w:p>
    <w:p>
      <w:pPr>
        <w:spacing w:after="120" w:before="240"/>
      </w:pPr>
      <w:r>
        <w:rPr>
          <w:b/>
          <w:bCs/>
        </w:rPr>
        <w:t xml:space="preserve">SIGNED for and on behalf of KINGSFORD GROUP LIMITED</w:t>
      </w:r>
    </w:p>
    <w:p>
      <w:pPr>
        <w:spacing w:after="120"/>
      </w:pPr>
      <w:r>
        <w:t xml:space="preserve">...................................................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Polaris — WC-00132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2026-06-26T00:24:33.745Z</dcterms:created>
  <dcterms:modified xsi:type="dcterms:W3CDTF">2026-06-26T00:24:33.746Z</dcterms:modified>
</cp:coreProperties>
</file>

<file path=docProps/custom.xml><?xml version="1.0" encoding="utf-8"?>
<Properties xmlns="http://schemas.openxmlformats.org/officeDocument/2006/custom-properties" xmlns:vt="http://schemas.openxmlformats.org/officeDocument/2006/docPropsVTypes"/>
</file>