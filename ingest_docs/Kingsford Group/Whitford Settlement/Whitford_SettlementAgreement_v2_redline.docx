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right"/>
      </w:pPr>
      <w:r>
        <w:rPr>
          <w:rFonts w:ascii="Arial" w:cs="Arial" w:eastAsia="Arial" w:hAnsi="Arial"/>
          <w:b/>
          <w:bCs/>
          <w:sz w:val="22"/>
          <w:szCs w:val="22"/>
        </w:rPr>
        <w:t xml:space="preserve">DATED 2026</w:t>
      </w:r>
    </w:p>
    <w:p>
      <w:pPr>
        <w:spacing w:after="120"/>
        <w:jc w:val="center"/>
      </w:pPr>
      <w:r>
        <w:rPr>
          <w:rFonts w:ascii="Arial" w:cs="Arial" w:eastAsia="Arial" w:hAnsi="Arial"/>
          <w:b/>
          <w:bCs/>
          <w:sz w:val="22"/>
          <w:szCs w:val="22"/>
        </w:rPr>
        <w:t xml:space="preserve">(1) KINGSFORD GROUP LIMITED</w:t>
      </w:r>
    </w:p>
    <w:p>
      <w:pPr>
        <w:spacing w:after="120"/>
        <w:jc w:val="center"/>
      </w:pPr>
      <w:r>
        <w:rPr>
          <w:rFonts w:ascii="Arial" w:cs="Arial" w:eastAsia="Arial" w:hAnsi="Arial"/>
          <w:sz w:val="22"/>
          <w:szCs w:val="22"/>
        </w:rPr>
        <w:t xml:space="preserve">and</w:t>
      </w:r>
    </w:p>
    <w:p>
      <w:pPr>
        <w:spacing w:after="400"/>
        <w:jc w:val="center"/>
      </w:pPr>
      <w:r>
        <w:rPr>
          <w:rFonts w:ascii="Arial" w:cs="Arial" w:eastAsia="Arial" w:hAnsi="Arial"/>
          <w:b/>
          <w:bCs/>
          <w:sz w:val="22"/>
          <w:szCs w:val="22"/>
        </w:rPr>
        <w:t xml:space="preserve">(2) DANIEL JAMES WHITFORD</w:t>
      </w:r>
    </w:p>
    <w:p>
      <w:pPr>
        <w:pStyle w:val="Heading1"/>
        <w:spacing w:after="200"/>
        <w:jc w:val="center"/>
      </w:pPr>
      <w:r>
        <w:rPr>
          <w:rFonts w:ascii="Arial" w:cs="Arial" w:eastAsia="Arial" w:hAnsi="Arial"/>
          <w:sz w:val="22"/>
          <w:szCs w:val="22"/>
        </w:rPr>
        <w:t xml:space="preserve">SETTLEMENT AGREEMENT</w:t>
      </w:r>
    </w:p>
    <w:p>
      <w:pPr>
        <w:spacing w:after="120"/>
        <w:jc w:val="center"/>
      </w:pPr>
      <w:r>
        <w:rPr>
          <w:rFonts w:ascii="Arial" w:cs="Arial" w:eastAsia="Arial" w:hAnsi="Arial"/>
          <w:i/>
          <w:iCs/>
          <w:sz w:val="22"/>
          <w:szCs w:val="22"/>
        </w:rPr>
        <w:t xml:space="preserve">(without prejudice and subject to contract until dated and exchanged)</w:t>
      </w:r>
    </w:p>
    <w:p>
      <w:r>
        <w:br w:type="page"/>
      </w:r>
    </w:p>
    <w:p>
      <w:pPr>
        <w:spacing w:after="120"/>
      </w:pPr>
      <w:r>
        <w:rPr>
          <w:rFonts w:ascii="Arial" w:cs="Arial" w:eastAsia="Arial" w:hAnsi="Arial"/>
          <w:sz w:val="22"/>
          <w:szCs w:val="22"/>
        </w:rPr>
        <w:t xml:space="preserve">THIS AGREEMENT is made between:</w:t>
      </w:r>
    </w:p>
    <w:p>
      <w:pPr>
        <w:pStyle w:val="ListParagraph"/>
        <w:numPr>
          <w:ilvl w:val="0"/>
          <w:numId w:val="2"/>
        </w:numPr>
        <w:spacing w:after="120"/>
      </w:pPr>
      <w:r>
        <w:rPr>
          <w:rFonts w:ascii="Arial" w:cs="Arial" w:eastAsia="Arial" w:hAnsi="Arial"/>
          <w:sz w:val="22"/>
          <w:szCs w:val="22"/>
        </w:rPr>
        <w:t xml:space="preserve">Kingsford Group Limited (registered in England and Wales with company number 04217788) whose registered office is at Kingsford House, 14 Ashbourne Road, Manchester M3 4LP (the “Company”); and</w:t>
      </w:r>
    </w:p>
    <w:p>
      <w:pPr>
        <w:pStyle w:val="ListParagraph"/>
        <w:numPr>
          <w:ilvl w:val="0"/>
          <w:numId w:val="2"/>
        </w:numPr>
        <w:spacing w:after="120"/>
      </w:pPr>
      <w:r>
        <w:rPr>
          <w:rFonts w:ascii="Arial" w:cs="Arial" w:eastAsia="Arial" w:hAnsi="Arial"/>
          <w:sz w:val="22"/>
          <w:szCs w:val="22"/>
        </w:rPr>
        <w:t xml:space="preserve">Daniel James Whitford of an address known to the Company (the “Employee”),</w:t>
      </w:r>
    </w:p>
    <w:p>
      <w:pPr>
        <w:spacing w:after="120"/>
      </w:pPr>
      <w:r>
        <w:rPr>
          <w:rFonts w:ascii="Arial" w:cs="Arial" w:eastAsia="Arial" w:hAnsi="Arial"/>
          <w:sz w:val="22"/>
          <w:szCs w:val="22"/>
        </w:rPr>
        <w:t xml:space="preserve">together the “Parties” and each a “Party”.</w:t>
      </w:r>
    </w:p>
    <w:p>
      <w:pPr>
        <w:pStyle w:val="Heading2"/>
        <w:spacing w:after="120"/>
      </w:pPr>
      <w:r>
        <w:rPr>
          <w:rFonts w:ascii="Arial" w:cs="Arial" w:eastAsia="Arial" w:hAnsi="Arial"/>
          <w:sz w:val="22"/>
          <w:szCs w:val="22"/>
        </w:rPr>
        <w:t xml:space="preserve">BACKGROUND</w:t>
      </w:r>
    </w:p>
    <w:p>
      <w:pPr>
        <w:pStyle w:val="ListParagraph"/>
        <w:numPr>
          <w:ilvl w:val="0"/>
          <w:numId w:val="2"/>
        </w:numPr>
        <w:spacing w:after="120"/>
      </w:pPr>
      <w:r>
        <w:rPr>
          <w:rFonts w:ascii="Arial" w:cs="Arial" w:eastAsia="Arial" w:hAnsi="Arial"/>
          <w:sz w:val="22"/>
          <w:szCs w:val="22"/>
        </w:rPr>
        <w:t xml:space="preserve">The Employee has been employed by the Company as Group Chief Operating Officer under a service agreement dated 3 March 2019 (the “Service Agreement”).</w:t>
      </w:r>
    </w:p>
    <w:p>
      <w:pPr>
        <w:pStyle w:val="ListParagraph"/>
        <w:numPr>
          <w:ilvl w:val="0"/>
          <w:numId w:val="2"/>
        </w:numPr>
        <w:spacing w:after="120"/>
      </w:pPr>
      <w:r>
        <w:rPr>
          <w:rFonts w:ascii="Arial" w:cs="Arial" w:eastAsia="Arial" w:hAnsi="Arial"/>
          <w:sz w:val="22"/>
          <w:szCs w:val="22"/>
        </w:rPr>
        <w:t xml:space="preserve">The Employee’s employment will terminate by mutual agreement on the Termination Date. The Parties have agreed to settle on a full and final basis all claims which the Employee has or may have against the Company and the Group, on the terms set out below.</w:t>
      </w:r>
    </w:p>
    <w:p>
      <w:pPr>
        <w:pStyle w:val="ListParagraph"/>
        <w:numPr>
          <w:ilvl w:val="0"/>
          <w:numId w:val="2"/>
        </w:numPr>
        <w:spacing w:after="120"/>
      </w:pPr>
      <w:r>
        <w:rPr>
          <w:rFonts w:ascii="Arial" w:cs="Arial" w:eastAsia="Arial" w:hAnsi="Arial"/>
          <w:sz w:val="22"/>
          <w:szCs w:val="22"/>
        </w:rPr>
        <w:t xml:space="preserve">The Parties intend this agreement to be an effective settlement agreement under section 203(3) of the Employment Rights Act 1996 and the corresponding provisions of the other statutes referred to below.</w:t>
      </w:r>
    </w:p>
    <w:p>
      <w:pPr>
        <w:pStyle w:val="Heading2"/>
        <w:spacing w:after="120"/>
      </w:pPr>
      <w:r>
        <w:rPr>
          <w:rFonts w:ascii="Arial" w:cs="Arial" w:eastAsia="Arial" w:hAnsi="Arial"/>
          <w:sz w:val="22"/>
          <w:szCs w:val="22"/>
        </w:rPr>
        <w:t xml:space="preserve">1.  DEFINITIONS AND INTERPRETATION</w:t>
      </w:r>
    </w:p>
    <w:p>
      <w:pPr>
        <w:pStyle w:val="ListParagraph"/>
        <w:numPr>
          <w:ilvl w:val="0"/>
          <w:numId w:val="2"/>
        </w:numPr>
        <w:spacing w:after="120"/>
      </w:pPr>
      <w:r>
        <w:rPr>
          <w:rFonts w:ascii="Arial" w:cs="Arial" w:eastAsia="Arial" w:hAnsi="Arial"/>
          <w:sz w:val="22"/>
          <w:szCs w:val="22"/>
        </w:rPr>
        <w:t xml:space="preserve">In this agreement the following definitions apply: “Group” means the Company and its subsidiaries and subsidiary undertakings from time to time; “Termination Date” means 31 January 2026; “Adviser” means the Employee’s relevant independent adviser identified in the adviser’s certificate; and “Claims” means the claims listed in clause 6.</w:t>
      </w:r>
    </w:p>
    <w:p>
      <w:pPr>
        <w:pStyle w:val="ListParagraph"/>
        <w:numPr>
          <w:ilvl w:val="0"/>
          <w:numId w:val="2"/>
        </w:numPr>
        <w:spacing w:after="120"/>
      </w:pPr>
      <w:r>
        <w:rPr>
          <w:rFonts w:ascii="Arial" w:cs="Arial" w:eastAsia="Arial" w:hAnsi="Arial"/>
          <w:sz w:val="22"/>
          <w:szCs w:val="22"/>
        </w:rPr>
        <w:t xml:space="preserve">References to clauses are to clauses of this agreement. Headings do not affect interpretation.</w:t>
      </w:r>
    </w:p>
    <w:p>
      <w:pPr>
        <w:pStyle w:val="Heading2"/>
        <w:spacing w:after="120"/>
      </w:pPr>
      <w:r>
        <w:rPr>
          <w:rFonts w:ascii="Arial" w:cs="Arial" w:eastAsia="Arial" w:hAnsi="Arial"/>
          <w:sz w:val="22"/>
          <w:szCs w:val="22"/>
        </w:rPr>
        <w:t xml:space="preserve">2.  TERMINATION</w:t>
      </w:r>
    </w:p>
    <w:p>
      <w:pPr>
        <w:pStyle w:val="ListParagraph"/>
        <w:numPr>
          <w:ilvl w:val="0"/>
          <w:numId w:val="2"/>
        </w:numPr>
        <w:spacing w:after="120"/>
      </w:pPr>
      <w:r>
        <w:rPr>
          <w:rFonts w:ascii="Arial" w:cs="Arial" w:eastAsia="Arial" w:hAnsi="Arial"/>
          <w:sz w:val="22"/>
          <w:szCs w:val="22"/>
        </w:rPr>
        <w:t xml:space="preserve">The Employee’s employment with the Company will terminate by mutual agreement on the Termination Date. The Employee resigns with effect from the Termination Date from all offices held within the Group and will execute such documents as are reasonably required to give effect to those resignations.</w:t>
      </w:r>
    </w:p>
    <w:p>
      <w:pPr>
        <w:pStyle w:val="ListParagraph"/>
        <w:numPr>
          <w:ilvl w:val="0"/>
          <w:numId w:val="2"/>
        </w:numPr>
        <w:spacing w:after="120"/>
      </w:pPr>
      <w:r>
        <w:rPr>
          <w:rFonts w:ascii="Arial" w:cs="Arial" w:eastAsia="Arial" w:hAnsi="Arial"/>
          <w:sz w:val="22"/>
          <w:szCs w:val="22"/>
        </w:rPr>
        <w:t xml:space="preserve">The Company will pay the Employee’s salary and contractual benefits in the usual way up to the Termination Date, subject to deductions for income tax and employee National Insurance contributions.</w:t>
      </w:r>
    </w:p>
    <w:p>
      <w:pPr>
        <w:pStyle w:val="Heading2"/>
        <w:spacing w:after="120"/>
      </w:pPr>
      <w:r>
        <w:rPr>
          <w:rFonts w:ascii="Arial" w:cs="Arial" w:eastAsia="Arial" w:hAnsi="Arial"/>
          <w:sz w:val="22"/>
          <w:szCs w:val="22"/>
        </w:rPr>
        <w:t xml:space="preserve">3.  PAYMENT IN LIEU OF NOTICE</w:t>
      </w:r>
    </w:p>
    <w:p>
      <w:pPr>
        <w:pStyle w:val="ListParagraph"/>
        <w:numPr>
          <w:ilvl w:val="0"/>
          <w:numId w:val="2"/>
        </w:numPr>
        <w:spacing w:after="120"/>
      </w:pPr>
      <w:r>
        <w:rPr>
          <w:rFonts w:ascii="Arial" w:cs="Arial" w:eastAsia="Arial" w:hAnsi="Arial"/>
          <w:sz w:val="22"/>
          <w:szCs w:val="22"/>
        </w:rPr>
        <w:t xml:space="preserve">The Employee is entitled to twelve (12) months’ notice under the Service Agreement. In lieu of notice, the Company will pay the Employee a payment in lieu of notice equal to twelve months’ basic salary (£245,000 gross), less the period (if any) worked beyond the Termination Date, subject to deductions for income tax and employee National Insurance contributions (the “PILON”). The PILON will be paid within 28 days of the later of the Termination Date and the date this agreement becomes binding.</w:t>
      </w:r>
    </w:p>
    <w:p>
      <w:pPr>
        <w:pStyle w:val="Heading2"/>
        <w:spacing w:after="120"/>
      </w:pPr>
      <w:r>
        <w:rPr>
          <w:rFonts w:ascii="Arial" w:cs="Arial" w:eastAsia="Arial" w:hAnsi="Arial"/>
          <w:sz w:val="22"/>
          <w:szCs w:val="22"/>
        </w:rPr>
        <w:t xml:space="preserve">4.  EX GRATIA TERMINATION PAYMENT</w:t>
      </w:r>
    </w:p>
    <w:p>
      <w:pPr>
        <w:pStyle w:val="ListParagraph"/>
        <w:numPr>
          <w:ilvl w:val="0"/>
          <w:numId w:val="2"/>
        </w:numPr>
        <w:spacing w:after="120"/>
      </w:pPr>
      <w:r>
        <w:rPr>
          <w:rFonts w:ascii="Arial" w:cs="Arial" w:eastAsia="Arial" w:hAnsi="Arial"/>
          <w:sz w:val="22"/>
          <w:szCs w:val="22"/>
        </w:rPr>
        <w:t xml:space="preserve">In consideration of the Employee entering into the obligations in this agreement, and without admission of liability, the Company will pay the Employee an ex gratia compensation payment of £</w:t>
      </w:r>
      <w:del w:id="901" w:author="Geoffrey Vesey (Harland Vesey LLP)" w:date="2026-01-14T10:30:00Z">
        <w:r>
          <w:rPr>
            <w:rFonts w:ascii="Arial" w:cs="Arial" w:eastAsia="Arial" w:hAnsi="Arial"/>
            <w:sz w:val="22"/>
            <w:szCs w:val="22"/>
          </w:rPr>
          <w:delText xml:space="preserve">150,000</w:delText>
        </w:r>
      </w:del>
      <w:ins w:id="902" w:author="Geoffrey Vesey (Harland Vesey LLP)" w:date="2026-01-14T10:30:00Z">
        <w:r>
          <w:rPr>
            <w:rFonts w:ascii="Arial" w:cs="Arial" w:eastAsia="Arial" w:hAnsi="Arial"/>
            <w:sz w:val="22"/>
            <w:szCs w:val="22"/>
          </w:rPr>
          <w:t xml:space="preserve">200,000</w:t>
        </w:r>
      </w:ins>
      <w:r>
        <w:rPr>
          <w:rFonts w:ascii="Arial" w:cs="Arial" w:eastAsia="Arial" w:hAnsi="Arial"/>
          <w:sz w:val="22"/>
          <w:szCs w:val="22"/>
        </w:rPr>
        <w:t xml:space="preserve"> (the “Termination Payment”).</w:t>
      </w:r>
    </w:p>
    <w:p>
      <w:pPr>
        <w:pStyle w:val="ListParagraph"/>
        <w:numPr>
          <w:ilvl w:val="0"/>
          <w:numId w:val="2"/>
        </w:numPr>
        <w:spacing w:after="120"/>
      </w:pPr>
      <w:r>
        <w:rPr>
          <w:rFonts w:ascii="Arial" w:cs="Arial" w:eastAsia="Arial" w:hAnsi="Arial"/>
          <w:sz w:val="22"/>
          <w:szCs w:val="22"/>
        </w:rPr>
        <w:t xml:space="preserve">The Parties understand that the first £30,000 of the Termination Payment may be paid without deduction of tax under sections 401 to 403 of the Income Tax (Earnings and Pensions) Act 2003, and that the balance will be subject to deduction of income tax at the appropriate rate. The Termination Payment will be paid within </w:t>
      </w:r>
      <w:del w:id="905" w:author="Geoffrey Vesey (Harland Vesey LLP)" w:date="2026-01-14T10:34:00Z">
        <w:r>
          <w:rPr>
            <w:rFonts w:ascii="Arial" w:cs="Arial" w:eastAsia="Arial" w:hAnsi="Arial"/>
            <w:sz w:val="22"/>
            <w:szCs w:val="22"/>
          </w:rPr>
          <w:delText xml:space="preserve">28</w:delText>
        </w:r>
      </w:del>
      <w:ins w:id="906" w:author="Geoffrey Vesey (Harland Vesey LLP)" w:date="2026-01-14T10:34:00Z">
        <w:r>
          <w:rPr>
            <w:rFonts w:ascii="Arial" w:cs="Arial" w:eastAsia="Arial" w:hAnsi="Arial"/>
            <w:sz w:val="22"/>
            <w:szCs w:val="22"/>
          </w:rPr>
          <w:t xml:space="preserve">14</w:t>
        </w:r>
      </w:ins>
      <w:r>
        <w:rPr>
          <w:rFonts w:ascii="Arial" w:cs="Arial" w:eastAsia="Arial" w:hAnsi="Arial"/>
          <w:sz w:val="22"/>
          <w:szCs w:val="22"/>
        </w:rPr>
        <w:t xml:space="preserve"> days of the later of the Termination Date and the date this agreement becomes binding.</w:t>
      </w:r>
    </w:p>
    <w:p>
      <w:pPr>
        <w:pStyle w:val="ListParagraph"/>
        <w:numPr>
          <w:ilvl w:val="0"/>
          <w:numId w:val="2"/>
        </w:numPr>
        <w:spacing w:after="120"/>
      </w:pPr>
      <w:r>
        <w:rPr>
          <w:rFonts w:ascii="Arial" w:cs="Arial" w:eastAsia="Arial" w:hAnsi="Arial"/>
          <w:sz w:val="22"/>
          <w:szCs w:val="22"/>
        </w:rPr>
        <w:t xml:space="preserve">The Employee will be solely responsible for any further income tax and employee National Insurance contributions payable on the payments and benefits provided under this agreement (other than amounts deducted at source by the Company) and will indemnify the Company in respect of any such liability, together with any reasonable costs and any interest or penalties (other than penalties arising from the Company’s default).</w:t>
      </w:r>
    </w:p>
    <w:p>
      <w:pPr>
        <w:pStyle w:val="Heading2"/>
        <w:spacing w:after="120"/>
      </w:pPr>
      <w:r>
        <w:rPr>
          <w:rFonts w:ascii="Arial" w:cs="Arial" w:eastAsia="Arial" w:hAnsi="Arial"/>
          <w:sz w:val="22"/>
          <w:szCs w:val="22"/>
        </w:rPr>
        <w:t xml:space="preserve">5.  LEGAL FEES, REFERENCE AND ANNOUNCEMENT</w:t>
      </w:r>
    </w:p>
    <w:p>
      <w:pPr>
        <w:pStyle w:val="ListParagraph"/>
        <w:numPr>
          <w:ilvl w:val="0"/>
          <w:numId w:val="2"/>
        </w:numPr>
        <w:spacing w:after="120"/>
      </w:pPr>
      <w:r>
        <w:rPr>
          <w:rFonts w:ascii="Arial" w:cs="Arial" w:eastAsia="Arial" w:hAnsi="Arial"/>
          <w:sz w:val="22"/>
          <w:szCs w:val="22"/>
        </w:rPr>
        <w:t xml:space="preserve">The Company will contribute £</w:t>
      </w:r>
      <w:del w:id="903" w:author="Geoffrey Vesey (Harland Vesey LLP)" w:date="2026-01-14T10:32:00Z">
        <w:r>
          <w:rPr>
            <w:rFonts w:ascii="Arial" w:cs="Arial" w:eastAsia="Arial" w:hAnsi="Arial"/>
            <w:sz w:val="22"/>
            <w:szCs w:val="22"/>
          </w:rPr>
          <w:delText xml:space="preserve">500</w:delText>
        </w:r>
      </w:del>
      <w:ins w:id="904" w:author="Geoffrey Vesey (Harland Vesey LLP)" w:date="2026-01-14T10:32:00Z">
        <w:r>
          <w:rPr>
            <w:rFonts w:ascii="Arial" w:cs="Arial" w:eastAsia="Arial" w:hAnsi="Arial"/>
            <w:sz w:val="22"/>
            <w:szCs w:val="22"/>
          </w:rPr>
          <w:t xml:space="preserve">1,000</w:t>
        </w:r>
      </w:ins>
      <w:r>
        <w:rPr>
          <w:rFonts w:ascii="Arial" w:cs="Arial" w:eastAsia="Arial" w:hAnsi="Arial"/>
          <w:sz w:val="22"/>
          <w:szCs w:val="22"/>
        </w:rPr>
        <w:t xml:space="preserve"> plus VAT towards the Employee’s legal fees incurred exclusively in connection with the termination of his employment and advice on this agreement, such sum to be paid directly to the Adviser’s firm on receipt of an invoice addressed to the Employee and marked as payable by the Company.</w:t>
      </w:r>
    </w:p>
    <w:p>
      <w:pPr>
        <w:pStyle w:val="ListParagraph"/>
        <w:numPr>
          <w:ilvl w:val="0"/>
          <w:numId w:val="2"/>
        </w:numPr>
        <w:spacing w:after="120"/>
      </w:pPr>
      <w:r>
        <w:rPr>
          <w:rFonts w:ascii="Arial" w:cs="Arial" w:eastAsia="Arial" w:hAnsi="Arial"/>
          <w:sz w:val="22"/>
          <w:szCs w:val="22"/>
        </w:rPr>
        <w:t xml:space="preserve">The Company will, on request</w:t>
      </w:r>
      <w:ins w:id="907" w:author="Geoffrey Vesey (Harland Vesey LLP)" w:date="2026-01-14T10:36:00Z">
        <w:r>
          <w:rPr>
            <w:rFonts w:ascii="Arial" w:cs="Arial" w:eastAsia="Arial" w:hAnsi="Arial"/>
            <w:sz w:val="22"/>
            <w:szCs w:val="22"/>
          </w:rPr>
          <w:t xml:space="preserve"> and within ten working days</w:t>
        </w:r>
      </w:ins>
      <w:r>
        <w:rPr>
          <w:rFonts w:ascii="Arial" w:cs="Arial" w:eastAsia="Arial" w:hAnsi="Arial"/>
          <w:sz w:val="22"/>
          <w:szCs w:val="22"/>
        </w:rPr>
        <w:t xml:space="preserve">, provide a </w:t>
      </w:r>
      <w:ins w:id="908" w:author="Geoffrey Vesey (Harland Vesey LLP)" w:date="2026-01-14T10:36:00Z">
        <w:r>
          <w:rPr>
            <w:rFonts w:ascii="Arial" w:cs="Arial" w:eastAsia="Arial" w:hAnsi="Arial"/>
            <w:sz w:val="22"/>
            <w:szCs w:val="22"/>
          </w:rPr>
          <w:t xml:space="preserve">written </w:t>
        </w:r>
      </w:ins>
      <w:r>
        <w:rPr>
          <w:rFonts w:ascii="Arial" w:cs="Arial" w:eastAsia="Arial" w:hAnsi="Arial"/>
          <w:sz w:val="22"/>
          <w:szCs w:val="22"/>
        </w:rPr>
        <w:t xml:space="preserve">reference in the agreed form set out in an appendix to this agreement</w:t>
      </w:r>
      <w:ins w:id="909" w:author="Geoffrey Vesey (Harland Vesey LLP)" w:date="2026-01-14T10:36:00Z">
        <w:r>
          <w:rPr>
            <w:rFonts w:ascii="Arial" w:cs="Arial" w:eastAsia="Arial" w:hAnsi="Arial"/>
            <w:sz w:val="22"/>
            <w:szCs w:val="22"/>
          </w:rPr>
          <w:t xml:space="preserve">, signed by the Chief Executive Officer</w:t>
        </w:r>
      </w:ins>
      <w:r>
        <w:rPr>
          <w:rFonts w:ascii="Arial" w:cs="Arial" w:eastAsia="Arial" w:hAnsi="Arial"/>
          <w:sz w:val="22"/>
          <w:szCs w:val="22"/>
        </w:rPr>
        <w:t xml:space="preserve">, and will respond to oral reference enquiries in a manner consistent with that written reference.</w:t>
      </w:r>
    </w:p>
    <w:p>
      <w:pPr>
        <w:pStyle w:val="ListParagraph"/>
        <w:numPr>
          <w:ilvl w:val="0"/>
          <w:numId w:val="2"/>
        </w:numPr>
        <w:spacing w:after="120"/>
      </w:pPr>
      <w:r>
        <w:rPr>
          <w:rFonts w:ascii="Arial" w:cs="Arial" w:eastAsia="Arial" w:hAnsi="Arial"/>
          <w:sz w:val="22"/>
          <w:szCs w:val="22"/>
        </w:rPr>
        <w:t xml:space="preserve">The Parties will keep the existence and terms of this agreement and the circumstances of the termination confidential, save as required by law or to professional advisers, immediate family, or relevant regulatory or tax authorities. Neither Party will make or publish any derogatory or disparaging statement about the other.</w:t>
      </w:r>
    </w:p>
    <w:p>
      <w:pPr>
        <w:pStyle w:val="Heading2"/>
        <w:spacing w:after="120"/>
      </w:pPr>
      <w:r>
        <w:rPr>
          <w:rFonts w:ascii="Arial" w:cs="Arial" w:eastAsia="Arial" w:hAnsi="Arial"/>
          <w:sz w:val="22"/>
          <w:szCs w:val="22"/>
        </w:rPr>
        <w:t xml:space="preserve">6.  SETTLEMENT OF CLAIMS</w:t>
      </w:r>
    </w:p>
    <w:p>
      <w:pPr>
        <w:pStyle w:val="ListParagraph"/>
        <w:numPr>
          <w:ilvl w:val="0"/>
          <w:numId w:val="2"/>
        </w:numPr>
        <w:spacing w:after="120"/>
      </w:pPr>
      <w:r>
        <w:rPr>
          <w:rFonts w:ascii="Arial" w:cs="Arial" w:eastAsia="Arial" w:hAnsi="Arial"/>
          <w:sz w:val="22"/>
          <w:szCs w:val="22"/>
        </w:rPr>
        <w:t xml:space="preserve">The Employee agrees that the terms of this agreement are in full and final settlement of all claims which he has or may have against the Company or any member of the Group (whether or not he is aware of them at the date of this agreement) arising out of or in connection with his employment or its termination, including in particular: claims for unfair dismissal (including constructive and automatically unfair dismissal) under the Employment Rights Act 1996; claims for a redundancy payment; claims in respect of detriment under sections 47B and 48 of the Employment Rights Act 1996 (protected disclosures); claims for wrongful dismissal or breach of contract; claims for unlawful deductions from wages; claims for unpaid holiday pay under the Working Time Regulations 1998; and claims for discrimination under the Equality Act 2010.</w:t>
      </w:r>
    </w:p>
    <w:p>
      <w:pPr>
        <w:pStyle w:val="ListParagraph"/>
        <w:numPr>
          <w:ilvl w:val="0"/>
          <w:numId w:val="2"/>
        </w:numPr>
        <w:spacing w:after="120"/>
      </w:pPr>
      <w:r>
        <w:rPr>
          <w:rFonts w:ascii="Arial" w:cs="Arial" w:eastAsia="Arial" w:hAnsi="Arial"/>
          <w:sz w:val="22"/>
          <w:szCs w:val="22"/>
        </w:rPr>
        <w:t xml:space="preserve">The settlement does not affect: (a) the Employee’s accrued pension rights; (b) any claim to enforce this agreement; or (c) any claim for personal injury of which the Employee is not aware and could not reasonably be aware at the date of this agreement (other than a claim relating to stress or psychiatric injury arising from the matters settled).</w:t>
      </w:r>
    </w:p>
    <w:p>
      <w:pPr>
        <w:pStyle w:val="Heading2"/>
        <w:spacing w:after="120"/>
      </w:pPr>
      <w:r>
        <w:rPr>
          <w:rFonts w:ascii="Arial" w:cs="Arial" w:eastAsia="Arial" w:hAnsi="Arial"/>
          <w:sz w:val="22"/>
          <w:szCs w:val="22"/>
        </w:rPr>
        <w:t xml:space="preserve">7.  WARRANTIES AND ADVISER’S CERTIFICATE</w:t>
      </w:r>
    </w:p>
    <w:p>
      <w:pPr>
        <w:pStyle w:val="ListParagraph"/>
        <w:numPr>
          <w:ilvl w:val="0"/>
          <w:numId w:val="2"/>
        </w:numPr>
        <w:spacing w:after="120"/>
      </w:pPr>
      <w:r>
        <w:rPr>
          <w:rFonts w:ascii="Arial" w:cs="Arial" w:eastAsia="Arial" w:hAnsi="Arial"/>
          <w:sz w:val="22"/>
          <w:szCs w:val="22"/>
        </w:rPr>
        <w:t xml:space="preserve">The Employee warrants that, before signing this agreement, he received independent legal advice from the Adviser, a relevant independent adviser within the meaning of section 203(3A) of the Employment Rights Act 1996, as to the terms and effect of this agreement and in particular its effect on his ability to pursue the Claims before an employment tribunal.</w:t>
      </w:r>
    </w:p>
    <w:p>
      <w:pPr>
        <w:pStyle w:val="ListParagraph"/>
        <w:numPr>
          <w:ilvl w:val="0"/>
          <w:numId w:val="2"/>
        </w:numPr>
        <w:spacing w:after="120"/>
      </w:pPr>
      <w:r>
        <w:rPr>
          <w:rFonts w:ascii="Arial" w:cs="Arial" w:eastAsia="Arial" w:hAnsi="Arial"/>
          <w:sz w:val="22"/>
          <w:szCs w:val="22"/>
        </w:rPr>
        <w:t xml:space="preserve">The Employee warrants that there is in force a contract of insurance, or an indemnity provided for members of a profession or professional body, covering the risk of a claim by the Employee in respect of loss arising in consequence of that advice.</w:t>
      </w:r>
    </w:p>
    <w:p>
      <w:pPr>
        <w:pStyle w:val="ListParagraph"/>
        <w:numPr>
          <w:ilvl w:val="0"/>
          <w:numId w:val="2"/>
        </w:numPr>
        <w:spacing w:after="120"/>
      </w:pPr>
      <w:r>
        <w:rPr>
          <w:rFonts w:ascii="Arial" w:cs="Arial" w:eastAsia="Arial" w:hAnsi="Arial"/>
          <w:sz w:val="22"/>
          <w:szCs w:val="22"/>
        </w:rPr>
        <w:t xml:space="preserve">The Parties confirm that the conditions regulating settlement agreements under the relevant statutes are satisfied. The Adviser will sign the certificate in the schedule to this agreement.</w:t>
      </w:r>
    </w:p>
    <w:p>
      <w:pPr>
        <w:pStyle w:val="Heading2"/>
        <w:spacing w:after="120"/>
      </w:pPr>
      <w:r>
        <w:rPr>
          <w:rFonts w:ascii="Arial" w:cs="Arial" w:eastAsia="Arial" w:hAnsi="Arial"/>
          <w:sz w:val="22"/>
          <w:szCs w:val="22"/>
        </w:rPr>
        <w:t xml:space="preserve">8.  RETURN OF PROPERTY AND CONTINUING OBLIGATIONS</w:t>
      </w:r>
    </w:p>
    <w:p>
      <w:pPr>
        <w:pStyle w:val="ListParagraph"/>
        <w:numPr>
          <w:ilvl w:val="0"/>
          <w:numId w:val="2"/>
        </w:numPr>
        <w:spacing w:after="120"/>
      </w:pPr>
      <w:r>
        <w:rPr>
          <w:rFonts w:ascii="Arial" w:cs="Arial" w:eastAsia="Arial" w:hAnsi="Arial"/>
          <w:sz w:val="22"/>
          <w:szCs w:val="22"/>
        </w:rPr>
        <w:t xml:space="preserve">On or before the Termination Date the Employee will return to the Company all property of the Group in his possession or control, including documents, equipment, and electronically stored data, and will delete Group information held on personal devices.</w:t>
      </w:r>
    </w:p>
    <w:p>
      <w:pPr>
        <w:pStyle w:val="ListParagraph"/>
        <w:numPr>
          <w:ilvl w:val="0"/>
          <w:numId w:val="2"/>
        </w:numPr>
        <w:spacing w:after="120"/>
      </w:pPr>
      <w:r>
        <w:rPr>
          <w:rFonts w:ascii="Arial" w:cs="Arial" w:eastAsia="Arial" w:hAnsi="Arial"/>
          <w:sz w:val="22"/>
          <w:szCs w:val="22"/>
        </w:rPr>
        <w:t xml:space="preserve">The post-termination restrictions in clause 19 of the Service Agreement (non-competition for six months and non-solicitation of clients and senior employees for twelve months) remain in full force and effect, and the consideration in this agreement is given partly in consideration of the Employee re-affirming those restrictions.</w:t>
      </w:r>
    </w:p>
    <w:p>
      <w:pPr>
        <w:pStyle w:val="Heading2"/>
        <w:spacing w:after="120"/>
      </w:pPr>
      <w:r>
        <w:rPr>
          <w:rFonts w:ascii="Arial" w:cs="Arial" w:eastAsia="Arial" w:hAnsi="Arial"/>
          <w:sz w:val="22"/>
          <w:szCs w:val="22"/>
        </w:rPr>
        <w:t xml:space="preserve">9.  GENERAL</w:t>
      </w:r>
    </w:p>
    <w:p>
      <w:pPr>
        <w:pStyle w:val="ListParagraph"/>
        <w:numPr>
          <w:ilvl w:val="0"/>
          <w:numId w:val="2"/>
        </w:numPr>
        <w:spacing w:after="120"/>
      </w:pPr>
      <w:r>
        <w:rPr>
          <w:rFonts w:ascii="Arial" w:cs="Arial" w:eastAsia="Arial" w:hAnsi="Arial"/>
          <w:sz w:val="22"/>
          <w:szCs w:val="22"/>
        </w:rPr>
        <w:t xml:space="preserve">This agreement, although marked “without prejudice and subject to contract”, will become an open and binding agreement once signed by both Parties and dated.</w:t>
      </w:r>
    </w:p>
    <w:p>
      <w:pPr>
        <w:pStyle w:val="ListParagraph"/>
        <w:numPr>
          <w:ilvl w:val="0"/>
          <w:numId w:val="2"/>
        </w:numPr>
        <w:spacing w:after="120"/>
      </w:pPr>
      <w:r>
        <w:rPr>
          <w:rFonts w:ascii="Arial" w:cs="Arial" w:eastAsia="Arial" w:hAnsi="Arial"/>
          <w:sz w:val="22"/>
          <w:szCs w:val="22"/>
        </w:rPr>
        <w:t xml:space="preserve">This agreement contains the entire agreement between the Parties and supersedes all prior discussions. A Party who has not signed cannot enforce it; a member of the Group may enforce clauses 6 and 8 under the Contracts (Rights of Third Parties) Act 1999.</w:t>
      </w:r>
    </w:p>
    <w:p>
      <w:pPr>
        <w:pStyle w:val="ListParagraph"/>
        <w:numPr>
          <w:ilvl w:val="0"/>
          <w:numId w:val="2"/>
        </w:numPr>
        <w:spacing w:after="120"/>
      </w:pPr>
      <w:r>
        <w:rPr>
          <w:rFonts w:ascii="Arial" w:cs="Arial" w:eastAsia="Arial" w:hAnsi="Arial"/>
          <w:sz w:val="22"/>
          <w:szCs w:val="22"/>
        </w:rPr>
        <w:t xml:space="preserve">This agreement is governed by the law of England and Wales, and the Parties submit to the exclusive jurisdiction of the courts and tribunals of England and Wales.</w:t>
      </w:r>
    </w:p>
    <w:p>
      <w:pPr>
        <w:pStyle w:val="ListParagraph"/>
        <w:numPr>
          <w:ilvl w:val="0"/>
          <w:numId w:val="2"/>
        </w:numPr>
        <w:spacing w:after="120"/>
      </w:pPr>
      <w:r>
        <w:rPr>
          <w:rFonts w:ascii="Arial" w:cs="Arial" w:eastAsia="Arial" w:hAnsi="Arial"/>
          <w:sz w:val="22"/>
          <w:szCs w:val="22"/>
        </w:rPr>
        <w:t xml:space="preserve">This agreement may be executed in counterparts.</w:t>
      </w:r>
    </w:p>
    <w:p>
      <w:pPr>
        <w:pStyle w:val="Heading2"/>
        <w:spacing w:after="120"/>
      </w:pPr>
      <w:r>
        <w:rPr>
          <w:rFonts w:ascii="Arial" w:cs="Arial" w:eastAsia="Arial" w:hAnsi="Arial"/>
          <w:sz w:val="22"/>
          <w:szCs w:val="22"/>
        </w:rPr>
        <w:t xml:space="preserve">SCHEDULE — ADVISER’S CERTIFICATE</w:t>
      </w:r>
    </w:p>
    <w:p>
      <w:pPr>
        <w:spacing w:after="240"/>
      </w:pPr>
      <w:r>
        <w:rPr>
          <w:rFonts w:ascii="Arial" w:cs="Arial" w:eastAsia="Arial" w:hAnsi="Arial"/>
          <w:sz w:val="22"/>
          <w:szCs w:val="22"/>
        </w:rPr>
        <w:t xml:space="preserve">I, the Adviser named below, confirm that I have advised Daniel James Whitford on the terms and effect of this agreement and in particular its effect on his ability to pursue his rights before an employment tribunal, that I am a relevant independent adviser within the meaning of section 203(3A) of the Employment Rights Act 1996, and that there is in force a contract of insurance covering the risk of a claim in respect of that advice.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p>
            <w:pPr>
              <w:spacing w:after="60"/>
            </w:pPr>
            <w:r>
              <w:rPr>
                <w:rFonts w:ascii="Arial" w:cs="Arial" w:eastAsia="Arial" w:hAnsi="Arial"/>
                <w:sz w:val="22"/>
                <w:szCs w:val="22"/>
              </w:rPr>
              <w:t xml:space="default"/>
            </w:r>
          </w:p>
        </w:tc>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tc>
      </w:tr>
      <w:tr>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tc>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tc>
      </w:tr>
      <w:tr>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p>
            <w:pPr>
              <w:spacing w:after="60"/>
            </w:pPr>
            <w:r>
              <w:rPr>
                <w:rFonts w:ascii="Arial" w:cs="Arial" w:eastAsia="Arial" w:hAnsi="Arial"/>
                <w:sz w:val="22"/>
                <w:szCs w:val="22"/>
              </w:rPr>
              <w:t xml:space="default"/>
            </w:r>
          </w:p>
          <w:p>
            <w:pPr>
              <w:spacing w:after="60"/>
            </w:pPr>
            <w:r>
              <w:rPr>
                <w:rFonts w:ascii="Arial" w:cs="Arial" w:eastAsia="Arial" w:hAnsi="Arial"/>
                <w:sz w:val="22"/>
                <w:szCs w:val="22"/>
              </w:rPr>
              <w:t xml:space="default"/>
            </w:r>
          </w:p>
        </w:tc>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p>
            <w:pPr>
              <w:spacing w:after="60"/>
            </w:pPr>
            <w:r>
              <w:rPr>
                <w:rFonts w:ascii="Arial" w:cs="Arial" w:eastAsia="Arial" w:hAnsi="Arial"/>
                <w:sz w:val="22"/>
                <w:szCs w:val="22"/>
              </w:rPr>
              <w:t xml:space="default"/>
            </w:r>
          </w:p>
        </w:tc>
      </w:tr>
      <w:tr>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tc>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tc>
      </w:tr>
      <w:tr>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p>
            <w:pPr>
              <w:spacing w:after="60"/>
            </w:pPr>
            <w:r>
              <w:rPr>
                <w:rFonts w:ascii="Arial" w:cs="Arial" w:eastAsia="Arial" w:hAnsi="Arial"/>
                <w:sz w:val="22"/>
                <w:szCs w:val="22"/>
              </w:rPr>
              <w:t xml:space="default"/>
            </w:r>
          </w:p>
          <w:p>
            <w:pPr>
              <w:spacing w:after="60"/>
            </w:pPr>
            <w:r>
              <w:rPr>
                <w:rFonts w:ascii="Arial" w:cs="Arial" w:eastAsia="Arial" w:hAnsi="Arial"/>
                <w:sz w:val="22"/>
                <w:szCs w:val="22"/>
              </w:rPr>
              <w:t xml:space="default"/>
            </w:r>
          </w:p>
        </w:tc>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jc w:val="center"/>
    </w:pPr>
    <w:r>
      <w:rPr>
        <w:rFonts w:ascii="Arial" w:cs="Arial" w:eastAsia="Arial" w:hAnsi="Arial"/>
        <w:color w:val="777777"/>
        <w:sz w:val="13"/>
        <w:szCs w:val="13"/>
      </w:rPr>
      <w:t xml:space="preserve">Whitfield Carter LLP is a limited liability partnership registered in England and Wales. Confidential and may be legally privileged.</w:t>
    </w:r>
  </w:p>
  <w:p>
    <w:pPr>
      <w:jc w:val="center"/>
    </w:pPr>
    <w:r>
      <w:rPr>
        <w:rFonts w:ascii="Arial" w:cs="Arial" w:eastAsia="Arial" w:hAnsi="Arial"/>
        <w:sz w:val="14"/>
        <w:szCs w:val="14"/>
      </w:rPr>
      <w:t xml:space="preserve">Page </w:t>
    </w:r>
    <w:r>
      <w:rPr>
        <w:rFonts w:ascii="Arial" w:cs="Arial" w:eastAsia="Arial" w:hAnsi="Arial"/>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sz w:val="26"/>
        <w:szCs w:val="26"/>
      </w:rPr>
      <w:t xml:space="preserve">WHITFIELD CARTER LLP</w:t>
    </w:r>
  </w:p>
  <w:p>
    <w:pPr>
      <w:pBdr>
        <w:bottom w:val="single" w:color="2E4A7B" w:sz="6" w:space="4"/>
      </w:pBdr>
      <w:jc w:val="right"/>
    </w:pPr>
    <w:r>
      <w:rPr>
        <w:rFonts w:ascii="Arial" w:cs="Arial" w:eastAsia="Arial" w:hAnsi="Arial"/>
        <w:color w:val="555555"/>
        <w:sz w:val="16"/>
        <w:szCs w:val="16"/>
      </w:rPr>
      <w:t xml:space="preserve">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lvl w:ilvl="1" w15:tentative="1">
      <w:start w:val="1"/>
      <w:numFmt w:val="decimal"/>
      <w:lvlText w:val="%1.%2"/>
      <w:lvlJc w:val="left"/>
      <w:pPr>
        <w:ind w:left="1080" w:hanging="60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4A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2026-06-30T21:45:39.210Z</dcterms:created>
  <dcterms:modified xsi:type="dcterms:W3CDTF">2026-06-30T21:45:39.210Z</dcterms:modified>
</cp:coreProperties>
</file>

<file path=docProps/custom.xml><?xml version="1.0" encoding="utf-8"?>
<Properties xmlns="http://schemas.openxmlformats.org/officeDocument/2006/custom-properties" xmlns:vt="http://schemas.openxmlformats.org/officeDocument/2006/docPropsVTypes"/>
</file>