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DATED 6 MARCH 2026</w:t>
      </w:r>
    </w:p>
    <w:p/>
    <w:p>
      <w:pPr>
        <w:jc w:val="center"/>
      </w:pPr>
      <w:r>
        <w:rPr>
          <w:b/>
          <w:i w:val="0"/>
          <w:sz w:val="22"/>
        </w:rPr>
        <w:t>(1)  KINGSFORD WELLNESS BIDCO LIMITED</w:t>
      </w:r>
    </w:p>
    <w:p>
      <w:pPr>
        <w:jc w:val="center"/>
      </w:pPr>
      <w:r>
        <w:rPr>
          <w:b/>
          <w:i w:val="0"/>
          <w:sz w:val="22"/>
        </w:rPr>
        <w:t>(2)  THE SEVERAL PERSONS NAMED IN SCHEDULE 1 AS SELLERS</w:t>
      </w:r>
    </w:p>
    <w:p>
      <w:pPr>
        <w:jc w:val="center"/>
      </w:pPr>
      <w:r>
        <w:rPr>
          <w:b/>
          <w:i w:val="0"/>
          <w:sz w:val="22"/>
        </w:rPr>
        <w:t>(3)  KINGSFORD GROUP LIMITED</w:t>
      </w:r>
    </w:p>
    <w:p/>
    <w:p/>
    <w:p>
      <w:pPr>
        <w:jc w:val="center"/>
      </w:pPr>
      <w:r>
        <w:rPr>
          <w:b/>
          <w:i w:val="0"/>
          <w:sz w:val="36"/>
        </w:rPr>
        <w:t>SHARE PURCHASE AGREEMENT</w:t>
      </w:r>
    </w:p>
    <w:p/>
    <w:p>
      <w:pPr>
        <w:jc w:val="center"/>
      </w:pPr>
      <w:r>
        <w:rPr>
          <w:b w:val="0"/>
          <w:i w:val="0"/>
          <w:sz w:val="24"/>
        </w:rPr>
        <w:t>relating to the entire issued share capital of</w:t>
      </w:r>
    </w:p>
    <w:p>
      <w:pPr>
        <w:jc w:val="center"/>
      </w:pPr>
      <w:r>
        <w:rPr>
          <w:b/>
          <w:i w:val="0"/>
          <w:sz w:val="26"/>
        </w:rPr>
        <w:t>HOLBECK SPA &amp; WELLNESS GROUP LIMITED</w:t>
      </w:r>
    </w:p>
    <w:p/>
    <w:p/>
    <w:p/>
    <w:p>
      <w:pPr>
        <w:jc w:val="center"/>
      </w:pPr>
      <w:r>
        <w:rPr>
          <w:b/>
          <w:i w:val="0"/>
          <w:sz w:val="24"/>
        </w:rPr>
        <w:t>Whitfield Carter LLP</w:t>
      </w:r>
    </w:p>
    <w:p>
      <w:pPr>
        <w:jc w:val="center"/>
      </w:pPr>
      <w:r>
        <w:rPr>
          <w:b w:val="0"/>
          <w:i w:val="0"/>
          <w:sz w:val="18"/>
        </w:rPr>
        <w:t>22 Bishopsgate, London EC2N 4BQ</w:t>
      </w:r>
    </w:p>
    <w:p>
      <w:pPr>
        <w:jc w:val="center"/>
      </w:pPr>
      <w:r>
        <w:rPr>
          <w:b w:val="0"/>
          <w:i w:val="0"/>
          <w:sz w:val="18"/>
        </w:rPr>
        <w:t>Ref: SW/JO/WC-00132</w:t>
      </w:r>
    </w:p>
    <w:p>
      <w:r>
        <w:br/>
      </w:r>
    </w:p>
    <w:p>
      <w:r>
        <w:rPr>
          <w:b/>
          <w:sz w:val="26"/>
        </w:rPr>
        <w:t>CONTENTS</w:t>
      </w:r>
    </w:p>
    <w:p>
      <w:pPr>
        <w:spacing w:after="40"/>
      </w:pPr>
      <w:r>
        <w:rPr>
          <w:b w:val="0"/>
          <w:i w:val="0"/>
          <w:sz w:val="20"/>
        </w:rPr>
        <w:t>1. Definitions and Interpretation</w:t>
      </w:r>
    </w:p>
    <w:p>
      <w:pPr>
        <w:spacing w:after="40"/>
      </w:pPr>
      <w:r>
        <w:rPr>
          <w:b w:val="0"/>
          <w:i w:val="0"/>
          <w:sz w:val="20"/>
        </w:rPr>
        <w:t>2. Sale and Purchase</w:t>
      </w:r>
    </w:p>
    <w:p>
      <w:pPr>
        <w:spacing w:after="40"/>
      </w:pPr>
      <w:r>
        <w:rPr>
          <w:b w:val="0"/>
          <w:i w:val="0"/>
          <w:sz w:val="20"/>
        </w:rPr>
        <w:t>3. Consideration</w:t>
      </w:r>
    </w:p>
    <w:p>
      <w:pPr>
        <w:spacing w:after="40"/>
      </w:pPr>
      <w:r>
        <w:rPr>
          <w:b w:val="0"/>
          <w:i w:val="0"/>
          <w:sz w:val="20"/>
        </w:rPr>
        <w:t>4. Conditions</w:t>
      </w:r>
    </w:p>
    <w:p>
      <w:pPr>
        <w:spacing w:after="40"/>
      </w:pPr>
      <w:r>
        <w:rPr>
          <w:b w:val="0"/>
          <w:i w:val="0"/>
          <w:sz w:val="20"/>
        </w:rPr>
        <w:t>5. Pre-Completion Conduct</w:t>
      </w:r>
    </w:p>
    <w:p>
      <w:pPr>
        <w:spacing w:after="40"/>
      </w:pPr>
      <w:r>
        <w:rPr>
          <w:b w:val="0"/>
          <w:i w:val="0"/>
          <w:sz w:val="20"/>
        </w:rPr>
        <w:t>6. Completion</w:t>
      </w:r>
    </w:p>
    <w:p>
      <w:pPr>
        <w:spacing w:after="40"/>
      </w:pPr>
      <w:r>
        <w:rPr>
          <w:b w:val="0"/>
          <w:i w:val="0"/>
          <w:sz w:val="20"/>
        </w:rPr>
        <w:t>7. Retention and Escrow</w:t>
      </w:r>
    </w:p>
    <w:p>
      <w:pPr>
        <w:spacing w:after="40"/>
      </w:pPr>
      <w:r>
        <w:rPr>
          <w:b w:val="0"/>
          <w:i w:val="0"/>
          <w:sz w:val="20"/>
        </w:rPr>
        <w:t>8. Deferred Consideration</w:t>
      </w:r>
    </w:p>
    <w:p>
      <w:pPr>
        <w:spacing w:after="40"/>
      </w:pPr>
      <w:r>
        <w:rPr>
          <w:b w:val="0"/>
          <w:i w:val="0"/>
          <w:sz w:val="20"/>
        </w:rPr>
        <w:t>9. Warranties</w:t>
      </w:r>
    </w:p>
    <w:p>
      <w:pPr>
        <w:spacing w:after="40"/>
      </w:pPr>
      <w:r>
        <w:rPr>
          <w:b w:val="0"/>
          <w:i w:val="0"/>
          <w:sz w:val="20"/>
        </w:rPr>
        <w:t>10. Limitations on Liability</w:t>
      </w:r>
    </w:p>
    <w:p>
      <w:pPr>
        <w:spacing w:after="40"/>
      </w:pPr>
      <w:r>
        <w:rPr>
          <w:b w:val="0"/>
          <w:i w:val="0"/>
          <w:sz w:val="20"/>
        </w:rPr>
        <w:t>11. Tax Covenant</w:t>
      </w:r>
    </w:p>
    <w:p>
      <w:pPr>
        <w:spacing w:after="40"/>
      </w:pPr>
      <w:r>
        <w:rPr>
          <w:b w:val="0"/>
          <w:i w:val="0"/>
          <w:sz w:val="20"/>
        </w:rPr>
        <w:t>12. Restrictive Covenants</w:t>
      </w:r>
    </w:p>
    <w:p>
      <w:pPr>
        <w:spacing w:after="40"/>
      </w:pPr>
      <w:r>
        <w:rPr>
          <w:b w:val="0"/>
          <w:i w:val="0"/>
          <w:sz w:val="20"/>
        </w:rPr>
        <w:t>13. Confidentiality and Announcements</w:t>
      </w:r>
    </w:p>
    <w:p>
      <w:pPr>
        <w:spacing w:after="40"/>
      </w:pPr>
      <w:r>
        <w:rPr>
          <w:b w:val="0"/>
          <w:i w:val="0"/>
          <w:sz w:val="20"/>
        </w:rPr>
        <w:t>14. Buyer's Guarantee</w:t>
      </w:r>
    </w:p>
    <w:p>
      <w:pPr>
        <w:spacing w:after="40"/>
      </w:pPr>
      <w:r>
        <w:rPr>
          <w:b w:val="0"/>
          <w:i w:val="0"/>
          <w:sz w:val="20"/>
        </w:rPr>
        <w:t>15. Notices</w:t>
      </w:r>
    </w:p>
    <w:p>
      <w:pPr>
        <w:spacing w:after="40"/>
      </w:pPr>
      <w:r>
        <w:rPr>
          <w:b w:val="0"/>
          <w:i w:val="0"/>
          <w:sz w:val="20"/>
        </w:rPr>
        <w:t>16. Entire Agreement</w:t>
      </w:r>
    </w:p>
    <w:p>
      <w:pPr>
        <w:spacing w:after="40"/>
      </w:pPr>
      <w:r>
        <w:rPr>
          <w:b w:val="0"/>
          <w:i w:val="0"/>
          <w:sz w:val="20"/>
        </w:rPr>
        <w:t>17. Assignment</w:t>
      </w:r>
    </w:p>
    <w:p>
      <w:pPr>
        <w:spacing w:after="40"/>
      </w:pPr>
      <w:r>
        <w:rPr>
          <w:b w:val="0"/>
          <w:i w:val="0"/>
          <w:sz w:val="20"/>
        </w:rPr>
        <w:t>18. Third Party Rights</w:t>
      </w:r>
    </w:p>
    <w:p>
      <w:pPr>
        <w:spacing w:after="40"/>
      </w:pPr>
      <w:r>
        <w:rPr>
          <w:b w:val="0"/>
          <w:i w:val="0"/>
          <w:sz w:val="20"/>
        </w:rPr>
        <w:t>19. Counterparts</w:t>
      </w:r>
    </w:p>
    <w:p>
      <w:pPr>
        <w:spacing w:after="40"/>
      </w:pPr>
      <w:r>
        <w:rPr>
          <w:b w:val="0"/>
          <w:i w:val="0"/>
          <w:sz w:val="20"/>
        </w:rPr>
        <w:t>20. Governing Law and Jurisdiction</w:t>
      </w:r>
    </w:p>
    <w:p>
      <w:pPr>
        <w:spacing w:after="40"/>
      </w:pPr>
      <w:r>
        <w:rPr>
          <w:b w:val="0"/>
          <w:i w:val="0"/>
          <w:sz w:val="20"/>
        </w:rPr>
        <w:t>Schedule 1 – The Sellers and Apportionment</w:t>
      </w:r>
    </w:p>
    <w:p>
      <w:pPr>
        <w:spacing w:after="40"/>
      </w:pPr>
      <w:r>
        <w:rPr>
          <w:b w:val="0"/>
          <w:i w:val="0"/>
          <w:sz w:val="20"/>
        </w:rPr>
        <w:t>Schedule 2 – The Company</w:t>
      </w:r>
    </w:p>
    <w:p>
      <w:pPr>
        <w:spacing w:after="40"/>
      </w:pPr>
      <w:r>
        <w:rPr>
          <w:b w:val="0"/>
          <w:i w:val="0"/>
          <w:sz w:val="20"/>
        </w:rPr>
        <w:t>Schedule 3 – Completion Obligations</w:t>
      </w:r>
    </w:p>
    <w:p>
      <w:pPr>
        <w:spacing w:after="40"/>
      </w:pPr>
      <w:r>
        <w:rPr>
          <w:b w:val="0"/>
          <w:i w:val="0"/>
          <w:sz w:val="20"/>
        </w:rPr>
        <w:t>Schedule 4 – Warranties</w:t>
      </w:r>
    </w:p>
    <w:p>
      <w:pPr>
        <w:spacing w:after="40"/>
      </w:pPr>
      <w:r>
        <w:rPr>
          <w:b w:val="0"/>
          <w:i w:val="0"/>
          <w:sz w:val="20"/>
        </w:rPr>
        <w:t>Schedule 5 – Limitations on Liability</w:t>
      </w:r>
    </w:p>
    <w:p>
      <w:pPr>
        <w:spacing w:after="40"/>
      </w:pPr>
      <w:r>
        <w:rPr>
          <w:b w:val="0"/>
          <w:i w:val="0"/>
          <w:sz w:val="20"/>
        </w:rPr>
        <w:t>Schedule 6 – Tax Covenant</w:t>
      </w:r>
    </w:p>
    <w:p>
      <w:pPr>
        <w:spacing w:after="40"/>
      </w:pPr>
      <w:r>
        <w:rPr>
          <w:b w:val="0"/>
          <w:i w:val="0"/>
          <w:sz w:val="20"/>
        </w:rPr>
        <w:t>Schedule 7 – Completion Accounts</w:t>
      </w:r>
    </w:p>
    <w:p>
      <w:pPr>
        <w:spacing w:after="40"/>
      </w:pPr>
      <w:r>
        <w:rPr>
          <w:b w:val="0"/>
          <w:i w:val="0"/>
          <w:sz w:val="20"/>
        </w:rPr>
        <w:t>Schedule 8 – Deferred Consideration</w:t>
      </w:r>
    </w:p>
    <w:p>
      <w:r>
        <w:br/>
      </w:r>
    </w:p>
    <w:p>
      <w:pPr>
        <w:spacing w:after="120"/>
      </w:pPr>
      <w:r>
        <w:rPr>
          <w:b/>
          <w:i w:val="0"/>
          <w:sz w:val="22"/>
        </w:rPr>
        <w:t>THIS AGREEMENT is made on 6 March 2026</w:t>
      </w:r>
    </w:p>
    <w:p>
      <w:r>
        <w:rPr>
          <w:b/>
          <w:sz w:val="24"/>
        </w:rPr>
        <w:t>PARTIES</w:t>
      </w:r>
    </w:p>
    <w:p>
      <w:pPr>
        <w:spacing w:after="120"/>
        <w:ind w:left="576" w:hanging="576"/>
        <w:jc w:val="both"/>
      </w:pPr>
      <w:r>
        <w:rPr>
          <w:b w:val="0"/>
          <w:sz w:val="22"/>
        </w:rPr>
        <w:t xml:space="preserve">(1)   </w:t>
      </w:r>
      <w:r>
        <w:rPr>
          <w:sz w:val="22"/>
        </w:rPr>
        <w:t>KINGSFORD WELLNESS BIDCO LIMITED, a company incorporated in England and Wales (registered number 15428803) whose registered office is at Kingsford House, 5 Aldermanbury Square, London EC2V 7HR (the "Buyer");</w:t>
      </w:r>
    </w:p>
    <w:p>
      <w:pPr>
        <w:spacing w:after="120"/>
        <w:ind w:left="576" w:hanging="576"/>
        <w:jc w:val="both"/>
      </w:pPr>
      <w:r>
        <w:rPr>
          <w:b w:val="0"/>
          <w:sz w:val="22"/>
        </w:rPr>
        <w:t xml:space="preserve">(2)   </w:t>
      </w:r>
      <w:r>
        <w:rPr>
          <w:sz w:val="22"/>
        </w:rPr>
        <w:t>DANIEL HOLBECK, of Holbeck Hall, Holbeck Lane, Harrogate HG2 9JT (together the "Sellers" and each a "Seller");</w:t>
      </w:r>
    </w:p>
    <w:p>
      <w:pPr>
        <w:spacing w:after="120"/>
        <w:ind w:left="576" w:hanging="576"/>
        <w:jc w:val="both"/>
      </w:pPr>
      <w:r>
        <w:rPr>
          <w:b w:val="0"/>
          <w:sz w:val="22"/>
        </w:rPr>
        <w:t xml:space="preserve">(3)   </w:t>
      </w:r>
      <w:r>
        <w:rPr>
          <w:sz w:val="22"/>
        </w:rPr>
        <w:t>MARGARET HOLBECK, of Holbeck Hall, Holbeck Lane, Harrogate HG2 9JT (together the "Sellers" and each a "Seller");</w:t>
      </w:r>
    </w:p>
    <w:p>
      <w:pPr>
        <w:spacing w:after="120"/>
        <w:ind w:left="576" w:hanging="576"/>
        <w:jc w:val="both"/>
      </w:pPr>
      <w:r>
        <w:rPr>
          <w:b w:val="0"/>
          <w:sz w:val="22"/>
        </w:rPr>
        <w:t xml:space="preserve">(4)   </w:t>
      </w:r>
      <w:r>
        <w:rPr>
          <w:sz w:val="22"/>
        </w:rPr>
        <w:t>The Holbeck Family Trust (acting by its trustees Daniel Holbeck and Eleanor Frawley), of c/o Crayford Bellamy LLP, 9 Park Crescent, Leeds LS1 2RT (together the "Sellers" and each a "Seller");</w:t>
      </w:r>
    </w:p>
    <w:p>
      <w:pPr>
        <w:spacing w:after="120"/>
        <w:ind w:left="576" w:hanging="576"/>
        <w:jc w:val="both"/>
      </w:pPr>
      <w:r>
        <w:rPr>
          <w:b w:val="0"/>
          <w:sz w:val="22"/>
        </w:rPr>
        <w:t xml:space="preserve">(5)   </w:t>
      </w:r>
      <w:r>
        <w:rPr>
          <w:sz w:val="22"/>
        </w:rPr>
        <w:t>Aldington Growth Partners LLP, of 30 Finsbury Circus, London EC2M 7DT (together the "Sellers" and each a "Seller");</w:t>
      </w:r>
    </w:p>
    <w:p>
      <w:pPr>
        <w:spacing w:after="120"/>
        <w:ind w:left="576" w:hanging="576"/>
        <w:jc w:val="both"/>
      </w:pPr>
      <w:r>
        <w:rPr>
          <w:b w:val="0"/>
          <w:sz w:val="22"/>
        </w:rPr>
        <w:t xml:space="preserve">(6)   </w:t>
      </w:r>
      <w:r>
        <w:rPr>
          <w:sz w:val="22"/>
        </w:rPr>
        <w:t>KINGSFORD GROUP LIMITED, a company incorporated in England and Wales (registered number 07731220) whose registered office is at Kingsford House, 5 Aldermanbury Square, London EC2V 7HR (the "Buyer's Guarantor").</w:t>
      </w:r>
    </w:p>
    <w:p>
      <w:r>
        <w:rPr>
          <w:b/>
          <w:sz w:val="24"/>
        </w:rPr>
        <w:t>RECITALS</w:t>
      </w:r>
    </w:p>
    <w:p>
      <w:pPr>
        <w:spacing w:after="120"/>
        <w:ind w:left="576" w:hanging="576"/>
        <w:jc w:val="both"/>
      </w:pPr>
      <w:r>
        <w:rPr>
          <w:b w:val="0"/>
          <w:sz w:val="22"/>
        </w:rPr>
        <w:t xml:space="preserve">(A)   </w:t>
      </w:r>
      <w:r>
        <w:rPr>
          <w:sz w:val="22"/>
        </w:rPr>
        <w:t>The Company is a private company limited by shares, particulars of which are set out in Schedule 2. The Sellers are the legal and beneficial owners of the entire issued share capital of the Company, comprising 1,000,000 ordinary shares of £1.00 each (the "Shares").</w:t>
      </w:r>
    </w:p>
    <w:p>
      <w:pPr>
        <w:spacing w:after="120"/>
        <w:ind w:left="576" w:hanging="576"/>
        <w:jc w:val="both"/>
      </w:pPr>
      <w:r>
        <w:rPr>
          <w:b w:val="0"/>
          <w:sz w:val="22"/>
        </w:rPr>
        <w:t xml:space="preserve">(B)   </w:t>
      </w:r>
      <w:r>
        <w:rPr>
          <w:sz w:val="22"/>
        </w:rPr>
        <w:t>The Sellers have agreed to sell, and the Buyer has agreed to purchase, the Shares on and subject to the terms and conditions of this Agreement.</w:t>
      </w:r>
    </w:p>
    <w:p>
      <w:pPr>
        <w:spacing w:after="120"/>
        <w:ind w:left="576" w:hanging="576"/>
        <w:jc w:val="both"/>
      </w:pPr>
      <w:r>
        <w:rPr>
          <w:b w:val="0"/>
          <w:sz w:val="22"/>
        </w:rPr>
        <w:t xml:space="preserve">(C)   </w:t>
      </w:r>
      <w:r>
        <w:rPr>
          <w:sz w:val="22"/>
        </w:rPr>
        <w:t>The Buyer's Guarantor has agreed to guarantee the obligations of the Buyer under this Agreement on the terms of clause 14.</w:t>
      </w:r>
    </w:p>
    <w:p>
      <w:pPr>
        <w:spacing w:after="120"/>
      </w:pPr>
      <w:r>
        <w:rPr>
          <w:b/>
          <w:i w:val="0"/>
          <w:sz w:val="22"/>
        </w:rPr>
        <w:t>IT IS AGREED as follows:</w:t>
      </w:r>
    </w:p>
    <w:p>
      <w:pPr>
        <w:spacing w:before="160"/>
      </w:pPr>
      <w:r>
        <w:rPr>
          <w:b/>
          <w:sz w:val="22"/>
        </w:rPr>
        <w:t>1.  DEFINITIONS AND INTERPRETATION</w:t>
      </w:r>
    </w:p>
    <w:p>
      <w:pPr>
        <w:spacing w:after="120"/>
        <w:ind w:left="576" w:hanging="576"/>
        <w:jc w:val="both"/>
      </w:pPr>
      <w:r>
        <w:rPr>
          <w:b w:val="0"/>
          <w:sz w:val="22"/>
        </w:rPr>
        <w:t xml:space="preserve">1.1   </w:t>
      </w:r>
      <w:r>
        <w:rPr>
          <w:sz w:val="22"/>
        </w:rPr>
        <w:t>In this Agreement, unless the context otherwise requires, the following words and expressions have the following meanings:</w:t>
      </w:r>
    </w:p>
    <w:p>
      <w:pPr>
        <w:spacing w:after="100"/>
        <w:ind w:left="720"/>
        <w:jc w:val="both"/>
      </w:pPr>
      <w:r>
        <w:rPr>
          <w:b/>
          <w:sz w:val="22"/>
        </w:rPr>
        <w:t xml:space="preserve">"Accounts" </w:t>
      </w:r>
      <w:r>
        <w:rPr>
          <w:sz w:val="22"/>
        </w:rPr>
        <w:t>means the audited financial statements of the Company for the financial year ended 31 March 2025, comprising the balance sheet, profit and loss account, notes and directors' and auditors' reports, in the agreed form;</w:t>
      </w:r>
    </w:p>
    <w:p>
      <w:pPr>
        <w:spacing w:after="100"/>
        <w:ind w:left="720"/>
        <w:jc w:val="both"/>
      </w:pPr>
      <w:r>
        <w:rPr>
          <w:b/>
          <w:sz w:val="22"/>
        </w:rPr>
        <w:t xml:space="preserve">"Business" </w:t>
      </w:r>
      <w:r>
        <w:rPr>
          <w:sz w:val="22"/>
        </w:rPr>
        <w:t>means the business of owning and operating premium day spas, wellness centres and associated retail and treatment operations carried on by the Group as at the date of this Agreement;</w:t>
      </w:r>
    </w:p>
    <w:p>
      <w:pPr>
        <w:spacing w:after="100"/>
        <w:ind w:left="720"/>
        <w:jc w:val="both"/>
      </w:pPr>
      <w:r>
        <w:rPr>
          <w:b/>
          <w:sz w:val="22"/>
        </w:rPr>
        <w:t xml:space="preserve">"Business Day" </w:t>
      </w:r>
      <w:r>
        <w:rPr>
          <w:sz w:val="22"/>
        </w:rPr>
        <w:t>means a day (other than a Saturday, Sunday or public holiday) on which clearing banks are open for general banking business in the City of London;</w:t>
      </w:r>
    </w:p>
    <w:p>
      <w:pPr>
        <w:spacing w:after="100"/>
        <w:ind w:left="720"/>
        <w:jc w:val="both"/>
      </w:pPr>
      <w:r>
        <w:rPr>
          <w:b/>
          <w:sz w:val="22"/>
        </w:rPr>
        <w:t xml:space="preserve">"Completion" </w:t>
      </w:r>
      <w:r>
        <w:rPr>
          <w:sz w:val="22"/>
        </w:rPr>
        <w:t>means completion of the sale and purchase of the Shares in accordance with clause 6;</w:t>
      </w:r>
    </w:p>
    <w:p>
      <w:pPr>
        <w:spacing w:after="100"/>
        <w:ind w:left="720"/>
        <w:jc w:val="both"/>
      </w:pPr>
      <w:r>
        <w:rPr>
          <w:b/>
          <w:sz w:val="22"/>
        </w:rPr>
        <w:t xml:space="preserve">"Completion Accounts" </w:t>
      </w:r>
      <w:r>
        <w:rPr>
          <w:sz w:val="22"/>
        </w:rPr>
        <w:t>means the accounts to be prepared in accordance with clause 3.4 and Schedule 7;</w:t>
      </w:r>
    </w:p>
    <w:p>
      <w:pPr>
        <w:spacing w:after="100"/>
        <w:ind w:left="720"/>
        <w:jc w:val="both"/>
      </w:pPr>
      <w:r>
        <w:rPr>
          <w:b/>
          <w:sz w:val="22"/>
        </w:rPr>
        <w:t xml:space="preserve">"Consideration" </w:t>
      </w:r>
      <w:r>
        <w:rPr>
          <w:sz w:val="22"/>
        </w:rPr>
        <w:t>means the aggregate consideration for the Shares determined in accordance with clause 3.1;</w:t>
      </w:r>
    </w:p>
    <w:p>
      <w:pPr>
        <w:spacing w:after="100"/>
        <w:ind w:left="720"/>
        <w:jc w:val="both"/>
      </w:pPr>
      <w:r>
        <w:rPr>
          <w:b/>
          <w:sz w:val="22"/>
        </w:rPr>
        <w:t xml:space="preserve">"Deferred Consideration" </w:t>
      </w:r>
      <w:r>
        <w:rPr>
          <w:sz w:val="22"/>
        </w:rPr>
        <w:t>means the deferred consideration of up to £1,750,000 payable in accordance with clause 8 and Schedule 8;</w:t>
      </w:r>
    </w:p>
    <w:p>
      <w:pPr>
        <w:spacing w:after="100"/>
        <w:ind w:left="720"/>
        <w:jc w:val="both"/>
      </w:pPr>
      <w:r>
        <w:rPr>
          <w:b/>
          <w:sz w:val="22"/>
        </w:rPr>
        <w:t xml:space="preserve">"Disclosure Letter" </w:t>
      </w:r>
      <w:r>
        <w:rPr>
          <w:sz w:val="22"/>
        </w:rPr>
        <w:t>means the letter of even date with this Agreement from the Sellers' Solicitors to the Buyer's Solicitors, together with the bundle of documents attached to it;</w:t>
      </w:r>
    </w:p>
    <w:p>
      <w:pPr>
        <w:spacing w:after="100"/>
        <w:ind w:left="720"/>
        <w:jc w:val="both"/>
      </w:pPr>
      <w:r>
        <w:rPr>
          <w:b/>
          <w:sz w:val="22"/>
        </w:rPr>
        <w:t xml:space="preserve">"Encumbrance" </w:t>
      </w:r>
      <w:r>
        <w:rPr>
          <w:sz w:val="22"/>
        </w:rPr>
        <w:t>means any mortgage, charge, pledge, lien, option, right of pre-emption, right to acquire, assignment by way of security, trust arrangement or any other security interest or third party right of any kind;</w:t>
      </w:r>
    </w:p>
    <w:p>
      <w:pPr>
        <w:spacing w:after="100"/>
        <w:ind w:left="720"/>
        <w:jc w:val="both"/>
      </w:pPr>
      <w:r>
        <w:rPr>
          <w:b/>
          <w:sz w:val="22"/>
        </w:rPr>
        <w:t xml:space="preserve">"Escrow Account" </w:t>
      </w:r>
      <w:r>
        <w:rPr>
          <w:sz w:val="22"/>
        </w:rPr>
        <w:t>means the interest-bearing joint deposit account to be opened in the names of the Buyer's Solicitors and the Sellers' Solicitors in accordance with clause 7;</w:t>
      </w:r>
    </w:p>
    <w:p>
      <w:pPr>
        <w:spacing w:after="100"/>
        <w:ind w:left="720"/>
        <w:jc w:val="both"/>
      </w:pPr>
      <w:r>
        <w:rPr>
          <w:b/>
          <w:sz w:val="22"/>
        </w:rPr>
        <w:t xml:space="preserve">"Escrow Amount" </w:t>
      </w:r>
      <w:r>
        <w:rPr>
          <w:sz w:val="22"/>
        </w:rPr>
        <w:t>means the sum of £1,750,000;</w:t>
      </w:r>
    </w:p>
    <w:p>
      <w:pPr>
        <w:spacing w:after="100"/>
        <w:ind w:left="720"/>
        <w:jc w:val="both"/>
      </w:pPr>
      <w:r>
        <w:rPr>
          <w:b/>
          <w:sz w:val="22"/>
        </w:rPr>
        <w:t xml:space="preserve">"Group" </w:t>
      </w:r>
      <w:r>
        <w:rPr>
          <w:sz w:val="22"/>
        </w:rPr>
        <w:t>means the Company and each of the Subsidiaries, and "Group Company" means any of them;</w:t>
      </w:r>
    </w:p>
    <w:p>
      <w:pPr>
        <w:spacing w:after="100"/>
        <w:ind w:left="720"/>
        <w:jc w:val="both"/>
      </w:pPr>
      <w:r>
        <w:rPr>
          <w:b/>
          <w:sz w:val="22"/>
        </w:rPr>
        <w:t xml:space="preserve">"Longstop Date" </w:t>
      </w:r>
      <w:r>
        <w:rPr>
          <w:sz w:val="22"/>
        </w:rPr>
        <w:t>means 6 April 2026 or such later date as the parties may agree in writing;</w:t>
      </w:r>
    </w:p>
    <w:p>
      <w:pPr>
        <w:spacing w:after="100"/>
        <w:ind w:left="720"/>
        <w:jc w:val="both"/>
      </w:pPr>
      <w:r>
        <w:rPr>
          <w:b/>
          <w:sz w:val="22"/>
        </w:rPr>
        <w:t xml:space="preserve">"Management Accounts" </w:t>
      </w:r>
      <w:r>
        <w:rPr>
          <w:sz w:val="22"/>
        </w:rPr>
        <w:t>means the unaudited management accounts of the Group for the period from 1 April 2025 to 31 January 2026;</w:t>
      </w:r>
    </w:p>
    <w:p>
      <w:pPr>
        <w:spacing w:after="100"/>
        <w:ind w:left="720"/>
        <w:jc w:val="both"/>
      </w:pPr>
      <w:r>
        <w:rPr>
          <w:b/>
          <w:sz w:val="22"/>
        </w:rPr>
        <w:t xml:space="preserve">"Net Debt" </w:t>
      </w:r>
      <w:r>
        <w:rPr>
          <w:sz w:val="22"/>
        </w:rPr>
        <w:t>means the aggregate of the Group's borrowings and debt-like items less cash and cash equivalents as at the Completion Date, determined in accordance with Schedule 7;</w:t>
      </w:r>
    </w:p>
    <w:p>
      <w:pPr>
        <w:spacing w:after="100"/>
        <w:ind w:left="720"/>
        <w:jc w:val="both"/>
      </w:pPr>
      <w:r>
        <w:rPr>
          <w:b/>
          <w:sz w:val="22"/>
        </w:rPr>
        <w:t xml:space="preserve">"Sellers' Solicitors" </w:t>
      </w:r>
      <w:r>
        <w:rPr>
          <w:sz w:val="22"/>
        </w:rPr>
        <w:t>means Crayford Bellamy LLP of 9 Park Crescent, Leeds LS1 2RT;</w:t>
      </w:r>
    </w:p>
    <w:p>
      <w:pPr>
        <w:spacing w:after="100"/>
        <w:ind w:left="720"/>
        <w:jc w:val="both"/>
      </w:pPr>
      <w:r>
        <w:rPr>
          <w:b/>
          <w:sz w:val="22"/>
        </w:rPr>
        <w:t xml:space="preserve">"Buyer's Solicitors" </w:t>
      </w:r>
      <w:r>
        <w:rPr>
          <w:sz w:val="22"/>
        </w:rPr>
        <w:t>means Whitfield Carter LLP of 22 Bishopsgate, London EC2N 4BQ;</w:t>
      </w:r>
    </w:p>
    <w:p>
      <w:pPr>
        <w:spacing w:after="100"/>
        <w:ind w:left="720"/>
        <w:jc w:val="both"/>
      </w:pPr>
      <w:r>
        <w:rPr>
          <w:b/>
          <w:sz w:val="22"/>
        </w:rPr>
        <w:t xml:space="preserve">"Shares" </w:t>
      </w:r>
      <w:r>
        <w:rPr>
          <w:sz w:val="22"/>
        </w:rPr>
        <w:t>means the 1,000,000 ordinary shares of £1.00 each in the capital of the Company, comprising the entire issued share capital of the Company;</w:t>
      </w:r>
    </w:p>
    <w:p>
      <w:pPr>
        <w:spacing w:after="100"/>
        <w:ind w:left="720"/>
        <w:jc w:val="both"/>
      </w:pPr>
      <w:r>
        <w:rPr>
          <w:b/>
          <w:sz w:val="22"/>
        </w:rPr>
        <w:t xml:space="preserve">"Tax" </w:t>
      </w:r>
      <w:r>
        <w:rPr>
          <w:sz w:val="22"/>
        </w:rPr>
        <w:t>means all forms of taxation, duties, levies, imposts and social security contributions whether of the United Kingdom or elsewhere, including any interest, penalty or surcharge;</w:t>
      </w:r>
    </w:p>
    <w:p>
      <w:pPr>
        <w:spacing w:after="100"/>
        <w:ind w:left="720"/>
        <w:jc w:val="both"/>
      </w:pPr>
      <w:r>
        <w:rPr>
          <w:b/>
          <w:sz w:val="22"/>
        </w:rPr>
        <w:t xml:space="preserve">"Tax Covenant" </w:t>
      </w:r>
      <w:r>
        <w:rPr>
          <w:sz w:val="22"/>
        </w:rPr>
        <w:t>means the tax covenant set out in Schedule 6;</w:t>
      </w:r>
    </w:p>
    <w:p>
      <w:pPr>
        <w:spacing w:after="100"/>
        <w:ind w:left="720"/>
        <w:jc w:val="both"/>
      </w:pPr>
      <w:r>
        <w:rPr>
          <w:b/>
          <w:sz w:val="22"/>
        </w:rPr>
        <w:t xml:space="preserve">"Warranties" </w:t>
      </w:r>
      <w:r>
        <w:rPr>
          <w:sz w:val="22"/>
        </w:rPr>
        <w:t>means the warranties given by the Sellers set out in clause 9 and Schedule 4;</w:t>
      </w:r>
    </w:p>
    <w:p>
      <w:pPr>
        <w:spacing w:after="120"/>
        <w:ind w:left="576" w:hanging="576"/>
        <w:jc w:val="both"/>
      </w:pPr>
      <w:r>
        <w:rPr>
          <w:b w:val="0"/>
          <w:sz w:val="22"/>
        </w:rPr>
        <w:t xml:space="preserve">1.2   </w:t>
      </w:r>
      <w:r>
        <w:rPr>
          <w:sz w:val="22"/>
        </w:rPr>
        <w:t>Clause, Schedule and paragraph headings do not affect the interpretation of this Agreement. References to clauses and Schedules are to the clauses of and Schedules to this Agreement.</w:t>
      </w:r>
    </w:p>
    <w:p>
      <w:pPr>
        <w:spacing w:after="120"/>
        <w:ind w:left="576" w:hanging="576"/>
        <w:jc w:val="both"/>
      </w:pPr>
      <w:r>
        <w:rPr>
          <w:b w:val="0"/>
          <w:sz w:val="22"/>
        </w:rPr>
        <w:t xml:space="preserve">1.3   </w:t>
      </w:r>
      <w:r>
        <w:rPr>
          <w:sz w:val="22"/>
        </w:rPr>
        <w:t>Words importing the singular include the plural and vice versa, and words importing a gender include every gender.</w:t>
      </w:r>
    </w:p>
    <w:p>
      <w:pPr>
        <w:spacing w:after="120"/>
        <w:ind w:left="576" w:hanging="576"/>
        <w:jc w:val="both"/>
      </w:pPr>
      <w:r>
        <w:rPr>
          <w:b w:val="0"/>
          <w:sz w:val="22"/>
        </w:rPr>
        <w:t xml:space="preserve">1.4   </w:t>
      </w:r>
      <w:r>
        <w:rPr>
          <w:sz w:val="22"/>
        </w:rPr>
        <w:t>A reference to a statute or statutory provision is a reference to it as amended, extended or re-enacted from time to time, and includes all subordinate legislation made under it.</w:t>
      </w:r>
    </w:p>
    <w:p>
      <w:pPr>
        <w:spacing w:after="120"/>
        <w:ind w:left="576" w:hanging="576"/>
        <w:jc w:val="both"/>
      </w:pPr>
      <w:r>
        <w:rPr>
          <w:b w:val="0"/>
          <w:sz w:val="22"/>
        </w:rPr>
        <w:t xml:space="preserve">1.5   </w:t>
      </w:r>
      <w:r>
        <w:rPr>
          <w:sz w:val="22"/>
        </w:rPr>
        <w:t>Any phrase introduced by the terms "including", "include", "in particular" or any similar expression is illustrative and does not limit the sense of the words preceding those terms.</w:t>
      </w:r>
    </w:p>
    <w:p>
      <w:pPr>
        <w:spacing w:before="160"/>
      </w:pPr>
      <w:r>
        <w:rPr>
          <w:b/>
          <w:sz w:val="22"/>
        </w:rPr>
        <w:t>2.  SALE AND PURCHASE</w:t>
      </w:r>
    </w:p>
    <w:p>
      <w:pPr>
        <w:spacing w:after="120"/>
        <w:ind w:left="576" w:hanging="576"/>
        <w:jc w:val="both"/>
      </w:pPr>
      <w:r>
        <w:rPr>
          <w:b w:val="0"/>
          <w:sz w:val="22"/>
        </w:rPr>
        <w:t xml:space="preserve">2.1   </w:t>
      </w:r>
      <w:r>
        <w:rPr>
          <w:sz w:val="22"/>
        </w:rPr>
        <w:t>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date of this Agreement).</w:t>
      </w:r>
    </w:p>
    <w:p>
      <w:pPr>
        <w:spacing w:after="120"/>
        <w:ind w:left="576" w:hanging="576"/>
        <w:jc w:val="both"/>
      </w:pPr>
      <w:r>
        <w:rPr>
          <w:b w:val="0"/>
          <w:sz w:val="22"/>
        </w:rPr>
        <w:t xml:space="preserve">2.2   </w:t>
      </w:r>
      <w:r>
        <w:rPr>
          <w:sz w:val="22"/>
        </w:rPr>
        <w:t>Each Seller waives, and shall procure the waiver of, any rights of pre-emption or other restriction on transfer in respect of the Shares conferred on that Seller or any other person under the articles of association of the Company or otherwise.</w:t>
      </w:r>
    </w:p>
    <w:p>
      <w:pPr>
        <w:spacing w:after="120"/>
        <w:ind w:left="576" w:hanging="576"/>
        <w:jc w:val="both"/>
      </w:pPr>
      <w:r>
        <w:rPr>
          <w:b w:val="0"/>
          <w:sz w:val="22"/>
        </w:rPr>
        <w:t xml:space="preserve">2.3   </w:t>
      </w:r>
      <w:r>
        <w:rPr>
          <w:sz w:val="22"/>
        </w:rPr>
        <w:t>The Buyer shall not be obliged to complete the purchase of any of the Shares unless the purchase of all of the Shares is completed simultaneously.</w:t>
      </w:r>
    </w:p>
    <w:p>
      <w:pPr>
        <w:spacing w:before="160"/>
      </w:pPr>
      <w:r>
        <w:rPr>
          <w:b/>
          <w:sz w:val="22"/>
        </w:rPr>
        <w:t>3.  CONSIDERATION</w:t>
      </w:r>
    </w:p>
    <w:p>
      <w:pPr>
        <w:spacing w:after="120"/>
        <w:ind w:left="576" w:hanging="576"/>
        <w:jc w:val="both"/>
      </w:pPr>
      <w:r>
        <w:rPr>
          <w:sz w:val="22"/>
        </w:rPr>
        <w:t xml:space="preserve">3.1   </w:t>
      </w:r>
      <w:r>
        <w:rPr>
          <w:sz w:val="22"/>
        </w:rPr>
        <w:t xml:space="preserve">The total consideration for the Shares shall be a sum equal to </w:t>
      </w:r>
      <w:r>
        <w:rPr>
          <w:sz w:val="22"/>
        </w:rPr>
        <w:t>an amount equal to the Enterprise Value of £38,500,000</w:t>
      </w:r>
      <w:r>
        <w:rPr>
          <w:sz w:val="22"/>
        </w:rPr>
        <w:t xml:space="preserve"> less the Net Debt as determined under the Completion Accounts, comprising (a) the sum of £31,800,000 payable in cash at Completion in accordance with clause 6.3; (b) the Escrow Amount of £1,750,000 to be paid into the Escrow Account under clause 7; and (c) the Deferred Consideration of up to £1,750,000 payable under clause 8.</w:t>
      </w:r>
    </w:p>
    <w:p>
      <w:pPr>
        <w:spacing w:after="120"/>
        <w:ind w:left="576" w:hanging="576"/>
        <w:jc w:val="both"/>
      </w:pPr>
      <w:r>
        <w:rPr>
          <w:b w:val="0"/>
          <w:sz w:val="22"/>
        </w:rPr>
        <w:t xml:space="preserve">3.2   </w:t>
      </w:r>
      <w:r>
        <w:rPr>
          <w:sz w:val="22"/>
        </w:rPr>
        <w:t>The Consideration shall be apportioned between the Sellers in the proportions set out in column 4 of Schedule 1, and the Buyer shall be entitled to treat payment to the Sellers' Solicitors as a full and valid discharge of its obligation to pay the relevant amount.</w:t>
      </w:r>
    </w:p>
    <w:p>
      <w:pPr>
        <w:spacing w:after="120"/>
        <w:ind w:left="576" w:hanging="576"/>
        <w:jc w:val="both"/>
      </w:pPr>
      <w:r>
        <w:rPr>
          <w:sz w:val="22"/>
        </w:rPr>
        <w:t xml:space="preserve">3.3   </w:t>
      </w:r>
      <w:r>
        <w:rPr>
          <w:sz w:val="22"/>
        </w:rPr>
        <w:t xml:space="preserve">Any payment made by the Sellers to the Buyer in respect of any claim under the Warranties or the Tax Covenant shall, </w:t>
      </w:r>
      <w:del w:id="4002" w:author="James Osei (Whitfield Carter LLP)" w:date="2026-02-12T11:05:00Z">
        <w:r>
          <w:rPr>
            <w:sz w:val="22"/>
          </w:rPr>
          <w:delText xml:space="preserve">so far as possible</w:delText>
        </w:r>
      </w:del>
      <w:ins w:id="9002" w:author="James Osei (Whitfield Carter LLP)" w:date="2026-02-12T11:05:00Z">
        <w:r>
          <w:rPr>
            <w:sz w:val="22"/>
          </w:rPr>
          <w:t xml:space="preserve">to the maximum extent possible</w:t>
        </w:r>
      </w:ins>
      <w:r>
        <w:rPr>
          <w:sz w:val="22"/>
        </w:rPr>
        <w:t>, be treated as a reduction in the Consideration.</w:t>
      </w:r>
    </w:p>
    <w:p>
      <w:pPr>
        <w:spacing w:after="120"/>
        <w:ind w:left="576" w:hanging="576"/>
        <w:jc w:val="both"/>
      </w:pPr>
      <w:r>
        <w:rPr>
          <w:b w:val="0"/>
          <w:sz w:val="22"/>
        </w:rPr>
        <w:t xml:space="preserve">3.4   </w:t>
      </w:r>
      <w:r>
        <w:rPr>
          <w:sz w:val="22"/>
        </w:rPr>
        <w:t>The Net Debt shall be determined from the Completion Accounts prepared and agreed in accordance with Schedule 7. If the Net Debt as finally determined exceeds £3,200,000, the cash payable at Completion shall be reduced pound for pound by the excess; and if it is less, the cash payable at Completion shall be increased pound for pound by the shortfall, in each case settled within 5 Business Days of final determination.</w:t>
      </w:r>
    </w:p>
    <w:p>
      <w:pPr>
        <w:spacing w:before="160"/>
      </w:pPr>
      <w:r>
        <w:rPr>
          <w:b/>
          <w:sz w:val="22"/>
        </w:rPr>
        <w:t>4.  CONDITIONS</w:t>
      </w:r>
    </w:p>
    <w:p>
      <w:pPr>
        <w:spacing w:after="120"/>
        <w:ind w:left="576" w:hanging="576"/>
        <w:jc w:val="both"/>
      </w:pPr>
      <w:r>
        <w:rPr>
          <w:b w:val="0"/>
          <w:sz w:val="22"/>
        </w:rPr>
        <w:t xml:space="preserve">4.1   </w:t>
      </w:r>
      <w:r>
        <w:rPr>
          <w:sz w:val="22"/>
        </w:rPr>
        <w:t>Completion is conditional on each of the following conditions being satisfied (or waived in accordance with clause 4.3) on or before the Longstop Date:</w:t>
      </w:r>
    </w:p>
    <w:p>
      <w:pPr>
        <w:spacing w:after="80"/>
        <w:ind w:left="1152" w:hanging="360"/>
        <w:jc w:val="both"/>
      </w:pPr>
      <w:r>
        <w:rPr>
          <w:sz w:val="22"/>
        </w:rPr>
        <w:t>–  the passing at a duly convened meeting of the board of directors of the Buyer's Guarantor of resolutions approving the acquisition of the Shares;</w:t>
      </w:r>
    </w:p>
    <w:p>
      <w:pPr>
        <w:spacing w:after="80"/>
        <w:ind w:left="1152" w:hanging="360"/>
        <w:jc w:val="both"/>
      </w:pPr>
      <w:r>
        <w:rPr>
          <w:sz w:val="22"/>
        </w:rPr>
        <w:t>–  the Buyer having received evidence satisfactory to it of the release of all Encumbrances over the Shares and the assets of the Group;</w:t>
      </w:r>
    </w:p>
    <w:p>
      <w:pPr>
        <w:spacing w:after="80"/>
        <w:ind w:left="1152" w:hanging="360"/>
        <w:jc w:val="both"/>
      </w:pPr>
      <w:r>
        <w:rPr>
          <w:sz w:val="22"/>
        </w:rPr>
        <w:t>–  no Material Adverse Change having occurred in the business, assets or financial position of the Group between the date of this Agreement and Completion; and</w:t>
      </w:r>
    </w:p>
    <w:p>
      <w:pPr>
        <w:spacing w:after="80"/>
        <w:ind w:left="1152" w:hanging="360"/>
        <w:jc w:val="both"/>
      </w:pPr>
      <w:r>
        <w:rPr>
          <w:sz w:val="22"/>
        </w:rPr>
        <w:t>–  the Warranties remaining true and accurate in all material respects as at Completion.</w:t>
      </w:r>
    </w:p>
    <w:p>
      <w:pPr>
        <w:spacing w:after="120"/>
        <w:ind w:left="576" w:hanging="576"/>
        <w:jc w:val="both"/>
      </w:pPr>
      <w:r>
        <w:rPr>
          <w:b w:val="0"/>
          <w:sz w:val="22"/>
        </w:rPr>
        <w:t xml:space="preserve">4.2   </w:t>
      </w:r>
      <w:r>
        <w:rPr>
          <w:sz w:val="22"/>
        </w:rPr>
        <w:t>The Sellers shall use all reasonable endeavours to procure that the conditions in clause 4.1 are satisfied as soon as reasonably practicable and in any event by the Longstop Date.</w:t>
      </w:r>
    </w:p>
    <w:p>
      <w:pPr>
        <w:spacing w:after="120"/>
        <w:ind w:left="576" w:hanging="576"/>
        <w:jc w:val="both"/>
      </w:pPr>
      <w:r>
        <w:rPr>
          <w:b w:val="0"/>
          <w:sz w:val="22"/>
        </w:rPr>
        <w:t xml:space="preserve">4.3   </w:t>
      </w:r>
      <w:r>
        <w:rPr>
          <w:sz w:val="22"/>
        </w:rPr>
        <w:t>The conditions in clause 4.1 are for the benefit of the Buyer and may be waived in whole or in part by the Buyer by written notice to the Sellers.</w:t>
      </w:r>
    </w:p>
    <w:p>
      <w:pPr>
        <w:spacing w:after="120"/>
        <w:ind w:left="576" w:hanging="576"/>
        <w:jc w:val="both"/>
      </w:pPr>
      <w:r>
        <w:rPr>
          <w:b w:val="0"/>
          <w:sz w:val="22"/>
        </w:rPr>
        <w:t xml:space="preserve">4.4   </w:t>
      </w:r>
      <w:r>
        <w:rPr>
          <w:sz w:val="22"/>
        </w:rPr>
        <w:t>If any condition in clause 4.1 has not been satisfied or waived by the Longstop Date, this Agreement shall (save for the Surviving Provisions) automatically terminate and no party shall have any claim against any other except in respect of any prior breach.</w:t>
      </w:r>
    </w:p>
    <w:p>
      <w:pPr>
        <w:spacing w:before="160"/>
      </w:pPr>
      <w:r>
        <w:rPr>
          <w:b/>
          <w:sz w:val="22"/>
        </w:rPr>
        <w:t>5.  PRE-COMPLETION CONDUCT</w:t>
      </w:r>
    </w:p>
    <w:p>
      <w:pPr>
        <w:spacing w:after="120"/>
        <w:ind w:left="576" w:hanging="576"/>
        <w:jc w:val="both"/>
      </w:pPr>
      <w:r>
        <w:rPr>
          <w:b w:val="0"/>
          <w:sz w:val="22"/>
        </w:rPr>
        <w:t xml:space="preserve">5.1   </w:t>
      </w:r>
      <w:r>
        <w:rPr>
          <w:sz w:val="22"/>
        </w:rPr>
        <w:t>From the date of this Agreement until Completion, the Sellers shall procure that each Group Company carries on its business in the ordinary and usual course consistent with past practice and shall not, without the prior written consent of the Buyer (not to be unreasonably withheld or delayed):</w:t>
      </w:r>
    </w:p>
    <w:p>
      <w:pPr>
        <w:spacing w:after="80"/>
        <w:ind w:left="1152" w:hanging="360"/>
        <w:jc w:val="both"/>
      </w:pPr>
      <w:r>
        <w:rPr>
          <w:sz w:val="22"/>
        </w:rPr>
        <w:t>–  declare, make or pay any dividend or other distribution;</w:t>
      </w:r>
    </w:p>
    <w:p>
      <w:pPr>
        <w:spacing w:after="80"/>
        <w:ind w:left="1152" w:hanging="360"/>
        <w:jc w:val="both"/>
      </w:pPr>
      <w:r>
        <w:rPr>
          <w:sz w:val="22"/>
        </w:rPr>
        <w:t>–  create, allot or issue any share or loan capital or grant any option over the same;</w:t>
      </w:r>
    </w:p>
    <w:p>
      <w:pPr>
        <w:spacing w:after="80"/>
        <w:ind w:left="1152" w:hanging="360"/>
        <w:jc w:val="both"/>
      </w:pPr>
      <w:r>
        <w:rPr>
          <w:sz w:val="22"/>
        </w:rPr>
        <w:t>–  acquire or dispose of any material asset otherwise than in the ordinary course of trading;</w:t>
      </w:r>
    </w:p>
    <w:p>
      <w:pPr>
        <w:spacing w:after="80"/>
        <w:ind w:left="1152" w:hanging="360"/>
        <w:jc w:val="both"/>
      </w:pPr>
      <w:r>
        <w:rPr>
          <w:sz w:val="22"/>
        </w:rPr>
        <w:t>–  enter into, terminate or materially vary any contract of an unusual, onerous or long-term nature;</w:t>
      </w:r>
    </w:p>
    <w:p>
      <w:pPr>
        <w:spacing w:after="80"/>
        <w:ind w:left="1152" w:hanging="360"/>
        <w:jc w:val="both"/>
      </w:pPr>
      <w:r>
        <w:rPr>
          <w:sz w:val="22"/>
        </w:rPr>
        <w:t>–  incur any borrowing or other indebtedness in the nature of borrowing exceeding £50,000 in aggregate;</w:t>
      </w:r>
    </w:p>
    <w:p>
      <w:pPr>
        <w:spacing w:after="80"/>
        <w:ind w:left="1152" w:hanging="360"/>
        <w:jc w:val="both"/>
      </w:pPr>
      <w:r>
        <w:rPr>
          <w:sz w:val="22"/>
        </w:rPr>
        <w:t>–  make any material change to the terms of employment of any senior employee or engage or dismiss any senior employee; or</w:t>
      </w:r>
    </w:p>
    <w:p>
      <w:pPr>
        <w:spacing w:after="80"/>
        <w:ind w:left="1152" w:hanging="360"/>
        <w:jc w:val="both"/>
      </w:pPr>
      <w:r>
        <w:rPr>
          <w:sz w:val="22"/>
        </w:rPr>
        <w:t>–  commence, compromise or settle any litigation or arbitration proceedings involving more than £25,000.</w:t>
      </w:r>
    </w:p>
    <w:p>
      <w:pPr>
        <w:spacing w:after="120"/>
        <w:ind w:left="576" w:hanging="576"/>
        <w:jc w:val="both"/>
      </w:pPr>
      <w:r>
        <w:rPr>
          <w:b w:val="0"/>
          <w:sz w:val="22"/>
        </w:rPr>
        <w:t xml:space="preserve">5.2   </w:t>
      </w:r>
      <w:r>
        <w:rPr>
          <w:sz w:val="22"/>
        </w:rPr>
        <w:t>The Sellers shall procure that the Buyer and its advisers are given reasonable access during normal business hours to the books, records and premises of the Group on reasonable notice prior to Completion.</w:t>
      </w:r>
    </w:p>
    <w:p>
      <w:pPr>
        <w:spacing w:before="160"/>
      </w:pPr>
      <w:r>
        <w:rPr>
          <w:b/>
          <w:sz w:val="22"/>
        </w:rPr>
        <w:t>6.  COMPLETION</w:t>
      </w:r>
    </w:p>
    <w:p>
      <w:pPr>
        <w:spacing w:after="120"/>
        <w:ind w:left="576" w:hanging="576"/>
        <w:jc w:val="both"/>
      </w:pPr>
      <w:r>
        <w:rPr>
          <w:b w:val="0"/>
          <w:sz w:val="22"/>
        </w:rPr>
        <w:t xml:space="preserve">6.1   </w:t>
      </w:r>
      <w:r>
        <w:rPr>
          <w:sz w:val="22"/>
        </w:rPr>
        <w:t>Completion shall take place at the offices of the Buyer's Solicitors on the Completion Date (or at such other place or time as the parties may agree), immediately following satisfaction or waiver of the conditions in clause 4.</w:t>
      </w:r>
    </w:p>
    <w:p>
      <w:pPr>
        <w:spacing w:after="120"/>
        <w:ind w:left="576" w:hanging="576"/>
        <w:jc w:val="both"/>
      </w:pPr>
      <w:r>
        <w:rPr>
          <w:b w:val="0"/>
          <w:sz w:val="22"/>
        </w:rPr>
        <w:t xml:space="preserve">6.2   </w:t>
      </w:r>
      <w:r>
        <w:rPr>
          <w:sz w:val="22"/>
        </w:rPr>
        <w:t>At Completion the Sellers shall deliver or procure the delivery to the Buyer of the documents and shall do those things set out in Part 1 of Schedule 3.</w:t>
      </w:r>
    </w:p>
    <w:p>
      <w:pPr>
        <w:spacing w:after="120"/>
        <w:ind w:left="576" w:hanging="576"/>
        <w:jc w:val="both"/>
      </w:pPr>
      <w:r>
        <w:rPr>
          <w:sz w:val="22"/>
        </w:rPr>
        <w:t xml:space="preserve">6.3   </w:t>
      </w:r>
      <w:r>
        <w:rPr>
          <w:sz w:val="22"/>
        </w:rPr>
        <w:t xml:space="preserve">Against compliance by the Sellers with clause 6.2, the Buyer shall pay the cash element of the Consideration of £31,800,000 </w:t>
      </w:r>
      <w:r>
        <w:rPr>
          <w:sz w:val="22"/>
        </w:rPr>
        <w:t>by electronic transfer to the client account of the Sellers' Solicitors</w:t>
      </w:r>
      <w:r>
        <w:rPr>
          <w:sz w:val="22"/>
        </w:rPr>
        <w:t>, and shall pay the Escrow Amount into the Escrow Account, in each case in accordance with Part 2 of Schedule 3.</w:t>
      </w:r>
    </w:p>
    <w:p>
      <w:pPr>
        <w:spacing w:after="120"/>
        <w:ind w:left="576" w:hanging="576"/>
        <w:jc w:val="both"/>
      </w:pPr>
      <w:r>
        <w:rPr>
          <w:b w:val="0"/>
          <w:sz w:val="22"/>
        </w:rPr>
        <w:t xml:space="preserve">6.4   </w:t>
      </w:r>
      <w:r>
        <w:rPr>
          <w:sz w:val="22"/>
        </w:rPr>
        <w:t>Neither the Buyer nor the Sellers shall be obliged to complete this Agreement unless the other complies fully with its obligations under this clause 6 and Schedule 3.</w:t>
      </w:r>
    </w:p>
    <w:p>
      <w:pPr>
        <w:spacing w:before="160"/>
      </w:pPr>
      <w:r>
        <w:rPr>
          <w:b/>
          <w:sz w:val="22"/>
        </w:rPr>
        <w:t>7.  RETENTION AND ESCROW</w:t>
      </w:r>
    </w:p>
    <w:p>
      <w:pPr>
        <w:spacing w:after="120"/>
        <w:ind w:left="576" w:hanging="576"/>
        <w:jc w:val="both"/>
      </w:pPr>
      <w:r>
        <w:rPr>
          <w:sz w:val="22"/>
        </w:rPr>
        <w:t xml:space="preserve">7.1   </w:t>
      </w:r>
      <w:r>
        <w:rPr>
          <w:sz w:val="22"/>
        </w:rPr>
        <w:t xml:space="preserve">The Escrow Amount shall be held in the Escrow Account as security for the Sellers' obligations under the Warranties and the Tax Covenant for a period of </w:t>
      </w:r>
      <w:r>
        <w:rPr>
          <w:sz w:val="22"/>
        </w:rPr>
        <w:t>eighteen (18) months</w:t>
      </w:r>
      <w:r>
        <w:rPr>
          <w:sz w:val="22"/>
        </w:rPr>
        <w:t xml:space="preserve"> from the Completion Date (the "Retention Period").</w:t>
      </w:r>
    </w:p>
    <w:p>
      <w:pPr>
        <w:spacing w:after="120"/>
        <w:ind w:left="576" w:hanging="576"/>
        <w:jc w:val="both"/>
      </w:pPr>
      <w:r>
        <w:rPr>
          <w:b w:val="0"/>
          <w:sz w:val="22"/>
        </w:rPr>
        <w:t xml:space="preserve">7.2   </w:t>
      </w:r>
      <w:r>
        <w:rPr>
          <w:sz w:val="22"/>
        </w:rPr>
        <w:t>Subject to clause 7.3, the Escrow Amount (together with accrued interest) shall be released to the Sellers' Solicitors on behalf of the Sellers within 5 Business Days after the end of the Retention Period.</w:t>
      </w:r>
    </w:p>
    <w:p>
      <w:pPr>
        <w:spacing w:after="120"/>
        <w:ind w:left="576" w:hanging="576"/>
        <w:jc w:val="both"/>
      </w:pPr>
      <w:r>
        <w:rPr>
          <w:b w:val="0"/>
          <w:sz w:val="22"/>
        </w:rPr>
        <w:t xml:space="preserve">7.3   </w:t>
      </w:r>
      <w:r>
        <w:rPr>
          <w:sz w:val="22"/>
        </w:rPr>
        <w:t>If, before the end of the Retention Period, the Buyer has notified the Sellers of a bona fide claim under the Warranties or the Tax Covenant, an amount equal to the amount claimed (or, if lower, the balance then standing to the credit of the Escrow Account) shall be retained until the claim is finally determined, settled or withdrawn.</w:t>
      </w:r>
    </w:p>
    <w:p>
      <w:pPr>
        <w:spacing w:before="160"/>
      </w:pPr>
      <w:r>
        <w:rPr>
          <w:b/>
          <w:sz w:val="22"/>
        </w:rPr>
        <w:t>8.  DEFERRED CONSIDERATION</w:t>
      </w:r>
    </w:p>
    <w:p>
      <w:pPr>
        <w:spacing w:after="120"/>
        <w:ind w:left="576" w:hanging="576"/>
        <w:jc w:val="both"/>
      </w:pPr>
      <w:r>
        <w:rPr>
          <w:sz w:val="22"/>
        </w:rPr>
        <w:t xml:space="preserve">8.1   </w:t>
      </w:r>
      <w:r>
        <w:rPr>
          <w:sz w:val="22"/>
        </w:rPr>
        <w:t xml:space="preserve">The Buyer shall pay to the Sellers the Deferred Consideration of up to £1,750,000 calculated by reference to the </w:t>
      </w:r>
      <w:del w:id="4004" w:author="James Osei (Whitfield Carter LLP)" w:date="2026-02-12T11:05:00Z">
        <w:r>
          <w:rPr>
            <w:sz w:val="22"/>
          </w:rPr>
          <w:delText xml:space="preserve">audited EBITDA of the Group for the financial year ending 31 March 2027</w:delText>
        </w:r>
      </w:del>
      <w:ins w:id="9004" w:author="James Osei (Whitfield Carter LLP)" w:date="2026-02-12T11:05:00Z">
        <w:r>
          <w:rPr>
            <w:sz w:val="22"/>
          </w:rPr>
          <w:t xml:space="preserve">audited EBITDA of the Group for the financial year ending 31 March 2027 (adjusted to exclude integration and transaction costs)</w:t>
        </w:r>
      </w:ins>
      <w:r>
        <w:rPr>
          <w:sz w:val="22"/>
        </w:rPr>
        <w:t>, determined and payable in accordance with Schedule 8.</w:t>
      </w:r>
    </w:p>
    <w:p>
      <w:pPr>
        <w:spacing w:after="120"/>
        <w:ind w:left="576" w:hanging="576"/>
        <w:jc w:val="both"/>
      </w:pPr>
      <w:r>
        <w:rPr>
          <w:b w:val="0"/>
          <w:sz w:val="22"/>
        </w:rPr>
        <w:t xml:space="preserve">8.2   </w:t>
      </w:r>
      <w:r>
        <w:rPr>
          <w:sz w:val="22"/>
        </w:rPr>
        <w:t>The Deferred Consideration shall be paid in cash to the Sellers' Solicitors within 10 Business Days of agreement or determination of the relevant audited accounts and in any event by 31 July 2027.</w:t>
      </w:r>
    </w:p>
    <w:p>
      <w:pPr>
        <w:spacing w:after="120"/>
        <w:ind w:left="576" w:hanging="576"/>
        <w:jc w:val="both"/>
      </w:pPr>
      <w:r>
        <w:rPr>
          <w:b w:val="0"/>
          <w:sz w:val="22"/>
        </w:rPr>
        <w:t xml:space="preserve">8.3   </w:t>
      </w:r>
      <w:r>
        <w:rPr>
          <w:sz w:val="22"/>
        </w:rPr>
        <w:t>From Completion until 31 March 2027 the Buyer shall procure that the Group is operated in good faith and shall not take any action with the principal purpose of artificially reducing the Deferred Consideration payable.</w:t>
      </w:r>
    </w:p>
    <w:p>
      <w:pPr>
        <w:spacing w:before="160"/>
      </w:pPr>
      <w:r>
        <w:rPr>
          <w:b/>
          <w:sz w:val="22"/>
        </w:rPr>
        <w:t>9.  WARRANTIES</w:t>
      </w:r>
    </w:p>
    <w:p>
      <w:pPr>
        <w:spacing w:after="120"/>
        <w:ind w:left="576" w:hanging="576"/>
        <w:jc w:val="both"/>
      </w:pPr>
      <w:r>
        <w:rPr>
          <w:b w:val="0"/>
          <w:sz w:val="22"/>
        </w:rPr>
        <w:t xml:space="preserve">9.1   </w:t>
      </w:r>
      <w:r>
        <w:rPr>
          <w:sz w:val="22"/>
        </w:rPr>
        <w:t>The Sellers severally warrant to the Buyer in the terms of the Warranties set out in Schedule 4 as at the date of this Agreement and (by reference to the facts and circumstances then existing) as at Completion.</w:t>
      </w:r>
    </w:p>
    <w:p>
      <w:pPr>
        <w:spacing w:after="120"/>
        <w:ind w:left="576" w:hanging="576"/>
        <w:jc w:val="both"/>
      </w:pPr>
      <w:r>
        <w:rPr>
          <w:b w:val="0"/>
          <w:sz w:val="22"/>
        </w:rPr>
        <w:t xml:space="preserve">9.2   </w:t>
      </w:r>
      <w:r>
        <w:rPr>
          <w:sz w:val="22"/>
        </w:rPr>
        <w:t>The Warranties are given subject only to matters fairly disclosed in the Disclosure Letter with sufficient detail to enable the Buyer to assess the nature and scope of the matter disclosed.</w:t>
      </w:r>
    </w:p>
    <w:p>
      <w:pPr>
        <w:spacing w:after="120"/>
        <w:ind w:left="576" w:hanging="576"/>
        <w:jc w:val="both"/>
      </w:pPr>
      <w:r>
        <w:rPr>
          <w:sz w:val="22"/>
        </w:rPr>
        <w:t xml:space="preserve">9.3   </w:t>
      </w:r>
      <w:r>
        <w:rPr>
          <w:sz w:val="22"/>
        </w:rPr>
        <w:t xml:space="preserve">Each Warranty is separate and independent and, except as expressly provided, is not limited by reference to any other Warranty or any other provision of this Agreement. The liability of the Sellers under the Warranties shall be </w:t>
      </w:r>
      <w:r>
        <w:rPr>
          <w:sz w:val="22"/>
        </w:rPr>
        <w:t>several and not joint</w:t>
      </w:r>
      <w:r>
        <w:rPr>
          <w:sz w:val="22"/>
        </w:rPr>
        <w:t>, and each Seller shall be liable only in respect of its own Relevant Proportion.</w:t>
      </w:r>
    </w:p>
    <w:p>
      <w:pPr>
        <w:spacing w:after="120"/>
        <w:ind w:left="576" w:hanging="576"/>
        <w:jc w:val="both"/>
      </w:pPr>
      <w:r>
        <w:rPr>
          <w:b w:val="0"/>
          <w:sz w:val="22"/>
        </w:rPr>
        <w:t xml:space="preserve">9.4   </w:t>
      </w:r>
      <w:r>
        <w:rPr>
          <w:sz w:val="22"/>
        </w:rPr>
        <w:t>The Sellers shall not be liable for any claim under the Warranties to the extent that the matter giving rise to the claim has been fairly disclosed in the Disclosure Letter.</w:t>
      </w:r>
    </w:p>
    <w:p>
      <w:pPr>
        <w:spacing w:before="160"/>
      </w:pPr>
      <w:r>
        <w:rPr>
          <w:b/>
          <w:sz w:val="22"/>
        </w:rPr>
        <w:t>10.  LIMITATIONS ON LIABILITY</w:t>
      </w:r>
    </w:p>
    <w:p>
      <w:pPr>
        <w:spacing w:after="120"/>
        <w:ind w:left="576" w:hanging="576"/>
        <w:jc w:val="both"/>
      </w:pPr>
      <w:r>
        <w:rPr>
          <w:sz w:val="22"/>
        </w:rPr>
        <w:t xml:space="preserve">10.1   </w:t>
      </w:r>
      <w:r>
        <w:rPr>
          <w:sz w:val="22"/>
        </w:rPr>
        <w:t xml:space="preserve">The aggregate liability of the Sellers in respect of all claims under the Warranties and the Tax Covenant shall not exceed </w:t>
      </w:r>
      <w:r>
        <w:rPr>
          <w:sz w:val="22"/>
        </w:rPr>
        <w:t>£8,825,000 (being 25 per cent. of the Consideration)</w:t>
      </w:r>
      <w:r>
        <w:rPr>
          <w:sz w:val="22"/>
        </w:rPr>
        <w:t>.</w:t>
      </w:r>
    </w:p>
    <w:p>
      <w:pPr>
        <w:spacing w:after="120"/>
        <w:ind w:left="576" w:hanging="576"/>
        <w:jc w:val="both"/>
      </w:pPr>
      <w:r>
        <w:rPr>
          <w:sz w:val="22"/>
        </w:rPr>
        <w:t xml:space="preserve">10.2   </w:t>
      </w:r>
      <w:r>
        <w:rPr>
          <w:sz w:val="22"/>
        </w:rPr>
        <w:t xml:space="preserve">The Sellers shall not be liable in respect of any individual Warranty claim unless the amount of that claim exceeds </w:t>
      </w:r>
      <w:del w:id="4001" w:author="James Osei (Whitfield Carter LLP)" w:date="2026-02-12T11:05:00Z">
        <w:r>
          <w:rPr>
            <w:sz w:val="22"/>
          </w:rPr>
          <w:delText xml:space="preserve">£35,000</w:delText>
        </w:r>
      </w:del>
      <w:ins w:id="9001" w:author="James Osei (Whitfield Carter LLP)" w:date="2026-02-12T11:05:00Z">
        <w:r>
          <w:rPr>
            <w:sz w:val="22"/>
          </w:rPr>
          <w:t xml:space="preserve">£25,000</w:t>
        </w:r>
      </w:ins>
      <w:r>
        <w:rPr>
          <w:sz w:val="22"/>
        </w:rPr>
        <w:t>, and shall not be liable unless the aggregate of all such claims (each exceeding that amount) exceeds £450,000, in which event the Sellers shall be liable for the whole amount and not merely the excess.</w:t>
      </w:r>
    </w:p>
    <w:p>
      <w:pPr>
        <w:spacing w:after="120"/>
        <w:ind w:left="576" w:hanging="576"/>
        <w:jc w:val="both"/>
      </w:pPr>
      <w:r>
        <w:rPr>
          <w:sz w:val="22"/>
        </w:rPr>
        <w:t xml:space="preserve">10.3   </w:t>
      </w:r>
      <w:r>
        <w:rPr>
          <w:sz w:val="22"/>
        </w:rPr>
        <w:t xml:space="preserve">The Buyer shall not be entitled to make any claim under the Warranties (other than a Tax Warranty) unless written notice of the claim is given to the Sellers on or before the date </w:t>
      </w:r>
      <w:r>
        <w:rPr>
          <w:sz w:val="22"/>
        </w:rPr>
        <w:t>twenty-four (24) months</w:t>
      </w:r>
      <w:r>
        <w:rPr>
          <w:sz w:val="22"/>
        </w:rPr>
        <w:t xml:space="preserve"> after the Completion Date, and in the case of a Tax Warranty or a claim under the Tax Covenant, on or before the seventh anniversary of the Completion Date.</w:t>
      </w:r>
    </w:p>
    <w:p>
      <w:pPr>
        <w:spacing w:after="120"/>
        <w:ind w:left="576" w:hanging="576"/>
        <w:jc w:val="both"/>
      </w:pPr>
      <w:r>
        <w:rPr>
          <w:b w:val="0"/>
          <w:sz w:val="22"/>
        </w:rPr>
        <w:t xml:space="preserve">10.4   </w:t>
      </w:r>
      <w:r>
        <w:rPr>
          <w:sz w:val="22"/>
        </w:rPr>
        <w:t>The Sellers shall not be liable for any claim to the extent that it arises from any matter provided for or taken into account in the Completion Accounts, or from any change in legislation or accounting practice after the date of this Agreement.</w:t>
      </w:r>
    </w:p>
    <w:p>
      <w:pPr>
        <w:spacing w:after="120"/>
        <w:ind w:left="576" w:hanging="576"/>
        <w:jc w:val="both"/>
      </w:pPr>
      <w:r>
        <w:rPr>
          <w:b w:val="0"/>
          <w:sz w:val="22"/>
        </w:rPr>
        <w:t xml:space="preserve">10.5   </w:t>
      </w:r>
      <w:r>
        <w:rPr>
          <w:sz w:val="22"/>
        </w:rPr>
        <w:t>Nothing in this clause 10 or Schedule 5 shall limit the liability of any Seller in respect of any claim arising from that Seller's fraud, fraudulent misrepresentation or wilful concealment.</w:t>
      </w:r>
    </w:p>
    <w:p>
      <w:pPr>
        <w:spacing w:before="160"/>
      </w:pPr>
      <w:r>
        <w:rPr>
          <w:b/>
          <w:sz w:val="22"/>
        </w:rPr>
        <w:t>11.  TAX COVENANT</w:t>
      </w:r>
    </w:p>
    <w:p>
      <w:pPr>
        <w:spacing w:after="120"/>
        <w:ind w:left="576" w:hanging="576"/>
        <w:jc w:val="both"/>
      </w:pPr>
      <w:r>
        <w:rPr>
          <w:b w:val="0"/>
          <w:sz w:val="22"/>
        </w:rPr>
        <w:t xml:space="preserve">11.1   </w:t>
      </w:r>
      <w:r>
        <w:rPr>
          <w:sz w:val="22"/>
        </w:rPr>
        <w:t>The Sellers covenant with the Buyer in the terms of the Tax Covenant set out in Schedule 6, which shall take effect from Completion.</w:t>
      </w:r>
    </w:p>
    <w:p>
      <w:pPr>
        <w:spacing w:after="120"/>
        <w:ind w:left="576" w:hanging="576"/>
        <w:jc w:val="both"/>
      </w:pPr>
      <w:r>
        <w:rPr>
          <w:b w:val="0"/>
          <w:sz w:val="22"/>
        </w:rPr>
        <w:t xml:space="preserve">11.2   </w:t>
      </w:r>
      <w:r>
        <w:rPr>
          <w:sz w:val="22"/>
        </w:rPr>
        <w:t>The limitations in clause 10 and Schedule 5 shall apply to the Tax Covenant save to the extent expressly disapplied in Schedule 6.</w:t>
      </w:r>
    </w:p>
    <w:p>
      <w:pPr>
        <w:spacing w:before="160"/>
      </w:pPr>
      <w:r>
        <w:rPr>
          <w:b/>
          <w:sz w:val="22"/>
        </w:rPr>
        <w:t>12.  RESTRICTIVE COVENANTS</w:t>
      </w:r>
    </w:p>
    <w:p>
      <w:pPr>
        <w:spacing w:after="120"/>
        <w:ind w:left="576" w:hanging="576"/>
        <w:jc w:val="both"/>
      </w:pPr>
      <w:r>
        <w:rPr>
          <w:sz w:val="22"/>
        </w:rPr>
        <w:t xml:space="preserve">12.1   </w:t>
      </w:r>
      <w:r>
        <w:rPr>
          <w:sz w:val="22"/>
        </w:rPr>
        <w:t xml:space="preserve">Each of Daniel Holbeck and Margaret Holbeck severally undertakes to the Buyer that it shall not, for a period of </w:t>
      </w:r>
      <w:del w:id="4003" w:author="James Osei (Whitfield Carter LLP)" w:date="2026-02-12T11:05:00Z">
        <w:r>
          <w:rPr>
            <w:sz w:val="22"/>
          </w:rPr>
          <w:delText xml:space="preserve">two (2) years</w:delText>
        </w:r>
      </w:del>
      <w:ins w:id="9003" w:author="James Osei (Whitfield Carter LLP)" w:date="2026-02-12T11:05:00Z">
        <w:r>
          <w:rPr>
            <w:sz w:val="22"/>
          </w:rPr>
          <w:t xml:space="preserve">three (3) years</w:t>
        </w:r>
      </w:ins>
      <w:r>
        <w:rPr>
          <w:sz w:val="22"/>
        </w:rPr>
        <w:t xml:space="preserve"> from Completion, within the United Kingdom, directly or indirectly carry on or be engaged or interested in any business which competes with the Business as carried on at Completion.</w:t>
      </w:r>
    </w:p>
    <w:p>
      <w:pPr>
        <w:spacing w:after="120"/>
        <w:ind w:left="576" w:hanging="576"/>
        <w:jc w:val="both"/>
      </w:pPr>
      <w:r>
        <w:rPr>
          <w:b w:val="0"/>
          <w:sz w:val="22"/>
        </w:rPr>
        <w:t xml:space="preserve">12.2   </w:t>
      </w:r>
      <w:r>
        <w:rPr>
          <w:sz w:val="22"/>
        </w:rPr>
        <w:t>Each Seller (other than Aldington Growth Partners LLP) further undertakes that it shall not for the same period solicit or entice away any director, senior employee, customer or supplier of any Group Company, nor use the "Holbeck" name or any confusingly similar name in connection with any competing business.</w:t>
      </w:r>
    </w:p>
    <w:p>
      <w:pPr>
        <w:spacing w:after="120"/>
        <w:ind w:left="576" w:hanging="576"/>
        <w:jc w:val="both"/>
      </w:pPr>
      <w:r>
        <w:rPr>
          <w:b w:val="0"/>
          <w:sz w:val="22"/>
        </w:rPr>
        <w:t xml:space="preserve">12.3   </w:t>
      </w:r>
      <w:r>
        <w:rPr>
          <w:sz w:val="22"/>
        </w:rPr>
        <w:t>Each undertaking in this clause 12 is a separate undertaking and is considered by the parties to be reasonable and necessary to protect the legitimate interests of the Buyer. If any such restriction is held to be void but would be valid if reduced in scope or duration, it shall apply with such modification as may be necessary to make it valid and enforceable.</w:t>
      </w:r>
    </w:p>
    <w:p>
      <w:pPr>
        <w:spacing w:before="160"/>
      </w:pPr>
      <w:r>
        <w:rPr>
          <w:b/>
          <w:sz w:val="22"/>
        </w:rPr>
        <w:t>13.  CONFIDENTIALITY AND ANNOUNCEMENTS</w:t>
      </w:r>
    </w:p>
    <w:p>
      <w:pPr>
        <w:spacing w:after="120"/>
        <w:ind w:left="576" w:hanging="576"/>
        <w:jc w:val="both"/>
      </w:pPr>
      <w:r>
        <w:rPr>
          <w:b w:val="0"/>
          <w:sz w:val="22"/>
        </w:rPr>
        <w:t xml:space="preserve">13.1   </w:t>
      </w:r>
      <w:r>
        <w:rPr>
          <w:sz w:val="22"/>
        </w:rPr>
        <w:t>Each party shall keep confidential the existence and terms of this Agreement and all information relating to the other parties acquired in connection with it, except as required by law or any competent regulatory authority.</w:t>
      </w:r>
    </w:p>
    <w:p>
      <w:pPr>
        <w:spacing w:after="120"/>
        <w:ind w:left="576" w:hanging="576"/>
        <w:jc w:val="both"/>
      </w:pPr>
      <w:r>
        <w:rPr>
          <w:b w:val="0"/>
          <w:sz w:val="22"/>
        </w:rPr>
        <w:t xml:space="preserve">13.2   </w:t>
      </w:r>
      <w:r>
        <w:rPr>
          <w:sz w:val="22"/>
        </w:rPr>
        <w:t>No announcement concerning the transaction contemplated by this Agreement shall be made by any party without the prior written approval of the Buyer and the Sellers, such approval not to be unreasonably withheld.</w:t>
      </w:r>
    </w:p>
    <w:p>
      <w:pPr>
        <w:spacing w:before="160"/>
      </w:pPr>
      <w:r>
        <w:rPr>
          <w:b/>
          <w:sz w:val="22"/>
        </w:rPr>
        <w:t>14.  BUYER'S GUARANTEE</w:t>
      </w:r>
    </w:p>
    <w:p>
      <w:pPr>
        <w:spacing w:after="120"/>
        <w:ind w:left="576" w:hanging="576"/>
        <w:jc w:val="both"/>
      </w:pPr>
      <w:r>
        <w:rPr>
          <w:b w:val="0"/>
          <w:sz w:val="22"/>
        </w:rPr>
        <w:t xml:space="preserve">14.1   </w:t>
      </w:r>
      <w:r>
        <w:rPr>
          <w:sz w:val="22"/>
        </w:rPr>
        <w:t>The Buyer's Guarantor unconditionally and irrevocably guarantees to the Sellers the due and punctual performance by the Buyer of all of its payment obligations under this Agreement, and shall on demand pay any amount that the Buyer fails to pay when due.</w:t>
      </w:r>
    </w:p>
    <w:p>
      <w:pPr>
        <w:spacing w:after="120"/>
        <w:ind w:left="576" w:hanging="576"/>
        <w:jc w:val="both"/>
      </w:pPr>
      <w:r>
        <w:rPr>
          <w:b w:val="0"/>
          <w:sz w:val="22"/>
        </w:rPr>
        <w:t xml:space="preserve">14.2   </w:t>
      </w:r>
      <w:r>
        <w:rPr>
          <w:sz w:val="22"/>
        </w:rPr>
        <w:t>The guarantee in this clause 14 is a continuing guarantee and shall remain in force until all the Buyer's payment obligations have been satisfied in full.</w:t>
      </w:r>
    </w:p>
    <w:p>
      <w:pPr>
        <w:spacing w:before="160"/>
      </w:pPr>
      <w:r>
        <w:rPr>
          <w:b/>
          <w:sz w:val="22"/>
        </w:rPr>
        <w:t>15.  NOTICES</w:t>
      </w:r>
    </w:p>
    <w:p>
      <w:pPr>
        <w:spacing w:after="120"/>
        <w:ind w:left="576" w:hanging="576"/>
        <w:jc w:val="both"/>
      </w:pPr>
      <w:r>
        <w:rPr>
          <w:b w:val="0"/>
          <w:sz w:val="22"/>
        </w:rPr>
        <w:t xml:space="preserve">15.1   </w:t>
      </w:r>
      <w:r>
        <w:rPr>
          <w:sz w:val="22"/>
        </w:rPr>
        <w:t>Any notice given under or in connection with this Agreement shall be in writing and shall be delivered by hand or sent by pre-paid first-class post or by email to the address or email address of the relevant party set out in Schedule 1 (or as otherwise notified).</w:t>
      </w:r>
    </w:p>
    <w:p>
      <w:pPr>
        <w:spacing w:after="120"/>
        <w:ind w:left="576" w:hanging="576"/>
        <w:jc w:val="both"/>
      </w:pPr>
      <w:r>
        <w:rPr>
          <w:b w:val="0"/>
          <w:sz w:val="22"/>
        </w:rPr>
        <w:t xml:space="preserve">15.2   </w:t>
      </w:r>
      <w:r>
        <w:rPr>
          <w:sz w:val="22"/>
        </w:rPr>
        <w:t>A notice is deemed received: if delivered by hand, at the time of delivery; if posted, at 9.00 a.m. on the second Business Day after posting; and if sent by email, at the time of transmission, provided no delivery-failure notification is received.</w:t>
      </w:r>
    </w:p>
    <w:p>
      <w:pPr>
        <w:spacing w:before="160"/>
      </w:pPr>
      <w:r>
        <w:rPr>
          <w:b/>
          <w:sz w:val="22"/>
        </w:rPr>
        <w:t>16.  ENTIRE AGREEMENT</w:t>
      </w:r>
    </w:p>
    <w:p>
      <w:pPr>
        <w:spacing w:after="120"/>
        <w:ind w:left="576" w:hanging="576"/>
        <w:jc w:val="both"/>
      </w:pPr>
      <w:r>
        <w:rPr>
          <w:b w:val="0"/>
          <w:sz w:val="22"/>
        </w:rPr>
        <w:t xml:space="preserve">16.1   </w:t>
      </w:r>
      <w:r>
        <w:rPr>
          <w:sz w:val="22"/>
        </w:rPr>
        <w:t>This Agreement, together with the documents referred to in it, constitutes the entire agreement between the parties and supersedes all prior negotiations, representations and arrangements, whether written or oral.</w:t>
      </w:r>
    </w:p>
    <w:p>
      <w:pPr>
        <w:spacing w:after="120"/>
        <w:ind w:left="576" w:hanging="576"/>
        <w:jc w:val="both"/>
      </w:pPr>
      <w:r>
        <w:rPr>
          <w:b w:val="0"/>
          <w:sz w:val="22"/>
        </w:rPr>
        <w:t xml:space="preserve">16.2   </w:t>
      </w:r>
      <w:r>
        <w:rPr>
          <w:sz w:val="22"/>
        </w:rPr>
        <w:t>Each party acknowledges that in entering into this Agreement it does not rely on any statement, representation or warranty other than those expressly set out in this Agreement, but nothing in this clause limits liability for fraud.</w:t>
      </w:r>
    </w:p>
    <w:p>
      <w:pPr>
        <w:spacing w:before="160"/>
      </w:pPr>
      <w:r>
        <w:rPr>
          <w:b/>
          <w:sz w:val="22"/>
        </w:rPr>
        <w:t>17.  ASSIGNMENT</w:t>
      </w:r>
    </w:p>
    <w:p>
      <w:pPr>
        <w:spacing w:after="120"/>
        <w:ind w:left="576" w:hanging="576"/>
        <w:jc w:val="both"/>
      </w:pPr>
      <w:r>
        <w:rPr>
          <w:b w:val="0"/>
          <w:sz w:val="22"/>
        </w:rPr>
        <w:t xml:space="preserve">17.1   </w:t>
      </w:r>
      <w:r>
        <w:rPr>
          <w:sz w:val="22"/>
        </w:rPr>
        <w:t>No party may assign, transfer or otherwise deal with any of its rights or obligations under this Agreement without the prior written consent of the other parties, save that the Buyer may assign the benefit of this Agreement to any member of its group.</w:t>
      </w:r>
    </w:p>
    <w:p>
      <w:pPr>
        <w:spacing w:before="160"/>
      </w:pPr>
      <w:r>
        <w:rPr>
          <w:b/>
          <w:sz w:val="22"/>
        </w:rPr>
        <w:t>18.  THIRD PARTY RIGHTS</w:t>
      </w:r>
    </w:p>
    <w:p>
      <w:pPr>
        <w:spacing w:after="120"/>
        <w:ind w:left="576" w:hanging="576"/>
        <w:jc w:val="both"/>
      </w:pPr>
      <w:r>
        <w:rPr>
          <w:b w:val="0"/>
          <w:sz w:val="22"/>
        </w:rPr>
        <w:t xml:space="preserve">18.1   </w:t>
      </w:r>
      <w:r>
        <w:rPr>
          <w:sz w:val="22"/>
        </w:rPr>
        <w:t>Save as expressly provided, a person who is not a party to this Agreement has no right under the Contracts (Rights of Third Parties) Act 1999 to enforce any of its terms.</w:t>
      </w:r>
    </w:p>
    <w:p>
      <w:pPr>
        <w:spacing w:before="160"/>
      </w:pPr>
      <w:r>
        <w:rPr>
          <w:b/>
          <w:sz w:val="22"/>
        </w:rPr>
        <w:t>19.  COUNTERPARTS</w:t>
      </w:r>
    </w:p>
    <w:p>
      <w:pPr>
        <w:spacing w:after="120"/>
        <w:ind w:left="576" w:hanging="576"/>
        <w:jc w:val="both"/>
      </w:pPr>
      <w:r>
        <w:rPr>
          <w:b w:val="0"/>
          <w:sz w:val="22"/>
        </w:rPr>
        <w:t xml:space="preserve">19.1   </w:t>
      </w:r>
      <w:r>
        <w:rPr>
          <w:sz w:val="22"/>
        </w:rPr>
        <w:t>This Agreement may be executed in any number of counterparts, each of which when executed and delivered shall constitute an original, but all the counterparts together constitute one and the same instrument.</w:t>
      </w:r>
    </w:p>
    <w:p>
      <w:pPr>
        <w:spacing w:before="160"/>
      </w:pPr>
      <w:r>
        <w:rPr>
          <w:b/>
          <w:sz w:val="22"/>
        </w:rPr>
        <w:t>20.  GOVERNING LAW AND JURISDICTION</w:t>
      </w:r>
    </w:p>
    <w:p>
      <w:pPr>
        <w:spacing w:after="120"/>
        <w:ind w:left="576" w:hanging="576"/>
        <w:jc w:val="both"/>
      </w:pPr>
      <w:r>
        <w:rPr>
          <w:b w:val="0"/>
          <w:sz w:val="22"/>
        </w:rPr>
        <w:t xml:space="preserve">20.1   </w:t>
      </w:r>
      <w:r>
        <w:rPr>
          <w:sz w:val="22"/>
        </w:rPr>
        <w:t>This Agreement and any dispute or claim arising out of or in connection with it shall be governed by and construed in accordance with the law of England and Wales.</w:t>
      </w:r>
    </w:p>
    <w:p>
      <w:pPr>
        <w:spacing w:after="120"/>
        <w:ind w:left="576" w:hanging="576"/>
        <w:jc w:val="both"/>
      </w:pPr>
      <w:r>
        <w:rPr>
          <w:b w:val="0"/>
          <w:sz w:val="22"/>
        </w:rPr>
        <w:t xml:space="preserve">20.2   </w:t>
      </w:r>
      <w:r>
        <w:rPr>
          <w:sz w:val="22"/>
        </w:rPr>
        <w:t>The parties irrevocably submit to the exclusive jurisdiction of the courts of England and Wales to settle any dispute or claim arising out of or in connection with this Agreement.</w:t>
      </w:r>
    </w:p>
    <w:p>
      <w:r>
        <w:br/>
      </w:r>
    </w:p>
    <w:p>
      <w:r>
        <w:rPr>
          <w:b/>
          <w:sz w:val="24"/>
        </w:rPr>
        <w:t>SCHEDULE 1 — THE SELLERS AND APPORTIONMENT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Seller</w:t>
            </w:r>
          </w:p>
        </w:tc>
        <w:tc>
          <w:tcPr>
            <w:tcW w:type="dxa" w:w="2340"/>
          </w:tcPr>
          <w:p>
            <w:r/>
            <w:r>
              <w:rPr>
                <w:b/>
                <w:sz w:val="18"/>
              </w:rPr>
              <w:t>Address (notices)</w:t>
            </w:r>
          </w:p>
        </w:tc>
        <w:tc>
          <w:tcPr>
            <w:tcW w:type="dxa" w:w="2340"/>
          </w:tcPr>
          <w:p>
            <w:r/>
            <w:r>
              <w:rPr>
                <w:b/>
                <w:sz w:val="18"/>
              </w:rPr>
              <w:t>Shares held</w:t>
            </w:r>
          </w:p>
        </w:tc>
        <w:tc>
          <w:tcPr>
            <w:tcW w:type="dxa" w:w="2340"/>
          </w:tcPr>
          <w:p>
            <w:r/>
            <w:r>
              <w:rPr>
                <w:b/>
                <w:sz w:val="18"/>
              </w:rPr>
              <w:t>% of Consideration</w:t>
            </w:r>
          </w:p>
        </w:tc>
      </w:tr>
      <w:tr>
        <w:tc>
          <w:tcPr>
            <w:tcW w:type="dxa" w:w="2340"/>
          </w:tcPr>
          <w:p>
            <w:r/>
            <w:r>
              <w:rPr>
                <w:sz w:val="18"/>
              </w:rPr>
              <w:t>Daniel Holbeck</w:t>
            </w:r>
          </w:p>
        </w:tc>
        <w:tc>
          <w:tcPr>
            <w:tcW w:type="dxa" w:w="2340"/>
          </w:tcPr>
          <w:p>
            <w:r/>
            <w:r>
              <w:rPr>
                <w:sz w:val="18"/>
              </w:rPr>
              <w:t>Holbeck Hall</w:t>
            </w:r>
          </w:p>
        </w:tc>
        <w:tc>
          <w:tcPr>
            <w:tcW w:type="dxa" w:w="2340"/>
          </w:tcPr>
          <w:p>
            <w:r/>
            <w:r>
              <w:rPr>
                <w:sz w:val="18"/>
              </w:rPr>
              <w:t>525,000</w:t>
            </w:r>
          </w:p>
        </w:tc>
        <w:tc>
          <w:tcPr>
            <w:tcW w:type="dxa" w:w="2340"/>
          </w:tcPr>
          <w:p>
            <w:r/>
            <w:r>
              <w:rPr>
                <w:sz w:val="18"/>
              </w:rPr>
              <w:t>52%</w:t>
            </w:r>
          </w:p>
        </w:tc>
      </w:tr>
      <w:tr>
        <w:tc>
          <w:tcPr>
            <w:tcW w:type="dxa" w:w="2340"/>
          </w:tcPr>
          <w:p>
            <w:r/>
            <w:r>
              <w:rPr>
                <w:sz w:val="18"/>
              </w:rPr>
              <w:t>Margaret Holbeck</w:t>
            </w:r>
          </w:p>
        </w:tc>
        <w:tc>
          <w:tcPr>
            <w:tcW w:type="dxa" w:w="2340"/>
          </w:tcPr>
          <w:p>
            <w:r/>
            <w:r>
              <w:rPr>
                <w:sz w:val="18"/>
              </w:rPr>
              <w:t>Holbeck Hall</w:t>
            </w:r>
          </w:p>
        </w:tc>
        <w:tc>
          <w:tcPr>
            <w:tcW w:type="dxa" w:w="2340"/>
          </w:tcPr>
          <w:p>
            <w:r/>
            <w:r>
              <w:rPr>
                <w:sz w:val="18"/>
              </w:rPr>
              <w:t>175,000</w:t>
            </w:r>
          </w:p>
        </w:tc>
        <w:tc>
          <w:tcPr>
            <w:tcW w:type="dxa" w:w="2340"/>
          </w:tcPr>
          <w:p>
            <w:r/>
            <w:r>
              <w:rPr>
                <w:sz w:val="18"/>
              </w:rPr>
              <w:t>18%</w:t>
            </w:r>
          </w:p>
        </w:tc>
      </w:tr>
      <w:tr>
        <w:tc>
          <w:tcPr>
            <w:tcW w:type="dxa" w:w="2340"/>
          </w:tcPr>
          <w:p>
            <w:r/>
            <w:r>
              <w:rPr>
                <w:sz w:val="18"/>
              </w:rPr>
              <w:t>The Holbeck Family Trust (acting by its trustees Daniel Holbeck and Eleanor Frawley)</w:t>
            </w:r>
          </w:p>
        </w:tc>
        <w:tc>
          <w:tcPr>
            <w:tcW w:type="dxa" w:w="2340"/>
          </w:tcPr>
          <w:p>
            <w:r/>
            <w:r>
              <w:rPr>
                <w:sz w:val="18"/>
              </w:rPr>
              <w:t>c/o Crayford Bellamy LLP</w:t>
            </w:r>
          </w:p>
        </w:tc>
        <w:tc>
          <w:tcPr>
            <w:tcW w:type="dxa" w:w="2340"/>
          </w:tcPr>
          <w:p>
            <w:r/>
            <w:r>
              <w:rPr>
                <w:sz w:val="18"/>
              </w:rPr>
              <w:t>100,000</w:t>
            </w:r>
          </w:p>
        </w:tc>
        <w:tc>
          <w:tcPr>
            <w:tcW w:type="dxa" w:w="2340"/>
          </w:tcPr>
          <w:p>
            <w:r/>
            <w:r>
              <w:rPr>
                <w:sz w:val="18"/>
              </w:rPr>
              <w:t>10%</w:t>
            </w:r>
          </w:p>
        </w:tc>
      </w:tr>
      <w:tr>
        <w:tc>
          <w:tcPr>
            <w:tcW w:type="dxa" w:w="2340"/>
          </w:tcPr>
          <w:p>
            <w:r/>
            <w:r>
              <w:rPr>
                <w:sz w:val="18"/>
              </w:rPr>
              <w:t>Aldington Growth Partners LLP</w:t>
            </w:r>
          </w:p>
        </w:tc>
        <w:tc>
          <w:tcPr>
            <w:tcW w:type="dxa" w:w="2340"/>
          </w:tcPr>
          <w:p>
            <w:r/>
            <w:r>
              <w:rPr>
                <w:sz w:val="18"/>
              </w:rPr>
              <w:t>30 Finsbury Circus</w:t>
            </w:r>
          </w:p>
        </w:tc>
        <w:tc>
          <w:tcPr>
            <w:tcW w:type="dxa" w:w="2340"/>
          </w:tcPr>
          <w:p>
            <w:r/>
            <w:r>
              <w:rPr>
                <w:sz w:val="18"/>
              </w:rPr>
              <w:t>200,000</w:t>
            </w:r>
          </w:p>
        </w:tc>
        <w:tc>
          <w:tcPr>
            <w:tcW w:type="dxa" w:w="2340"/>
          </w:tcPr>
          <w:p>
            <w:r/>
            <w:r>
              <w:rPr>
                <w:sz w:val="18"/>
              </w:rPr>
              <w:t>20%</w:t>
            </w:r>
          </w:p>
        </w:tc>
      </w:tr>
      <w:tr>
        <w:tc>
          <w:tcPr>
            <w:tcW w:type="dxa" w:w="2340"/>
          </w:tcPr>
          <w:p>
            <w:r/>
            <w:r>
              <w:rPr>
                <w:b/>
                <w:sz w:val="18"/>
              </w:rPr>
              <w:t>Totals</w:t>
            </w:r>
          </w:p>
        </w:tc>
        <w:tc>
          <w:tcPr>
            <w:tcW w:type="dxa" w:w="2340"/>
          </w:tcPr>
          <w:p>
            <w:r/>
            <w:r>
              <w:rPr>
                <w:b/>
                <w:sz w:val="18"/>
              </w:rPr>
            </w:r>
          </w:p>
        </w:tc>
        <w:tc>
          <w:tcPr>
            <w:tcW w:type="dxa" w:w="2340"/>
          </w:tcPr>
          <w:p>
            <w:r/>
            <w:r>
              <w:rPr>
                <w:b/>
                <w:sz w:val="18"/>
              </w:rPr>
              <w:t>1,000,000</w:t>
            </w:r>
          </w:p>
        </w:tc>
        <w:tc>
          <w:tcPr>
            <w:tcW w:type="dxa" w:w="2340"/>
          </w:tcPr>
          <w:p>
            <w:r/>
            <w:r>
              <w:rPr>
                <w:b/>
                <w:sz w:val="18"/>
              </w:rPr>
              <w:t>100%</w:t>
            </w:r>
          </w:p>
        </w:tc>
      </w:tr>
    </w:tbl>
    <w:p>
      <w:r>
        <w:rPr>
          <w:b/>
          <w:sz w:val="24"/>
        </w:rPr>
        <w:t>SCHEDULE 2 — THE COMPANY</w:t>
      </w:r>
    </w:p>
    <w:p>
      <w:pPr>
        <w:ind w:left="432"/>
      </w:pPr>
      <w:r>
        <w:rPr>
          <w:b/>
          <w:sz w:val="22"/>
        </w:rPr>
        <w:t xml:space="preserve">Company name:  </w:t>
      </w:r>
      <w:r>
        <w:rPr>
          <w:sz w:val="22"/>
        </w:rPr>
        <w:t>Holbeck Spa &amp; Wellness Group Limited</w:t>
      </w:r>
    </w:p>
    <w:p>
      <w:pPr>
        <w:ind w:left="432"/>
      </w:pPr>
      <w:r>
        <w:rPr>
          <w:b/>
          <w:sz w:val="22"/>
        </w:rPr>
        <w:t xml:space="preserve">Registered number:  </w:t>
      </w:r>
      <w:r>
        <w:rPr>
          <w:sz w:val="22"/>
        </w:rPr>
        <w:t>08914477</w:t>
      </w:r>
    </w:p>
    <w:p>
      <w:pPr>
        <w:ind w:left="432"/>
      </w:pPr>
      <w:r>
        <w:rPr>
          <w:b/>
          <w:sz w:val="22"/>
        </w:rPr>
        <w:t xml:space="preserve">Registered office:  </w:t>
      </w:r>
      <w:r>
        <w:rPr>
          <w:sz w:val="22"/>
        </w:rPr>
        <w:t>The Old Pump House, Holbeck Lane, Harrogate HG2 9JT</w:t>
      </w:r>
    </w:p>
    <w:p>
      <w:pPr>
        <w:ind w:left="432"/>
      </w:pPr>
      <w:r>
        <w:rPr>
          <w:b/>
          <w:sz w:val="22"/>
        </w:rPr>
        <w:t xml:space="preserve">Date of incorporation:  </w:t>
      </w:r>
      <w:r>
        <w:rPr>
          <w:sz w:val="22"/>
        </w:rPr>
        <w:t>14 February 2014</w:t>
      </w:r>
    </w:p>
    <w:p>
      <w:pPr>
        <w:ind w:left="432"/>
      </w:pPr>
      <w:r>
        <w:rPr>
          <w:b/>
          <w:sz w:val="22"/>
        </w:rPr>
        <w:t xml:space="preserve">Issued share capital:  </w:t>
      </w:r>
      <w:r>
        <w:rPr>
          <w:sz w:val="22"/>
        </w:rPr>
        <w:t>1,000,000 ordinary shares of £1.00 each (£1,000,000)</w:t>
      </w:r>
    </w:p>
    <w:p>
      <w:pPr>
        <w:ind w:left="432"/>
      </w:pPr>
      <w:r>
        <w:rPr>
          <w:b/>
          <w:sz w:val="22"/>
        </w:rPr>
        <w:t xml:space="preserve">Directors:  </w:t>
      </w:r>
      <w:r>
        <w:rPr>
          <w:sz w:val="22"/>
        </w:rPr>
        <w:t>Daniel Holbeck; Margaret Holbeck; Priya Sandoval (Aldington nominee)</w:t>
      </w:r>
    </w:p>
    <w:p>
      <w:pPr>
        <w:ind w:left="432"/>
      </w:pPr>
      <w:r>
        <w:rPr>
          <w:b/>
          <w:sz w:val="22"/>
        </w:rPr>
        <w:t xml:space="preserve">Secretary:  </w:t>
      </w:r>
      <w:r>
        <w:rPr>
          <w:sz w:val="22"/>
        </w:rPr>
        <w:t>Margaret Holbeck</w:t>
      </w:r>
    </w:p>
    <w:p>
      <w:pPr>
        <w:ind w:left="432"/>
      </w:pPr>
      <w:r>
        <w:rPr>
          <w:b/>
          <w:sz w:val="22"/>
        </w:rPr>
        <w:t xml:space="preserve">Accounting reference date:  </w:t>
      </w:r>
      <w:r>
        <w:rPr>
          <w:sz w:val="22"/>
        </w:rPr>
        <w:t>31 March</w:t>
      </w:r>
    </w:p>
    <w:p>
      <w:pPr>
        <w:ind w:left="432"/>
      </w:pPr>
      <w:r>
        <w:rPr>
          <w:b/>
          <w:sz w:val="22"/>
        </w:rPr>
        <w:t xml:space="preserve">Auditors:  </w:t>
      </w:r>
      <w:r>
        <w:rPr>
          <w:sz w:val="22"/>
        </w:rPr>
        <w:t>Marlow Tax &amp; Advisory Ltd</w:t>
      </w:r>
    </w:p>
    <w:p>
      <w:pPr>
        <w:ind w:left="432"/>
      </w:pPr>
      <w:r>
        <w:rPr>
          <w:b/>
          <w:sz w:val="22"/>
        </w:rPr>
        <w:t xml:space="preserve">Subsidiaries:  </w:t>
      </w:r>
      <w:r>
        <w:rPr>
          <w:sz w:val="22"/>
        </w:rPr>
        <w:t>Holbeck Spas (Operations) Limited (08914512); Holbeck Retail Limited (09221034)</w:t>
      </w:r>
    </w:p>
    <w:p>
      <w:r>
        <w:rPr>
          <w:b/>
          <w:sz w:val="24"/>
        </w:rPr>
        <w:t>SCHEDULE 3 — COMPLETION OBLIGATIONS</w:t>
      </w:r>
    </w:p>
    <w:p>
      <w:pPr>
        <w:spacing w:after="120"/>
      </w:pPr>
      <w:r>
        <w:rPr>
          <w:b/>
          <w:i w:val="0"/>
          <w:sz w:val="22"/>
        </w:rPr>
        <w:t>Part 1 — Sellers' obligations at Completion</w:t>
      </w:r>
    </w:p>
    <w:p>
      <w:pPr>
        <w:spacing w:after="80"/>
        <w:ind w:left="1152" w:hanging="360"/>
        <w:jc w:val="both"/>
      </w:pPr>
      <w:r>
        <w:rPr>
          <w:sz w:val="22"/>
        </w:rPr>
        <w:t>–  duly executed transfers of the Shares in favour of the Buyer together with the relevant share certificates (or an express indemnity for any lost certificate);</w:t>
      </w:r>
    </w:p>
    <w:p>
      <w:pPr>
        <w:spacing w:after="80"/>
        <w:ind w:left="1152" w:hanging="360"/>
        <w:jc w:val="both"/>
      </w:pPr>
      <w:r>
        <w:rPr>
          <w:sz w:val="22"/>
        </w:rPr>
        <w:t>–  the statutory registers, minute books and common seal (if any) of each Group Company;</w:t>
      </w:r>
    </w:p>
    <w:p>
      <w:pPr>
        <w:spacing w:after="80"/>
        <w:ind w:left="1152" w:hanging="360"/>
        <w:jc w:val="both"/>
      </w:pPr>
      <w:r>
        <w:rPr>
          <w:sz w:val="22"/>
        </w:rPr>
        <w:t>–  the certificate of incorporation, any certificate(s) of incorporation on change of name and the memorandum and articles of association of each Group Company;</w:t>
      </w:r>
    </w:p>
    <w:p>
      <w:pPr>
        <w:spacing w:after="80"/>
        <w:ind w:left="1152" w:hanging="360"/>
        <w:jc w:val="both"/>
      </w:pPr>
      <w:r>
        <w:rPr>
          <w:sz w:val="22"/>
        </w:rPr>
        <w:t>–  executed resignations of those directors and the secretary notified by the Buyer, in each case acknowledging no claims against the Company;</w:t>
      </w:r>
    </w:p>
    <w:p>
      <w:pPr>
        <w:spacing w:after="80"/>
        <w:ind w:left="1152" w:hanging="360"/>
        <w:jc w:val="both"/>
      </w:pPr>
      <w:r>
        <w:rPr>
          <w:sz w:val="22"/>
        </w:rPr>
        <w:t>–  evidence of the release of all guarantees, debentures and Encumbrances over the Shares and the assets of the Group;</w:t>
      </w:r>
    </w:p>
    <w:p>
      <w:pPr>
        <w:spacing w:after="80"/>
        <w:ind w:left="1152" w:hanging="360"/>
        <w:jc w:val="both"/>
      </w:pPr>
      <w:r>
        <w:rPr>
          <w:sz w:val="22"/>
        </w:rPr>
        <w:t>–  a copy of the minutes of a meeting of the directors of each Group Company approving the registration of the share transfers and the matters contemplated at Completion.</w:t>
      </w:r>
    </w:p>
    <w:p>
      <w:pPr>
        <w:spacing w:after="120"/>
      </w:pPr>
      <w:r>
        <w:rPr>
          <w:b/>
          <w:i w:val="0"/>
          <w:sz w:val="22"/>
        </w:rPr>
        <w:t>Part 2 — Buyer's obligations at Completion</w:t>
      </w:r>
    </w:p>
    <w:p>
      <w:pPr>
        <w:spacing w:after="80"/>
        <w:ind w:left="1152" w:hanging="360"/>
        <w:jc w:val="both"/>
      </w:pPr>
      <w:r>
        <w:rPr>
          <w:sz w:val="22"/>
        </w:rPr>
        <w:t>–  pay the cash element of the Consideration (£31,800,000) to the Sellers' Solicitors' client account;</w:t>
      </w:r>
    </w:p>
    <w:p>
      <w:pPr>
        <w:spacing w:after="80"/>
        <w:ind w:left="1152" w:hanging="360"/>
        <w:jc w:val="both"/>
      </w:pPr>
      <w:r>
        <w:rPr>
          <w:sz w:val="22"/>
        </w:rPr>
        <w:t>–  pay the Escrow Amount (£1,750,000) into the Escrow Account;</w:t>
      </w:r>
    </w:p>
    <w:p>
      <w:pPr>
        <w:spacing w:after="80"/>
        <w:ind w:left="1152" w:hanging="360"/>
        <w:jc w:val="both"/>
      </w:pPr>
      <w:r>
        <w:rPr>
          <w:sz w:val="22"/>
        </w:rPr>
        <w:t>–  deliver a certified copy of the board minutes of the Buyer and the Buyer's Guarantor authorising the transaction and the execution of this Agreement.</w:t>
      </w:r>
    </w:p>
    <w:p>
      <w:r>
        <w:rPr>
          <w:b/>
          <w:sz w:val="24"/>
        </w:rPr>
        <w:t>SCHEDULE 4 — WARRANTIES</w:t>
      </w:r>
    </w:p>
    <w:p>
      <w:pPr>
        <w:spacing w:after="120"/>
        <w:jc w:val="both"/>
      </w:pPr>
      <w:r>
        <w:rPr>
          <w:b w:val="0"/>
          <w:i w:val="0"/>
          <w:sz w:val="22"/>
        </w:rPr>
        <w:t>The Sellers warrant to the Buyer that, except as fairly disclosed in the Disclosure Letter, each of the following statements is true and accurate:</w:t>
      </w:r>
    </w:p>
    <w:p>
      <w:r>
        <w:rPr>
          <w:b/>
          <w:sz w:val="22"/>
        </w:rPr>
        <w:t>1. Capacity and the Shares</w:t>
      </w:r>
    </w:p>
    <w:p>
      <w:pPr>
        <w:spacing w:after="120"/>
        <w:jc w:val="both"/>
      </w:pPr>
      <w:r>
        <w:rPr>
          <w:b w:val="0"/>
          <w:i w:val="0"/>
          <w:sz w:val="22"/>
        </w:rPr>
        <w:t>Each Seller has full power and authority to enter into and perform this Agreement. The Shares constitute the whole of the issued and allotted share capital of the Company, are fully paid and are owned legally and beneficially by the Sellers free from all Encumbrances. No person has any right to require the issue of any share or loan capital of any Group Company.</w:t>
      </w:r>
    </w:p>
    <w:p>
      <w:r>
        <w:rPr>
          <w:b/>
          <w:sz w:val="22"/>
        </w:rPr>
        <w:t>2. Accounts</w:t>
      </w:r>
    </w:p>
    <w:p>
      <w:pPr>
        <w:spacing w:after="120"/>
        <w:jc w:val="both"/>
      </w:pPr>
      <w:r>
        <w:rPr>
          <w:b w:val="0"/>
          <w:i w:val="0"/>
          <w:sz w:val="22"/>
        </w:rPr>
        <w:t>The Accounts have been prepared in accordance with applicable law and UK GAAP and give a true and fair view of the assets, liabilities and state of affairs of the Group as at the Accounts Date and of its profit or loss for the period then ended. The Management Accounts have been prepared with reasonable care on a basis consistent with the Accounts.</w:t>
      </w:r>
    </w:p>
    <w:p>
      <w:r>
        <w:rPr>
          <w:b/>
          <w:sz w:val="22"/>
        </w:rPr>
        <w:t>3. Business since the Accounts Date</w:t>
      </w:r>
    </w:p>
    <w:p>
      <w:pPr>
        <w:spacing w:after="120"/>
        <w:jc w:val="both"/>
      </w:pPr>
      <w:r>
        <w:rPr>
          <w:b w:val="0"/>
          <w:i w:val="0"/>
          <w:sz w:val="22"/>
        </w:rPr>
        <w:t>Since the Accounts Date the Business has been carried on in the ordinary and usual course; there has been no material adverse change in the financial or trading position of the Group; and no dividend or distribution has been declared, paid or made except as disclosed.</w:t>
      </w:r>
    </w:p>
    <w:p>
      <w:r>
        <w:rPr>
          <w:b/>
          <w:sz w:val="22"/>
        </w:rPr>
        <w:t>4. Assets and the Properties</w:t>
      </w:r>
    </w:p>
    <w:p>
      <w:pPr>
        <w:spacing w:after="120"/>
        <w:jc w:val="both"/>
      </w:pPr>
      <w:r>
        <w:rPr>
          <w:b w:val="0"/>
          <w:i w:val="0"/>
          <w:sz w:val="22"/>
        </w:rPr>
        <w:t>Each Group Company owns or is entitled to use all assets used in its business; the Group has good and marketable title to, or a valid lease of, each of the Properties listed in the Disclosure Letter; and there are no material disputes with any landlord.</w:t>
      </w:r>
    </w:p>
    <w:p>
      <w:r>
        <w:rPr>
          <w:b/>
          <w:sz w:val="22"/>
        </w:rPr>
        <w:t>5. Contracts</w:t>
      </w:r>
    </w:p>
    <w:p>
      <w:pPr>
        <w:spacing w:after="120"/>
        <w:jc w:val="both"/>
      </w:pPr>
      <w:r>
        <w:rPr>
          <w:b w:val="0"/>
          <w:i w:val="0"/>
          <w:sz w:val="22"/>
        </w:rPr>
        <w:t>No Group Company is a party to any contract which is not in the ordinary course of business, is of an unusual or onerous nature, or cannot be terminated on six months' notice or less without penalty. No counterparty has given notice to terminate any material contract.</w:t>
      </w:r>
    </w:p>
    <w:p>
      <w:r>
        <w:rPr>
          <w:b/>
          <w:sz w:val="22"/>
        </w:rPr>
        <w:t>6. Employees</w:t>
      </w:r>
    </w:p>
    <w:p>
      <w:pPr>
        <w:spacing w:after="120"/>
        <w:jc w:val="both"/>
      </w:pPr>
      <w:r>
        <w:rPr>
          <w:b w:val="0"/>
          <w:i w:val="0"/>
          <w:sz w:val="22"/>
        </w:rPr>
        <w:t>The Disclosure Letter contains accurate particulars of the terms of employment of all senior employees. No senior employee has given or received notice to terminate employment. There is no outstanding claim, and no industrial dispute, involving any employee.</w:t>
      </w:r>
    </w:p>
    <w:p>
      <w:r>
        <w:rPr>
          <w:b/>
          <w:sz w:val="22"/>
        </w:rPr>
        <w:t>7. Litigation and compliance</w:t>
      </w:r>
    </w:p>
    <w:p>
      <w:pPr>
        <w:spacing w:after="120"/>
        <w:jc w:val="both"/>
      </w:pPr>
      <w:r>
        <w:rPr>
          <w:b w:val="0"/>
          <w:i w:val="0"/>
          <w:sz w:val="22"/>
        </w:rPr>
        <w:t>No Group Company is engaged in any litigation, arbitration or regulatory proceedings (save for routine debt collection) and, so far as the Sellers are aware, none is pending or threatened. Each Group Company has at all material times complied with all applicable laws, including health-and-safety and consumer-protection legislation relevant to spa and wellness operations.</w:t>
      </w:r>
    </w:p>
    <w:p>
      <w:r>
        <w:rPr>
          <w:b/>
          <w:sz w:val="22"/>
        </w:rPr>
        <w:t>8. Tax</w:t>
      </w:r>
    </w:p>
    <w:p>
      <w:pPr>
        <w:spacing w:after="120"/>
        <w:jc w:val="both"/>
      </w:pPr>
      <w:r>
        <w:rPr>
          <w:b w:val="0"/>
          <w:i w:val="0"/>
          <w:sz w:val="22"/>
        </w:rPr>
        <w:t>Each Group Company has duly and punctually paid all Tax for which it has become liable, has made all returns and given all notices required, and is not involved in any dispute with any Tax Authority. The Company is and has at all times been resident in the United Kingdom for Tax purposes.</w:t>
      </w:r>
    </w:p>
    <w:p>
      <w:r>
        <w:rPr>
          <w:b/>
          <w:sz w:val="22"/>
        </w:rPr>
        <w:t>9. Insolvency</w:t>
      </w:r>
    </w:p>
    <w:p>
      <w:pPr>
        <w:spacing w:after="120"/>
        <w:jc w:val="both"/>
      </w:pPr>
      <w:r>
        <w:rPr>
          <w:b w:val="0"/>
          <w:i w:val="0"/>
          <w:sz w:val="22"/>
        </w:rPr>
        <w:t>No order has been made, petition presented or resolution passed for the winding-up of any Group Company; no administrator, receiver or administrative receiver has been appointed; and no Group Company is unable to pay its debts within the meaning of section 123 of the Insolvency Act 1986.</w:t>
      </w:r>
    </w:p>
    <w:p>
      <w:r>
        <w:rPr>
          <w:b/>
          <w:sz w:val="24"/>
        </w:rPr>
        <w:t>SCHEDULE 5 — LIMITATIONS ON LIABILITY</w:t>
      </w:r>
    </w:p>
    <w:p>
      <w:pPr>
        <w:spacing w:after="120"/>
        <w:jc w:val="both"/>
      </w:pPr>
      <w:r>
        <w:rPr>
          <w:b w:val="0"/>
          <w:i w:val="0"/>
          <w:sz w:val="22"/>
        </w:rPr>
        <w:t>The provisions of clause 10 are supplemented as follows: (a) the Sellers shall not be liable for any claim to the extent it would not have arisen but for a voluntary act of the Buyer after Completion outside the ordinary course of business; (b) the Buyer shall take all reasonable steps to mitigate any loss; (c) the Sellers shall not be liable for any contingent liability unless and until it becomes an actual liability and is due and payable; and (d) the Buyer shall not be entitled to recover more than once in respect of the same loss.</w:t>
      </w:r>
    </w:p>
    <w:p>
      <w:r>
        <w:rPr>
          <w:b/>
          <w:sz w:val="24"/>
        </w:rPr>
        <w:t>SCHEDULE 6 — TAX COVENANT</w:t>
      </w:r>
    </w:p>
    <w:p>
      <w:pPr>
        <w:spacing w:after="120"/>
        <w:jc w:val="both"/>
      </w:pPr>
      <w:r>
        <w:rPr>
          <w:b w:val="0"/>
          <w:i w:val="0"/>
          <w:sz w:val="22"/>
        </w:rPr>
        <w:t>Subject to the limitations in clause 10 and Schedule 5 (as modified), the Sellers covenant to pay to the Buyer an amount equal to: (a) any liability to Tax of any Group Company arising in respect of or by reference to any income, profits or gains earned, accrued or received, or any event occurring, on or before Completion; (b) any liability to Tax arising as a result of the transfer of the Shares; and (c) the reasonable costs of the Buyer in connection with any such liability. The covenant is subject to customary exclusions where the liability was provided for in the Completion Accounts or arises from a change of law after Completion.</w:t>
      </w:r>
    </w:p>
    <w:p>
      <w:r>
        <w:rPr>
          <w:b/>
          <w:sz w:val="24"/>
        </w:rPr>
        <w:t>SCHEDULE 7 — COMPLETION ACCOUNTS</w:t>
      </w:r>
    </w:p>
    <w:p>
      <w:pPr>
        <w:spacing w:after="120"/>
        <w:jc w:val="both"/>
      </w:pPr>
      <w:r>
        <w:rPr>
          <w:b w:val="0"/>
          <w:i w:val="0"/>
          <w:sz w:val="22"/>
        </w:rPr>
        <w:t>The Completion Accounts shall be prepared as at the close of business on the Completion Date in accordance with the specific accounting policies set out in Part A of this Schedule, then the policies used in the Accounts, then UK GAAP. The Sellers' Solicitors shall deliver draft Completion Accounts within 30 Business Days of Completion. The Buyer shall have 20 Business Days to review and notify any objection; unresolved items shall be referred to an independent firm of chartered accountants acting as expert. Net Debt comprises bank and other borrowings, finance leases, declared but unpaid dividends and the deferred consideration on the 2024 Ilkley acquisition, less cash and cash equivalents.</w:t>
      </w:r>
    </w:p>
    <w:p>
      <w:r>
        <w:rPr>
          <w:b/>
          <w:sz w:val="24"/>
        </w:rPr>
        <w:t>SCHEDULE 8 — DEFERRED CONSIDERATION</w:t>
      </w:r>
    </w:p>
    <w:p>
      <w:pPr>
        <w:spacing w:after="120"/>
        <w:jc w:val="both"/>
      </w:pPr>
      <w:r>
        <w:rPr>
          <w:b w:val="0"/>
          <w:i w:val="0"/>
          <w:sz w:val="22"/>
        </w:rPr>
        <w:t>The Deferred Consideration of up to £1,750,000 shall be calculated as follows: if audited EBITDA of the Group for the financial year ending 31 March 2027 ("FY27 EBITDA") is £6,000,000 or more, the full £1,750,000 is payable; if FY27 EBITDA is £5,000,000 or less, no Deferred Consideration is payable; and if FY27 EBITDA is between those figures, the Deferred Consideration is payable on a straight-line basis. FY27 EBITDA shall be determined from the audited accounts of the Group prepared on a basis consistent with the Accounts and adjusted to exclude transaction and integration costs and any management charge imposed by the Buyer's group.</w:t>
      </w:r>
    </w:p>
    <w:p>
      <w:r>
        <w:br/>
      </w:r>
    </w:p>
    <w:p>
      <w:r>
        <w:rPr>
          <w:b/>
          <w:sz w:val="24"/>
        </w:rPr>
        <w:t>EXECUTION</w:t>
      </w:r>
    </w:p>
    <w:p>
      <w:pPr>
        <w:spacing w:after="120"/>
        <w:jc w:val="both"/>
      </w:pPr>
      <w:r>
        <w:rPr>
          <w:b w:val="0"/>
          <w:i w:val="0"/>
          <w:sz w:val="22"/>
        </w:rPr>
        <w:t>IN WITNESS WHEREOF this Agreement has been duly executed by the parties and is intended to be and is delivered on the date first above written.</w:t>
      </w:r>
    </w:p>
    <w:p>
      <w:pPr>
        <w:spacing w:after="280"/>
      </w:pPr>
      <w:r>
        <w:rPr>
          <w:b w:val="0"/>
          <w:i w:val="0"/>
          <w:sz w:val="22"/>
        </w:rPr>
        <w:t>SIGNED by DANIEL HOLBECK ......................................................</w:t>
      </w:r>
    </w:p>
    <w:p>
      <w:pPr>
        <w:spacing w:after="280"/>
      </w:pPr>
      <w:r>
        <w:rPr>
          <w:b w:val="0"/>
          <w:i w:val="0"/>
          <w:sz w:val="22"/>
        </w:rPr>
        <w:t>SIGNED by MARGARET HOLBECK ......................................................</w:t>
      </w:r>
    </w:p>
    <w:p>
      <w:pPr>
        <w:spacing w:after="280"/>
      </w:pPr>
      <w:r>
        <w:rPr>
          <w:b w:val="0"/>
          <w:i w:val="0"/>
          <w:sz w:val="22"/>
        </w:rPr>
        <w:t>SIGNED for and on behalf of THE HOLBECK FAMILY TRUST, by its trustees ......................</w:t>
      </w:r>
    </w:p>
    <w:p>
      <w:pPr>
        <w:spacing w:after="280"/>
      </w:pPr>
      <w:r>
        <w:rPr>
          <w:b w:val="0"/>
          <w:i w:val="0"/>
          <w:sz w:val="22"/>
        </w:rPr>
        <w:t>SIGNED for and on behalf of ALDINGTON GROWTH PARTNERS LLP ......................</w:t>
      </w:r>
    </w:p>
    <w:p>
      <w:pPr>
        <w:spacing w:after="280"/>
      </w:pPr>
      <w:r>
        <w:rPr>
          <w:b w:val="0"/>
          <w:i w:val="0"/>
          <w:sz w:val="22"/>
        </w:rPr>
        <w:t>SIGNED for and on behalf of KINGSFORD WELLNESS BIDCO LIMITED ......................</w:t>
      </w:r>
    </w:p>
    <w:p>
      <w:pPr>
        <w:spacing w:after="280"/>
      </w:pPr>
      <w:r>
        <w:rPr>
          <w:b w:val="0"/>
          <w:i w:val="0"/>
          <w:sz w:val="22"/>
        </w:rPr>
        <w:t>SIGNED for and on behalf of KINGSFORD GROUP LIMITED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Whitfield Carter LLP is a limited liability partnership registered in England and Wales (registered number OC372214). A list of members is open to inspection at the registered office. Authorised and regulated by the Solicitors Regulation Authority (SRA number 597214).   |   WC-00132 | Project Quartz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