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SHARE PURCHASE AGREEMENT</w:t>
      </w:r>
    </w:p>
    <w:p>
      <w:pPr>
        <w:spacing w:after="120"/>
        <w:jc w:val="center"/>
      </w:pPr>
      <w:r>
        <w:t xml:space="preserve">relating to the entire issued share capital of</w:t>
      </w:r>
    </w:p>
    <w:p>
      <w:pPr>
        <w:spacing w:after="120"/>
        <w:jc w:val="center"/>
      </w:pPr>
      <w:r>
        <w:rPr>
          <w:b/>
          <w:bCs/>
        </w:rPr>
        <w:t xml:space="preserve">TIDEWELL MARINA HOLDINGS LIMITED</w:t>
      </w:r>
    </w:p>
    <w:p>
      <w:pPr>
        <w:spacing w:after="120"/>
        <w:jc w:val="center"/>
      </w:pPr>
      <w:r>
        <w:rPr>
          <w:i/>
          <w:iCs/>
        </w:rPr>
        <w:t xml:space="preserve">Draft 1 — 9 October 2025  |  Subject to contract</w:t>
      </w:r>
    </w:p>
    <w:p>
      <w:pPr>
        <w:spacing w:after="120"/>
        <w:jc w:val="center"/>
      </w:pPr>
      <w:r>
        <w:rPr>
          <w:i/>
          <w:iCs/>
        </w:rPr>
        <w:t xml:space="preserve">Project Drake</w:t>
      </w:r>
    </w:p>
    <w:p>
      <w:pPr>
        <w:spacing w:after="120" w:before="120"/>
      </w:pPr>
      <w:r>
        <w:rPr>
          <w:color w:val="595959"/>
          <w:sz w:val="16"/>
          <w:szCs w:val="16"/>
        </w:rPr>
        <w:t xml:space="preserve">Whitfield Carter LLP, 22 Bishopsgate, London EC2N 4BQ</w:t>
      </w:r>
    </w:p>
    <w:p>
      <w:pPr>
        <w:spacing w:after="120"/>
      </w:pPr>
      <w:r>
        <w:t xml:space="preserve">THIS AGREEMENT is dated [•] 2025 and is made between:</w:t>
      </w:r>
    </w:p>
    <w:p>
      <w:pPr>
        <w:pStyle w:val="ListParagraph"/>
        <w:numPr>
          <w:ilvl w:val="0"/>
          <w:numId w:val="2"/>
        </w:numPr>
        <w:spacing w:after="60"/>
      </w:pPr>
      <w:r>
        <w:t xml:space="preserve">GREGORY TIDEWELL of Tidewell House, Hamble-le-Rice, Southampton SO31 4HD and ELEANOR TIDEWELL of the same address (together the “Sellers”); and</w:t>
      </w:r>
    </w:p>
    <w:p>
      <w:pPr>
        <w:pStyle w:val="ListParagraph"/>
        <w:numPr>
          <w:ilvl w:val="0"/>
          <w:numId w:val="2"/>
        </w:numPr>
        <w:spacing w:after="60"/>
      </w:pPr>
      <w:r>
        <w:t xml:space="preserve">KINGSFORD GROUP LIMITED, a company incorporated in England and Wales with company number 04412980 whose registered office is at Kingsford House, 12 St James’s Square, London SW1Y 4LB (the “Buyer”).</w:t>
      </w:r>
    </w:p>
    <w:p>
      <w:pPr>
        <w:spacing w:after="120"/>
      </w:pPr>
      <w:r>
        <w:t xml:space="preserve">BACKGROUND</w:t>
      </w:r>
    </w:p>
    <w:p>
      <w:pPr>
        <w:spacing w:after="120"/>
      </w:pPr>
      <w:r>
        <w:t xml:space="preserve">(A)   Tidewell Marina Holdings Limited (the “Company”) is a private company limited by shares, details of which are set out in Schedule 1.</w:t>
      </w:r>
    </w:p>
    <w:p>
      <w:pPr>
        <w:spacing w:after="120"/>
      </w:pPr>
      <w:r>
        <w:t xml:space="preserve">(B)   The Sellers are the legal and beneficial owners of the Shares, comprising the entire issued share capital of the Company.</w:t>
      </w:r>
    </w:p>
    <w:p>
      <w:pPr>
        <w:spacing w:after="120"/>
      </w:pPr>
      <w:r>
        <w:t xml:space="preserve">(C)   The Sellers have agreed to sell and the Buyer has agreed to buy the Shares on the terms and subject to the conditions of this Agreement.</w:t>
      </w:r>
    </w:p>
    <w:p>
      <w:pPr>
        <w:spacing w:after="120"/>
      </w:pPr>
      <w:r>
        <w:t xml:space="preserve">IT IS AGREED as follows:</w:t>
      </w:r>
    </w:p>
    <w:p>
      <w:pPr>
        <w:pStyle w:val="ListParagraph"/>
        <w:numPr>
          <w:ilvl w:val="0"/>
          <w:numId w:val="3"/>
        </w:numPr>
        <w:spacing w:after="60" w:before="140"/>
      </w:pPr>
      <w:r>
        <w:rPr>
          <w:b/>
          <w:bCs/>
        </w:rPr>
        <w:t xml:space="preserve">DEFINITIONS AND INTERPRETATION</w:t>
      </w:r>
    </w:p>
    <w:p>
      <w:pPr>
        <w:spacing w:after="80"/>
      </w:pPr>
      <w:r>
        <w:rPr>
          <w:b/>
          <w:bCs/>
        </w:rPr>
        <w:t xml:space="preserve">1.1   </w:t>
      </w:r>
      <w:r>
        <w:t xml:space="preserve">In this Agreement, unless the context otherwise requires, the following definitions apply:</w:t>
      </w:r>
    </w:p>
    <w:p>
      <w:pPr>
        <w:spacing w:after="60"/>
        <w:ind w:left="360"/>
      </w:pPr>
      <w:r>
        <w:rPr>
          <w:b/>
          <w:bCs/>
        </w:rPr>
        <w:t xml:space="preserve">“Accounts” </w:t>
      </w:r>
      <w:r>
        <w:t xml:space="preserve">means the audited financial statements of the Company for the financial year ended on the Accounts Date.</w:t>
      </w:r>
    </w:p>
    <w:p>
      <w:pPr>
        <w:spacing w:after="60"/>
        <w:ind w:left="360"/>
      </w:pPr>
      <w:r>
        <w:rPr>
          <w:b/>
          <w:bCs/>
        </w:rPr>
        <w:t xml:space="preserve">“Accounts Date” </w:t>
      </w:r>
      <w:r>
        <w:t xml:space="preserve">means 31 December 2024.</w:t>
      </w:r>
    </w:p>
    <w:p>
      <w:pPr>
        <w:spacing w:after="60"/>
        <w:ind w:left="360"/>
      </w:pPr>
      <w:r>
        <w:rPr>
          <w:b/>
          <w:bCs/>
        </w:rPr>
        <w:t xml:space="preserve">“Business Day” </w:t>
      </w:r>
      <w:r>
        <w:t xml:space="preserve">means a day other than a Saturday, Sunday or public holiday in England when banks in London are open for business.</w:t>
      </w:r>
    </w:p>
    <w:p>
      <w:pPr>
        <w:spacing w:after="60"/>
        <w:ind w:left="360"/>
      </w:pPr>
      <w:r>
        <w:rPr>
          <w:b/>
          <w:bCs/>
        </w:rPr>
        <w:t xml:space="preserve">“Cash Consideration” </w:t>
      </w:r>
      <w:r>
        <w:t xml:space="preserve">means £19,900,000.</w:t>
      </w:r>
    </w:p>
    <w:p>
      <w:pPr>
        <w:spacing w:after="60"/>
        <w:ind w:left="360"/>
      </w:pPr>
      <w:r>
        <w:rPr>
          <w:b/>
          <w:bCs/>
        </w:rPr>
        <w:t xml:space="preserve">“Claim” </w:t>
      </w:r>
      <w:r>
        <w:t xml:space="preserve">means a claim by the Buyer for breach of any of the Warranties.</w:t>
      </w:r>
    </w:p>
    <w:p>
      <w:pPr>
        <w:spacing w:after="60"/>
        <w:ind w:left="360"/>
      </w:pPr>
      <w:r>
        <w:rPr>
          <w:b/>
          <w:bCs/>
        </w:rPr>
        <w:t xml:space="preserve">“Completion” </w:t>
      </w:r>
      <w:r>
        <w:t xml:space="preserve">means completion of the sale and purchase of the Shares in accordance with clause 6.</w:t>
      </w:r>
    </w:p>
    <w:p>
      <w:pPr>
        <w:spacing w:after="60"/>
        <w:ind w:left="360"/>
      </w:pPr>
      <w:r>
        <w:rPr>
          <w:b/>
          <w:bCs/>
        </w:rPr>
        <w:t xml:space="preserve">“Completion Date” </w:t>
      </w:r>
      <w:r>
        <w:t xml:space="preserve">means 15 December 2025, or such other date as the parties may agree.</w:t>
      </w:r>
    </w:p>
    <w:p>
      <w:pPr>
        <w:spacing w:after="60"/>
        <w:ind w:left="360"/>
      </w:pPr>
      <w:r>
        <w:rPr>
          <w:b/>
          <w:bCs/>
        </w:rPr>
        <w:t xml:space="preserve">“Consideration” </w:t>
      </w:r>
      <w:r>
        <w:t xml:space="preserve">means the aggregate consideration for the Shares payable under clause 3.</w:t>
      </w:r>
    </w:p>
    <w:p>
      <w:pPr>
        <w:spacing w:after="60"/>
        <w:ind w:left="360"/>
      </w:pPr>
      <w:r>
        <w:rPr>
          <w:b/>
          <w:bCs/>
        </w:rPr>
        <w:t xml:space="preserve">“Deferred Consideration” </w:t>
      </w:r>
      <w:r>
        <w:t xml:space="preserve">means the additional consideration of up to £1,000,000 payable in accordance with Schedule 6 (the Earn-Out).</w:t>
      </w:r>
    </w:p>
    <w:p>
      <w:pPr>
        <w:spacing w:after="60"/>
        <w:ind w:left="360"/>
      </w:pPr>
      <w:r>
        <w:rPr>
          <w:b/>
          <w:bCs/>
        </w:rPr>
        <w:t xml:space="preserve">“Disclosure Letter” </w:t>
      </w:r>
      <w:r>
        <w:t xml:space="preserve">means the letter from the Sellers to the Buyer of the same date as this Agreement, together with the Disclosure Bundle.</w:t>
      </w:r>
    </w:p>
    <w:p>
      <w:pPr>
        <w:spacing w:after="60"/>
        <w:ind w:left="360"/>
      </w:pPr>
      <w:r>
        <w:rPr>
          <w:b/>
          <w:bCs/>
        </w:rPr>
        <w:t xml:space="preserve">“Encumbrance” </w:t>
      </w:r>
      <w:r>
        <w:t xml:space="preserve">means any mortgage, charge, pledge, lien, option, right of pre-emption, security interest or other third party right of any kind.</w:t>
      </w:r>
    </w:p>
    <w:p>
      <w:pPr>
        <w:spacing w:after="60"/>
        <w:ind w:left="360"/>
      </w:pPr>
      <w:r>
        <w:rPr>
          <w:b/>
          <w:bCs/>
        </w:rPr>
        <w:t xml:space="preserve">“Equity Consideration” </w:t>
      </w:r>
      <w:r>
        <w:t xml:space="preserve">means £22,400,000, being the aggregate of the Cash Consideration and the Escrow Amount.</w:t>
      </w:r>
    </w:p>
    <w:p>
      <w:pPr>
        <w:spacing w:after="60"/>
        <w:ind w:left="360"/>
      </w:pPr>
      <w:r>
        <w:rPr>
          <w:b/>
          <w:bCs/>
        </w:rPr>
        <w:t xml:space="preserve">“Escrow Account” </w:t>
      </w:r>
      <w:r>
        <w:t xml:space="preserve">means the interest-bearing deposit account opened in the joint names of the Sellers’ Solicitors and the Buyer’s Solicitors.</w:t>
      </w:r>
    </w:p>
    <w:p>
      <w:pPr>
        <w:spacing w:after="60"/>
        <w:ind w:left="360"/>
      </w:pPr>
      <w:r>
        <w:rPr>
          <w:b/>
          <w:bCs/>
        </w:rPr>
        <w:t xml:space="preserve">“Escrow Amount” </w:t>
      </w:r>
      <w:r>
        <w:t xml:space="preserve">means £1,500,000.</w:t>
      </w:r>
    </w:p>
    <w:p>
      <w:pPr>
        <w:spacing w:after="60"/>
        <w:ind w:left="360"/>
      </w:pPr>
      <w:r>
        <w:rPr>
          <w:b/>
          <w:bCs/>
        </w:rPr>
        <w:t xml:space="preserve">“Management Accounts” </w:t>
      </w:r>
      <w:r>
        <w:t xml:space="preserve">means the unaudited management accounts of the Company for the period from the Accounts Date to 30 September 2025.</w:t>
      </w:r>
    </w:p>
    <w:p>
      <w:pPr>
        <w:spacing w:after="60"/>
        <w:ind w:left="360"/>
      </w:pPr>
      <w:r>
        <w:rPr>
          <w:b/>
          <w:bCs/>
        </w:rPr>
        <w:t xml:space="preserve">“Properties” </w:t>
      </w:r>
      <w:r>
        <w:t xml:space="preserve">means the freehold and leasehold properties at Hamble, Lymington and Port Solent listed in Schedule 3.</w:t>
      </w:r>
    </w:p>
    <w:p>
      <w:pPr>
        <w:spacing w:after="60"/>
        <w:ind w:left="360"/>
      </w:pPr>
      <w:r>
        <w:rPr>
          <w:b/>
          <w:bCs/>
        </w:rPr>
        <w:t xml:space="preserve">“Shares” </w:t>
      </w:r>
      <w:r>
        <w:t xml:space="preserve">means the 1,000,000 ordinary shares of £0.01 each in the capital of the Company, being the entire issued share capital.</w:t>
      </w:r>
    </w:p>
    <w:p>
      <w:pPr>
        <w:spacing w:after="60"/>
        <w:ind w:left="360"/>
      </w:pPr>
      <w:r>
        <w:rPr>
          <w:b/>
          <w:bCs/>
        </w:rPr>
        <w:t xml:space="preserve">“Tax Covenant” </w:t>
      </w:r>
      <w:r>
        <w:t xml:space="preserve">means the tax covenant set out in Schedule 5.</w:t>
      </w:r>
    </w:p>
    <w:p>
      <w:pPr>
        <w:spacing w:after="60"/>
        <w:ind w:left="360"/>
      </w:pPr>
      <w:r>
        <w:rPr>
          <w:b/>
          <w:bCs/>
        </w:rPr>
        <w:t xml:space="preserve">“Warranties” </w:t>
      </w:r>
      <w:r>
        <w:t xml:space="preserve">means the warranties given by the Sellers in clause 7 and Schedule 4.</w:t>
      </w:r>
    </w:p>
    <w:p>
      <w:pPr>
        <w:spacing w:after="80"/>
      </w:pPr>
      <w:r>
        <w:rPr>
          <w:b/>
          <w:bCs/>
        </w:rPr>
        <w:t xml:space="preserve">1.2   </w:t>
      </w:r>
      <w:r>
        <w:t xml:space="preserve">Clause and Schedule headings do not affect interpretation. References to clauses and Schedules are to the clauses and Schedules of this Agreement; the Schedules form part of this Agreement.</w:t>
      </w:r>
    </w:p>
    <w:p>
      <w:pPr>
        <w:spacing w:after="80"/>
      </w:pPr>
      <w:r>
        <w:rPr>
          <w:b/>
          <w:bCs/>
        </w:rPr>
        <w:t xml:space="preserve">1.3   </w:t>
      </w:r>
      <w:r>
        <w:t xml:space="preserve">A reference to a statute or statutory provision is a reference to it as amended or re-enacted, and includes subordinate legislation made under it.</w:t>
      </w:r>
    </w:p>
    <w:p>
      <w:pPr>
        <w:spacing w:after="80"/>
      </w:pPr>
      <w:r>
        <w:rPr>
          <w:b/>
          <w:bCs/>
        </w:rPr>
        <w:t xml:space="preserve">1.4   </w:t>
      </w:r>
      <w:r>
        <w:t xml:space="preserve">Words importing the singular include the plural and vice versa, and a reference to one gender includes the other genders.</w:t>
      </w:r>
    </w:p>
    <w:p>
      <w:pPr>
        <w:spacing w:after="80"/>
      </w:pPr>
      <w:r>
        <w:rPr>
          <w:b/>
          <w:bCs/>
        </w:rPr>
        <w:t xml:space="preserve">1.5   </w:t>
      </w:r>
      <w:r>
        <w:t xml:space="preserve">Where any Warranty is qualified by the expression “so far as the Sellers are aware”, it is deemed to be given to the best of the knowledge, information and belief of the Sellers after having made reasonable enquiry of the senior management of the Company.</w:t>
      </w:r>
    </w:p>
    <w:p>
      <w:pPr>
        <w:pStyle w:val="ListParagraph"/>
        <w:numPr>
          <w:ilvl w:val="0"/>
          <w:numId w:val="3"/>
        </w:numPr>
        <w:spacing w:after="60" w:before="140"/>
      </w:pPr>
      <w:r>
        <w:rPr>
          <w:b/>
          <w:bCs/>
        </w:rPr>
        <w:t xml:space="preserve">SALE AND PURCHASE</w:t>
      </w:r>
    </w:p>
    <w:p>
      <w:pPr>
        <w:spacing w:after="80"/>
      </w:pPr>
      <w:r>
        <w:rPr>
          <w:b/>
          <w:bCs/>
        </w:rPr>
        <w:t xml:space="preserve">2.1   </w:t>
      </w:r>
      <w:r>
        <w:t xml:space="preserve">On the terms of this Agreement, the Sellers shall sell with full title guarantee, and the Buyer shall buy, the Shares with effect from Completion free from all Encumbrances and together with all rights attaching to them at or after the date of this Agreement, including the right to receive all dividends and distributions declared, paid or made after the date of this Agreement.</w:t>
      </w:r>
    </w:p>
    <w:p>
      <w:pPr>
        <w:spacing w:after="80"/>
      </w:pPr>
      <w:r>
        <w:rPr>
          <w:b/>
          <w:bCs/>
        </w:rPr>
        <w:t xml:space="preserve">2.2   </w:t>
      </w:r>
      <w:r>
        <w:t xml:space="preserve">The Sellers waive, and shall procure the waiver of, any rights of pre-emption or other restrictions on transfer in respect of the Shares conferred on any person under the articles of association of the Company or otherwise.</w:t>
      </w:r>
    </w:p>
    <w:p>
      <w:pPr>
        <w:spacing w:after="80"/>
      </w:pPr>
      <w:r>
        <w:rPr>
          <w:b/>
          <w:bCs/>
        </w:rPr>
        <w:t xml:space="preserve">2.3   </w:t>
      </w:r>
      <w:r>
        <w:t xml:space="preserve">The Buyer is not obliged to complete the purchase of any of the Shares unless the purchase of all of the Shares is completed simultaneously.</w:t>
      </w:r>
    </w:p>
    <w:p>
      <w:pPr>
        <w:pStyle w:val="ListParagraph"/>
        <w:numPr>
          <w:ilvl w:val="0"/>
          <w:numId w:val="3"/>
        </w:numPr>
        <w:spacing w:after="60" w:before="140"/>
      </w:pPr>
      <w:r>
        <w:rPr>
          <w:b/>
          <w:bCs/>
        </w:rPr>
        <w:t xml:space="preserve">CONSIDERATION</w:t>
      </w:r>
    </w:p>
    <w:p>
      <w:pPr>
        <w:spacing w:after="80"/>
      </w:pPr>
      <w:r>
        <w:rPr>
          <w:b/>
          <w:bCs/>
        </w:rPr>
        <w:t xml:space="preserve">3.1   </w:t>
      </w:r>
      <w:r>
        <w:t xml:space="preserve">The Consideration for the Shares is the sum of the Equity Consideration and the Deferred Consideration, namely up to £23,400,000, payable as set out in this clause 3.</w:t>
      </w:r>
    </w:p>
    <w:p>
      <w:pPr>
        <w:spacing w:after="80"/>
      </w:pPr>
      <w:r>
        <w:rPr>
          <w:b/>
          <w:bCs/>
        </w:rPr>
        <w:t xml:space="preserve">3.2   </w:t>
      </w:r>
      <w:r>
        <w:t xml:space="preserve">At Completion the Buyer shall:</w:t>
      </w:r>
    </w:p>
    <w:p>
      <w:pPr>
        <w:pStyle w:val="ListParagraph"/>
        <w:numPr>
          <w:ilvl w:val="0"/>
          <w:numId w:val="2"/>
        </w:numPr>
        <w:spacing w:after="60"/>
      </w:pPr>
      <w:r>
        <w:t xml:space="preserve">pay the Cash Consideration of £19,900,000 to the Sellers’ Solicitors; and</w:t>
      </w:r>
    </w:p>
    <w:p>
      <w:pPr>
        <w:pStyle w:val="ListParagraph"/>
        <w:numPr>
          <w:ilvl w:val="0"/>
          <w:numId w:val="2"/>
        </w:numPr>
        <w:spacing w:after="60"/>
      </w:pPr>
      <w:r>
        <w:t xml:space="preserve">pay the Escrow Amount of £1,500,000 into the Escrow Account, to be held and released in accordance with clause 8 (Escrow) and the escrow agreement.</w:t>
      </w:r>
    </w:p>
    <w:p>
      <w:pPr>
        <w:spacing w:after="80"/>
      </w:pPr>
      <w:r>
        <w:rPr>
          <w:b/>
          <w:bCs/>
        </w:rPr>
        <w:t xml:space="preserve">3.3   </w:t>
      </w:r>
      <w:r>
        <w:t xml:space="preserve">The Deferred Consideration of up to £1,000,000 shall be calculated and paid in accordance with Schedule 6 by reference to the audited EBITDA of the Company for the financial year ending 31 December 2026.</w:t>
      </w:r>
    </w:p>
    <w:p>
      <w:pPr>
        <w:spacing w:after="80"/>
      </w:pPr>
      <w:r>
        <w:rPr>
          <w:b/>
          <w:bCs/>
        </w:rPr>
        <w:t xml:space="preserve">3.4   </w:t>
      </w:r>
      <w:r>
        <w:t xml:space="preserve">The Consideration shall be apportioned between the Sellers in the proportions set out in Schedule 1. Any payment made to the Sellers’ Solicitors is a good and sufficient discharge of the Buyer’s obligation to make the relevant payment, and the Buyer is not concerned with its application.</w:t>
      </w:r>
    </w:p>
    <w:p>
      <w:pPr>
        <w:spacing w:after="80"/>
      </w:pPr>
      <w:r>
        <w:rPr>
          <w:b/>
          <w:bCs/>
        </w:rPr>
        <w:t xml:space="preserve">3.5   </w:t>
      </w:r>
      <w:r>
        <w:t xml:space="preserve">Any payment made by the Sellers to the Buyer in respect of any Claim or under the Tax Covenant shall, so far as possible, be treated as a reduction in the Consideration.</w:t>
      </w:r>
    </w:p>
    <w:p>
      <w:pPr>
        <w:pStyle w:val="ListParagraph"/>
        <w:numPr>
          <w:ilvl w:val="0"/>
          <w:numId w:val="3"/>
        </w:numPr>
        <w:spacing w:after="60" w:before="140"/>
      </w:pPr>
      <w:r>
        <w:rPr>
          <w:b/>
          <w:bCs/>
        </w:rPr>
        <w:t xml:space="preserve">CONDITIONS</w:t>
      </w:r>
    </w:p>
    <w:p>
      <w:pPr>
        <w:spacing w:after="80"/>
      </w:pPr>
      <w:r>
        <w:rPr>
          <w:b/>
          <w:bCs/>
        </w:rPr>
        <w:t xml:space="preserve">4.1   </w:t>
      </w:r>
      <w:r>
        <w:t xml:space="preserve">Completion is conditional on the following conditions having been satisfied (or waived in writing by the Buyer) on or before the Completion Date: (a) the landlord of the Port Solent leasehold property having given its written consent to the change of control of the Company; and (b) no material adverse change having occurred in the business or financial position of the Company between the date of this Agreement and Completion.</w:t>
      </w:r>
    </w:p>
    <w:p>
      <w:pPr>
        <w:spacing w:after="80"/>
      </w:pPr>
      <w:r>
        <w:rPr>
          <w:b/>
          <w:bCs/>
        </w:rPr>
        <w:t xml:space="preserve">4.2   </w:t>
      </w:r>
      <w:r>
        <w:t xml:space="preserve">The Buyer may waive any condition in clause 4.1 in whole or in part by written notice to the Sellers. If any condition has not been satisfied or waived by 31 January 2026, either party may terminate this Agreement by written notice, in which case no party has any claim against the other except for any antecedent breach.</w:t>
      </w:r>
    </w:p>
    <w:p>
      <w:pPr>
        <w:pStyle w:val="ListParagraph"/>
        <w:numPr>
          <w:ilvl w:val="0"/>
          <w:numId w:val="3"/>
        </w:numPr>
        <w:spacing w:after="60" w:before="140"/>
      </w:pPr>
      <w:r>
        <w:rPr>
          <w:b/>
          <w:bCs/>
        </w:rPr>
        <w:t xml:space="preserve">PRE-COMPLETION CONDUCT</w:t>
      </w:r>
    </w:p>
    <w:p>
      <w:pPr>
        <w:spacing w:after="80"/>
      </w:pPr>
      <w:r>
        <w:rPr>
          <w:b/>
          <w:bCs/>
        </w:rPr>
        <w:t xml:space="preserve">5.1   </w:t>
      </w:r>
      <w:r>
        <w:t xml:space="preserve">Between the date of this Agreement and Completion the Sellers shall procure that the business of the Company is carried on in the ordinary course and shall not, without the prior written consent of the Buyer (not to be unreasonably withheld or delayed): (a) declare or pay any dividend or other distribution; (b) create any Encumbrance over any of its assets; (c) dispose of or acquire any material asset; (d) make any material change to the terms of employment of any senior employee; or (e) enter into any contract outside the ordinary course of business.</w:t>
      </w:r>
    </w:p>
    <w:p>
      <w:pPr>
        <w:spacing w:after="80"/>
      </w:pPr>
      <w:r>
        <w:rPr>
          <w:b/>
          <w:bCs/>
        </w:rPr>
        <w:t xml:space="preserve">5.2   </w:t>
      </w:r>
      <w:r>
        <w:t xml:space="preserve">The Sellers shall promptly notify the Buyer in writing of any matter arising before Completion which constitutes, or would on Completion constitute, a breach of any of the Warranties.</w:t>
      </w:r>
    </w:p>
    <w:p>
      <w:pPr>
        <w:pStyle w:val="ListParagraph"/>
        <w:numPr>
          <w:ilvl w:val="0"/>
          <w:numId w:val="3"/>
        </w:numPr>
        <w:spacing w:after="60" w:before="140"/>
      </w:pPr>
      <w:r>
        <w:rPr>
          <w:b/>
          <w:bCs/>
        </w:rPr>
        <w:t xml:space="preserve">COMPLETION</w:t>
      </w:r>
    </w:p>
    <w:p>
      <w:pPr>
        <w:spacing w:after="80"/>
      </w:pPr>
      <w:r>
        <w:rPr>
          <w:b/>
          <w:bCs/>
        </w:rPr>
        <w:t xml:space="preserve">6.1   </w:t>
      </w:r>
      <w:r>
        <w:t xml:space="preserve">Completion shall take place at the offices of the Buyer’s Solicitors (or remotely by exchange of documents) on the Completion Date.</w:t>
      </w:r>
    </w:p>
    <w:p>
      <w:pPr>
        <w:spacing w:after="80"/>
      </w:pPr>
      <w:r>
        <w:rPr>
          <w:b/>
          <w:bCs/>
        </w:rPr>
        <w:t xml:space="preserve">6.2   </w:t>
      </w:r>
      <w:r>
        <w:t xml:space="preserve">At Completion the Sellers shall deliver or procure the delivery to the Buyer of: (a) duly executed stock transfer forms in respect of the Shares in favour of the Buyer together with the relevant share certificates (or an indemnity for any lost certificate); (b) the statutory registers and minute books of the Company; (c) written resignations of Gregory Tidewell as a director and Eleanor Tidewell as secretary of the Company; (d) the landlord’s consent referred to in clause 4.1(a); and (e) the Disclosure Letter.</w:t>
      </w:r>
    </w:p>
    <w:p>
      <w:pPr>
        <w:spacing w:after="80"/>
      </w:pPr>
      <w:r>
        <w:rPr>
          <w:b/>
          <w:bCs/>
        </w:rPr>
        <w:t xml:space="preserve">6.3   </w:t>
      </w:r>
      <w:r>
        <w:t xml:space="preserve">At Completion the Sellers shall procure that a board meeting of the Company is held at which the transfers of the Shares are approved for registration (subject to stamping), the resignations referred to in clause 6.2(c) take effect and such persons as the Buyer nominates are appointed as directors.</w:t>
      </w:r>
    </w:p>
    <w:p>
      <w:pPr>
        <w:spacing w:after="80"/>
      </w:pPr>
      <w:r>
        <w:rPr>
          <w:b/>
          <w:bCs/>
        </w:rPr>
        <w:t xml:space="preserve">6.4   </w:t>
      </w:r>
      <w:r>
        <w:t xml:space="preserve">On compliance by the Sellers with clauses 6.2 and 6.3 the Buyer shall pay the Cash Consideration and the Escrow Amount in accordance with clause 3.2 and repay (or procure the repayment of) the net indebtedness of the Company of £2,100,000.</w:t>
      </w:r>
    </w:p>
    <w:p>
      <w:pPr>
        <w:pStyle w:val="ListParagraph"/>
        <w:numPr>
          <w:ilvl w:val="0"/>
          <w:numId w:val="3"/>
        </w:numPr>
        <w:spacing w:after="60" w:before="140"/>
      </w:pPr>
      <w:r>
        <w:rPr>
          <w:b/>
          <w:bCs/>
        </w:rPr>
        <w:t xml:space="preserve">WARRANTIES</w:t>
      </w:r>
    </w:p>
    <w:p>
      <w:pPr>
        <w:spacing w:after="80"/>
      </w:pPr>
      <w:r>
        <w:rPr>
          <w:b/>
          <w:bCs/>
        </w:rPr>
        <w:t xml:space="preserve">7.1   </w:t>
      </w:r>
      <w:r>
        <w:t xml:space="preserve">The Sellers warrant to the Buyer that each of the Warranties set out in Schedule 4 is true, accurate and not misleading at the date of this Agreement and (by reference to the facts and circumstances then existing) at Completion.</w:t>
      </w:r>
    </w:p>
    <w:p>
      <w:pPr>
        <w:spacing w:after="80"/>
      </w:pPr>
      <w:r>
        <w:rPr>
          <w:b/>
          <w:bCs/>
        </w:rPr>
        <w:t xml:space="preserve">7.2   </w:t>
      </w:r>
      <w:r>
        <w:t xml:space="preserve">The Warranties are given subject only to the matters fairly disclosed in the Disclosure Letter. The Buyer acknowledges that it does not rely on any representation, warranty or other assurance except as expressly set out in this Agreement.</w:t>
      </w:r>
    </w:p>
    <w:p>
      <w:pPr>
        <w:spacing w:after="80"/>
      </w:pPr>
      <w:r>
        <w:rPr>
          <w:b/>
          <w:bCs/>
        </w:rPr>
        <w:t xml:space="preserve">7.3   </w:t>
      </w:r>
      <w:r>
        <w:t xml:space="preserve">Each of the Warranties is separate and independent and (except as expressly provided) is not limited by reference to any other Warranty or anything in this Agreement.</w:t>
      </w:r>
    </w:p>
    <w:p>
      <w:pPr>
        <w:spacing w:after="80"/>
      </w:pPr>
      <w:r>
        <w:rPr>
          <w:b/>
          <w:bCs/>
        </w:rPr>
        <w:t xml:space="preserve">7.4   </w:t>
      </w:r>
      <w:r>
        <w:t xml:space="preserve">The liability of the Sellers in respect of the Warranties is limited as set out in Schedule 7 (Limitations on Liability).</w:t>
      </w:r>
    </w:p>
    <w:p>
      <w:pPr>
        <w:pStyle w:val="ListParagraph"/>
        <w:numPr>
          <w:ilvl w:val="0"/>
          <w:numId w:val="3"/>
        </w:numPr>
        <w:spacing w:after="60" w:before="140"/>
      </w:pPr>
      <w:r>
        <w:rPr>
          <w:b/>
          <w:bCs/>
        </w:rPr>
        <w:t xml:space="preserve">ESCROW</w:t>
      </w:r>
    </w:p>
    <w:p>
      <w:pPr>
        <w:spacing w:after="80"/>
      </w:pPr>
      <w:r>
        <w:rPr>
          <w:b/>
          <w:bCs/>
        </w:rPr>
        <w:t xml:space="preserve">8.1   </w:t>
      </w:r>
      <w:r>
        <w:t xml:space="preserve">The Escrow Amount shall be held in the Escrow Account for a period of </w:t>
      </w:r>
      <w:del w:id="1013" w:author="James Osei (Whitfield Carter LLP)" w:date="2025-11-14T16:30:00Z">
        <w:r>
          <w:delText xml:space="preserve">18 months</w:delText>
        </w:r>
      </w:del>
      <w:ins w:id="1014" w:author="James Osei (Whitfield Carter LLP)" w:date="2025-11-14T16:30:00Z">
        <w:r>
          <w:t xml:space="preserve">24 months</w:t>
        </w:r>
      </w:ins>
      <w:r>
        <w:t xml:space="preserve"> from Completion (the “Escrow Period”) as security for the Sellers’ liability in respect of Claims and under the Tax Covenant.</w:t>
      </w:r>
    </w:p>
    <w:p>
      <w:pPr>
        <w:spacing w:after="80"/>
      </w:pPr>
      <w:r>
        <w:rPr>
          <w:b/>
          <w:bCs/>
        </w:rPr>
        <w:t xml:space="preserve">8.2   </w:t>
      </w:r>
      <w:r>
        <w:t xml:space="preserve">If the Buyer notifies a Claim or a claim under the Tax Covenant during the Escrow Period, an amount equal to the amount claimed (acting reasonably) shall be retained in the Escrow Account until the Claim is resolved or settled. The balance of the Escrow Amount, together with accrued interest, shall be released to the Sellers at the end of the Escrow Period.</w:t>
      </w:r>
    </w:p>
    <w:p>
      <w:pPr>
        <w:pStyle w:val="ListParagraph"/>
        <w:numPr>
          <w:ilvl w:val="0"/>
          <w:numId w:val="3"/>
        </w:numPr>
        <w:spacing w:after="60" w:before="140"/>
      </w:pPr>
      <w:r>
        <w:rPr>
          <w:b/>
          <w:bCs/>
        </w:rPr>
        <w:t xml:space="preserve">SPECIFIC INDEMNITIES</w:t>
      </w:r>
    </w:p>
    <w:p>
      <w:pPr>
        <w:spacing w:after="80"/>
      </w:pPr>
      <w:r>
        <w:rPr>
          <w:b/>
          <w:bCs/>
        </w:rPr>
        <w:t xml:space="preserve">9.1   </w:t>
      </w:r>
      <w:r>
        <w:t xml:space="preserve">The Sellers shall indemnify the Buyer against all losses arising from the matters specifically disclosed at paragraph 3 of the Disclosure Letter to the extent set out in this clause 9.</w:t>
      </w:r>
    </w:p>
    <w:p>
      <w:pPr>
        <w:spacing w:after="80"/>
      </w:pPr>
      <w:r>
        <w:rPr>
          <w:b/>
          <w:bCs/>
        </w:rPr>
        <w:t xml:space="preserve">9.4   </w:t>
      </w:r>
      <w:r>
        <w:t xml:space="preserve">The Sellers shall indemnify the Buyer against the reasonable costs of any remediation required as a result of the historic hydrocarbon contamination identified in the Phase I environmental report at the Hamble site, provided that the aggregate liability of the Sellers under this clause 9.4 shall not exceed £250,000.</w:t>
      </w:r>
    </w:p>
    <w:p>
      <w:pPr>
        <w:pStyle w:val="ListParagraph"/>
        <w:numPr>
          <w:ilvl w:val="0"/>
          <w:numId w:val="3"/>
        </w:numPr>
        <w:spacing w:after="60" w:before="140"/>
      </w:pPr>
      <w:r>
        <w:rPr>
          <w:b/>
          <w:bCs/>
        </w:rPr>
        <w:t xml:space="preserve">RESTRICTIVE COVENANTS</w:t>
      </w:r>
    </w:p>
    <w:p>
      <w:pPr>
        <w:spacing w:after="80"/>
      </w:pPr>
      <w:r>
        <w:rPr>
          <w:b/>
          <w:bCs/>
        </w:rPr>
        <w:t xml:space="preserve">10.1   </w:t>
      </w:r>
      <w:r>
        <w:t xml:space="preserve">Each Seller covenants with the Buyer that he or she shall not, for a period of three years from Completion, within the United Kingdom: (a) carry on or be engaged or interested in any business which competes with the marina, boatyard or dry-stack business of the Company as carried on at Completion; (b) solicit or entice away any senior employee of the Company; or (c) solicit the custom of any person who was a customer of the Company in the 12 months before Completion in respect of competing services.</w:t>
      </w:r>
    </w:p>
    <w:p>
      <w:pPr>
        <w:spacing w:after="80"/>
      </w:pPr>
      <w:r>
        <w:rPr>
          <w:b/>
          <w:bCs/>
        </w:rPr>
        <w:t xml:space="preserve">10.2   </w:t>
      </w:r>
      <w:r>
        <w:t xml:space="preserve">Each of the restrictions in clause 10.1 is a separate undertaking and is considered by the parties to be reasonable and necessary to protect the legitimate interests of the Buyer. If any restriction is found to be void but would be valid if some part were deleted or reduced, it applies with such modification as necessary to make it valid.</w:t>
      </w:r>
    </w:p>
    <w:p>
      <w:pPr>
        <w:pStyle w:val="ListParagraph"/>
        <w:numPr>
          <w:ilvl w:val="0"/>
          <w:numId w:val="3"/>
        </w:numPr>
        <w:spacing w:after="60" w:before="140"/>
      </w:pPr>
      <w:r>
        <w:rPr>
          <w:b/>
          <w:bCs/>
        </w:rPr>
        <w:t xml:space="preserve">CONFIDENTIALITY AND ANNOUNCEMENTS</w:t>
      </w:r>
    </w:p>
    <w:p>
      <w:pPr>
        <w:spacing w:after="80"/>
      </w:pPr>
      <w:r>
        <w:rPr>
          <w:b/>
          <w:bCs/>
        </w:rPr>
        <w:t xml:space="preserve">11.1   </w:t>
      </w:r>
      <w:r>
        <w:t xml:space="preserve">Each party shall keep confidential the terms of this Agreement and any confidential information relating to the other party, save as required by law or any regulatory authority or with the other party’s consent.</w:t>
      </w:r>
    </w:p>
    <w:p>
      <w:pPr>
        <w:spacing w:after="80"/>
      </w:pPr>
      <w:r>
        <w:rPr>
          <w:b/>
          <w:bCs/>
        </w:rPr>
        <w:t xml:space="preserve">11.2   </w:t>
      </w:r>
      <w:r>
        <w:t xml:space="preserve">No announcement concerning the transaction shall be made by any party without the prior written approval of the others, save as required by law.</w:t>
      </w:r>
    </w:p>
    <w:p>
      <w:pPr>
        <w:pStyle w:val="ListParagraph"/>
        <w:numPr>
          <w:ilvl w:val="0"/>
          <w:numId w:val="3"/>
        </w:numPr>
        <w:spacing w:after="60" w:before="140"/>
      </w:pPr>
      <w:r>
        <w:rPr>
          <w:b/>
          <w:bCs/>
        </w:rPr>
        <w:t xml:space="preserve">NOTICES</w:t>
      </w:r>
    </w:p>
    <w:p>
      <w:pPr>
        <w:spacing w:after="80"/>
      </w:pPr>
      <w:r>
        <w:rPr>
          <w:b/>
          <w:bCs/>
        </w:rPr>
        <w:t xml:space="preserve">12.1   </w:t>
      </w:r>
      <w:r>
        <w:t xml:space="preserve">Any notice under this Agreement shall be in writing and delivered by hand, sent by pre-paid first-class post or sent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w:t>
      </w:r>
    </w:p>
    <w:p>
      <w:pPr>
        <w:pStyle w:val="ListParagraph"/>
        <w:numPr>
          <w:ilvl w:val="0"/>
          <w:numId w:val="3"/>
        </w:numPr>
        <w:spacing w:after="60" w:before="140"/>
      </w:pPr>
      <w:r>
        <w:rPr>
          <w:b/>
          <w:bCs/>
        </w:rPr>
        <w:t xml:space="preserve">ENTIRE AGREEMENT</w:t>
      </w:r>
    </w:p>
    <w:p>
      <w:pPr>
        <w:spacing w:after="80"/>
      </w:pPr>
      <w:r>
        <w:rPr>
          <w:b/>
          <w:bCs/>
        </w:rPr>
        <w:t xml:space="preserve">13.1   </w:t>
      </w:r>
      <w:r>
        <w:t xml:space="preserve">This Agreement, together with the documents referred to in it, constitutes the entire agreement between the parties and supersedes all prior agreements and understandings. Each party acknowledges that it has not relied on any statement not expressly set out in this Agreement, save that nothing limits any liability for fraud.</w:t>
      </w:r>
    </w:p>
    <w:p>
      <w:pPr>
        <w:pStyle w:val="ListParagraph"/>
        <w:numPr>
          <w:ilvl w:val="0"/>
          <w:numId w:val="3"/>
        </w:numPr>
        <w:spacing w:after="60" w:before="140"/>
      </w:pPr>
      <w:r>
        <w:rPr>
          <w:b/>
          <w:bCs/>
        </w:rPr>
        <w:t xml:space="preserve">ASSIGNMENT</w:t>
      </w:r>
    </w:p>
    <w:p>
      <w:pPr>
        <w:spacing w:after="80"/>
      </w:pPr>
      <w:r>
        <w:rPr>
          <w:b/>
          <w:bCs/>
        </w:rPr>
        <w:t xml:space="preserve">14.1   </w:t>
      </w:r>
      <w:r>
        <w:t xml:space="preserve">No party may assign or otherwise dispose of any of its rights under this Agreement without the prior written consent of the others, save that the Buyer may assign its rights to a member of its group.</w:t>
      </w:r>
    </w:p>
    <w:p>
      <w:pPr>
        <w:pStyle w:val="ListParagraph"/>
        <w:numPr>
          <w:ilvl w:val="0"/>
          <w:numId w:val="3"/>
        </w:numPr>
        <w:spacing w:after="60" w:before="140"/>
      </w:pPr>
      <w:r>
        <w:rPr>
          <w:b/>
          <w:bCs/>
        </w:rPr>
        <w:t xml:space="preserve">VARIATION AND WAIVER</w:t>
      </w:r>
    </w:p>
    <w:p>
      <w:pPr>
        <w:spacing w:after="80"/>
      </w:pPr>
      <w:r>
        <w:rPr>
          <w:b/>
          <w:bCs/>
        </w:rPr>
        <w:t xml:space="preserve">15.1   </w:t>
      </w:r>
      <w:r>
        <w:t xml:space="preserve">No variation of this Agreement is effective unless in writing and signed by or on behalf of each party. No failure or delay in exercising any right is a waiver of it.</w:t>
      </w:r>
    </w:p>
    <w:p>
      <w:pPr>
        <w:pStyle w:val="ListParagraph"/>
        <w:numPr>
          <w:ilvl w:val="0"/>
          <w:numId w:val="3"/>
        </w:numPr>
        <w:spacing w:after="60" w:before="140"/>
      </w:pPr>
      <w:r>
        <w:rPr>
          <w:b/>
          <w:bCs/>
        </w:rPr>
        <w:t xml:space="preserve">THIRD PARTY RIGHTS</w:t>
      </w:r>
    </w:p>
    <w:p>
      <w:pPr>
        <w:spacing w:after="80"/>
      </w:pPr>
      <w:r>
        <w:rPr>
          <w:b/>
          <w:bCs/>
        </w:rPr>
        <w:t xml:space="preserve">16.1   </w:t>
      </w:r>
      <w:r>
        <w:t xml:space="preserve">Except as expressly provided, a person who is not a party to this Agreement has no right under the Contracts (Rights of Third Parties) Act 1999 to enforce any of its terms.</w:t>
      </w:r>
    </w:p>
    <w:p>
      <w:pPr>
        <w:pStyle w:val="ListParagraph"/>
        <w:numPr>
          <w:ilvl w:val="0"/>
          <w:numId w:val="3"/>
        </w:numPr>
        <w:spacing w:after="60" w:before="140"/>
      </w:pPr>
      <w:r>
        <w:rPr>
          <w:b/>
          <w:bCs/>
        </w:rPr>
        <w:t xml:space="preserve">COSTS</w:t>
      </w:r>
    </w:p>
    <w:p>
      <w:pPr>
        <w:spacing w:after="80"/>
      </w:pPr>
      <w:r>
        <w:rPr>
          <w:b/>
          <w:bCs/>
        </w:rPr>
        <w:t xml:space="preserve">17.1   </w:t>
      </w:r>
      <w:r>
        <w:t xml:space="preserve">Except as otherwise provided, each party shall bear its own costs in connection with the negotiation, preparation and completion of this Agreement.</w:t>
      </w:r>
    </w:p>
    <w:p>
      <w:pPr>
        <w:pStyle w:val="ListParagraph"/>
        <w:numPr>
          <w:ilvl w:val="0"/>
          <w:numId w:val="3"/>
        </w:numPr>
        <w:spacing w:after="60" w:before="140"/>
      </w:pPr>
      <w:r>
        <w:rPr>
          <w:b/>
          <w:bCs/>
        </w:rPr>
        <w:t xml:space="preserve">COUNTERPARTS</w:t>
      </w:r>
    </w:p>
    <w:p>
      <w:pPr>
        <w:spacing w:after="80"/>
      </w:pPr>
      <w:r>
        <w:rPr>
          <w:b/>
          <w:bCs/>
        </w:rPr>
        <w:t xml:space="preserve">18.1   </w:t>
      </w:r>
      <w:r>
        <w:t xml:space="preserve">This Agreement may be executed in any number of counterparts, each of which when executed is an original, and all of which together constitute one agreement.</w:t>
      </w:r>
    </w:p>
    <w:p>
      <w:pPr>
        <w:pStyle w:val="ListParagraph"/>
        <w:numPr>
          <w:ilvl w:val="0"/>
          <w:numId w:val="3"/>
        </w:numPr>
        <w:spacing w:after="60" w:before="140"/>
      </w:pPr>
      <w:r>
        <w:rPr>
          <w:b/>
          <w:bCs/>
        </w:rPr>
        <w:t xml:space="preserve">GOVERNING LAW AND JURISDICTION</w:t>
      </w:r>
    </w:p>
    <w:p>
      <w:pPr>
        <w:spacing w:after="80"/>
      </w:pPr>
      <w:r>
        <w:rPr>
          <w:b/>
          <w:bCs/>
        </w:rPr>
        <w:t xml:space="preserve">19.1   </w:t>
      </w:r>
      <w:r>
        <w:t xml:space="preserve">This Agreement and any dispute arising out of or in connection with it are governed by and construed in accordance with the law of England and Wales. The parties irrevocably submit to the exclusive jurisdiction of the courts of England and Wales.</w:t>
      </w:r>
    </w:p>
    <w:p>
      <w:pPr>
        <w:pageBreakBefore/>
      </w:pPr>
      <w:r>
        <w:rPr>
          <w:b/>
          <w:bCs/>
          <w:sz w:val="24"/>
          <w:szCs w:val="24"/>
        </w:rPr>
        <w:t xml:space="preserve">SCHEDULE 1 — THE COMPANY AND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Item</w:t>
            </w:r>
          </w:p>
        </w:tc>
        <w:tc>
          <w:tcPr>
            <w:tcW w:type="dxa" w:w="60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Detail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Company</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Marina Holdings Limited</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Company number</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06738214</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office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Yard, Hamble-le-Rice, Southampton SO31 4HA</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Issued share capital</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ordinary shares of £0.01 each</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Directors</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Gregory Tidewell; Eleanor Tidewell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Secretary</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Eleanor Tidewell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Accounting reference date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December</w:t>
            </w:r>
          </w:p>
        </w:tc>
      </w:tr>
    </w:tbl>
    <w:p>
      <w:pPr>
        <w:spacing w:after="80" w:before="120"/>
      </w:pPr>
      <w:r>
        <w:rPr>
          <w:b/>
          <w:bCs/>
        </w:rPr>
        <w:t xml:space="preserve">Sellers and apportionment of Consideration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26"/>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Seller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Shares held</w:t>
            </w:r>
          </w:p>
        </w:tc>
        <w:tc>
          <w:tcPr>
            <w:tcW w:type="dxa" w:w="1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 of Shares</w:t>
            </w:r>
          </w:p>
        </w:tc>
        <w:tc>
          <w:tcPr>
            <w:tcW w:type="dxa" w:w="2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Equity Consideration (£)</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Gregory Tidewell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700,000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70%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15,680,000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Eleanor Tidewell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6,720,000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Total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22,400,000</w:t>
            </w:r>
          </w:p>
        </w:tc>
      </w:tr>
    </w:tbl>
    <w:p>
      <w:pPr>
        <w:pageBreakBefore/>
      </w:pPr>
      <w:r>
        <w:rPr>
          <w:b/>
          <w:bCs/>
          <w:sz w:val="24"/>
          <w:szCs w:val="24"/>
        </w:rPr>
        <w:t xml:space="preserve">SCHEDULE 3 — THE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Property</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Tenure</w:t>
            </w:r>
          </w:p>
        </w:tc>
        <w:tc>
          <w:tcPr>
            <w:tcW w:type="dxa" w:w="40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Title / Lease</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Yard, Hamble-le-Rice</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Freehold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HM Land Registry title HP482116</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Lymington Quay marina berths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Freehold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HM Land Registry title HP501338</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Port Solent dry-stack facility</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Leasehold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Lease dated 4 June 2014 (15-year term)</w:t>
            </w:r>
          </w:p>
        </w:tc>
      </w:tr>
    </w:tbl>
    <w:p>
      <w:pPr>
        <w:pageBreakBefore/>
      </w:pPr>
      <w:r>
        <w:rPr>
          <w:b/>
          <w:bCs/>
          <w:sz w:val="24"/>
          <w:szCs w:val="24"/>
        </w:rPr>
        <w:t xml:space="preserve">SCHEDULE 4 — WARRANTIES</w:t>
      </w:r>
    </w:p>
    <w:p>
      <w:pPr>
        <w:spacing w:after="80" w:before="120"/>
      </w:pPr>
      <w:r>
        <w:rPr>
          <w:b/>
          <w:bCs/>
        </w:rPr>
        <w:t xml:space="preserve">1.  Capacity and authority</w:t>
      </w:r>
    </w:p>
    <w:p>
      <w:pPr>
        <w:spacing w:after="60"/>
        <w:ind w:left="360" w:hanging="360"/>
      </w:pPr>
      <w:r>
        <w:t>1.1   Each Seller has the right, power and authority to enter into and perform this Agreement, which constitutes binding obligations on that Seller.</w:t>
      </w:r>
    </w:p>
    <w:p>
      <w:pPr>
        <w:spacing w:after="60"/>
        <w:ind w:left="360" w:hanging="360"/>
      </w:pPr>
      <w:r>
        <w:t>1.2   The execution and performance of this Agreement does not breach any obligation binding on the Seller or any agreement to which the Company is a party.</w:t>
      </w:r>
    </w:p>
    <w:p>
      <w:pPr>
        <w:spacing w:after="80" w:before="120"/>
      </w:pPr>
      <w:r>
        <w:rPr>
          <w:b/>
          <w:bCs/>
        </w:rPr>
        <w:t xml:space="preserve">2.  The Shares and the Company</w:t>
      </w:r>
    </w:p>
    <w:p>
      <w:pPr>
        <w:spacing w:after="60"/>
        <w:ind w:left="360" w:hanging="360"/>
      </w:pPr>
      <w:r>
        <w:t>2.1   The Shares constitute the entire issued and allotted share capital of the Company, are fully paid and are owned legally and beneficially by the Sellers free from Encumbrances.</w:t>
      </w:r>
    </w:p>
    <w:p>
      <w:pPr>
        <w:spacing w:after="60"/>
        <w:ind w:left="360" w:hanging="360"/>
      </w:pPr>
      <w:r>
        <w:t>2.2   No person has any right to require the allotment, issue, transfer or conversion of any share or loan capital of the Company.</w:t>
      </w:r>
    </w:p>
    <w:p>
      <w:pPr>
        <w:spacing w:after="60"/>
        <w:ind w:left="360" w:hanging="360"/>
      </w:pPr>
      <w:r>
        <w:t>2.3   The Company has no subsidiaries and does not hold shares in any other company.</w:t>
      </w:r>
    </w:p>
    <w:p>
      <w:pPr>
        <w:spacing w:after="80" w:before="120"/>
      </w:pPr>
      <w:r>
        <w:rPr>
          <w:b/>
          <w:bCs/>
        </w:rPr>
        <w:t xml:space="preserve">3.  Accounts and management accounts</w:t>
      </w:r>
    </w:p>
    <w:p>
      <w:pPr>
        <w:spacing w:after="60"/>
        <w:ind w:left="360" w:hanging="360"/>
      </w:pPr>
      <w:r>
        <w:t>3.1   The Accounts have been prepared in accordance with applicable law and accounting standards and give a true and fair view of the assets, liabilities and state of affairs of the Company as at the Accounts Date.</w:t>
      </w:r>
    </w:p>
    <w:p>
      <w:pPr>
        <w:spacing w:after="60"/>
        <w:ind w:left="360" w:hanging="360"/>
      </w:pPr>
      <w:r>
        <w:t>3.2   The Management Accounts have been prepared with reasonable care on a basis consistent with the Accounts and are not misleading in any material respect.</w:t>
      </w:r>
    </w:p>
    <w:p>
      <w:pPr>
        <w:spacing w:after="80" w:before="120"/>
      </w:pPr>
      <w:r>
        <w:rPr>
          <w:b/>
          <w:bCs/>
        </w:rPr>
        <w:t xml:space="preserve">4.  Financial and banking</w:t>
      </w:r>
    </w:p>
    <w:p>
      <w:pPr>
        <w:spacing w:after="60"/>
        <w:ind w:left="360" w:hanging="360"/>
      </w:pPr>
      <w:r>
        <w:t>4.1   The Company has no borrowings other than as disclosed, and the net indebtedness of the Company at Completion does not exceed £2,100,000.</w:t>
      </w:r>
    </w:p>
    <w:p>
      <w:pPr>
        <w:spacing w:after="60"/>
        <w:ind w:left="360" w:hanging="360"/>
      </w:pPr>
      <w:r>
        <w:t>4.2   No event of default under any financing facility has occurred which is outstanding.</w:t>
      </w:r>
    </w:p>
    <w:p>
      <w:pPr>
        <w:spacing w:after="80" w:before="120"/>
      </w:pPr>
      <w:r>
        <w:rPr>
          <w:b/>
          <w:bCs/>
        </w:rPr>
        <w:t xml:space="preserve">5.  Assets</w:t>
      </w:r>
    </w:p>
    <w:p>
      <w:pPr>
        <w:spacing w:after="60"/>
        <w:ind w:left="360" w:hanging="360"/>
      </w:pPr>
      <w:r>
        <w:t>5.1   The Company owns or is entitled to use all assets necessary for the carrying on of its business as currently conducted.</w:t>
      </w:r>
    </w:p>
    <w:p>
      <w:pPr>
        <w:spacing w:after="80" w:before="120"/>
      </w:pPr>
      <w:r>
        <w:rPr>
          <w:b/>
          <w:bCs/>
        </w:rPr>
        <w:t xml:space="preserve">6.  Property</w:t>
      </w:r>
    </w:p>
    <w:p>
      <w:pPr>
        <w:spacing w:after="60"/>
        <w:ind w:left="360" w:hanging="360"/>
      </w:pPr>
      <w:r>
        <w:t>6.1   The Properties listed in Schedule 3 comprise all the land and premises owned, occupied or used by the Company.</w:t>
      </w:r>
    </w:p>
    <w:p>
      <w:pPr>
        <w:spacing w:after="60"/>
        <w:ind w:left="360" w:hanging="360"/>
      </w:pPr>
      <w:r>
        <w:t>6.2   The Company has a good and marketable title to the freehold Properties and a valid subsisting lease in respect of the leasehold Property, and is not in material breach of any covenant affecting the Properties.</w:t>
      </w:r>
    </w:p>
    <w:p>
      <w:pPr>
        <w:spacing w:after="80" w:before="120"/>
      </w:pPr>
      <w:r>
        <w:rPr>
          <w:b/>
          <w:bCs/>
        </w:rPr>
        <w:t xml:space="preserve">7.  Intellectual property and IT</w:t>
      </w:r>
    </w:p>
    <w:p>
      <w:pPr>
        <w:spacing w:after="60"/>
        <w:ind w:left="360" w:hanging="360"/>
      </w:pPr>
      <w:r>
        <w:t>7.1   The Company owns or has the right to use the “Tidewell” name and marks and all other intellectual property used in its business, free from any claim of infringement of which the Sellers are aware.</w:t>
      </w:r>
    </w:p>
    <w:p>
      <w:pPr>
        <w:spacing w:after="80" w:before="120"/>
      </w:pPr>
      <w:r>
        <w:rPr>
          <w:b/>
          <w:bCs/>
        </w:rPr>
        <w:t xml:space="preserve">8.  Contracts</w:t>
      </w:r>
    </w:p>
    <w:p>
      <w:pPr>
        <w:spacing w:after="60"/>
        <w:ind w:left="360" w:hanging="360"/>
      </w:pPr>
      <w:r>
        <w:t>8.1   The Company is not a party to any contract outside the ordinary course of business or which is of a long-term or unusual nature, save as disclosed.</w:t>
      </w:r>
    </w:p>
    <w:p>
      <w:pPr>
        <w:spacing w:after="60"/>
        <w:ind w:left="360" w:hanging="360"/>
      </w:pPr>
      <w:r>
        <w:t>8.2   So far as the Sellers are aware, no party to a material contract has given notice to terminate it, and Completion will not entitle any party to terminate a material contract except as disclosed.</w:t>
      </w:r>
    </w:p>
    <w:p>
      <w:pPr>
        <w:spacing w:after="80" w:before="120"/>
      </w:pPr>
      <w:r>
        <w:rPr>
          <w:b/>
          <w:bCs/>
        </w:rPr>
        <w:t xml:space="preserve">9.  Compliance and licences</w:t>
      </w:r>
    </w:p>
    <w:p>
      <w:pPr>
        <w:spacing w:after="60"/>
        <w:ind w:left="360" w:hanging="360"/>
      </w:pPr>
      <w:r>
        <w:t>9.1   The Company holds all licences, permits and authorisations necessary to carry on its business, including its harbour and marina operating consents, and is not in material breach of any of them.</w:t>
      </w:r>
    </w:p>
    <w:p>
      <w:pPr>
        <w:spacing w:after="80" w:before="120"/>
      </w:pPr>
      <w:r>
        <w:rPr>
          <w:b/>
          <w:bCs/>
        </w:rPr>
        <w:t xml:space="preserve">10.  Insurance</w:t>
      </w:r>
    </w:p>
    <w:p>
      <w:pPr>
        <w:spacing w:after="60"/>
        <w:ind w:left="360" w:hanging="360"/>
      </w:pPr>
      <w:r>
        <w:t>10.1   The assets and business of the Company are insured to their full replacement value and all premiums have been paid.</w:t>
      </w:r>
    </w:p>
    <w:p>
      <w:pPr>
        <w:spacing w:after="80" w:before="120"/>
      </w:pPr>
      <w:r>
        <w:rPr>
          <w:b/>
          <w:bCs/>
        </w:rPr>
        <w:t xml:space="preserve">11.  Employment</w:t>
      </w:r>
    </w:p>
    <w:p>
      <w:pPr>
        <w:spacing w:after="60"/>
        <w:ind w:left="360" w:hanging="360"/>
      </w:pPr>
      <w:r>
        <w:t>11.1   The particulars of the employees of the Company disclosed to the Buyer are accurate, and there is no outstanding claim or dispute with any employee save as disclosed.</w:t>
      </w:r>
    </w:p>
    <w:p>
      <w:pPr>
        <w:spacing w:after="60"/>
        <w:ind w:left="360" w:hanging="360"/>
      </w:pPr>
      <w:r>
        <w:t>11.2   There is no person employed by the Company who is entitled to a notice period of more than six months, save as disclosed.</w:t>
      </w:r>
    </w:p>
    <w:p>
      <w:pPr>
        <w:spacing w:after="80" w:before="120"/>
      </w:pPr>
      <w:r>
        <w:rPr>
          <w:b/>
          <w:bCs/>
        </w:rPr>
        <w:t xml:space="preserve">12.  Pensions</w:t>
      </w:r>
    </w:p>
    <w:p>
      <w:pPr>
        <w:spacing w:after="60"/>
        <w:ind w:left="360" w:hanging="360"/>
      </w:pPr>
      <w:r>
        <w:t>12.1   The Company operates only a defined-contribution auto-enrolment pension arrangement and has no liability in respect of any defined-benefit scheme.</w:t>
      </w:r>
    </w:p>
    <w:p>
      <w:pPr>
        <w:spacing w:after="80" w:before="120"/>
      </w:pPr>
      <w:r>
        <w:rPr>
          <w:b/>
          <w:bCs/>
        </w:rPr>
        <w:t xml:space="preserve">13.  Environmental</w:t>
      </w:r>
    </w:p>
    <w:p>
      <w:pPr>
        <w:spacing w:after="60"/>
        <w:ind w:left="360" w:hanging="360"/>
      </w:pPr>
      <w:r>
        <w:t>13.1   Save as disclosed in the Phase I environmental report and the Disclosure Letter, the Company has at all material times complied in all material respects with environmental laws applicable to its sites.</w:t>
      </w:r>
    </w:p>
    <w:p>
      <w:pPr>
        <w:spacing w:after="80" w:before="120"/>
      </w:pPr>
      <w:r>
        <w:rPr>
          <w:b/>
          <w:bCs/>
        </w:rPr>
        <w:t xml:space="preserve">14.  Tax</w:t>
      </w:r>
    </w:p>
    <w:p>
      <w:pPr>
        <w:spacing w:after="60"/>
        <w:ind w:left="360" w:hanging="360"/>
      </w:pPr>
      <w:r>
        <w:t>14.1   The Company has duly and punctually made all returns and paid all Tax for which it is liable, and is not involved in any dispute with any Tax authority.</w:t>
      </w:r>
    </w:p>
    <w:p>
      <w:pPr>
        <w:spacing w:after="80" w:before="120"/>
      </w:pPr>
      <w:r>
        <w:rPr>
          <w:b/>
          <w:bCs/>
        </w:rPr>
        <w:t xml:space="preserve">15.  Insolvency</w:t>
      </w:r>
    </w:p>
    <w:p>
      <w:pPr>
        <w:spacing w:after="60"/>
        <w:ind w:left="360" w:hanging="360"/>
      </w:pPr>
      <w:r>
        <w:t>15.1   No order has been made, petition presented or resolution passed for the winding-up of the Company, and no administrator or receiver has been appointed.</w:t>
      </w:r>
    </w:p>
    <w:p>
      <w:pPr>
        <w:spacing w:after="80" w:before="120"/>
      </w:pPr>
      <w:r>
        <w:rPr>
          <w:b/>
          <w:bCs/>
        </w:rPr>
        <w:t xml:space="preserve">16.  Litigation</w:t>
      </w:r>
    </w:p>
    <w:p>
      <w:pPr>
        <w:spacing w:after="60"/>
        <w:ind w:left="360" w:hanging="360"/>
      </w:pPr>
      <w:r>
        <w:t>16.1   The Company is not engaged in any litigation or arbitration proceedings (other than ordinary debt collection), and so far as the Sellers are aware no such proceedings are threatened, save as disclosed.</w:t>
      </w:r>
    </w:p>
    <w:p>
      <w:pPr>
        <w:pageBreakBefore/>
      </w:pPr>
      <w:r>
        <w:rPr>
          <w:b/>
          <w:bCs/>
          <w:sz w:val="24"/>
          <w:szCs w:val="24"/>
        </w:rPr>
        <w:t xml:space="preserve">SCHEDULE 5 — TAX COVENANT</w:t>
      </w:r>
    </w:p>
    <w:p>
      <w:pPr>
        <w:spacing w:after="80"/>
      </w:pPr>
      <w:r>
        <w:rPr>
          <w:b/>
          <w:bCs/>
        </w:rPr>
        <w:t xml:space="preserve">1.   </w:t>
      </w:r>
      <w:r>
        <w:t xml:space="preserve">In this Schedule, “Tax” means all forms of taxation and statutory, governmental, state or local impositions, duties, contributions and levies, and any related penalties, fines, surcharges or interest, whether of the United Kingdom or elsewhere.</w:t>
      </w:r>
    </w:p>
    <w:p>
      <w:pPr>
        <w:spacing w:after="80"/>
      </w:pPr>
      <w:r>
        <w:rPr>
          <w:b/>
          <w:bCs/>
        </w:rPr>
        <w:t xml:space="preserve">2.   </w:t>
      </w:r>
      <w:r>
        <w:t xml:space="preserve">The Sellers covenant to pay the Buyer an amount equal to any liability of the Company to Tax arising in respect of any event occurring, or any income, profits or gains earned, on or before Completion, save to the extent that provision for that liability was made in the Accounts or the liability arises in the ordinary course of business since the Accounts Date.</w:t>
      </w:r>
    </w:p>
    <w:p>
      <w:pPr>
        <w:spacing w:after="80"/>
      </w:pPr>
      <w:r>
        <w:rPr>
          <w:b/>
          <w:bCs/>
        </w:rPr>
        <w:t xml:space="preserve">3.   </w:t>
      </w:r>
      <w:r>
        <w:t xml:space="preserve">The covenant in paragraph 2 does not apply to the extent that the liability would not have arisen but for a voluntary act of the Buyer after Completion outside the ordinary course of business, or arises as a result of a change in the rates of Tax or law after Completion.</w:t>
      </w:r>
    </w:p>
    <w:p>
      <w:pPr>
        <w:spacing w:after="80"/>
      </w:pPr>
      <w:r>
        <w:rPr>
          <w:b/>
          <w:bCs/>
        </w:rPr>
        <w:t xml:space="preserve">4.   </w:t>
      </w:r>
      <w:r>
        <w:t xml:space="preserve">Any payment under this Schedule shall be made in cleared funds on the later of the date five Business Days before the Company is due to pay the relevant Tax and the date ten Business Days after the Buyer has notified the Sellers of the amount due.</w:t>
      </w:r>
    </w:p>
    <w:p>
      <w:pPr>
        <w:spacing w:after="80"/>
      </w:pPr>
      <w:r>
        <w:rPr>
          <w:b/>
          <w:bCs/>
        </w:rPr>
        <w:t xml:space="preserve">5.   </w:t>
      </w:r>
      <w:r>
        <w:t xml:space="preserve">The provisions of Schedule 7 (Limitations on Liability) apply to claims under this Tax Covenant, save that the time limit for claims under this Tax Covenant is seven years from Completion.</w:t>
      </w:r>
    </w:p>
    <w:p>
      <w:pPr>
        <w:pageBreakBefore/>
      </w:pPr>
      <w:r>
        <w:rPr>
          <w:b/>
          <w:bCs/>
          <w:sz w:val="24"/>
          <w:szCs w:val="24"/>
        </w:rPr>
        <w:t xml:space="preserve">SCHEDULE 6 — EARN-OUT (DEFERRED CONSIDERATION)</w:t>
      </w:r>
    </w:p>
    <w:p>
      <w:pPr>
        <w:spacing w:after="80"/>
      </w:pPr>
      <w:r>
        <w:rPr>
          <w:b/>
          <w:bCs/>
        </w:rPr>
        <w:t xml:space="preserve">1.   </w:t>
      </w:r>
      <w:r>
        <w:t xml:space="preserve">The Deferred Consideration is calculated by reference to the audited EBITDA of the Company for the financial year ending 31 December 2026 (“FY2026 EBITDA”),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FY2026 EBITDA</w:t>
            </w:r>
          </w:p>
        </w:tc>
        <w:tc>
          <w:tcPr>
            <w:tcW w:type="dxa" w:w="55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Deferred Consideration</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Less than £3,200,000</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Nil</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£3,200,000 to £3,800,000</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Pro rata between £nil and £1,000,000 on a straight-line basis</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£3,800,000 or more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(the maximum)</w:t>
            </w:r>
          </w:p>
        </w:tc>
      </w:tr>
    </w:tbl>
    <w:p>
      <w:pPr>
        <w:spacing w:after="80"/>
      </w:pPr>
      <w:r>
        <w:rPr>
          <w:b/>
          <w:bCs/>
        </w:rPr>
        <w:t xml:space="preserve">2.   </w:t>
      </w:r>
      <w:r>
        <w:t xml:space="preserve">The audited accounts for FY2026 shall be prepared on a basis consistent with the Accounts and delivered to the Sellers within 20 Business Days of finalisation. The Deferred Consideration (if any) shall be paid within 10 Business Days of agreement or determination of FY2026 EBITDA.</w:t>
      </w:r>
    </w:p>
    <w:p>
      <w:pPr>
        <w:spacing w:after="80"/>
      </w:pPr>
      <w:r>
        <w:rPr>
          <w:b/>
          <w:bCs/>
        </w:rPr>
        <w:t xml:space="preserve">3.   </w:t>
      </w:r>
      <w:r>
        <w:t xml:space="preserve">During the period to 31 December 2026 the Buyer shall procure that the business of the Company is carried on in good faith and shall not take any action with the principal purpose of artificially reducing FY2026 EBITDA.</w:t>
      </w:r>
    </w:p>
    <w:p>
      <w:pPr>
        <w:spacing w:after="80"/>
      </w:pPr>
      <w:r>
        <w:rPr>
          <w:b/>
          <w:bCs/>
        </w:rPr>
        <w:t xml:space="preserve">4.   </w:t>
      </w:r>
      <w:r>
        <w:t xml:space="preserve">If the Sellers dispute the Buyer’s calculation of FY2026 EBITDA, the matter shall be referred to an independent chartered accountant acting as an expert, whose decision (save in the case of manifest error) is final and binding.</w:t>
      </w:r>
    </w:p>
    <w:p>
      <w:pPr>
        <w:pageBreakBefore/>
      </w:pPr>
      <w:r>
        <w:rPr>
          <w:b/>
          <w:bCs/>
          <w:sz w:val="24"/>
          <w:szCs w:val="24"/>
        </w:rPr>
        <w:t xml:space="preserve">SCHEDULE 7 — LIMITATIONS ON LIABILITY</w:t>
      </w:r>
    </w:p>
    <w:p>
      <w:pPr>
        <w:spacing w:after="80"/>
      </w:pPr>
      <w:r>
        <w:rPr>
          <w:b/>
          <w:bCs/>
        </w:rPr>
        <w:t xml:space="preserve">1.   </w:t>
      </w:r>
      <w:r>
        <w:t xml:space="preserve">The aggregate liability of the Sellers in respect of all Claims under the Warranties (other than the Warranties in paragraphs 1 and 2 of Schedule 4 (Capacity and Title) and claims under the Tax Covenant) shall not exceed </w:t>
      </w:r>
      <w:del w:id="1009" w:author="James Osei (Whitfield Carter LLP)" w:date="2025-11-14T16:30:00Z">
        <w:r>
          <w:delText xml:space="preserve">30% of the Equity Consideration, being £6,720,000</w:delText>
        </w:r>
      </w:del>
      <w:ins w:id="1010" w:author="James Osei (Whitfield Carter LLP)" w:date="2025-11-14T16:30:00Z">
        <w:r>
          <w:t xml:space="preserve">27.5% of the Equity Consideration, being £6,160,000</w:t>
        </w:r>
      </w:ins>
      <w:r>
        <w:t xml:space="preserve">.</w:t>
      </w:r>
    </w:p>
    <w:p>
      <w:pPr>
        <w:spacing w:after="80"/>
      </w:pPr>
      <w:r>
        <w:rPr>
          <w:b/>
          <w:bCs/>
        </w:rPr>
        <w:t xml:space="preserve">2.   </w:t>
      </w:r>
      <w:r>
        <w:t xml:space="preserve">The aggregate liability of the Sellers for all claims under this Agreement (including the title Warranties and the Tax Covenant) shall not in any event exceed the Equity Consideration, being £22,400,000.</w:t>
      </w:r>
    </w:p>
    <w:p>
      <w:pPr>
        <w:spacing w:after="80"/>
      </w:pPr>
      <w:r>
        <w:rPr>
          <w:b/>
          <w:bCs/>
        </w:rPr>
        <w:t xml:space="preserve">3.   </w:t>
      </w:r>
      <w:r>
        <w:t xml:space="preserve">The Sellers are not liable in respect of a Claim unless: (a) the amount of that Claim exceeds </w:t>
      </w:r>
      <w:del w:id="1015" w:author="James Osei (Whitfield Carter LLP)" w:date="2025-11-14T16:30:00Z">
        <w:r>
          <w:delText xml:space="preserve">£25,000</w:delText>
        </w:r>
      </w:del>
      <w:ins w:id="1016" w:author="James Osei (Whitfield Carter LLP)" w:date="2025-11-14T16:30:00Z">
        <w:r>
          <w:t xml:space="preserve">£30,000</w:t>
        </w:r>
      </w:ins>
      <w:r>
        <w:t xml:space="preserve"> (claims below which are disregarded); and (b) the aggregate amount of all Claims for which the Sellers would otherwise be liable exceeds £224,000, in which case the Sellers are liable for the whole amount and not merely the excess.</w:t>
      </w:r>
    </w:p>
    <w:p>
      <w:pPr>
        <w:spacing w:after="80"/>
      </w:pPr>
      <w:r>
        <w:rPr>
          <w:b/>
          <w:bCs/>
        </w:rPr>
        <w:t xml:space="preserve">4.   </w:t>
      </w:r>
      <w:r>
        <w:t xml:space="preserve">The Sellers are not liable in respect of a Claim unless the Buyer has given written notice of it: (a) in the case of a Claim under the Tax Covenant or the Tax Warranties, within seven years of Completion; and (b) in the case of any other Claim, within </w:t>
      </w:r>
      <w:del w:id="1011" w:author="James Osei (Whitfield Carter LLP)" w:date="2025-11-14T16:30:00Z">
        <w:r>
          <w:delText xml:space="preserve">24 months</w:delText>
        </w:r>
      </w:del>
      <w:ins w:id="1012" w:author="James Osei (Whitfield Carter LLP)" w:date="2025-11-14T16:30:00Z">
        <w:r>
          <w:t xml:space="preserve">21 months</w:t>
        </w:r>
      </w:ins>
      <w:r>
        <w:t xml:space="preserve"> of Completion.</w:t>
      </w:r>
    </w:p>
    <w:p>
      <w:pPr>
        <w:spacing w:after="80"/>
      </w:pPr>
      <w:r>
        <w:rPr>
          <w:b/>
          <w:bCs/>
        </w:rPr>
        <w:t xml:space="preserve">5.   </w:t>
      </w:r>
      <w:r>
        <w:t xml:space="preserve">The Sellers are not liable in respect of a Claim to the extent that the matter giving rise to it was fairly disclosed in the Disclosure Letter, was provided for in the Accounts, or arises from a change in law or accounting practice after Completion.</w:t>
      </w:r>
    </w:p>
    <w:p>
      <w:pPr>
        <w:spacing w:after="80"/>
      </w:pPr>
      <w:r>
        <w:rPr>
          <w:b/>
          <w:bCs/>
        </w:rPr>
        <w:t xml:space="preserve">6.   </w:t>
      </w:r>
      <w:r>
        <w:t xml:space="preserve">The Buyer shall not be entitled to recover more than once in respect of the same loss.</w:t>
      </w:r>
    </w:p>
    <w:p>
      <w:pPr>
        <w:pageBreakBefore/>
      </w:pPr>
      <w:r>
        <w:rPr>
          <w:b/>
          <w:bCs/>
          <w:sz w:val="24"/>
          <w:szCs w:val="24"/>
        </w:rPr>
        <w:t xml:space="preserve">EXECUTION</w:t>
      </w:r>
    </w:p>
    <w:p>
      <w:pPr>
        <w:spacing w:after="120"/>
      </w:pPr>
      <w:r>
        <w:t xml:space="preserve">This Agreement has been entered into on the date stated at the beginning of it.</w:t>
      </w:r>
    </w:p>
    <w:p>
      <w:pPr>
        <w:spacing w:before="200"/>
      </w:pPr>
      <w:r>
        <w:t xml:space="preserve">SIGNED by GREGORY TIDEWELL</w:t>
      </w:r>
    </w:p>
    <w:p>
      <w:pPr>
        <w:spacing w:after="120"/>
      </w:pPr>
      <w:r>
        <w:t xml:space="preserve">Signature: ............................................</w:t>
      </w:r>
    </w:p>
    <w:p>
      <w:pPr>
        <w:spacing w:before="160"/>
      </w:pPr>
      <w:r>
        <w:t xml:space="preserve">SIGNED by ELEANOR TIDEWELL</w:t>
      </w:r>
    </w:p>
    <w:p>
      <w:pPr>
        <w:spacing w:after="120"/>
      </w:pPr>
      <w:r>
        <w:t xml:space="preserve">Signature: ............................................</w:t>
      </w:r>
    </w:p>
    <w:p>
      <w:pPr>
        <w:spacing w:before="160"/>
      </w:pPr>
      <w:r>
        <w:t xml:space="preserve">SIGNED for and on behalf of KINGSFORD GROUP LIMITED</w:t>
      </w:r>
    </w:p>
    <w:p>
      <w:pPr>
        <w:spacing w:after="120"/>
      </w:pPr>
      <w:r>
        <w:t xml:space="preserve">Signature: ............................................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Drake — WC-00148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2026-06-26T16:45:22.083Z</dcterms:created>
  <dcterms:modified xsi:type="dcterms:W3CDTF">2026-06-26T16:45:22.083Z</dcterms:modified>
</cp:coreProperties>
</file>

<file path=docProps/custom.xml><?xml version="1.0" encoding="utf-8"?>
<Properties xmlns="http://schemas.openxmlformats.org/officeDocument/2006/custom-properties" xmlns:vt="http://schemas.openxmlformats.org/officeDocument/2006/docPropsVTypes"/>
</file>