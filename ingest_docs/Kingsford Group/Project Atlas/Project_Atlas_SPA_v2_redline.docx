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sz w:val="22"/>
          <w:szCs w:val="22"/>
        </w:rPr>
        <w:t xml:space="preserve">DATED 2026</w:t>
      </w:r>
    </w:p>
    <w:p>
      <w:pPr>
        <w:pBdr>
          <w:bottom w:val="single" w:color="000000" w:sz="6" w:space="6"/>
        </w:pBdr>
        <w:spacing w:after="600"/>
        <w:jc w:val="center"/>
      </w:pPr>
      <w:r>
        <w:t xml:space="preserve"/>
      </w:r>
    </w:p>
    <w:p>
      <w:pPr>
        <w:spacing w:after="120" w:line="276"/>
        <w:jc w:val="center"/>
      </w:pPr>
      <w:r>
        <w:rPr>
          <w:b/>
          <w:bCs/>
        </w:rPr>
        <w:t xml:space="preserve">(1)  THE PERSONS WHOSE NAMES AND ADDRESSES ARE SET OUT IN SCHEDULE 1</w:t>
      </w:r>
    </w:p>
    <w:p>
      <w:pPr>
        <w:spacing w:after="120" w:line="276"/>
        <w:jc w:val="center"/>
      </w:pPr>
      <w:r>
        <w:rPr>
          <w:i/>
          <w:iCs/>
        </w:rPr>
        <w:t xml:space="preserve">as Sellers</w:t>
      </w:r>
    </w:p>
    <w:p>
      <w:pPr>
        <w:spacing w:after="120" w:line="276"/>
        <w:jc w:val="center"/>
      </w:pPr>
      <w:r>
        <w:rPr>
          <w:i/>
          <w:iCs/>
        </w:rPr>
        <w:t xml:space="preserve">and</w:t>
      </w:r>
    </w:p>
    <w:p>
      <w:pPr>
        <w:spacing w:after="120" w:line="276"/>
        <w:jc w:val="center"/>
      </w:pPr>
      <w:r>
        <w:rPr>
          <w:b/>
          <w:bCs/>
        </w:rPr>
        <w:t xml:space="preserve">(2)  KINGSFORD GROUP LIMITED</w:t>
      </w:r>
    </w:p>
    <w:p>
      <w:pPr>
        <w:spacing w:after="120" w:line="276"/>
        <w:jc w:val="center"/>
      </w:pPr>
      <w:r>
        <w:rPr>
          <w:i/>
          <w:iCs/>
        </w:rPr>
        <w:t xml:space="preserve">as Buyer</w:t>
      </w:r>
    </w:p>
    <w:p>
      <w:pPr>
        <w:spacing w:after="200" w:before="800"/>
        <w:jc w:val="center"/>
      </w:pPr>
      <w:r>
        <w:rPr>
          <w:b/>
          <w:bCs/>
          <w:sz w:val="32"/>
          <w:szCs w:val="32"/>
        </w:rPr>
        <w:t xml:space="preserve">SHARE PURCHASE AGREEMENT</w:t>
      </w:r>
    </w:p>
    <w:p>
      <w:pPr>
        <w:spacing w:after="120" w:line="276"/>
        <w:jc w:val="center"/>
      </w:pPr>
      <w:r>
        <w:rPr>
          <w:i/>
          <w:iCs/>
        </w:rPr>
        <w:t xml:space="preserve">relating to the entire issued share capital of</w:t>
      </w:r>
    </w:p>
    <w:p>
      <w:pPr>
        <w:spacing w:after="120" w:line="276"/>
        <w:jc w:val="center"/>
      </w:pPr>
      <w:r>
        <w:rPr>
          <w:b/>
          <w:bCs/>
          <w:sz w:val="26"/>
          <w:szCs w:val="26"/>
        </w:rPr>
        <w:t xml:space="preserve">BRAMPTON LEISURE LIMITED</w:t>
      </w:r>
    </w:p>
    <w:p>
      <w:pPr>
        <w:spacing w:after="120" w:line="276"/>
        <w:jc w:val="center"/>
      </w:pPr>
      <w:r>
        <w:rPr>
          <w:i/>
          <w:iCs/>
        </w:rPr>
        <w:t xml:space="preserve">(Project Atlas)</w:t>
      </w:r>
    </w:p>
    <w:p>
      <w:pPr>
        <w:spacing w:before="1400"/>
        <w:jc w:val="center"/>
      </w:pPr>
      <w:r>
        <w:rPr>
          <w:b/>
          <w:bCs/>
        </w:rPr>
        <w:t xml:space="preserve">Whitfield Carter LLP</w:t>
      </w:r>
    </w:p>
    <w:p>
      <w:pPr>
        <w:spacing w:after="120" w:line="276"/>
        <w:jc w:val="center"/>
      </w:pPr>
      <w:r>
        <w:rPr>
          <w:sz w:val="18"/>
          <w:szCs w:val="18"/>
        </w:rPr>
        <w:t xml:space="preserve">22 Bishopsgate, London EC2N 4BQ</w:t>
      </w:r>
    </w:p>
    <w:p>
      <w:pPr>
        <w:spacing w:after="120" w:line="276"/>
        <w:jc w:val="center"/>
      </w:pPr>
      <w:r>
        <w:rPr>
          <w:i/>
          <w:iCs/>
          <w:sz w:val="16"/>
          <w:szCs w:val="16"/>
        </w:rPr>
        <w:t xml:space="preserve">Ref: SW/JO/ATLAS/0112  —  v2 REDLINE against v1 — Sellers' mark-up (Harland Vesey LLP), 5 December 2025 — Subject to Contract</w:t>
      </w:r>
    </w:p>
    <w:p>
      <w:r>
        <w:br w:type="page"/>
      </w:r>
    </w:p>
    <w:p>
      <w:pPr>
        <w:spacing w:after="120" w:line="276"/>
        <w:jc w:val="both"/>
      </w:pPr>
      <w:r>
        <w:rPr>
          <w:b/>
          <w:bCs/>
        </w:rPr>
        <w:t xml:space="preserve">THIS AGREEMENT</w:t>
      </w:r>
      <w:r>
        <w:t xml:space="preserve"> is made on the date set out above</w:t>
      </w:r>
    </w:p>
    <w:p>
      <w:pPr>
        <w:spacing w:after="120" w:line="276"/>
        <w:jc w:val="both"/>
      </w:pPr>
      <w:r>
        <w:rPr>
          <w:b/>
          <w:bCs/>
        </w:rPr>
        <w:t xml:space="preserve">BETWEEN:</w:t>
      </w:r>
    </w:p>
    <w:p>
      <w:pPr>
        <w:tabs>
          <w:tab w:val="left" w:pos="720"/>
        </w:tabs>
        <w:spacing w:after="120" w:line="276"/>
        <w:ind w:left="720" w:hanging="720"/>
        <w:jc w:val="both"/>
      </w:pPr>
      <w:r>
        <w:t xml:space="preserve">(1)	</w:t>
      </w:r>
      <w:r>
        <w:t xml:space="preserve">the persons whose names and addresses are set out in column (1) of Schedule 1 (together the “Sellers” and each a “Seller”); and</w:t>
      </w:r>
    </w:p>
    <w:p>
      <w:pPr>
        <w:tabs>
          <w:tab w:val="left" w:pos="720"/>
        </w:tabs>
        <w:spacing w:after="120" w:line="276"/>
        <w:ind w:left="720" w:hanging="720"/>
        <w:jc w:val="both"/>
      </w:pPr>
      <w:r>
        <w:t xml:space="preserve">(2)	</w:t>
      </w:r>
      <w:r>
        <w:t xml:space="preserve">KINGSFORD GROUP LIMITED, a company incorporated in England and Wales with registered number 04829173 whose registered office is at 1 Finsbury Avenue, London EC2M 2PF (the “Buyer”).</w:t>
      </w:r>
    </w:p>
    <w:p>
      <w:pPr>
        <w:spacing w:after="120" w:line="276"/>
        <w:jc w:val="both"/>
      </w:pPr>
      <w:r>
        <w:rPr>
          <w:b/>
          <w:bCs/>
        </w:rPr>
        <w:t xml:space="preserve">BACKGROUND:</w:t>
      </w:r>
    </w:p>
    <w:p>
      <w:pPr>
        <w:tabs>
          <w:tab w:val="left" w:pos="720"/>
        </w:tabs>
        <w:spacing w:after="120" w:line="276"/>
        <w:ind w:left="720" w:hanging="720"/>
        <w:jc w:val="both"/>
      </w:pPr>
      <w:r>
        <w:t xml:space="preserve">(A)	</w:t>
      </w:r>
      <w:r>
        <w:t xml:space="preserve">The Company is a private company limited by shares, brief particulars of which are set out in Part 1 of Schedule 2. It carries on the business of owning and operating premium health and fitness clubs trading under the “Brampton” name.</w:t>
      </w:r>
    </w:p>
    <w:p>
      <w:pPr>
        <w:tabs>
          <w:tab w:val="left" w:pos="720"/>
        </w:tabs>
        <w:spacing w:after="120" w:line="276"/>
        <w:ind w:left="720" w:hanging="720"/>
        <w:jc w:val="both"/>
      </w:pPr>
      <w:r>
        <w:t xml:space="preserve">(B)	</w:t>
      </w:r>
      <w:r>
        <w:t xml:space="preserve">The Sellers are the legal and beneficial owners of, or are otherwise able to procure the transfer of, the Shares, comprising the entire issued and to-be-issued share capital of the Company.</w:t>
      </w:r>
    </w:p>
    <w:p>
      <w:pPr>
        <w:tabs>
          <w:tab w:val="left" w:pos="720"/>
        </w:tabs>
        <w:spacing w:after="120" w:line="276"/>
        <w:ind w:left="720" w:hanging="720"/>
        <w:jc w:val="both"/>
      </w:pPr>
      <w:r>
        <w:t xml:space="preserve">(C)	</w:t>
      </w:r>
      <w:r>
        <w:t xml:space="preserve">The Sellers have agreed to sell and the Buyer has agreed to buy the Shares on the terms and subject to the conditions of this Agreement.</w:t>
      </w:r>
    </w:p>
    <w:p>
      <w:pPr>
        <w:spacing w:after="120" w:line="276"/>
        <w:jc w:val="both"/>
      </w:pPr>
      <w:r>
        <w:rPr>
          <w:b/>
          <w:bCs/>
        </w:rPr>
        <w:t xml:space="preserve">IT IS AGREED as follows:</w:t>
      </w:r>
    </w:p>
    <w:p>
      <w:pPr>
        <w:pStyle w:val="Heading1"/>
      </w:pPr>
      <w:r>
        <w:t xml:space="preserve">1.  Definitions and Interpretation</w:t>
      </w:r>
    </w:p>
    <w:p>
      <w:pPr>
        <w:tabs>
          <w:tab w:val="left" w:pos="720"/>
        </w:tabs>
        <w:spacing w:after="120" w:line="276"/>
        <w:ind w:left="720" w:hanging="720"/>
        <w:jc w:val="both"/>
      </w:pPr>
      <w:r>
        <w:t xml:space="preserve">1.1	</w:t>
      </w:r>
      <w:r>
        <w:t xml:space="preserve">In this Agreement, unless the context otherwise requires, the following words and expressions have the following meanings:</w:t>
      </w:r>
    </w:p>
    <w:p>
      <w:pPr>
        <w:spacing w:after="100" w:line="276"/>
        <w:ind w:left="720"/>
        <w:jc w:val="both"/>
      </w:pPr>
      <w:r>
        <w:rPr>
          <w:b/>
          <w:bCs/>
        </w:rPr>
        <w:t xml:space="preserve">“Accounts” </w:t>
      </w:r>
      <w:r>
        <w:t xml:space="preserve">means the audited consolidated financial statements of the Company and each Subsidiary for the financial year ended 31 March 2025, comprising the balance sheet, profit and loss account, cash flow statement, notes and directors' and auditors' reports.</w:t>
      </w:r>
    </w:p>
    <w:p>
      <w:pPr>
        <w:spacing w:after="100" w:line="276"/>
        <w:ind w:left="720"/>
        <w:jc w:val="both"/>
      </w:pPr>
      <w:r>
        <w:rPr>
          <w:b/>
          <w:bCs/>
        </w:rPr>
        <w:t xml:space="preserve">“Accounts Date” </w:t>
      </w:r>
      <w:r>
        <w:t xml:space="preserve">means 31 March 2025.</w:t>
      </w:r>
    </w:p>
    <w:p>
      <w:pPr>
        <w:spacing w:after="100" w:line="276"/>
        <w:ind w:left="720"/>
        <w:jc w:val="both"/>
      </w:pPr>
      <w:r>
        <w:rPr>
          <w:b/>
          <w:bCs/>
        </w:rPr>
        <w:t xml:space="preserve">“Adjusted EBITDA” </w:t>
      </w:r>
      <w:r>
        <w:t xml:space="preserve">means in respect of any period, the consolidated earnings of the Group before interest, taxation, depreciation and amortisation, adjusted in accordance with the policies set out in Part 2 of Schedule 8.</w:t>
      </w:r>
    </w:p>
    <w:p>
      <w:pPr>
        <w:spacing w:after="100" w:line="276"/>
        <w:ind w:left="720"/>
        <w:jc w:val="both"/>
      </w:pPr>
      <w:r>
        <w:rPr>
          <w:b/>
          <w:bCs/>
        </w:rPr>
        <w:t xml:space="preserve">“Business Day” </w:t>
      </w:r>
      <w:r>
        <w:t xml:space="preserve">means a day (other than a Saturday, Sunday or public holiday) on which clearing banks are generally open for business in the City of London.</w:t>
      </w:r>
    </w:p>
    <w:p>
      <w:pPr>
        <w:spacing w:after="100" w:line="276"/>
        <w:ind w:left="720"/>
        <w:jc w:val="both"/>
      </w:pPr>
      <w:r>
        <w:rPr>
          <w:b/>
          <w:bCs/>
        </w:rPr>
        <w:t xml:space="preserve">“Buyer's Group” </w:t>
      </w:r>
      <w:r>
        <w:t xml:space="preserve">means the Buyer, its subsidiaries and subsidiary undertakings, any holding company of the Buyer and all other subsidiaries of any such holding company from time to time.</w:t>
      </w:r>
    </w:p>
    <w:p>
      <w:pPr>
        <w:spacing w:after="100" w:line="276"/>
        <w:ind w:left="720"/>
        <w:jc w:val="both"/>
      </w:pPr>
      <w:r>
        <w:rPr>
          <w:b/>
          <w:bCs/>
        </w:rPr>
        <w:t xml:space="preserve">“Claim” </w:t>
      </w:r>
      <w:r>
        <w:t xml:space="preserve">means a claim by the Buyer for breach of any of the Warranties or under the Tax Covenant.</w:t>
      </w:r>
    </w:p>
    <w:p>
      <w:pPr>
        <w:spacing w:after="100" w:line="276"/>
        <w:ind w:left="720"/>
        <w:jc w:val="both"/>
      </w:pPr>
      <w:r>
        <w:rPr>
          <w:b/>
          <w:bCs/>
        </w:rPr>
        <w:t xml:space="preserve">“Companies Act” </w:t>
      </w:r>
      <w:r>
        <w:t xml:space="preserve">means the Companies Act 2006.</w:t>
      </w:r>
    </w:p>
    <w:p>
      <w:pPr>
        <w:spacing w:after="100" w:line="276"/>
        <w:ind w:left="720"/>
        <w:jc w:val="both"/>
      </w:pPr>
      <w:r>
        <w:rPr>
          <w:b/>
          <w:bCs/>
        </w:rPr>
        <w:t xml:space="preserve">“Company” </w:t>
      </w:r>
      <w:r>
        <w:t xml:space="preserve">means Brampton Leisure Limited, a company incorporated in England and Wales with registered number 05512984, brief particulars of which are set out in Part 1 of Schedule 2.</w:t>
      </w:r>
    </w:p>
    <w:p>
      <w:pPr>
        <w:spacing w:after="100" w:line="276"/>
        <w:ind w:left="720"/>
        <w:jc w:val="both"/>
      </w:pPr>
      <w:r>
        <w:rPr>
          <w:b/>
          <w:bCs/>
        </w:rPr>
        <w:t xml:space="preserve">“Completion” </w:t>
      </w:r>
      <w:r>
        <w:t xml:space="preserve">means completion of the sale and purchase of the Shares in accordance with clause 7.</w:t>
      </w:r>
    </w:p>
    <w:p>
      <w:pPr>
        <w:spacing w:after="100" w:line="276"/>
        <w:ind w:left="720"/>
        <w:jc w:val="both"/>
      </w:pPr>
      <w:r>
        <w:rPr>
          <w:b/>
          <w:bCs/>
        </w:rPr>
        <w:t xml:space="preserve">“Completion Date” </w:t>
      </w:r>
      <w:r>
        <w:t xml:space="preserve">means the date on which Completion takes place.</w:t>
      </w:r>
    </w:p>
    <w:p>
      <w:pPr>
        <w:spacing w:after="100" w:line="276"/>
        <w:ind w:left="720"/>
        <w:jc w:val="both"/>
      </w:pPr>
      <w:r>
        <w:rPr>
          <w:b/>
          <w:bCs/>
        </w:rPr>
        <w:t xml:space="preserve">“Conditions” </w:t>
      </w:r>
      <w:r>
        <w:t xml:space="preserve">means the conditions to Completion set out in clause 5.1.</w:t>
      </w:r>
    </w:p>
    <w:p>
      <w:pPr>
        <w:spacing w:after="100" w:line="276"/>
        <w:ind w:left="720"/>
        <w:jc w:val="both"/>
      </w:pPr>
      <w:r>
        <w:rPr>
          <w:b/>
          <w:bCs/>
        </w:rPr>
        <w:t xml:space="preserve">“Consideration” </w:t>
      </w:r>
      <w:r>
        <w:t xml:space="preserve">means the consideration for the Shares payable by the Buyer to the Sellers in accordance with clause 3.</w:t>
      </w:r>
    </w:p>
    <w:p>
      <w:pPr>
        <w:spacing w:after="100" w:line="276"/>
        <w:ind w:left="720"/>
        <w:jc w:val="both"/>
      </w:pPr>
      <w:r>
        <w:rPr>
          <w:b/>
          <w:bCs/>
        </w:rPr>
        <w:t xml:space="preserve">“Data Room” </w:t>
      </w:r>
      <w:r>
        <w:t xml:space="preserve">means the electronic data room hosted by the Sellers' advisers under the project name 'Atlas', the contents of which are listed on the index at Schedule 7 and have been delivered to the Buyer on a USB drive on the date of this Agreement.</w:t>
      </w:r>
    </w:p>
    <w:p>
      <w:pPr>
        <w:spacing w:after="100" w:line="276"/>
        <w:ind w:left="720"/>
        <w:jc w:val="both"/>
      </w:pPr>
      <w:r>
        <w:rPr>
          <w:b/>
          <w:bCs/>
        </w:rPr>
        <w:t xml:space="preserve">“Deferred Consideration” </w:t>
      </w:r>
      <w:r>
        <w:t xml:space="preserve">means the sum of up to £2,000,000 payable in accordance with clause 4 and Schedule 5.</w:t>
      </w:r>
    </w:p>
    <w:p>
      <w:pPr>
        <w:spacing w:after="100" w:line="276"/>
        <w:ind w:left="720"/>
        <w:jc w:val="both"/>
      </w:pPr>
      <w:r>
        <w:rPr>
          <w:b/>
          <w:bCs/>
        </w:rPr>
        <w:t xml:space="preserve">“Disclosed” </w:t>
      </w:r>
      <w:r>
        <w:t xml:space="preserve">means fairly disclosed (with sufficient detail to enable the Buyer to identify the nature and scope of the matter disclosed) by or under the Disclosure Letter.</w:t>
      </w:r>
    </w:p>
    <w:p>
      <w:pPr>
        <w:spacing w:after="100" w:line="276"/>
        <w:ind w:left="720"/>
        <w:jc w:val="both"/>
      </w:pPr>
      <w:r>
        <w:rPr>
          <w:b/>
          <w:bCs/>
        </w:rPr>
        <w:t xml:space="preserve">“Disclosure Letter” </w:t>
      </w:r>
      <w:r>
        <w:t xml:space="preserve">means the letter described as such, having the same date as this Agreement, from the Sellers to the Buyer in relation to the Warranties, together with its schedules and the Disclosure Bundle.</w:t>
      </w:r>
    </w:p>
    <w:p>
      <w:pPr>
        <w:spacing w:after="100" w:line="276"/>
        <w:ind w:left="720"/>
        <w:jc w:val="both"/>
      </w:pPr>
      <w:r>
        <w:rPr>
          <w:b/>
          <w:bCs/>
        </w:rPr>
        <w:t xml:space="preserve">“Encumbrance” </w:t>
      </w:r>
      <w:r>
        <w:t xml:space="preserve">means any mortgage, charge (fixed or floating), pledge, lien, option, right of pre-emption, right to acquire, assignment by way of security, trust arrangement for the purpose of providing security or other security interest of any kind, and any agreement to create any of the foregoing.</w:t>
      </w:r>
    </w:p>
    <w:p>
      <w:pPr>
        <w:spacing w:after="100" w:line="276"/>
        <w:ind w:left="720"/>
        <w:jc w:val="both"/>
      </w:pPr>
      <w:r>
        <w:rPr>
          <w:b/>
          <w:bCs/>
        </w:rPr>
        <w:t xml:space="preserve">“Escrow Account” </w:t>
      </w:r>
      <w:r>
        <w:t xml:space="preserve">means the interest-bearing deposit account in the joint names of the Sellers' Solicitors and the Buyer's Solicitors to be operated in accordance with the Escrow Letter, into which the Retention Amount is to be paid at Completion.</w:t>
      </w:r>
    </w:p>
    <w:p>
      <w:pPr>
        <w:spacing w:after="100" w:line="276"/>
        <w:ind w:left="720"/>
        <w:jc w:val="both"/>
      </w:pPr>
      <w:r>
        <w:rPr>
          <w:b/>
          <w:bCs/>
        </w:rPr>
        <w:t xml:space="preserve">“Escrow Letter” </w:t>
      </w:r>
      <w:r>
        <w:t xml:space="preserve">means the letter of instruction relating to the Escrow Account in the agreed form between the Sellers' Solicitors, the Buyer's Solicitors and Wycombe Trust Company.</w:t>
      </w:r>
    </w:p>
    <w:p>
      <w:pPr>
        <w:spacing w:after="100" w:line="276"/>
        <w:ind w:left="720"/>
        <w:jc w:val="both"/>
      </w:pPr>
      <w:r>
        <w:rPr>
          <w:b/>
          <w:bCs/>
        </w:rPr>
        <w:t xml:space="preserve">“Group” </w:t>
      </w:r>
      <w:r>
        <w:t xml:space="preserve">means the Company and the Subsidiaries, and 'Group Company' means any of them.</w:t>
      </w:r>
    </w:p>
    <w:p>
      <w:pPr>
        <w:spacing w:after="100" w:line="276"/>
        <w:ind w:left="720"/>
        <w:jc w:val="both"/>
      </w:pPr>
      <w:r>
        <w:rPr>
          <w:b/>
          <w:bCs/>
        </w:rPr>
        <w:t xml:space="preserve">“Intellectual Property Rights” </w:t>
      </w:r>
      <w:r>
        <w:t xml:space="preserve">means patents, trade marks, service marks, registered designs, applications for any of the foregoing, copyright, database rights, design rights, domain names, know-how, trade and business names and any other intellectual property rights in each case whether registered or unregistered.</w:t>
      </w:r>
    </w:p>
    <w:p>
      <w:pPr>
        <w:spacing w:after="100" w:line="276"/>
        <w:ind w:left="720"/>
        <w:jc w:val="both"/>
      </w:pPr>
      <w:r>
        <w:rPr>
          <w:b/>
          <w:bCs/>
        </w:rPr>
        <w:t xml:space="preserve">“Longstop Date” </w:t>
      </w:r>
      <w:r>
        <w:t xml:space="preserve">means 29 January 2026 or such later date as the Buyer and the Sellers' Representative may agree in writing.</w:t>
      </w:r>
    </w:p>
    <w:p>
      <w:pPr>
        <w:spacing w:after="100" w:line="276"/>
        <w:ind w:left="720"/>
        <w:jc w:val="both"/>
      </w:pPr>
      <w:r>
        <w:rPr>
          <w:b/>
          <w:bCs/>
        </w:rPr>
        <w:t xml:space="preserve">“Management Accounts” </w:t>
      </w:r>
      <w:r>
        <w:t xml:space="preserve">means the unaudited monthly management accounts of the Group for the period from the Accounts Date to 30 November 2025, copies of which are contained in the Data Room.</w:t>
      </w:r>
    </w:p>
    <w:p>
      <w:pPr>
        <w:spacing w:after="100" w:line="276"/>
        <w:ind w:left="720"/>
        <w:jc w:val="both"/>
      </w:pPr>
      <w:r>
        <w:rPr>
          <w:b/>
          <w:bCs/>
        </w:rPr>
        <w:t xml:space="preserve">“Permitted Leakage” </w:t>
      </w:r>
      <w:r>
        <w:t xml:space="preserve">means the payments and matters set out in Part 3 of Schedule 8.</w:t>
      </w:r>
    </w:p>
    <w:p>
      <w:pPr>
        <w:spacing w:after="100" w:line="276"/>
        <w:ind w:left="720"/>
        <w:jc w:val="both"/>
      </w:pPr>
      <w:r>
        <w:rPr>
          <w:b/>
          <w:bCs/>
        </w:rPr>
        <w:t xml:space="preserve">“Properties” </w:t>
      </w:r>
      <w:r>
        <w:t xml:space="preserve">means the leasehold properties brief particulars of which are set out in Part 3 of Schedule 2, being the premises from which the Group operates its health and fitness clubs.</w:t>
      </w:r>
    </w:p>
    <w:p>
      <w:pPr>
        <w:spacing w:after="100" w:line="276"/>
        <w:ind w:left="720"/>
        <w:jc w:val="both"/>
      </w:pPr>
      <w:r>
        <w:rPr>
          <w:b/>
          <w:bCs/>
        </w:rPr>
        <w:t xml:space="preserve">“Retention Amount” </w:t>
      </w:r>
      <w:r>
        <w:t xml:space="preserve">means £2,500,000 (two million five hundred thousand pounds).</w:t>
      </w:r>
    </w:p>
    <w:p>
      <w:pPr>
        <w:spacing w:after="100" w:line="276"/>
        <w:ind w:left="720"/>
        <w:jc w:val="both"/>
      </w:pPr>
      <w:r>
        <w:rPr>
          <w:b/>
          <w:bCs/>
        </w:rPr>
        <w:t xml:space="preserve">“Retention Period” </w:t>
      </w:r>
      <w:r>
        <w:t xml:space="preserve">means the period from (and including) the Completion Date to (and including) the date falling 18 months after the Completion Date.</w:t>
      </w:r>
    </w:p>
    <w:p>
      <w:pPr>
        <w:spacing w:after="100" w:line="276"/>
        <w:ind w:left="720"/>
        <w:jc w:val="both"/>
      </w:pPr>
      <w:r>
        <w:rPr>
          <w:b/>
          <w:bCs/>
        </w:rPr>
        <w:t xml:space="preserve">“Sellers' Representative” </w:t>
      </w:r>
      <w:r>
        <w:t xml:space="preserve">means Geoffrey Brampton, or such other person as the Sellers may appoint by written notice to the Buyer in accordance with clause 17.</w:t>
      </w:r>
    </w:p>
    <w:p>
      <w:pPr>
        <w:spacing w:after="100" w:line="276"/>
        <w:ind w:left="720"/>
        <w:jc w:val="both"/>
      </w:pPr>
      <w:r>
        <w:rPr>
          <w:b/>
          <w:bCs/>
        </w:rPr>
        <w:t xml:space="preserve">“Sellers' Solicitors” </w:t>
      </w:r>
      <w:r>
        <w:t xml:space="preserve">means Harland Vesey LLP of 8 Coleman Street, London EC2R 5AL.</w:t>
      </w:r>
    </w:p>
    <w:p>
      <w:pPr>
        <w:spacing w:after="100" w:line="276"/>
        <w:ind w:left="720"/>
        <w:jc w:val="both"/>
      </w:pPr>
      <w:r>
        <w:rPr>
          <w:b/>
          <w:bCs/>
        </w:rPr>
        <w:t xml:space="preserve">“Buyer's Solicitors” </w:t>
      </w:r>
      <w:r>
        <w:t xml:space="preserve">means Whitfield Carter LLP of 22 Bishopsgate, London EC2N 4BQ.</w:t>
      </w:r>
    </w:p>
    <w:p>
      <w:pPr>
        <w:spacing w:after="100" w:line="276"/>
        <w:ind w:left="720"/>
        <w:jc w:val="both"/>
      </w:pPr>
      <w:r>
        <w:rPr>
          <w:b/>
          <w:bCs/>
        </w:rPr>
        <w:t xml:space="preserve">“Shares” </w:t>
      </w:r>
      <w:r>
        <w:t xml:space="preserve">means the 10,000,000 ordinary shares of £0.01 each in the capital of the Company, comprising the entire issued and to-be-issued share capital of the Company, as set out against the names of the Sellers in column (2) of Schedule 1.</w:t>
      </w:r>
    </w:p>
    <w:p>
      <w:pPr>
        <w:spacing w:after="100" w:line="276"/>
        <w:ind w:left="720"/>
        <w:jc w:val="both"/>
      </w:pPr>
      <w:r>
        <w:rPr>
          <w:b/>
          <w:bCs/>
        </w:rPr>
        <w:t xml:space="preserve">“Subsidiaries” </w:t>
      </w:r>
      <w:r>
        <w:t xml:space="preserve">means the companies brief particulars of which are set out in Part 2 of Schedule 2, and 'Subsidiary' means any of them.</w:t>
      </w:r>
    </w:p>
    <w:p>
      <w:pPr>
        <w:spacing w:after="100" w:line="276"/>
        <w:ind w:left="720"/>
        <w:jc w:val="both"/>
      </w:pPr>
      <w:r>
        <w:rPr>
          <w:b/>
          <w:bCs/>
        </w:rPr>
        <w:t xml:space="preserve">“Tax” </w:t>
      </w:r>
      <w:r>
        <w:t xml:space="preserve">means all forms of taxation, duties, levies, imposts and social security charges, including corporation tax, income tax, value added tax, stamp duty, stamp duty land tax and national insurance contributions, together with all related fines, penalties and interest.</w:t>
      </w:r>
    </w:p>
    <w:p>
      <w:pPr>
        <w:spacing w:after="100" w:line="276"/>
        <w:ind w:left="720"/>
        <w:jc w:val="both"/>
      </w:pPr>
      <w:r>
        <w:rPr>
          <w:b/>
          <w:bCs/>
        </w:rPr>
        <w:t xml:space="preserve">“Tax Covenant” </w:t>
      </w:r>
      <w:r>
        <w:t xml:space="preserve">means the covenant relating to Tax set out in Schedule 6.</w:t>
      </w:r>
    </w:p>
    <w:p>
      <w:pPr>
        <w:spacing w:after="100" w:line="276"/>
        <w:ind w:left="720"/>
        <w:jc w:val="both"/>
      </w:pPr>
      <w:r>
        <w:rPr>
          <w:b/>
          <w:bCs/>
        </w:rPr>
        <w:t xml:space="preserve">“Transaction Documents” </w:t>
      </w:r>
      <w:r>
        <w:t xml:space="preserve">means this Agreement, the Disclosure Letter, the Escrow Letter, the Tax Covenant and each other document to be entered into pursuant to this Agreement.</w:t>
      </w:r>
    </w:p>
    <w:p>
      <w:pPr>
        <w:spacing w:after="100" w:line="276"/>
        <w:ind w:left="720"/>
        <w:jc w:val="both"/>
      </w:pPr>
      <w:r>
        <w:rPr>
          <w:b/>
          <w:bCs/>
        </w:rPr>
        <w:t xml:space="preserve">“Warranties” </w:t>
      </w:r>
      <w:r>
        <w:t xml:space="preserve">means the warranties given by the Sellers in clause 8 and set out in Schedule 4, and 'Warranty' means any of them.</w:t>
      </w:r>
    </w:p>
    <w:p>
      <w:pPr>
        <w:spacing w:after="100" w:line="276"/>
        <w:ind w:left="720"/>
        <w:jc w:val="both"/>
      </w:pPr>
      <w:r>
        <w:rPr>
          <w:b/>
          <w:bCs/>
        </w:rPr>
        <w:t xml:space="preserve">“Warrantors” </w:t>
      </w:r>
      <w:r>
        <w:t xml:space="preserve">means Geoffrey Brampton, Cynthia Brampton and David Mercer, and 'Warrantor' means any of them.</w:t>
      </w:r>
    </w:p>
    <w:p>
      <w:pPr>
        <w:tabs>
          <w:tab w:val="left" w:pos="720"/>
        </w:tabs>
        <w:spacing w:after="120" w:line="276"/>
        <w:ind w:left="720" w:hanging="720"/>
        <w:jc w:val="both"/>
      </w:pPr>
      <w:r>
        <w:t xml:space="preserve">1.2	</w:t>
      </w:r>
      <w:r>
        <w:t xml:space="preserve">In this Agreement, unless otherwise specified, a reference to a clause, sub-clause or Schedule is to a clause or sub-clause of, or Schedule to, this Agreement, and the Schedules form part of this Agreement and have the same force and effect as if set out in the body of this Agreement.</w:t>
      </w:r>
    </w:p>
    <w:p>
      <w:pPr>
        <w:tabs>
          <w:tab w:val="left" w:pos="720"/>
        </w:tabs>
        <w:spacing w:after="120" w:line="276"/>
        <w:ind w:left="720" w:hanging="720"/>
        <w:jc w:val="both"/>
      </w:pPr>
      <w:r>
        <w:t xml:space="preserve">1.3	</w:t>
      </w:r>
      <w:r>
        <w:t xml:space="preserve">The headings in this Agreement do not affect its interpretation. A reference to a statute or statutory provision is a reference to it as amended, extended or re-enacted from time to time and includes all subordinate legislation made under it.</w:t>
      </w:r>
    </w:p>
    <w:p>
      <w:pPr>
        <w:tabs>
          <w:tab w:val="left" w:pos="720"/>
        </w:tabs>
        <w:spacing w:after="120" w:line="276"/>
        <w:ind w:left="720" w:hanging="720"/>
        <w:jc w:val="both"/>
      </w:pPr>
      <w:r>
        <w:t xml:space="preserve">1.4	</w:t>
      </w:r>
      <w:r>
        <w:t xml:space="preserve">Words in the singular include the plural and vice versa, and a reference to one gender includes a reference to the other genders. A reference to a “person” includes a natural person, corporate or unincorporated body (whether or not having separate legal personality).</w:t>
      </w:r>
    </w:p>
    <w:p>
      <w:pPr>
        <w:tabs>
          <w:tab w:val="left" w:pos="720"/>
        </w:tabs>
        <w:spacing w:after="120" w:line="276"/>
        <w:ind w:left="720" w:hanging="720"/>
        <w:jc w:val="both"/>
      </w:pPr>
      <w:r>
        <w:t xml:space="preserve">1.5	</w:t>
      </w:r>
      <w:r>
        <w:t xml:space="preserve">Any phrase introduced by the words “including”, “include”, “in particular” or any similar expression is illustrative and does not limit the sense of the words preceding those terms. A reference to “writing” or “written” includes email.</w:t>
      </w:r>
    </w:p>
    <w:p>
      <w:pPr>
        <w:tabs>
          <w:tab w:val="left" w:pos="720"/>
        </w:tabs>
        <w:spacing w:after="120" w:line="276"/>
        <w:ind w:left="720" w:hanging="720"/>
        <w:jc w:val="both"/>
      </w:pPr>
      <w:r>
        <w:t xml:space="preserve">1.6	</w:t>
      </w:r>
      <w:r>
        <w:t xml:space="preserve">Where any statement is qualified by the expression “so far as the Warrantors are aware” or any similar expression, that statement is deemed to be made on the basis of the actual knowledge of the Warrantors having made reasonable enquiries of the senior management of the Group.</w:t>
      </w:r>
    </w:p>
    <w:p>
      <w:pPr>
        <w:pStyle w:val="Heading1"/>
      </w:pPr>
      <w:r>
        <w:t xml:space="preserve">2.  Sale and Purchase of the Shares</w:t>
      </w:r>
    </w:p>
    <w:p>
      <w:pPr>
        <w:tabs>
          <w:tab w:val="left" w:pos="720"/>
        </w:tabs>
        <w:spacing w:after="120" w:line="276"/>
        <w:ind w:left="720" w:hanging="720"/>
        <w:jc w:val="both"/>
      </w:pPr>
      <w:r>
        <w:t xml:space="preserve">2.1	</w:t>
      </w:r>
      <w:r>
        <w:t xml:space="preserve">On and subject to the terms of this Agreement, each Seller (severally as to the Shares set out against its name in Schedule 1) agrees to sell, and the Buyer agrees to buy, the Shares with effect from Completion.</w:t>
      </w:r>
    </w:p>
    <w:p>
      <w:pPr>
        <w:tabs>
          <w:tab w:val="left" w:pos="720"/>
        </w:tabs>
        <w:spacing w:after="120" w:line="276"/>
        <w:ind w:left="720" w:hanging="720"/>
        <w:jc w:val="both"/>
      </w:pPr>
      <w:r>
        <w:t xml:space="preserve">2.2	</w:t>
      </w:r>
      <w:r>
        <w:t xml:space="preserve">Each Seller sells the Shares set out against its name in Schedule 1 with full title guarantee, free from all Encumbrances and together with all rights attaching to them at Completion, including the right to receive all dividends and distributions declared, made or paid on or after the Completion Date.</w:t>
      </w:r>
    </w:p>
    <w:p>
      <w:pPr>
        <w:tabs>
          <w:tab w:val="left" w:pos="720"/>
        </w:tabs>
        <w:spacing w:after="120" w:line="276"/>
        <w:ind w:left="720" w:hanging="720"/>
        <w:jc w:val="both"/>
      </w:pPr>
      <w:r>
        <w:t xml:space="preserve">2.3	</w:t>
      </w:r>
      <w:r>
        <w:t xml:space="preserve">Each Seller waives, and shall procure the waiver of, any rights of pre-emption or other restriction on transfer conferred on it or any other person in respect of any of the Shares under the articles of association of the Company or otherwise.</w:t>
      </w:r>
    </w:p>
    <w:p>
      <w:pPr>
        <w:tabs>
          <w:tab w:val="left" w:pos="720"/>
        </w:tabs>
        <w:spacing w:after="120" w:line="276"/>
        <w:ind w:left="720" w:hanging="720"/>
        <w:jc w:val="both"/>
      </w:pPr>
      <w:r>
        <w:t xml:space="preserve">2.4	</w:t>
      </w:r>
      <w:r>
        <w:t xml:space="preserve">The Buyer is not obliged to complete the purchase of any of the Shares unless the purchase of all of the Shares is completed simultaneously.</w:t>
      </w:r>
    </w:p>
    <w:p>
      <w:pPr>
        <w:pStyle w:val="Heading1"/>
      </w:pPr>
      <w:r>
        <w:t xml:space="preserve">3.  Consideration</w:t>
      </w:r>
    </w:p>
    <w:p>
      <w:pPr>
        <w:tabs>
          <w:tab w:val="left" w:pos="720"/>
        </w:tabs>
        <w:spacing w:after="120" w:line="276"/>
        <w:ind w:left="720" w:hanging="720"/>
        <w:jc w:val="both"/>
      </w:pPr>
      <w:r>
        <w:t xml:space="preserve">3.1	</w:t>
      </w:r>
      <w:r>
        <w:t xml:space="preserve">The total consideration for the sale of the Shares is the sum of £54,500,000 (fifty-four million five hundred thousand pounds), payable as follows:</w:t>
      </w:r>
    </w:p>
    <w:p>
      <w:pPr>
        <w:tabs>
          <w:tab w:val="left" w:pos="1440"/>
        </w:tabs>
        <w:spacing w:after="100" w:line="276"/>
        <w:ind w:left="1440" w:hanging="480"/>
        <w:jc w:val="both"/>
      </w:pPr>
      <w:r>
        <w:t xml:space="preserve">(a)	</w:t>
      </w:r>
      <w:r>
        <w:t xml:space="preserve">as to £50,000,000 (the “Completion Payment”), in cash at Completion in accordance with clause 7;</w:t>
      </w:r>
    </w:p>
    <w:p>
      <w:pPr>
        <w:tabs>
          <w:tab w:val="left" w:pos="1440"/>
        </w:tabs>
        <w:spacing w:after="100" w:line="276"/>
        <w:ind w:left="1440" w:hanging="480"/>
        <w:jc w:val="both"/>
      </w:pPr>
      <w:r>
        <w:t xml:space="preserve">(b)	</w:t>
      </w:r>
      <w:r>
        <w:t xml:space="preserve">as to the Retention Amount of £2,500,000, by payment into the Escrow Account at Completion to be held and released in accordance with clause 13 and Schedule 5; and</w:t>
      </w:r>
    </w:p>
    <w:p>
      <w:pPr>
        <w:tabs>
          <w:tab w:val="left" w:pos="1440"/>
        </w:tabs>
        <w:spacing w:after="100" w:line="276"/>
        <w:ind w:left="1440" w:hanging="480"/>
        <w:jc w:val="both"/>
      </w:pPr>
      <w:r>
        <w:t xml:space="preserve">(c)	</w:t>
      </w:r>
      <w:r>
        <w:t xml:space="preserve">as to up to £2,000,000, as Deferred Consideration payable in accordance with clause 4.</w:t>
      </w:r>
    </w:p>
    <w:p>
      <w:pPr>
        <w:tabs>
          <w:tab w:val="left" w:pos="720"/>
        </w:tabs>
        <w:spacing w:after="120" w:line="276"/>
        <w:ind w:left="720" w:hanging="720"/>
        <w:jc w:val="both"/>
      </w:pPr>
      <w:r>
        <w:t xml:space="preserve">3.2	</w:t>
      </w:r>
      <w:r>
        <w:t xml:space="preserve">The Consideration shall be apportioned among the Sellers in the proportions set out in column (3) of Schedule 1, and the Buyer shall not be concerned to see to the apportionment of the Consideration as between the Sellers. Payment to the Sellers' Solicitors shall be a good and sufficient discharge of the Buyer's obligation to pay the relevant amount.</w:t>
      </w:r>
    </w:p>
    <w:p>
      <w:pPr>
        <w:tabs>
          <w:tab w:val="left" w:pos="720"/>
        </w:tabs>
        <w:spacing w:after="120" w:line="276"/>
        <w:ind w:left="720" w:hanging="720"/>
        <w:jc w:val="both"/>
      </w:pPr>
      <w:r>
        <w:t xml:space="preserve">3.3	</w:t>
      </w:r>
      <w:r>
        <w:t xml:space="preserve">Any payment made by the Sellers (or any of them) to the Buyer in respect of any Claim or under the Tax Covenant shall, so far as possible, be treated as a reduction in the Consideration received by the relevant Seller in respect of the Shares.</w:t>
      </w:r>
    </w:p>
    <w:p>
      <w:pPr>
        <w:tabs>
          <w:tab w:val="left" w:pos="720"/>
        </w:tabs>
        <w:spacing w:after="120" w:line="276"/>
        <w:ind w:left="720" w:hanging="720"/>
        <w:jc w:val="both"/>
      </w:pPr>
      <w:r>
        <w:t xml:space="preserve">3.4	</w:t>
      </w:r>
      <w:r>
        <w:t xml:space="preserve">All sums payable under this Agreement are exclusive of VAT, which shall, where properly chargeable, be paid in addition at the rate and in the manner prescribed by law.</w:t>
      </w:r>
    </w:p>
    <w:p>
      <w:pPr>
        <w:pStyle w:val="Heading1"/>
      </w:pPr>
      <w:r>
        <w:t xml:space="preserve">4.  Deferred Consideration</w:t>
      </w:r>
    </w:p>
    <w:p>
      <w:pPr>
        <w:tabs>
          <w:tab w:val="left" w:pos="720"/>
        </w:tabs>
        <w:spacing w:after="120" w:line="276"/>
        <w:ind w:left="720" w:hanging="720"/>
        <w:jc w:val="both"/>
      </w:pPr>
      <w:r>
        <w:t xml:space="preserve">4.1	</w:t>
      </w:r>
      <w:r>
        <w:t xml:space="preserve">The Deferred Consideration shall be an amount equal to the lesser of (a) £2,000,000 and (b) an amount determined by reference to the Adjusted EBITDA of the Group for the financial year ending 31 March 2026 (the “Earn-out Period”), calculated in accordance with Part 1 of Schedule 8.</w:t>
      </w:r>
    </w:p>
    <w:p>
      <w:pPr>
        <w:tabs>
          <w:tab w:val="left" w:pos="720"/>
        </w:tabs>
        <w:spacing w:after="120" w:line="276"/>
        <w:ind w:left="720" w:hanging="720"/>
        <w:jc w:val="both"/>
      </w:pPr>
      <w:r>
        <w:t xml:space="preserve">4.2	</w:t>
      </w:r>
      <w:r>
        <w:t xml:space="preserve">The full Deferred Consideration of £2,000,000 shall become payable if the Adjusted EBITDA of the Group for the Earn-out Period is equal to or greater than £7,600,000. If Adjusted EBITDA is less than £7,000,000, no Deferred Consideration shall be payable. If Adjusted EBITDA falls between those figures, the Deferred Consideration shall be calculated on a straight-line basis between nil and £2,000,000.</w:t>
      </w:r>
    </w:p>
    <w:p>
      <w:pPr>
        <w:tabs>
          <w:tab w:val="left" w:pos="720"/>
        </w:tabs>
        <w:spacing w:after="120" w:line="276"/>
        <w:ind w:left="720" w:hanging="720"/>
        <w:jc w:val="both"/>
      </w:pPr>
      <w:r>
        <w:t xml:space="preserve">4.3	</w:t>
      </w:r>
      <w:r>
        <w:t xml:space="preserve">Within 60 Business Days after the end of the Earn-out Period the Buyer shall prepare and deliver to the Sellers' Representative a statement setting out its calculation of the Adjusted EBITDA and the resulting Deferred Consideration (the “Earn-out Statement”). The Earn-out Statement shall become final and binding 20 Business Days after delivery unless the Sellers' Representative serves a notice of disagreement, in which case the dispute shall be resolved in accordance with Part 1 of Schedule 8.</w:t>
      </w:r>
    </w:p>
    <w:p>
      <w:pPr>
        <w:tabs>
          <w:tab w:val="left" w:pos="720"/>
        </w:tabs>
        <w:spacing w:after="120" w:line="276"/>
        <w:ind w:left="720" w:hanging="720"/>
        <w:jc w:val="both"/>
      </w:pPr>
      <w:r>
        <w:t xml:space="preserve">4.4	</w:t>
      </w:r>
      <w:r>
        <w:t xml:space="preserve">The Deferred Consideration (if any) shall be paid in cash by the Buyer to the Sellers' Solicitors within 10 Business Days after the Earn-out Statement becomes final and binding, apportioned among the Sellers in the proportions set out in column (3) of Schedule 1.</w:t>
      </w:r>
    </w:p>
    <w:p>
      <w:pPr>
        <w:tabs>
          <w:tab w:val="left" w:pos="720"/>
        </w:tabs>
        <w:spacing w:after="120" w:line="276"/>
        <w:ind w:left="720" w:hanging="720"/>
        <w:jc w:val="both"/>
      </w:pPr>
      <w:r>
        <w:t xml:space="preserve">4.5	</w:t>
      </w:r>
      <w:r>
        <w:t xml:space="preserve">During the Earn-out Period the Buyer shall procure that the business of the Group is carried on in good faith and in the ordinary course and shall not take any action with the principal purpose of artificially reducing the Adjusted EBITDA of the Group for the Earn-out Period.</w:t>
      </w:r>
    </w:p>
    <w:p>
      <w:pPr>
        <w:pStyle w:val="Heading1"/>
      </w:pPr>
      <w:r>
        <w:t xml:space="preserve">5.  Conditions to Completion</w:t>
      </w:r>
    </w:p>
    <w:p>
      <w:pPr>
        <w:tabs>
          <w:tab w:val="left" w:pos="720"/>
        </w:tabs>
        <w:spacing w:after="120" w:line="276"/>
        <w:ind w:left="720" w:hanging="720"/>
        <w:jc w:val="both"/>
      </w:pPr>
      <w:r>
        <w:t xml:space="preserve">5.1	</w:t>
      </w:r>
      <w:r>
        <w:t xml:space="preserve">Completion is conditional on the following Conditions being satisfied (or waived in accordance with clause 5.4) on or before the Longstop Date:</w:t>
      </w:r>
    </w:p>
    <w:p>
      <w:pPr>
        <w:tabs>
          <w:tab w:val="left" w:pos="1440"/>
        </w:tabs>
        <w:spacing w:after="100" w:line="276"/>
        <w:ind w:left="1440" w:hanging="480"/>
        <w:jc w:val="both"/>
      </w:pPr>
      <w:r>
        <w:t xml:space="preserve">(a)	</w:t>
      </w:r>
      <w:r>
        <w:t xml:space="preserve">the passing at a general meeting of the Buyer of such resolutions as are required to approve the transactions contemplated by this Agreement;</w:t>
      </w:r>
    </w:p>
    <w:p>
      <w:pPr>
        <w:tabs>
          <w:tab w:val="left" w:pos="1440"/>
        </w:tabs>
        <w:spacing w:after="100" w:line="276"/>
        <w:ind w:left="1440" w:hanging="480"/>
        <w:jc w:val="both"/>
      </w:pPr>
      <w:r>
        <w:t xml:space="preserve">(b)	</w:t>
      </w:r>
      <w:r>
        <w:t xml:space="preserve">no provision of any applicable law or regulation and no order of any court or governmental authority restraining or prohibiting Completion being in effect; and</w:t>
      </w:r>
    </w:p>
    <w:p>
      <w:pPr>
        <w:tabs>
          <w:tab w:val="left" w:pos="1440"/>
        </w:tabs>
        <w:spacing w:after="100" w:line="276"/>
        <w:ind w:left="1440" w:hanging="480"/>
        <w:jc w:val="both"/>
      </w:pPr>
      <w:r>
        <w:t xml:space="preserve">(c)	</w:t>
      </w:r>
      <w:r>
        <w:t xml:space="preserve">the Warranties remaining true and accurate in all material respects, and there having been no material adverse change in the financial or trading position of the Group, in each case between the date of this Agreement and Completion.</w:t>
      </w:r>
    </w:p>
    <w:p>
      <w:pPr>
        <w:tabs>
          <w:tab w:val="left" w:pos="720"/>
        </w:tabs>
        <w:spacing w:after="120" w:line="276"/>
        <w:ind w:left="720" w:hanging="720"/>
        <w:jc w:val="both"/>
      </w:pPr>
      <w:r>
        <w:t xml:space="preserve">5.2	</w:t>
      </w:r>
      <w:r>
        <w:t xml:space="preserve">The Sellers shall procure that, conditional on Completion, all outstanding options granted under the Company's EMI share option scheme are exercised or released and that the resulting shares are dealt with so that the Buyer acquires the entire issued share capital of the Company at Completion free from any rights of the optionholders.</w:t>
      </w:r>
    </w:p>
    <w:p>
      <w:pPr>
        <w:tabs>
          <w:tab w:val="left" w:pos="720"/>
        </w:tabs>
        <w:spacing w:after="120" w:line="276"/>
        <w:ind w:left="720" w:hanging="720"/>
        <w:jc w:val="both"/>
      </w:pPr>
      <w:r>
        <w:t xml:space="preserve">5.3	</w:t>
      </w:r>
      <w:r>
        <w:t xml:space="preserve">Each party shall use all reasonable endeavours to procure that the Conditions for which it is responsible are satisfied as soon as reasonably practicable and in any event by the Longstop Date, and shall notify the other promptly on becoming aware that any Condition has been satisfied or has become incapable of satisfaction.</w:t>
      </w:r>
    </w:p>
    <w:p>
      <w:pPr>
        <w:tabs>
          <w:tab w:val="left" w:pos="720"/>
        </w:tabs>
        <w:spacing w:after="120" w:line="276"/>
        <w:ind w:left="720" w:hanging="720"/>
        <w:jc w:val="both"/>
      </w:pPr>
      <w:r>
        <w:t xml:space="preserve">5.4	</w:t>
      </w:r>
      <w:r>
        <w:t xml:space="preserve">The Condition in clause 5.1(c) may be waived in whole or in part by the Buyer in writing. The Condition in clause 5.1(a) may be waived only by the Buyer.</w:t>
      </w:r>
    </w:p>
    <w:p>
      <w:pPr>
        <w:tabs>
          <w:tab w:val="left" w:pos="720"/>
        </w:tabs>
        <w:spacing w:after="120" w:line="276"/>
        <w:ind w:left="720" w:hanging="720"/>
        <w:jc w:val="both"/>
      </w:pPr>
      <w:r>
        <w:t xml:space="preserve">5.5	</w:t>
      </w:r>
      <w:r>
        <w:t xml:space="preserve">If any Condition is not satisfied or waived on or before the Longstop Date, this Agreement (other than the Surviving Provisions) shall automatically terminate and no party shall have any claim against any other under it, save in respect of any antecedent breach.</w:t>
      </w:r>
    </w:p>
    <w:p>
      <w:pPr>
        <w:pStyle w:val="Heading1"/>
      </w:pPr>
      <w:r>
        <w:t xml:space="preserve">6.  Conduct of Business Before Completion</w:t>
      </w:r>
    </w:p>
    <w:p>
      <w:pPr>
        <w:tabs>
          <w:tab w:val="left" w:pos="720"/>
        </w:tabs>
        <w:spacing w:after="120" w:line="276"/>
        <w:ind w:left="720" w:hanging="720"/>
        <w:jc w:val="both"/>
      </w:pPr>
      <w:r>
        <w:t xml:space="preserve">6.1	</w:t>
      </w:r>
      <w:r>
        <w:t xml:space="preserve">Between the date of this Agreement and Completion, the Sellers shall procure that each Group Company carries on its business in the ordinary and usual course consistent with past practice and shall not, without the prior written consent of the Buyer (such consent not to be unreasonably withheld or delayed), do or agree to do any of the matters set out in clause 6.2.</w:t>
      </w:r>
    </w:p>
    <w:p>
      <w:pPr>
        <w:tabs>
          <w:tab w:val="left" w:pos="720"/>
        </w:tabs>
        <w:spacing w:after="120" w:line="276"/>
        <w:ind w:left="720" w:hanging="720"/>
        <w:jc w:val="both"/>
      </w:pPr>
      <w:r>
        <w:t xml:space="preserve">6.2	</w:t>
      </w:r>
      <w:r>
        <w:t xml:space="preserve">The matters referred to in clause 6.1 are:</w:t>
      </w:r>
    </w:p>
    <w:p>
      <w:pPr>
        <w:tabs>
          <w:tab w:val="left" w:pos="1440"/>
        </w:tabs>
        <w:spacing w:after="100" w:line="276"/>
        <w:ind w:left="1440" w:hanging="480"/>
        <w:jc w:val="both"/>
      </w:pPr>
      <w:r>
        <w:t xml:space="preserve">(a)	</w:t>
      </w:r>
      <w:r>
        <w:t xml:space="preserve">altering the share or loan capital of any Group Company, or creating, allotting or issuing any shares or securities;</w:t>
      </w:r>
    </w:p>
    <w:p>
      <w:pPr>
        <w:tabs>
          <w:tab w:val="left" w:pos="1440"/>
        </w:tabs>
        <w:spacing w:after="100" w:line="276"/>
        <w:ind w:left="1440" w:hanging="480"/>
        <w:jc w:val="both"/>
      </w:pPr>
      <w:r>
        <w:t xml:space="preserve">(b)	</w:t>
      </w:r>
      <w:r>
        <w:t xml:space="preserve">declaring, making or paying any dividend or other distribution save as constitutes Permitted Leakage;</w:t>
      </w:r>
    </w:p>
    <w:p>
      <w:pPr>
        <w:tabs>
          <w:tab w:val="left" w:pos="1440"/>
        </w:tabs>
        <w:spacing w:after="100" w:line="276"/>
        <w:ind w:left="1440" w:hanging="480"/>
        <w:jc w:val="both"/>
      </w:pPr>
      <w:r>
        <w:t xml:space="preserve">(c)	</w:t>
      </w:r>
      <w:r>
        <w:t xml:space="preserve">disposing of or agreeing to dispose of any material asset or any interest in a Property, or acquiring any material asset, otherwise than in the ordinary course of business;</w:t>
      </w:r>
    </w:p>
    <w:p>
      <w:pPr>
        <w:tabs>
          <w:tab w:val="left" w:pos="1440"/>
        </w:tabs>
        <w:spacing w:after="100" w:line="276"/>
        <w:ind w:left="1440" w:hanging="480"/>
        <w:jc w:val="both"/>
      </w:pPr>
      <w:r>
        <w:t xml:space="preserve">(d)	</w:t>
      </w:r>
      <w:r>
        <w:t xml:space="preserve">entering into, terminating or materially varying any contract which is material to the Group, or incurring any capital expenditure exceeding £150,000 in respect of any single item;</w:t>
      </w:r>
    </w:p>
    <w:p>
      <w:pPr>
        <w:tabs>
          <w:tab w:val="left" w:pos="1440"/>
        </w:tabs>
        <w:spacing w:after="100" w:line="276"/>
        <w:ind w:left="1440" w:hanging="480"/>
        <w:jc w:val="both"/>
      </w:pPr>
      <w:r>
        <w:t xml:space="preserve">(e)	</w:t>
      </w:r>
      <w:r>
        <w:t xml:space="preserve">engaging or dismissing any employee with annual basic salary exceeding £80,000, or making any material change to the terms of employment of any such employee; or</w:t>
      </w:r>
    </w:p>
    <w:p>
      <w:pPr>
        <w:tabs>
          <w:tab w:val="left" w:pos="1440"/>
        </w:tabs>
        <w:spacing w:after="100" w:line="276"/>
        <w:ind w:left="1440" w:hanging="480"/>
        <w:jc w:val="both"/>
      </w:pPr>
      <w:r>
        <w:t xml:space="preserve">(f)	</w:t>
      </w:r>
      <w:r>
        <w:t xml:space="preserve">incurring any additional borrowing or granting any Encumbrance over any of its assets otherwise than in the ordinary course of business.</w:t>
      </w:r>
    </w:p>
    <w:p>
      <w:pPr>
        <w:tabs>
          <w:tab w:val="left" w:pos="720"/>
        </w:tabs>
        <w:spacing w:after="120" w:line="276"/>
        <w:ind w:left="720" w:hanging="720"/>
        <w:jc w:val="both"/>
      </w:pPr>
      <w:r>
        <w:t xml:space="preserve">6.3	</w:t>
      </w:r>
      <w:r>
        <w:t xml:space="preserve">Clause 6.1 shall not operate so as to prevent any Group Company from taking any action reasonably required in an emergency or disaster situation with the intention of minimising any adverse effect on the Group, or any action required by law.</w:t>
      </w:r>
    </w:p>
    <w:p>
      <w:pPr>
        <w:pStyle w:val="Heading1"/>
      </w:pPr>
      <w:r>
        <w:t xml:space="preserve">7.  Completion</w:t>
      </w:r>
    </w:p>
    <w:p>
      <w:pPr>
        <w:tabs>
          <w:tab w:val="left" w:pos="720"/>
        </w:tabs>
        <w:spacing w:after="120" w:line="276"/>
        <w:ind w:left="720" w:hanging="720"/>
        <w:jc w:val="both"/>
      </w:pPr>
      <w:r>
        <w:t xml:space="preserve">7.1	</w:t>
      </w:r>
      <w:r>
        <w:t xml:space="preserve">Completion shall take place at the offices of the Buyer's Solicitors (or at such other place as the parties may agree) on the date falling 3 Business Days after the date on which the last of the Conditions is satisfied or waived, or at such other time and date as the Buyer and the Sellers' Representative may agree.</w:t>
      </w:r>
    </w:p>
    <w:p>
      <w:pPr>
        <w:tabs>
          <w:tab w:val="left" w:pos="720"/>
        </w:tabs>
        <w:spacing w:after="120" w:line="276"/>
        <w:ind w:left="720" w:hanging="720"/>
        <w:jc w:val="both"/>
      </w:pPr>
      <w:r>
        <w:t xml:space="preserve">7.2	</w:t>
      </w:r>
      <w:r>
        <w:t xml:space="preserve">At Completion the Sellers shall do, or procure the doing of, those things listed in Part 1 of Schedule 3, including delivering duly executed transfers of the Shares, the share certificates (or an indemnity in the agreed form), the statutory books of each Group Company, and the written resignations of the resigning directors and the secretary.</w:t>
      </w:r>
    </w:p>
    <w:p>
      <w:pPr>
        <w:tabs>
          <w:tab w:val="left" w:pos="720"/>
        </w:tabs>
        <w:spacing w:after="120" w:line="276"/>
        <w:ind w:left="720" w:hanging="720"/>
        <w:jc w:val="both"/>
      </w:pPr>
      <w:r>
        <w:t xml:space="preserve">7.3	</w:t>
      </w:r>
      <w:r>
        <w:t xml:space="preserve">At Completion the Buyer shall, against compliance by the Sellers with their obligations under clause 7.2, pay the Completion Payment to the Sellers' Solicitors and pay the Retention Amount into the Escrow Account, in each case by electronic transfer of immediately available funds, and shall do those things listed in Part 2 of Schedule 3.</w:t>
      </w:r>
    </w:p>
    <w:p>
      <w:pPr>
        <w:tabs>
          <w:tab w:val="left" w:pos="720"/>
        </w:tabs>
        <w:spacing w:after="120" w:line="276"/>
        <w:ind w:left="720" w:hanging="720"/>
        <w:jc w:val="both"/>
      </w:pPr>
      <w:r>
        <w:t xml:space="preserve">7.4	</w:t>
      </w:r>
      <w:r>
        <w:t xml:space="preserve">Payment of the Completion Payment to the Sellers' Solicitors and of the Retention Amount into the Escrow Account in accordance with clause 7.3 shall discharge the obligations of the Buyer under clause 3.1(a) and (b), and the Buyer shall not be concerned to see to the application of those sums.</w:t>
      </w:r>
    </w:p>
    <w:p>
      <w:pPr>
        <w:tabs>
          <w:tab w:val="left" w:pos="720"/>
        </w:tabs>
        <w:spacing w:after="120" w:line="276"/>
        <w:ind w:left="720" w:hanging="720"/>
        <w:jc w:val="both"/>
      </w:pPr>
      <w:r>
        <w:t xml:space="preserve">7.5	</w:t>
      </w:r>
      <w:r>
        <w:t xml:space="preserve">Neither the Buyer nor the Sellers are obliged to complete this Agreement unless the other complies with all of its obligations under this clause 7 and Schedule 3. If Completion does not take place because a party (the “Defaulting Party”) fails to comply with any of its obligations, the non-defaulting party may, without prejudice to any other right or remedy, defer Completion to a later date, proceed to Completion so far as practicable, or terminate this Agreement by written notice.</w:t>
      </w:r>
    </w:p>
    <w:p>
      <w:pPr>
        <w:pStyle w:val="Heading1"/>
      </w:pPr>
      <w:r>
        <w:t xml:space="preserve">8.  Warranties</w:t>
      </w:r>
    </w:p>
    <w:p>
      <w:pPr>
        <w:tabs>
          <w:tab w:val="left" w:pos="720"/>
        </w:tabs>
        <w:spacing w:after="120" w:line="276"/>
        <w:ind w:left="720" w:hanging="720"/>
        <w:jc w:val="both"/>
      </w:pPr>
      <w:r>
        <w:t xml:space="preserve">8.1	</w:t>
      </w:r>
      <w:r>
        <w:t xml:space="preserve">The Warrantors jointly and severally warrant to the Buyer that, except as Disclosed, each of the Warranties set out in Schedule 4 is true, accurate and not misleading as at the date of this Agreement.</w:t>
      </w:r>
    </w:p>
    <w:p>
      <w:pPr>
        <w:tabs>
          <w:tab w:val="left" w:pos="720"/>
        </w:tabs>
        <w:spacing w:after="120" w:line="276"/>
        <w:ind w:left="720" w:hanging="720"/>
        <w:jc w:val="both"/>
      </w:pPr>
      <w:r>
        <w:t xml:space="preserve">8.2	</w:t>
      </w:r>
      <w:r>
        <w:t xml:space="preserve">The Warrantors further warrant to the Buyer that each of the Warranties will be true, accurate and not misleading in all material respects at Completion as if repeated immediately before Completion by reference to the facts and circumstances then existing.</w:t>
      </w:r>
    </w:p>
    <w:p>
      <w:pPr>
        <w:tabs>
          <w:tab w:val="left" w:pos="720"/>
        </w:tabs>
        <w:spacing w:after="120" w:line="276"/>
        <w:ind w:left="720" w:hanging="720"/>
        <w:jc w:val="both"/>
      </w:pPr>
      <w:r>
        <w:t xml:space="preserve">8.3	</w:t>
      </w:r>
      <w:r>
        <w:t xml:space="preserve">Each of the Warranties is separate and independent and, unless otherwise expressly provided, is not limited by reference to any other Warranty or any other provision of this Agreement.</w:t>
      </w:r>
    </w:p>
    <w:p>
      <w:pPr>
        <w:tabs>
          <w:tab w:val="left" w:pos="720"/>
        </w:tabs>
        <w:spacing w:after="120" w:line="276"/>
        <w:ind w:left="720" w:hanging="720"/>
        <w:jc w:val="both"/>
      </w:pPr>
      <w:r>
        <w:t xml:space="preserve">8.4	</w:t>
      </w:r>
      <w:r>
        <w:t xml:space="preserve">Any Warranty qualified by the expression “so far as the Warrantors are aware” or any similar expression is deemed to include an additional statement that it has been made after due and careful enquiry of the senior management of the Group.</w:t>
      </w:r>
    </w:p>
    <w:p>
      <w:pPr>
        <w:tabs>
          <w:tab w:val="left" w:pos="720"/>
        </w:tabs>
        <w:spacing w:after="120" w:line="276"/>
        <w:ind w:left="720" w:hanging="720"/>
        <w:jc w:val="both"/>
      </w:pPr>
      <w:r>
        <w:t xml:space="preserve">8.5	</w:t>
      </w:r>
      <w:r>
        <w:t xml:space="preserve">The liability of the Warrantors in respect of any Claim shall be limited or excluded as set out in clause 9 and Schedule 5, provided that none of the limitations in Schedule 5 shall apply to any Claim arising as a result of fraud or fraudulent misrepresentation by any Warrantor.</w:t>
      </w:r>
    </w:p>
    <w:p>
      <w:pPr>
        <w:tabs>
          <w:tab w:val="left" w:pos="720"/>
        </w:tabs>
        <w:spacing w:after="120" w:line="276"/>
        <w:ind w:left="720" w:hanging="720"/>
        <w:jc w:val="both"/>
      </w:pPr>
      <w:r>
        <w:t xml:space="preserve">8.6	</w:t>
      </w:r>
      <w:r>
        <w:t xml:space="preserve">The Sellers undertake not to make any claim against any Group Company or any director or employee of any Group Company on whom they may have relied in giving the Warranties, save in the case of fraud.</w:t>
      </w:r>
    </w:p>
    <w:p>
      <w:pPr>
        <w:pStyle w:val="Heading1"/>
      </w:pPr>
      <w:r>
        <w:t xml:space="preserve">9.  Limitations on Liability</w:t>
      </w:r>
    </w:p>
    <w:p>
      <w:pPr>
        <w:tabs>
          <w:tab w:val="left" w:pos="720"/>
        </w:tabs>
        <w:spacing w:after="120" w:line="276"/>
        <w:ind w:left="720" w:hanging="720"/>
        <w:jc w:val="both"/>
      </w:pPr>
      <w:r>
        <w:t xml:space="preserve">9.1	</w:t>
      </w:r>
      <w:r>
        <w:t xml:space="preserve">The provisions of Schedule 5 shall operate to limit the liability of the Warrantors in respect of any Claim, and this clause 9 is subject to Schedule 5.</w:t>
      </w:r>
    </w:p>
    <w:p>
      <w:pPr>
        <w:tabs>
          <w:tab w:val="left" w:pos="720"/>
        </w:tabs>
        <w:spacing w:after="120" w:line="276"/>
        <w:ind w:left="720" w:hanging="720"/>
        <w:jc w:val="both"/>
      </w:pPr>
      <w:r>
        <w:t xml:space="preserve">9.2	</w:t>
      </w:r>
      <w:r>
        <w:t xml:space="preserve">The aggregate liability of the Warrantors in respect of all Claims under the Warranties shall not exceed </w:t>
      </w:r>
      <w:del w:id="100" w:author="Harland Vesey LLP" w:date="2025-12-05T10:00:00Z">
        <w:r>
          <w:delText xml:space="preserve">an amount equal to the Consideration actually received by the Warrantors</w:delText>
        </w:r>
      </w:del>
      <w:ins w:id="101" w:author="Harland Vesey LLP" w:date="2025-12-05T10:00:00Z">
        <w:r>
          <w:t xml:space="preserve">50% of the Consideration actually received by the Warrantors</w:t>
        </w:r>
      </w:ins>
      <w:r>
        <w:t xml:space="preserve">.</w:t>
      </w:r>
    </w:p>
    <w:p>
      <w:pPr>
        <w:tabs>
          <w:tab w:val="left" w:pos="720"/>
        </w:tabs>
        <w:spacing w:after="120" w:line="276"/>
        <w:ind w:left="720" w:hanging="720"/>
        <w:jc w:val="both"/>
      </w:pPr>
      <w:r>
        <w:t xml:space="preserve">9.3	</w:t>
      </w:r>
      <w:r>
        <w:t xml:space="preserve">The Warrantors shall not be liable in respect of a Claim unless the amount of that Claim exceeds </w:t>
      </w:r>
      <w:del w:id="102" w:author="Harland Vesey LLP" w:date="2025-12-05T10:00:00Z">
        <w:r>
          <w:delText xml:space="preserve">£25,000</w:delText>
        </w:r>
      </w:del>
      <w:ins w:id="103" w:author="Harland Vesey LLP" w:date="2025-12-05T10:00:00Z">
        <w:r>
          <w:t xml:space="preserve">£35,000</w:t>
        </w:r>
      </w:ins>
      <w:r>
        <w:t xml:space="preserve">, and the aggregate amount of all Claims for which the Warrantors would otherwise be liable exceeds </w:t>
      </w:r>
      <w:del w:id="104" w:author="Harland Vesey LLP" w:date="2025-12-05T10:00:00Z">
        <w:r>
          <w:delText xml:space="preserve">£350,000</w:delText>
        </w:r>
      </w:del>
      <w:ins w:id="105" w:author="Harland Vesey LLP" w:date="2025-12-05T10:00:00Z">
        <w:r>
          <w:t xml:space="preserve">£500,000</w:t>
        </w:r>
      </w:ins>
      <w:r>
        <w:t xml:space="preserve">, in which event the Warrantors shall be liable for the whole amount and not merely the excess.</w:t>
      </w:r>
    </w:p>
    <w:p>
      <w:pPr>
        <w:tabs>
          <w:tab w:val="left" w:pos="720"/>
        </w:tabs>
        <w:spacing w:after="120" w:line="276"/>
        <w:ind w:left="720" w:hanging="720"/>
        <w:jc w:val="both"/>
      </w:pPr>
      <w:r>
        <w:t xml:space="preserve">9.4	</w:t>
      </w:r>
      <w:r>
        <w:t xml:space="preserve">The Warrantors shall not be liable in respect of any Claim unless written notice of the Claim (stating in reasonable detail the nature of the Claim and, so far as practicable, the amount claimed) has been given to the Warrantors on or before the date falling </w:t>
      </w:r>
      <w:del w:id="106" w:author="Harland Vesey LLP" w:date="2025-12-05T10:00:00Z">
        <w:r>
          <w:delText xml:space="preserve">24 months</w:delText>
        </w:r>
      </w:del>
      <w:ins w:id="107" w:author="Harland Vesey LLP" w:date="2025-12-05T10:00:00Z">
        <w:r>
          <w:t xml:space="preserve">18 months</w:t>
        </w:r>
      </w:ins>
      <w:r>
        <w:t xml:space="preserve"> after the Completion Date, except in the case of a Claim under the Tax Warranties or the Tax Covenant, for which the relevant period shall be seven years after the Completion Date.</w:t>
      </w:r>
    </w:p>
    <w:p>
      <w:pPr>
        <w:tabs>
          <w:tab w:val="left" w:pos="720"/>
        </w:tabs>
        <w:spacing w:after="120" w:line="276"/>
        <w:ind w:left="720" w:hanging="720"/>
        <w:jc w:val="both"/>
      </w:pPr>
      <w:r>
        <w:t xml:space="preserve">9.5	</w:t>
      </w:r>
      <w:r>
        <w:t xml:space="preserve">The Warrantors shall not be liable in respect of any Claim to the extent that the matter giving rise to it was Disclosed, was provided or reserved for in the Accounts or the Management Accounts, or arises as a result of any change in law or accounting policy made after the date of this Agreement.</w:t>
      </w:r>
    </w:p>
    <w:p>
      <w:pPr>
        <w:pStyle w:val="Heading1"/>
      </w:pPr>
      <w:r>
        <w:t xml:space="preserve">10.  Tax Covenant</w:t>
      </w:r>
    </w:p>
    <w:p>
      <w:pPr>
        <w:tabs>
          <w:tab w:val="left" w:pos="720"/>
        </w:tabs>
        <w:spacing w:after="120" w:line="276"/>
        <w:ind w:left="720" w:hanging="720"/>
        <w:jc w:val="both"/>
      </w:pPr>
      <w:r>
        <w:t xml:space="preserve">10.1	</w:t>
      </w:r>
      <w:r>
        <w:t xml:space="preserve">The Warrantors covenant with the Buyer in the terms set out in Schedule 6 (the Tax Covenant), which shall take effect from Completion.</w:t>
      </w:r>
    </w:p>
    <w:p>
      <w:pPr>
        <w:tabs>
          <w:tab w:val="left" w:pos="720"/>
        </w:tabs>
        <w:spacing w:after="120" w:line="276"/>
        <w:ind w:left="720" w:hanging="720"/>
        <w:jc w:val="both"/>
      </w:pPr>
      <w:r>
        <w:t xml:space="preserve">10.2	</w:t>
      </w:r>
      <w:r>
        <w:t xml:space="preserve">The provisions of Schedule 5 (Limitations on Liability) shall apply to the Tax Covenant to the extent expressly provided in Schedule 6.</w:t>
      </w:r>
    </w:p>
    <w:p>
      <w:pPr>
        <w:pStyle w:val="Heading1"/>
      </w:pPr>
      <w:r>
        <w:t xml:space="preserve">11.  Restrictive Covenants</w:t>
      </w:r>
    </w:p>
    <w:p>
      <w:pPr>
        <w:tabs>
          <w:tab w:val="left" w:pos="720"/>
        </w:tabs>
        <w:spacing w:after="120" w:line="276"/>
        <w:ind w:left="720" w:hanging="720"/>
        <w:jc w:val="both"/>
      </w:pPr>
      <w:r>
        <w:t xml:space="preserve">11.1	</w:t>
      </w:r>
      <w:r>
        <w:t xml:space="preserve">Each of the Warrantors undertakes to the Buyer that it shall not, and shall procure that none of its connected persons shall, directly or indirectly, in each case for the period of </w:t>
      </w:r>
      <w:del w:id="108" w:author="Harland Vesey LLP" w:date="2025-12-05T10:00:00Z">
        <w:r>
          <w:delText xml:space="preserve">3 years</w:delText>
        </w:r>
      </w:del>
      <w:ins w:id="109" w:author="Harland Vesey LLP" w:date="2025-12-05T10:00:00Z">
        <w:r>
          <w:t xml:space="preserve">2 years</w:t>
        </w:r>
      </w:ins>
      <w:r>
        <w:t xml:space="preserve"> beginning on the Completion Date:</w:t>
      </w:r>
    </w:p>
    <w:p>
      <w:pPr>
        <w:tabs>
          <w:tab w:val="left" w:pos="1440"/>
        </w:tabs>
        <w:spacing w:after="100" w:line="276"/>
        <w:ind w:left="1440" w:hanging="480"/>
        <w:jc w:val="both"/>
      </w:pPr>
      <w:r>
        <w:t xml:space="preserve">(a)	</w:t>
      </w:r>
      <w:r>
        <w:t xml:space="preserve">carry on or be engaged, concerned or interested in any business which competes with the business of the Group as carried on at Completion within the United Kingdom;</w:t>
      </w:r>
    </w:p>
    <w:p>
      <w:pPr>
        <w:tabs>
          <w:tab w:val="left" w:pos="1440"/>
        </w:tabs>
        <w:spacing w:after="100" w:line="276"/>
        <w:ind w:left="1440" w:hanging="480"/>
        <w:jc w:val="both"/>
      </w:pPr>
      <w:r>
        <w:t xml:space="preserve">(b)	</w:t>
      </w:r>
      <w:r>
        <w:t xml:space="preserve">solicit or entice away from any Group Company any person who was at Completion, or in the 12 months before Completion had been, a senior employee of any Group Company;</w:t>
      </w:r>
    </w:p>
    <w:p>
      <w:pPr>
        <w:tabs>
          <w:tab w:val="left" w:pos="1440"/>
        </w:tabs>
        <w:spacing w:after="100" w:line="276"/>
        <w:ind w:left="1440" w:hanging="480"/>
        <w:jc w:val="both"/>
      </w:pPr>
      <w:r>
        <w:t xml:space="preserve">(c)	</w:t>
      </w:r>
      <w:r>
        <w:t xml:space="preserve">solicit the custom of any person who was at Completion, or in the 12 months before Completion had been, a customer or member of any Group Company in respect of services competing with those provided by the Group; or</w:t>
      </w:r>
    </w:p>
    <w:p>
      <w:pPr>
        <w:tabs>
          <w:tab w:val="left" w:pos="1440"/>
        </w:tabs>
        <w:spacing w:after="100" w:line="276"/>
        <w:ind w:left="1440" w:hanging="480"/>
        <w:jc w:val="both"/>
      </w:pPr>
      <w:r>
        <w:t xml:space="preserve">(d)	</w:t>
      </w:r>
      <w:r>
        <w:t xml:space="preserve">use or seek to register any trade or business name or domain name which is identical to or confusingly similar with any name used by any Group Company.</w:t>
      </w:r>
    </w:p>
    <w:p>
      <w:pPr>
        <w:tabs>
          <w:tab w:val="left" w:pos="720"/>
        </w:tabs>
        <w:spacing w:after="120" w:line="276"/>
        <w:ind w:left="720" w:hanging="720"/>
        <w:jc w:val="both"/>
      </w:pPr>
      <w:r>
        <w:t xml:space="preserve">11.2	</w:t>
      </w:r>
      <w:r>
        <w:t xml:space="preserve">Each undertaking in clause 11.1 is a separate undertaking and is enforceable separately and independently. The parties agree that each restriction is reasonable in the circumstances and necessary to protect the goodwill of the business being acquired.</w:t>
      </w:r>
    </w:p>
    <w:p>
      <w:pPr>
        <w:tabs>
          <w:tab w:val="left" w:pos="720"/>
        </w:tabs>
        <w:spacing w:after="120" w:line="276"/>
        <w:ind w:left="720" w:hanging="720"/>
        <w:jc w:val="both"/>
      </w:pPr>
      <w:r>
        <w:t xml:space="preserve">11.3	</w:t>
      </w:r>
      <w:r>
        <w:t xml:space="preserve">If any restriction in clause 11.1 is held to be void or unenforceable but would be valid and enforceable if some part of it were deleted or its duration or geographical scope reduced, that restriction shall apply with such modification as may be necessary to make it valid and enforceable.</w:t>
      </w:r>
    </w:p>
    <w:p>
      <w:pPr>
        <w:pStyle w:val="Heading1"/>
      </w:pPr>
      <w:r>
        <w:t xml:space="preserve">12.  Confidentiality and Announcements</w:t>
      </w:r>
    </w:p>
    <w:p>
      <w:pPr>
        <w:tabs>
          <w:tab w:val="left" w:pos="720"/>
        </w:tabs>
        <w:spacing w:after="120" w:line="276"/>
        <w:ind w:left="720" w:hanging="720"/>
        <w:jc w:val="both"/>
      </w:pPr>
      <w:r>
        <w:t xml:space="preserve">12.1	</w:t>
      </w:r>
      <w:r>
        <w:t xml:space="preserve">Subject to clause 12.2, each party shall keep confidential the terms of this Agreement and all information it has received or obtained relating to the other parties as a result of negotiating or entering into this Agreement, and shall use such information only for the purposes contemplated by this Agreement.</w:t>
      </w:r>
    </w:p>
    <w:p>
      <w:pPr>
        <w:tabs>
          <w:tab w:val="left" w:pos="720"/>
        </w:tabs>
        <w:spacing w:after="120" w:line="276"/>
        <w:ind w:left="720" w:hanging="720"/>
        <w:jc w:val="both"/>
      </w:pPr>
      <w:r>
        <w:t xml:space="preserve">12.2	</w:t>
      </w:r>
      <w:r>
        <w:t xml:space="preserve">A party may disclose confidential information to the extent required by law or any regulatory authority, to its professional advisers and financiers under a duty of confidentiality, or where the information has come into the public domain otherwise than through that party's breach of this clause.</w:t>
      </w:r>
    </w:p>
    <w:p>
      <w:pPr>
        <w:tabs>
          <w:tab w:val="left" w:pos="720"/>
        </w:tabs>
        <w:spacing w:after="120" w:line="276"/>
        <w:ind w:left="720" w:hanging="720"/>
        <w:jc w:val="both"/>
      </w:pPr>
      <w:r>
        <w:t xml:space="preserve">12.3	</w:t>
      </w:r>
      <w:r>
        <w:t xml:space="preserve">No announcement concerning the transaction contemplated by this Agreement shall be made by any party without the prior written approval of the Buyer and the Sellers' Representative, except as required by law or any regulatory authority.</w:t>
      </w:r>
    </w:p>
    <w:p>
      <w:pPr>
        <w:pStyle w:val="Heading1"/>
      </w:pPr>
      <w:r>
        <w:t xml:space="preserve">13.  Retention Account</w:t>
      </w:r>
    </w:p>
    <w:p>
      <w:pPr>
        <w:tabs>
          <w:tab w:val="left" w:pos="720"/>
        </w:tabs>
        <w:spacing w:after="120" w:line="276"/>
        <w:ind w:left="720" w:hanging="720"/>
        <w:jc w:val="both"/>
      </w:pPr>
      <w:r>
        <w:t xml:space="preserve">13.1	</w:t>
      </w:r>
      <w:r>
        <w:t xml:space="preserve">The Retention Amount shall be paid into the Escrow Account at Completion and shall be held by the Sellers' Solicitors and the Buyer's Solicitors jointly as a source of funds (but not the sole source) for the satisfaction of any amount that becomes due and payable to the Buyer in respect of any Claim or under the Tax Covenant, in accordance with this clause 13 and the Escrow Letter.</w:t>
      </w:r>
    </w:p>
    <w:p>
      <w:pPr>
        <w:tabs>
          <w:tab w:val="left" w:pos="720"/>
        </w:tabs>
        <w:spacing w:after="120" w:line="276"/>
        <w:ind w:left="720" w:hanging="720"/>
        <w:jc w:val="both"/>
      </w:pPr>
      <w:r>
        <w:t xml:space="preserve">13.2	</w:t>
      </w:r>
      <w:r>
        <w:t xml:space="preserve">On the expiry of the Retention Period the balance of the Escrow Account (after deduction of any amounts agreed or determined to be due to the Buyer and retention of any amount in respect of an outstanding Claim notified in accordance with clause 9.4) shall be released to the Sellers' Solicitors for the account of the Sellers, together with accrued interest.</w:t>
      </w:r>
    </w:p>
    <w:p>
      <w:pPr>
        <w:tabs>
          <w:tab w:val="left" w:pos="720"/>
        </w:tabs>
        <w:spacing w:after="120" w:line="276"/>
        <w:ind w:left="720" w:hanging="720"/>
        <w:jc w:val="both"/>
      </w:pPr>
      <w:r>
        <w:t xml:space="preserve">13.3	</w:t>
      </w:r>
      <w:r>
        <w:t xml:space="preserve">Any amount agreed in writing between the Buyer and the Sellers' Representative, or finally determined by a court of competent jurisdiction, to be due to the Buyer in respect of a Claim or under the Tax Covenant shall first be satisfied out of the Escrow Account, to the extent of the balance standing to its credit, before recourse is had to the Warrantors directly.</w:t>
      </w:r>
    </w:p>
    <w:p>
      <w:pPr>
        <w:pStyle w:val="Heading1"/>
      </w:pPr>
      <w:r>
        <w:t xml:space="preserve">14.  Further Assurance</w:t>
      </w:r>
    </w:p>
    <w:p>
      <w:pPr>
        <w:tabs>
          <w:tab w:val="left" w:pos="720"/>
        </w:tabs>
        <w:spacing w:after="120" w:line="276"/>
        <w:ind w:left="720" w:hanging="720"/>
        <w:jc w:val="both"/>
      </w:pPr>
      <w:r>
        <w:t xml:space="preserve">14.1	</w:t>
      </w:r>
      <w:r>
        <w:t xml:space="preserve">Each Seller shall, at the Buyer's cost, do and execute, or arrange for the doing and executing of, each act, document and thing reasonably within its power to implement this Agreement and to give the Buyer the full benefit of this Agreement, including vesting in the Buyer the full legal and beneficial title to the Shares.</w:t>
      </w:r>
    </w:p>
    <w:p>
      <w:pPr>
        <w:pStyle w:val="Heading1"/>
      </w:pPr>
      <w:r>
        <w:t xml:space="preserve">15.  Entire Agreement</w:t>
      </w:r>
    </w:p>
    <w:p>
      <w:pPr>
        <w:tabs>
          <w:tab w:val="left" w:pos="720"/>
        </w:tabs>
        <w:spacing w:after="120" w:line="276"/>
        <w:ind w:left="720" w:hanging="720"/>
        <w:jc w:val="both"/>
      </w:pPr>
      <w:r>
        <w:t xml:space="preserve">15.1	</w:t>
      </w:r>
      <w:r>
        <w:t xml:space="preserve">This Agreement, together with the other Transaction Documents, constitutes the entire agreement between the parties and supersedes and extinguishes all previous agreements, promises, assurances, warranties, representations and understandings between them relating to its subject matter.</w:t>
      </w:r>
    </w:p>
    <w:p>
      <w:pPr>
        <w:tabs>
          <w:tab w:val="left" w:pos="720"/>
        </w:tabs>
        <w:spacing w:after="120" w:line="276"/>
        <w:ind w:left="720" w:hanging="720"/>
        <w:jc w:val="both"/>
      </w:pPr>
      <w:r>
        <w:t xml:space="preserve">15.2	</w:t>
      </w:r>
      <w:r>
        <w:t xml:space="preserve">Each party acknowledges that in entering into this Agreement it does not rely on, and shall have no remedy in respect of, any statement, representation, assurance or warranty (whether made innocently or negligently) that is not set out in this Agreement. Nothing in this clause shall limit or exclude any liability for fraud.</w:t>
      </w:r>
    </w:p>
    <w:p>
      <w:pPr>
        <w:pStyle w:val="Heading1"/>
      </w:pPr>
      <w:r>
        <w:t xml:space="preserve">16.  Assignment and Successors</w:t>
      </w:r>
    </w:p>
    <w:p>
      <w:pPr>
        <w:tabs>
          <w:tab w:val="left" w:pos="720"/>
        </w:tabs>
        <w:spacing w:after="120" w:line="276"/>
        <w:ind w:left="720" w:hanging="720"/>
        <w:jc w:val="both"/>
      </w:pPr>
      <w:r>
        <w:t xml:space="preserve">16.1	</w:t>
      </w:r>
      <w:r>
        <w:t xml:space="preserve">No party may assign, transfer, charge or deal in any way with the benefit of, or any of its rights under or interest in, this Agreement without the prior written consent of the other parties, save that the Buyer may assign the benefit of this Agreement (including the Warranties and the Tax Covenant) to any member of the Buyer's Group, provided that no such assignment shall increase the liability of the Sellers.</w:t>
      </w:r>
    </w:p>
    <w:p>
      <w:pPr>
        <w:pStyle w:val="Heading1"/>
      </w:pPr>
      <w:r>
        <w:t xml:space="preserve">17.  Notices</w:t>
      </w:r>
    </w:p>
    <w:p>
      <w:pPr>
        <w:tabs>
          <w:tab w:val="left" w:pos="720"/>
        </w:tabs>
        <w:spacing w:after="120" w:line="276"/>
        <w:ind w:left="720" w:hanging="720"/>
        <w:jc w:val="both"/>
      </w:pPr>
      <w:r>
        <w:t xml:space="preserve">17.1	</w:t>
      </w:r>
      <w:r>
        <w:t xml:space="preserve">A notice given under or in connection with this Agreement shall be in writing in English, signed by or on behalf of the party giving it, and shall be delivered by hand or by pre-paid first-class post or by email to the relevant party at the address or email address, and marked for the attention of the person, set out in clause 17.2 (or as otherwise notified in writing).</w:t>
      </w:r>
    </w:p>
    <w:p>
      <w:pPr>
        <w:tabs>
          <w:tab w:val="left" w:pos="720"/>
        </w:tabs>
        <w:spacing w:after="120" w:line="276"/>
        <w:ind w:left="720" w:hanging="720"/>
        <w:jc w:val="both"/>
      </w:pPr>
      <w:r>
        <w:t xml:space="preserve">17.2	</w:t>
      </w:r>
      <w:r>
        <w:t xml:space="preserve">The addresses for service are: (a) for the Buyer, 1 Finsbury Avenue, London EC2M 2PF, marked for the attention of the Company Secretary, with a copy to the Buyer's Solicitors; and (b) for the Sellers, the Sellers' Representative at the address set out in Schedule 1, with a copy to the Sellers' Solicitors.</w:t>
      </w:r>
    </w:p>
    <w:p>
      <w:pPr>
        <w:tabs>
          <w:tab w:val="left" w:pos="720"/>
        </w:tabs>
        <w:spacing w:after="120" w:line="276"/>
        <w:ind w:left="720" w:hanging="720"/>
        <w:jc w:val="both"/>
      </w:pPr>
      <w:r>
        <w:t xml:space="preserve">17.3	</w:t>
      </w:r>
      <w:r>
        <w:t xml:space="preserve">A notice is deemed to have been received: if delivered by hand, at the time of delivery; if sent by pre-paid first-class post, at 9.00 am on the second Business Day after posting; and if sent by email, at the time of transmission, provided that no failure or rejection message is received.</w:t>
      </w:r>
    </w:p>
    <w:p>
      <w:pPr>
        <w:pStyle w:val="Heading1"/>
      </w:pPr>
      <w:r>
        <w:t xml:space="preserve">18.  General</w:t>
      </w:r>
    </w:p>
    <w:p>
      <w:pPr>
        <w:tabs>
          <w:tab w:val="left" w:pos="720"/>
        </w:tabs>
        <w:spacing w:after="120" w:line="276"/>
        <w:ind w:left="720" w:hanging="720"/>
        <w:jc w:val="both"/>
      </w:pPr>
      <w:r>
        <w:t xml:space="preserve">18.1	</w:t>
      </w:r>
      <w:r>
        <w:t xml:space="preserve">No variation of this Agreement is effective unless it is in writing and signed by or on behalf of each party.</w:t>
      </w:r>
    </w:p>
    <w:p>
      <w:pPr>
        <w:tabs>
          <w:tab w:val="left" w:pos="720"/>
        </w:tabs>
        <w:spacing w:after="120" w:line="276"/>
        <w:ind w:left="720" w:hanging="720"/>
        <w:jc w:val="both"/>
      </w:pPr>
      <w:r>
        <w:t xml:space="preserve">18.2	</w:t>
      </w:r>
      <w:r>
        <w:t xml:space="preserve">No failure or delay by a party to exercise any right or remedy provided under this Agreement or by law shall constitute a waiver of that or any other right or remedy, nor shall it prevent or restrict the further exercise of that or any other right or remedy.</w:t>
      </w:r>
    </w:p>
    <w:p>
      <w:pPr>
        <w:tabs>
          <w:tab w:val="left" w:pos="720"/>
        </w:tabs>
        <w:spacing w:after="120" w:line="276"/>
        <w:ind w:left="720" w:hanging="720"/>
        <w:jc w:val="both"/>
      </w:pPr>
      <w:r>
        <w:t xml:space="preserve">18.3	</w:t>
      </w:r>
      <w:r>
        <w:t xml:space="preserve">If any provision or part-provision of this Agreement is or becomes invalid, illegal or unenforceable, it shall be deemed modified to the minimum extent necessary to make it valid, legal and enforceable. If such modification is not possible, the relevant provision shall be deemed deleted, and the remainder of this Agreement shall not be affected.</w:t>
      </w:r>
    </w:p>
    <w:p>
      <w:pPr>
        <w:tabs>
          <w:tab w:val="left" w:pos="720"/>
        </w:tabs>
        <w:spacing w:after="120" w:line="276"/>
        <w:ind w:left="720" w:hanging="720"/>
        <w:jc w:val="both"/>
      </w:pPr>
      <w:r>
        <w:t xml:space="preserve">18.4	</w:t>
      </w:r>
      <w:r>
        <w:t xml:space="preserve">Except as expressly provided, a person who is not a party to this Agreement has no right under the Contracts (Rights of Third Parties) Act 1999 to enforce any term of this Agreement, save that any member of the Buyer's Group and any director or employee referred to in clause 8.6 may enforce the relevant provision.</w:t>
      </w:r>
    </w:p>
    <w:p>
      <w:pPr>
        <w:tabs>
          <w:tab w:val="left" w:pos="720"/>
        </w:tabs>
        <w:spacing w:after="120" w:line="276"/>
        <w:ind w:left="720" w:hanging="720"/>
        <w:jc w:val="both"/>
      </w:pPr>
      <w:r>
        <w:t xml:space="preserve">18.5	</w:t>
      </w:r>
      <w:r>
        <w:t xml:space="preserve">Each party shall pay its own costs and expenses incurred in connection with the negotiation, preparation and execution of this Agreement and the other Transaction Documents.</w:t>
      </w:r>
    </w:p>
    <w:p>
      <w:pPr>
        <w:tabs>
          <w:tab w:val="left" w:pos="720"/>
        </w:tabs>
        <w:spacing w:after="120" w:line="276"/>
        <w:ind w:left="720" w:hanging="720"/>
        <w:jc w:val="both"/>
      </w:pPr>
      <w:r>
        <w:t xml:space="preserve">18.6	</w:t>
      </w:r>
      <w:r>
        <w:t xml:space="preserve">This Agreement may be executed in any number of counterparts, each of which when executed and delivered shall constitute a duplicate original, but all the counterparts together shall constitute one agreement.</w:t>
      </w:r>
    </w:p>
    <w:p>
      <w:pPr>
        <w:pStyle w:val="Heading1"/>
      </w:pPr>
      <w:r>
        <w:t xml:space="preserve">19.  Governing Law and Jurisdiction</w:t>
      </w:r>
    </w:p>
    <w:p>
      <w:pPr>
        <w:tabs>
          <w:tab w:val="left" w:pos="720"/>
        </w:tabs>
        <w:spacing w:after="120" w:line="276"/>
        <w:ind w:left="720" w:hanging="720"/>
        <w:jc w:val="both"/>
      </w:pPr>
      <w:r>
        <w:t xml:space="preserve">19.1	</w:t>
      </w:r>
      <w:r>
        <w:t xml:space="preserve">This Agreement and any dispute or claim (including non-contractual disputes or claims) arising out of or in connection with it or its subject matter or formation shall be governed by and construed in accordance with the law of England and Wales.</w:t>
      </w:r>
    </w:p>
    <w:p>
      <w:pPr>
        <w:tabs>
          <w:tab w:val="left" w:pos="720"/>
        </w:tabs>
        <w:spacing w:after="120" w:line="276"/>
        <w:ind w:left="720" w:hanging="720"/>
        <w:jc w:val="both"/>
      </w:pPr>
      <w:r>
        <w:t xml:space="preserve">19.2	</w:t>
      </w:r>
      <w:r>
        <w:t xml:space="preserve">Each party irrevocably agrees that the courts of England and Wales shall have exclusive jurisdiction to settle any dispute or claim (including non-contractual disputes or claims) arising out of or in connection with this Agreement or its subject matter or formation.</w:t>
      </w:r>
    </w:p>
    <w:p>
      <w:pPr>
        <w:pageBreakBefore/>
        <w:spacing w:after="80" w:before="120"/>
        <w:jc w:val="center"/>
      </w:pPr>
      <w:r>
        <w:rPr>
          <w:b/>
          <w:bCs/>
          <w:sz w:val="24"/>
          <w:szCs w:val="24"/>
        </w:rPr>
        <w:t xml:space="preserve">SCHEDULE 1</w:t>
      </w:r>
    </w:p>
    <w:p>
      <w:pPr>
        <w:spacing w:after="200"/>
        <w:jc w:val="center"/>
      </w:pPr>
      <w:r>
        <w:rPr>
          <w:b/>
          <w:bCs/>
          <w:sz w:val="22"/>
          <w:szCs w:val="22"/>
        </w:rPr>
        <w:t xml:space="preserve">The Sellers and Apportionment of Consideration</w:t>
      </w:r>
    </w:p>
    <w:p>
      <w:pPr>
        <w:spacing w:after="120" w:line="276"/>
        <w:jc w:val="both"/>
      </w:pPr>
      <w:r>
        <w:t xml:space="preserve">The Sellers, the number of Shares sold by each and the proportion of the Consideration to which each is entitled are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1500"/>
        <w:gridCol w:w="1900"/>
        <w:gridCol w:w="1600"/>
      </w:tblGrid>
      <w:tr>
        <w:tc>
          <w:tcPr>
            <w:tcW w:type="dxa" w:w="436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b/>
                <w:bCs/>
                <w:sz w:val="20"/>
                <w:szCs w:val="20"/>
              </w:rPr>
              <w:t xml:space="preserve">(1) Seller</w:t>
            </w:r>
          </w:p>
        </w:tc>
        <w:tc>
          <w:tcPr>
            <w:tcW w:type="dxa" w:w="150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b/>
                <w:bCs/>
                <w:sz w:val="20"/>
                <w:szCs w:val="20"/>
              </w:rPr>
              <w:t xml:space="preserve">(2) Shares</w:t>
            </w:r>
          </w:p>
        </w:tc>
        <w:tc>
          <w:tcPr>
            <w:tcW w:type="dxa" w:w="190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b/>
                <w:bCs/>
                <w:sz w:val="20"/>
                <w:szCs w:val="20"/>
              </w:rPr>
              <w:t xml:space="preserve">(3) % of Consideration</w:t>
            </w:r>
          </w:p>
        </w:tc>
        <w:tc>
          <w:tcPr>
            <w:tcW w:type="dxa" w:w="160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b/>
                <w:bCs/>
                <w:sz w:val="20"/>
                <w:szCs w:val="20"/>
              </w:rPr>
              <w:t xml:space="preserve">(4) Consideration (£)</w:t>
            </w:r>
          </w:p>
        </w:tc>
      </w:tr>
      <w:tr>
        <w:tc>
          <w:tcPr>
            <w:tcW w:type="dxa" w:w="43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Geoffrey Brampton, Brampton House, 40 Wellington Street, Leeds LS1 2DE</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4,200,000</w:t>
            </w:r>
          </w:p>
        </w:tc>
        <w:tc>
          <w:tcPr>
            <w:tcW w:type="dxa" w:w="19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42.0%</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22,890,000</w:t>
            </w:r>
          </w:p>
        </w:tc>
      </w:tr>
      <w:tr>
        <w:tc>
          <w:tcPr>
            <w:tcW w:type="dxa" w:w="43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Cynthia Brampton, Brampton House, 40 Wellington Street, Leeds LS1 2DE</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1,800,000</w:t>
            </w:r>
          </w:p>
        </w:tc>
        <w:tc>
          <w:tcPr>
            <w:tcW w:type="dxa" w:w="19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18.0%</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9,810,000</w:t>
            </w:r>
          </w:p>
        </w:tc>
      </w:tr>
      <w:tr>
        <w:tc>
          <w:tcPr>
            <w:tcW w:type="dxa" w:w="43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David Mercer, 12 Calverley Lane, Leeds LS18 4RR</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800,000</w:t>
            </w:r>
          </w:p>
        </w:tc>
        <w:tc>
          <w:tcPr>
            <w:tcW w:type="dxa" w:w="19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8.0%</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4,360,000</w:t>
            </w:r>
          </w:p>
        </w:tc>
      </w:tr>
      <w:tr>
        <w:tc>
          <w:tcPr>
            <w:tcW w:type="dxa" w:w="43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Hartington Equity Partners LLP, 30 St Mary Axe, London EC3A 8EP</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2,500,000</w:t>
            </w:r>
          </w:p>
        </w:tc>
        <w:tc>
          <w:tcPr>
            <w:tcW w:type="dxa" w:w="19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25.0%</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13,625,000</w:t>
            </w:r>
          </w:p>
        </w:tc>
      </w:tr>
      <w:tr>
        <w:tc>
          <w:tcPr>
            <w:tcW w:type="dxa" w:w="43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Management Sellers (per Part 2 below)</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700,000</w:t>
            </w:r>
          </w:p>
        </w:tc>
        <w:tc>
          <w:tcPr>
            <w:tcW w:type="dxa" w:w="19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7.0%</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3,815,000</w:t>
            </w:r>
          </w:p>
        </w:tc>
      </w:tr>
      <w:tr>
        <w:tc>
          <w:tcPr>
            <w:tcW w:type="dxa" w:w="43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Total</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10,000,000</w:t>
            </w:r>
          </w:p>
        </w:tc>
        <w:tc>
          <w:tcPr>
            <w:tcW w:type="dxa" w:w="19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100.0%</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54,500,000</w:t>
            </w:r>
          </w:p>
        </w:tc>
      </w:tr>
    </w:tbl>
    <w:p>
      <w:pPr>
        <w:spacing w:after="120" w:line="276"/>
        <w:jc w:val="both"/>
      </w:pPr>
      <w:r>
        <w:t xml:space="preserve"/>
      </w:r>
    </w:p>
    <w:p>
      <w:pPr>
        <w:spacing w:after="120" w:line="276"/>
        <w:jc w:val="both"/>
      </w:pPr>
      <w:r>
        <w:t xml:space="preserve">The Consideration figures in column (4) represent the headline consideration of £5.45 per Share (comprising £5.00 completion cash, £0.25 retention and £0.20 deferred consideration per Share). Part 2 of this Schedule (the Management Sellers) is omitted from this draft and will be completed once the EMI option exercises are finalised.</w:t>
      </w:r>
    </w:p>
    <w:p>
      <w:pPr>
        <w:pageBreakBefore/>
        <w:spacing w:after="80" w:before="120"/>
        <w:jc w:val="center"/>
      </w:pPr>
      <w:r>
        <w:rPr>
          <w:b/>
          <w:bCs/>
          <w:sz w:val="24"/>
          <w:szCs w:val="24"/>
        </w:rPr>
        <w:t xml:space="preserve">SCHEDULE 2</w:t>
      </w:r>
    </w:p>
    <w:p>
      <w:pPr>
        <w:spacing w:after="200"/>
        <w:jc w:val="center"/>
      </w:pPr>
      <w:r>
        <w:rPr>
          <w:b/>
          <w:bCs/>
          <w:sz w:val="22"/>
          <w:szCs w:val="22"/>
        </w:rPr>
        <w:t xml:space="preserve">Particulars of the Company, the Subsidiaries and the Properties</w:t>
      </w:r>
    </w:p>
    <w:p>
      <w:pPr>
        <w:pStyle w:val="Heading2"/>
      </w:pPr>
      <w:r>
        <w:t xml:space="preserve">Part 1 — The Company</w:t>
      </w:r>
    </w:p>
    <w:p>
      <w:pPr>
        <w:spacing w:after="60"/>
        <w:ind w:left="720"/>
      </w:pPr>
      <w:r>
        <w:rPr>
          <w:b/>
          <w:bCs/>
        </w:rPr>
        <w:t xml:space="preserve">Name: </w:t>
      </w:r>
      <w:r>
        <w:t xml:space="preserve">Brampton Leisure Limited</w:t>
      </w:r>
    </w:p>
    <w:p>
      <w:pPr>
        <w:spacing w:after="60"/>
        <w:ind w:left="720"/>
      </w:pPr>
      <w:r>
        <w:rPr>
          <w:b/>
          <w:bCs/>
        </w:rPr>
        <w:t xml:space="preserve">Registered number: </w:t>
      </w:r>
      <w:r>
        <w:t xml:space="preserve">05512984</w:t>
      </w:r>
    </w:p>
    <w:p>
      <w:pPr>
        <w:spacing w:after="60"/>
        <w:ind w:left="720"/>
      </w:pPr>
      <w:r>
        <w:rPr>
          <w:b/>
          <w:bCs/>
        </w:rPr>
        <w:t xml:space="preserve">Date of incorporation: </w:t>
      </w:r>
      <w:r>
        <w:t xml:space="preserve">12 March 2005</w:t>
      </w:r>
    </w:p>
    <w:p>
      <w:pPr>
        <w:spacing w:after="60"/>
        <w:ind w:left="720"/>
      </w:pPr>
      <w:r>
        <w:rPr>
          <w:b/>
          <w:bCs/>
        </w:rPr>
        <w:t xml:space="preserve">Registered office: </w:t>
      </w:r>
      <w:r>
        <w:t xml:space="preserve">Brampton House, 40 Wellington Street, Leeds LS1 2DE</w:t>
      </w:r>
    </w:p>
    <w:p>
      <w:pPr>
        <w:spacing w:after="60"/>
        <w:ind w:left="720"/>
      </w:pPr>
      <w:r>
        <w:rPr>
          <w:b/>
          <w:bCs/>
        </w:rPr>
        <w:t xml:space="preserve">Issued share capital: </w:t>
      </w:r>
      <w:r>
        <w:t xml:space="preserve">£100,000 divided into 10,000,000 ordinary shares of £0.01 each (fully diluted)</w:t>
      </w:r>
    </w:p>
    <w:p>
      <w:pPr>
        <w:spacing w:after="60"/>
        <w:ind w:left="720"/>
      </w:pPr>
      <w:r>
        <w:rPr>
          <w:b/>
          <w:bCs/>
        </w:rPr>
        <w:t xml:space="preserve">Directors: </w:t>
      </w:r>
      <w:r>
        <w:t xml:space="preserve">Geoffrey Brampton; Cynthia Brampton; David Mercer; Aisha Quereshi</w:t>
      </w:r>
    </w:p>
    <w:p>
      <w:pPr>
        <w:spacing w:after="60"/>
        <w:ind w:left="720"/>
      </w:pPr>
      <w:r>
        <w:rPr>
          <w:b/>
          <w:bCs/>
        </w:rPr>
        <w:t xml:space="preserve">Secretary: </w:t>
      </w:r>
      <w:r>
        <w:t xml:space="preserve">David Mercer</w:t>
      </w:r>
    </w:p>
    <w:p>
      <w:pPr>
        <w:spacing w:after="60"/>
        <w:ind w:left="720"/>
      </w:pPr>
      <w:r>
        <w:rPr>
          <w:b/>
          <w:bCs/>
        </w:rPr>
        <w:t xml:space="preserve">Accounting reference date: </w:t>
      </w:r>
      <w:r>
        <w:t xml:space="preserve">31 March</w:t>
      </w:r>
    </w:p>
    <w:p>
      <w:pPr>
        <w:spacing w:after="60"/>
        <w:ind w:left="720"/>
      </w:pPr>
      <w:r>
        <w:rPr>
          <w:b/>
          <w:bCs/>
        </w:rPr>
        <w:t xml:space="preserve">Auditors: </w:t>
      </w:r>
      <w:r>
        <w:t xml:space="preserve">Ledbury Crane LLP</w:t>
      </w:r>
    </w:p>
    <w:p>
      <w:pPr>
        <w:pStyle w:val="Heading2"/>
      </w:pPr>
      <w:r>
        <w:t xml:space="preserve">Part 2 — The Subsidiaries</w:t>
      </w:r>
    </w:p>
    <w:p>
      <w:pPr>
        <w:spacing w:after="120" w:line="276"/>
        <w:jc w:val="both"/>
      </w:pPr>
      <w:r>
        <w:t xml:space="preserve">Brampton Clubs (Operations) Limited (registered number 06641120) and Brampton Wellness Limited (registered number 09238471), in each case a wholly-owned subsidiary of the Company incorporated in England and Wales.</w:t>
      </w:r>
    </w:p>
    <w:p>
      <w:pPr>
        <w:pStyle w:val="Heading2"/>
      </w:pPr>
      <w:r>
        <w:t xml:space="preserve">Part 3 — The Properties</w:t>
      </w:r>
    </w:p>
    <w:p>
      <w:pPr>
        <w:spacing w:after="120" w:line="276"/>
        <w:jc w:val="both"/>
      </w:pPr>
      <w:r>
        <w:t xml:space="preserve">14 leasehold health and fitness club premises located across Yorkshire, the East Midlands and the South-East, together with the head office at Brampton House, Leeds. Full particulars of each lease (landlord, term, passing rent and rent review dates) are set out in the property report in the Data Room and summarised in the Disclosure Letter.</w:t>
      </w:r>
    </w:p>
    <w:p>
      <w:pPr>
        <w:pageBreakBefore/>
        <w:spacing w:after="80" w:before="120"/>
        <w:jc w:val="center"/>
      </w:pPr>
      <w:r>
        <w:rPr>
          <w:b/>
          <w:bCs/>
          <w:sz w:val="24"/>
          <w:szCs w:val="24"/>
        </w:rPr>
        <w:t xml:space="preserve">SCHEDULE 3</w:t>
      </w:r>
    </w:p>
    <w:p>
      <w:pPr>
        <w:spacing w:after="200"/>
        <w:jc w:val="center"/>
      </w:pPr>
      <w:r>
        <w:rPr>
          <w:b/>
          <w:bCs/>
          <w:sz w:val="22"/>
          <w:szCs w:val="22"/>
        </w:rPr>
        <w:t xml:space="preserve">Completion Obligations</w:t>
      </w:r>
    </w:p>
    <w:p>
      <w:pPr>
        <w:pStyle w:val="Heading2"/>
      </w:pPr>
      <w:r>
        <w:t xml:space="preserve">Part 1 — Sellers' obligations</w:t>
      </w:r>
    </w:p>
    <w:p>
      <w:pPr>
        <w:tabs>
          <w:tab w:val="left" w:pos="1440"/>
        </w:tabs>
        <w:spacing w:after="100" w:line="276"/>
        <w:ind w:left="1440" w:hanging="480"/>
        <w:jc w:val="both"/>
      </w:pPr>
      <w:r>
        <w:t xml:space="preserve">•	</w:t>
      </w:r>
      <w:r>
        <w:t xml:space="preserve">deliver duly executed stock transfer forms in respect of the Shares in favour of the Buyer together with the relevant share certificates (or an indemnity in the agreed form for any lost certificate);</w:t>
      </w:r>
    </w:p>
    <w:p>
      <w:pPr>
        <w:tabs>
          <w:tab w:val="left" w:pos="1440"/>
        </w:tabs>
        <w:spacing w:after="100" w:line="276"/>
        <w:ind w:left="1440" w:hanging="480"/>
        <w:jc w:val="both"/>
      </w:pPr>
      <w:r>
        <w:t xml:space="preserve">•	</w:t>
      </w:r>
      <w:r>
        <w:t xml:space="preserve">deliver the written resignations of each of the resigning directors and the secretary of each Group Company, in the agreed form;</w:t>
      </w:r>
    </w:p>
    <w:p>
      <w:pPr>
        <w:tabs>
          <w:tab w:val="left" w:pos="1440"/>
        </w:tabs>
        <w:spacing w:after="100" w:line="276"/>
        <w:ind w:left="1440" w:hanging="480"/>
        <w:jc w:val="both"/>
      </w:pPr>
      <w:r>
        <w:t xml:space="preserve">•	</w:t>
      </w:r>
      <w:r>
        <w:t xml:space="preserve">procure that a board meeting of each Group Company is held at which the transfers of the Shares are approved for registration and the Buyer's nominees are appointed as directors;</w:t>
      </w:r>
    </w:p>
    <w:p>
      <w:pPr>
        <w:tabs>
          <w:tab w:val="left" w:pos="1440"/>
        </w:tabs>
        <w:spacing w:after="100" w:line="276"/>
        <w:ind w:left="1440" w:hanging="480"/>
        <w:jc w:val="both"/>
      </w:pPr>
      <w:r>
        <w:t xml:space="preserve">•	</w:t>
      </w:r>
      <w:r>
        <w:t xml:space="preserve">deliver the statutory books, common seal (if any), certificate of incorporation and all current cheque books of each Group Company;</w:t>
      </w:r>
    </w:p>
    <w:p>
      <w:pPr>
        <w:tabs>
          <w:tab w:val="left" w:pos="1440"/>
        </w:tabs>
        <w:spacing w:after="100" w:line="276"/>
        <w:ind w:left="1440" w:hanging="480"/>
        <w:jc w:val="both"/>
      </w:pPr>
      <w:r>
        <w:t xml:space="preserve">•	</w:t>
      </w:r>
      <w:r>
        <w:t xml:space="preserve">deliver evidence in the agreed form of the release of all Encumbrances over the Shares and the assets of the Group (other than the Yorkshire Commercial Bank facility, which is to be redeemed at Completion); and</w:t>
      </w:r>
    </w:p>
    <w:p>
      <w:pPr>
        <w:tabs>
          <w:tab w:val="left" w:pos="1440"/>
        </w:tabs>
        <w:spacing w:after="100" w:line="276"/>
        <w:ind w:left="1440" w:hanging="480"/>
        <w:jc w:val="both"/>
      </w:pPr>
      <w:r>
        <w:t xml:space="preserve">•	</w:t>
      </w:r>
      <w:r>
        <w:t xml:space="preserve">deliver the Disclosure Letter duly signed by or on behalf of the Warrantors.</w:t>
      </w:r>
    </w:p>
    <w:p>
      <w:pPr>
        <w:pStyle w:val="Heading2"/>
      </w:pPr>
      <w:r>
        <w:t xml:space="preserve">Part 2 — Buyer's obligations</w:t>
      </w:r>
    </w:p>
    <w:p>
      <w:pPr>
        <w:tabs>
          <w:tab w:val="left" w:pos="1440"/>
        </w:tabs>
        <w:spacing w:after="100" w:line="276"/>
        <w:ind w:left="1440" w:hanging="480"/>
        <w:jc w:val="both"/>
      </w:pPr>
      <w:r>
        <w:t xml:space="preserve">•	</w:t>
      </w:r>
      <w:r>
        <w:t xml:space="preserve">pay the Completion Payment to the Sellers' Solicitors and the Retention Amount into the Escrow Account in accordance with clause 7.3;</w:t>
      </w:r>
    </w:p>
    <w:p>
      <w:pPr>
        <w:tabs>
          <w:tab w:val="left" w:pos="1440"/>
        </w:tabs>
        <w:spacing w:after="100" w:line="276"/>
        <w:ind w:left="1440" w:hanging="480"/>
        <w:jc w:val="both"/>
      </w:pPr>
      <w:r>
        <w:t xml:space="preserve">•	</w:t>
      </w:r>
      <w:r>
        <w:t xml:space="preserve">deliver a certified copy of the resolution of the board of directors of the Buyer authorising the execution and performance of this Agreement; and</w:t>
      </w:r>
    </w:p>
    <w:p>
      <w:pPr>
        <w:tabs>
          <w:tab w:val="left" w:pos="1440"/>
        </w:tabs>
        <w:spacing w:after="100" w:line="276"/>
        <w:ind w:left="1440" w:hanging="480"/>
        <w:jc w:val="both"/>
      </w:pPr>
      <w:r>
        <w:t xml:space="preserve">•	</w:t>
      </w:r>
      <w:r>
        <w:t xml:space="preserve">procure the repayment of the Yorkshire Commercial Bank facility in accordance with the funds flow statement.</w:t>
      </w:r>
    </w:p>
    <w:p>
      <w:pPr>
        <w:pageBreakBefore/>
        <w:spacing w:after="80" w:before="120"/>
        <w:jc w:val="center"/>
      </w:pPr>
      <w:r>
        <w:rPr>
          <w:b/>
          <w:bCs/>
          <w:sz w:val="24"/>
          <w:szCs w:val="24"/>
        </w:rPr>
        <w:t xml:space="preserve">SCHEDULE 4</w:t>
      </w:r>
    </w:p>
    <w:p>
      <w:pPr>
        <w:spacing w:after="200"/>
        <w:jc w:val="center"/>
      </w:pPr>
      <w:r>
        <w:rPr>
          <w:b/>
          <w:bCs/>
          <w:sz w:val="22"/>
          <w:szCs w:val="22"/>
        </w:rPr>
        <w:t xml:space="preserve">Warranties</w:t>
      </w:r>
    </w:p>
    <w:p>
      <w:pPr>
        <w:pStyle w:val="Heading2"/>
      </w:pPr>
      <w:r>
        <w:t xml:space="preserve">1. Capacity and authority of the Sellers</w:t>
      </w:r>
    </w:p>
    <w:p>
      <w:pPr>
        <w:tabs>
          <w:tab w:val="left" w:pos="1440"/>
        </w:tabs>
        <w:spacing w:after="100" w:line="276"/>
        <w:ind w:left="1440" w:hanging="480"/>
        <w:jc w:val="both"/>
      </w:pPr>
      <w:r>
        <w:t xml:space="preserve">(a)	</w:t>
      </w:r>
      <w:r>
        <w:t xml:space="preserve">Each Seller has the requisite power and authority, and has taken all corporate and other action necessary, to enter into and perform this Agreement and each other Transaction Document to which it is or will be a party.</w:t>
      </w:r>
    </w:p>
    <w:p>
      <w:pPr>
        <w:tabs>
          <w:tab w:val="left" w:pos="1440"/>
        </w:tabs>
        <w:spacing w:after="100" w:line="276"/>
        <w:ind w:left="1440" w:hanging="480"/>
        <w:jc w:val="both"/>
      </w:pPr>
      <w:r>
        <w:t xml:space="preserve">(b)	</w:t>
      </w:r>
      <w:r>
        <w:t xml:space="preserve">This Agreement and each Transaction Document constitutes (or will when executed constitute) binding obligations of each Seller enforceable in accordance with their respective terms.</w:t>
      </w:r>
    </w:p>
    <w:p>
      <w:pPr>
        <w:tabs>
          <w:tab w:val="left" w:pos="1440"/>
        </w:tabs>
        <w:spacing w:after="100" w:line="276"/>
        <w:ind w:left="1440" w:hanging="480"/>
        <w:jc w:val="both"/>
      </w:pPr>
      <w:r>
        <w:t xml:space="preserve">(c)	</w:t>
      </w:r>
      <w:r>
        <w:t xml:space="preserve">No Seller is insolvent or unable to pay its debts within the meaning of the Insolvency Act 1986, and no step has been taken to initiate any process by which such Seller may be wound up or made bankrupt.</w:t>
      </w:r>
    </w:p>
    <w:p>
      <w:pPr>
        <w:tabs>
          <w:tab w:val="left" w:pos="1440"/>
        </w:tabs>
        <w:spacing w:after="100" w:line="276"/>
        <w:ind w:left="1440" w:hanging="480"/>
        <w:jc w:val="both"/>
      </w:pPr>
      <w:r>
        <w:t xml:space="preserve">(d)	</w:t>
      </w:r>
      <w:r>
        <w:t xml:space="preserve">The execution and delivery of this Agreement by each Seller will not result in a breach of any agreement, order, judgment or applicable law to which that Seller is a party or subject.</w:t>
      </w:r>
    </w:p>
    <w:p>
      <w:pPr>
        <w:pStyle w:val="Heading2"/>
      </w:pPr>
      <w:r>
        <w:t xml:space="preserve">2. The Shares and the Group</w:t>
      </w:r>
    </w:p>
    <w:p>
      <w:pPr>
        <w:tabs>
          <w:tab w:val="left" w:pos="1440"/>
        </w:tabs>
        <w:spacing w:after="100" w:line="276"/>
        <w:ind w:left="1440" w:hanging="480"/>
        <w:jc w:val="both"/>
      </w:pPr>
      <w:r>
        <w:t xml:space="preserve">(a)	</w:t>
      </w:r>
      <w:r>
        <w:t xml:space="preserve">The Shares constitute the whole of the allotted and issued share capital of the Company and are fully paid or credited as fully paid.</w:t>
      </w:r>
    </w:p>
    <w:p>
      <w:pPr>
        <w:tabs>
          <w:tab w:val="left" w:pos="1440"/>
        </w:tabs>
        <w:spacing w:after="100" w:line="276"/>
        <w:ind w:left="1440" w:hanging="480"/>
        <w:jc w:val="both"/>
      </w:pPr>
      <w:r>
        <w:t xml:space="preserve">(b)	</w:t>
      </w:r>
      <w:r>
        <w:t xml:space="preserve">The Sellers are the sole legal and beneficial owners of the Shares set out against their respective names in Schedule 1, free from all Encumbrances.</w:t>
      </w:r>
    </w:p>
    <w:p>
      <w:pPr>
        <w:tabs>
          <w:tab w:val="left" w:pos="1440"/>
        </w:tabs>
        <w:spacing w:after="100" w:line="276"/>
        <w:ind w:left="1440" w:hanging="480"/>
        <w:jc w:val="both"/>
      </w:pPr>
      <w:r>
        <w:t xml:space="preserve">(c)	</w:t>
      </w:r>
      <w:r>
        <w:t xml:space="preserve">No person has any right (whether exercisable now or in the future and whether contingent or not) to call for the allotment, issue, sale, transfer or conversion of any share or loan capital of any Group Company, save for the EMI options to be exercised and dealt with in accordance with clause 5.2.</w:t>
      </w:r>
    </w:p>
    <w:p>
      <w:pPr>
        <w:tabs>
          <w:tab w:val="left" w:pos="1440"/>
        </w:tabs>
        <w:spacing w:after="100" w:line="276"/>
        <w:ind w:left="1440" w:hanging="480"/>
        <w:jc w:val="both"/>
      </w:pPr>
      <w:r>
        <w:t xml:space="preserve">(d)	</w:t>
      </w:r>
      <w:r>
        <w:t xml:space="preserve">The particulars of the Group set out in Schedule 2 are true, complete and accurate.</w:t>
      </w:r>
    </w:p>
    <w:p>
      <w:pPr>
        <w:tabs>
          <w:tab w:val="left" w:pos="1440"/>
        </w:tabs>
        <w:spacing w:after="100" w:line="276"/>
        <w:ind w:left="1440" w:hanging="480"/>
        <w:jc w:val="both"/>
      </w:pPr>
      <w:r>
        <w:t xml:space="preserve">(e)	</w:t>
      </w:r>
      <w:r>
        <w:t xml:space="preserve">Each Group Company is validly incorporated, in existence and duly registered under the laws of its jurisdiction of incorporation and has the corporate power to own its assets and carry on its business as currently conducted.</w:t>
      </w:r>
    </w:p>
    <w:p>
      <w:pPr>
        <w:tabs>
          <w:tab w:val="left" w:pos="1440"/>
        </w:tabs>
        <w:spacing w:after="100" w:line="276"/>
        <w:ind w:left="1440" w:hanging="480"/>
        <w:jc w:val="both"/>
      </w:pPr>
      <w:r>
        <w:t xml:space="preserve">(f)	</w:t>
      </w:r>
      <w:r>
        <w:t xml:space="preserve">No Group Company holds any shares in the capital of any other body corporate other than the Subsidiaries, and no Group Company has any branch, agency or permanent establishment outside the United Kingdom.</w:t>
      </w:r>
    </w:p>
    <w:p>
      <w:pPr>
        <w:pStyle w:val="Heading2"/>
      </w:pPr>
      <w:r>
        <w:t xml:space="preserve">3. Accounts and financial matters</w:t>
      </w:r>
    </w:p>
    <w:p>
      <w:pPr>
        <w:tabs>
          <w:tab w:val="left" w:pos="1440"/>
        </w:tabs>
        <w:spacing w:after="100" w:line="276"/>
        <w:ind w:left="1440" w:hanging="480"/>
        <w:jc w:val="both"/>
      </w:pPr>
      <w:r>
        <w:t xml:space="preserve">(a)	</w:t>
      </w:r>
      <w:r>
        <w:t xml:space="preserve">The Accounts have been prepared in accordance with applicable law and UK GAAP (including FRS 102) consistently applied and give a true and fair view of the state of affairs and the profit and loss of the Group as at and for the period ended on the Accounts Date.</w:t>
      </w:r>
    </w:p>
    <w:p>
      <w:pPr>
        <w:tabs>
          <w:tab w:val="left" w:pos="1440"/>
        </w:tabs>
        <w:spacing w:after="100" w:line="276"/>
        <w:ind w:left="1440" w:hanging="480"/>
        <w:jc w:val="both"/>
      </w:pPr>
      <w:r>
        <w:t xml:space="preserve">(b)	</w:t>
      </w:r>
      <w:r>
        <w:t xml:space="preserve">The Accounts are not affected by any unusual or non-recurring item or transaction which is not disclosed in the Accounts.</w:t>
      </w:r>
    </w:p>
    <w:p>
      <w:pPr>
        <w:tabs>
          <w:tab w:val="left" w:pos="1440"/>
        </w:tabs>
        <w:spacing w:after="100" w:line="276"/>
        <w:ind w:left="1440" w:hanging="480"/>
        <w:jc w:val="both"/>
      </w:pPr>
      <w:r>
        <w:t xml:space="preserve">(c)	</w:t>
      </w:r>
      <w:r>
        <w:t xml:space="preserve">The Management Accounts have been prepared with reasonable care on a basis consistent with the management accounts of the Group for the prior financial year and are not misleading in any material respect.</w:t>
      </w:r>
    </w:p>
    <w:p>
      <w:pPr>
        <w:tabs>
          <w:tab w:val="left" w:pos="1440"/>
        </w:tabs>
        <w:spacing w:after="100" w:line="276"/>
        <w:ind w:left="1440" w:hanging="480"/>
        <w:jc w:val="both"/>
      </w:pPr>
      <w:r>
        <w:t xml:space="preserve">(d)	</w:t>
      </w:r>
      <w:r>
        <w:t xml:space="preserve">Since the Accounts Date the business of the Group has been carried on in the ordinary and usual course, there has been no material adverse change in the financial or trading position of the Group, and no Group Company has declared, paid or made any dividend or other distribution save as constitutes Permitted Leakage.</w:t>
      </w:r>
    </w:p>
    <w:p>
      <w:pPr>
        <w:tabs>
          <w:tab w:val="left" w:pos="1440"/>
        </w:tabs>
        <w:spacing w:after="100" w:line="276"/>
        <w:ind w:left="1440" w:hanging="480"/>
        <w:jc w:val="both"/>
      </w:pPr>
      <w:r>
        <w:t xml:space="preserve">(e)	</w:t>
      </w:r>
      <w:r>
        <w:t xml:space="preserve">The Company's statutory books and registers are up to date and contain a true and complete record of the matters which should be dealt with in them, and all filings required to be made at Companies House have been made.</w:t>
      </w:r>
    </w:p>
    <w:p>
      <w:pPr>
        <w:pStyle w:val="Heading2"/>
      </w:pPr>
      <w:r>
        <w:t xml:space="preserve">4. Indebtedness and the Properties</w:t>
      </w:r>
    </w:p>
    <w:p>
      <w:pPr>
        <w:tabs>
          <w:tab w:val="left" w:pos="1440"/>
        </w:tabs>
        <w:spacing w:after="100" w:line="276"/>
        <w:ind w:left="1440" w:hanging="480"/>
        <w:jc w:val="both"/>
      </w:pPr>
      <w:r>
        <w:t xml:space="preserve">(a)	</w:t>
      </w:r>
      <w:r>
        <w:t xml:space="preserve">Full and accurate details of all financial facilities outstanding or available to each Group Company are set out in the Disclosure Letter, including the Yorkshire Commercial Bank facility, which will be redeemed at Completion.</w:t>
      </w:r>
    </w:p>
    <w:p>
      <w:pPr>
        <w:tabs>
          <w:tab w:val="left" w:pos="1440"/>
        </w:tabs>
        <w:spacing w:after="100" w:line="276"/>
        <w:ind w:left="1440" w:hanging="480"/>
        <w:jc w:val="both"/>
      </w:pPr>
      <w:r>
        <w:t xml:space="preserve">(b)	</w:t>
      </w:r>
      <w:r>
        <w:t xml:space="preserve">No Group Company has any borrowings other than those disclosed, and no event of default has occurred under any facility which remains unremedied.</w:t>
      </w:r>
    </w:p>
    <w:p>
      <w:pPr>
        <w:tabs>
          <w:tab w:val="left" w:pos="1440"/>
        </w:tabs>
        <w:spacing w:after="100" w:line="276"/>
        <w:ind w:left="1440" w:hanging="480"/>
        <w:jc w:val="both"/>
      </w:pPr>
      <w:r>
        <w:t xml:space="preserve">(c)	</w:t>
      </w:r>
      <w:r>
        <w:t xml:space="preserve">The Group does not own any freehold property. The Properties comprise all the land and premises owned, occupied or used by the Group and the particulars of them in Schedule 2 are accurate.</w:t>
      </w:r>
    </w:p>
    <w:p>
      <w:pPr>
        <w:tabs>
          <w:tab w:val="left" w:pos="1440"/>
        </w:tabs>
        <w:spacing w:after="100" w:line="276"/>
        <w:ind w:left="1440" w:hanging="480"/>
        <w:jc w:val="both"/>
      </w:pPr>
      <w:r>
        <w:t xml:space="preserve">(d)	</w:t>
      </w:r>
      <w:r>
        <w:t xml:space="preserve">Each lease in respect of a Property is valid and subsisting, the rents and other sums payable under each lease have been paid up to date, and no Group Company is in material breach of any covenant on the part of the tenant.</w:t>
      </w:r>
    </w:p>
    <w:p>
      <w:pPr>
        <w:pStyle w:val="Heading2"/>
      </w:pPr>
      <w:r>
        <w:t xml:space="preserve">5. Contracts and trading</w:t>
      </w:r>
    </w:p>
    <w:p>
      <w:pPr>
        <w:tabs>
          <w:tab w:val="left" w:pos="1440"/>
        </w:tabs>
        <w:spacing w:after="100" w:line="276"/>
        <w:ind w:left="1440" w:hanging="480"/>
        <w:jc w:val="both"/>
      </w:pPr>
      <w:r>
        <w:t xml:space="preserve">(a)	</w:t>
      </w:r>
      <w:r>
        <w:t xml:space="preserve">No Group Company is a party to any contract which is material to its business and which is not in the ordinary course of business, is not on arm's length terms, or cannot be terminated on six months' notice or less without compensation.</w:t>
      </w:r>
    </w:p>
    <w:p>
      <w:pPr>
        <w:tabs>
          <w:tab w:val="left" w:pos="1440"/>
        </w:tabs>
        <w:spacing w:after="100" w:line="276"/>
        <w:ind w:left="1440" w:hanging="480"/>
        <w:jc w:val="both"/>
      </w:pPr>
      <w:r>
        <w:t xml:space="preserve">(b)	</w:t>
      </w:r>
      <w:r>
        <w:t xml:space="preserve">No counterparty to a material contract has given written notice of its intention to terminate, or has alleged any material breach of, that contract.</w:t>
      </w:r>
    </w:p>
    <w:p>
      <w:pPr>
        <w:tabs>
          <w:tab w:val="left" w:pos="1440"/>
        </w:tabs>
        <w:spacing w:after="100" w:line="276"/>
        <w:ind w:left="1440" w:hanging="480"/>
        <w:jc w:val="both"/>
      </w:pPr>
      <w:r>
        <w:t xml:space="preserve">(c)	</w:t>
      </w:r>
      <w:r>
        <w:t xml:space="preserve">Neither the entry into nor the performance of this Agreement will entitle any person to terminate or vary the terms of any material contract by reason of any change of control provision.</w:t>
      </w:r>
    </w:p>
    <w:p>
      <w:pPr>
        <w:tabs>
          <w:tab w:val="left" w:pos="1440"/>
        </w:tabs>
        <w:spacing w:after="100" w:line="276"/>
        <w:ind w:left="1440" w:hanging="480"/>
        <w:jc w:val="both"/>
      </w:pPr>
      <w:r>
        <w:t xml:space="preserve">(d)	</w:t>
      </w:r>
      <w:r>
        <w:t xml:space="preserve">No Group Company is engaged in any litigation, arbitration or other legal proceedings (whether as claimant, defendant or otherwise) which are material to the Group, and so far as the Warrantors are aware no such proceedings are pending or threatened.</w:t>
      </w:r>
    </w:p>
    <w:p>
      <w:pPr>
        <w:pStyle w:val="Heading2"/>
      </w:pPr>
      <w:r>
        <w:t xml:space="preserve">6. Employees and pensions</w:t>
      </w:r>
    </w:p>
    <w:p>
      <w:pPr>
        <w:tabs>
          <w:tab w:val="left" w:pos="1440"/>
        </w:tabs>
        <w:spacing w:after="100" w:line="276"/>
        <w:ind w:left="1440" w:hanging="480"/>
        <w:jc w:val="both"/>
      </w:pPr>
      <w:r>
        <w:t xml:space="preserve">(a)	</w:t>
      </w:r>
      <w:r>
        <w:t xml:space="preserve">The Disclosure Letter contains accurate particulars of the principal terms of employment of each employee earning more than £80,000 per annum and of the standard terms applicable to other employees.</w:t>
      </w:r>
    </w:p>
    <w:p>
      <w:pPr>
        <w:tabs>
          <w:tab w:val="left" w:pos="1440"/>
        </w:tabs>
        <w:spacing w:after="100" w:line="276"/>
        <w:ind w:left="1440" w:hanging="480"/>
        <w:jc w:val="both"/>
      </w:pPr>
      <w:r>
        <w:t xml:space="preserve">(b)	</w:t>
      </w:r>
      <w:r>
        <w:t xml:space="preserve">There is no outstanding or threatened dispute between any Group Company and a material number or category of its employees, and no Group Company has any liability for any redundancy or protective award which has not been satisfied.</w:t>
      </w:r>
    </w:p>
    <w:p>
      <w:pPr>
        <w:tabs>
          <w:tab w:val="left" w:pos="1440"/>
        </w:tabs>
        <w:spacing w:after="100" w:line="276"/>
        <w:ind w:left="1440" w:hanging="480"/>
        <w:jc w:val="both"/>
      </w:pPr>
      <w:r>
        <w:t xml:space="preserve">(c)	</w:t>
      </w:r>
      <w:r>
        <w:t xml:space="preserve">No Group Company operates, contributes to or has any liability in respect of any defined benefit occupational pension scheme. The only pension arrangement operated by the Group is the auto-enrolment workplace pension administered through a master trust, in respect of which all contributions due have been paid.</w:t>
      </w:r>
    </w:p>
    <w:p>
      <w:pPr>
        <w:pStyle w:val="Heading2"/>
      </w:pPr>
      <w:r>
        <w:t xml:space="preserve">7. Compliance, intellectual property and data</w:t>
      </w:r>
    </w:p>
    <w:p>
      <w:pPr>
        <w:tabs>
          <w:tab w:val="left" w:pos="1440"/>
        </w:tabs>
        <w:spacing w:after="100" w:line="276"/>
        <w:ind w:left="1440" w:hanging="480"/>
        <w:jc w:val="both"/>
      </w:pPr>
      <w:r>
        <w:t xml:space="preserve">(a)	</w:t>
      </w:r>
      <w:r>
        <w:t xml:space="preserve">Each Group Company has at all material times conducted its business in all material respects in accordance with applicable laws and holds all material licences, consents and authorisations necessary for the operation of its business, all of which are valid and subsisting.</w:t>
      </w:r>
    </w:p>
    <w:p>
      <w:pPr>
        <w:tabs>
          <w:tab w:val="left" w:pos="1440"/>
        </w:tabs>
        <w:spacing w:after="100" w:line="276"/>
        <w:ind w:left="1440" w:hanging="480"/>
        <w:jc w:val="both"/>
      </w:pPr>
      <w:r>
        <w:t xml:space="preserve">(b)	</w:t>
      </w:r>
      <w:r>
        <w:t xml:space="preserve">The Group is the sole legal and beneficial owner of, or has a valid licence to use, all Intellectual Property Rights necessary to carry on its business as currently conducted, and so far as the Warrantors are aware the operation of the business does not infringe the Intellectual Property Rights of any third party.</w:t>
      </w:r>
    </w:p>
    <w:p>
      <w:pPr>
        <w:tabs>
          <w:tab w:val="left" w:pos="1440"/>
        </w:tabs>
        <w:spacing w:after="100" w:line="276"/>
        <w:ind w:left="1440" w:hanging="480"/>
        <w:jc w:val="both"/>
      </w:pPr>
      <w:r>
        <w:t xml:space="preserve">(c)	</w:t>
      </w:r>
      <w:r>
        <w:t xml:space="preserve">Each Group Company has at all material times complied in all material respects with the UK GDPR and the Data Protection Act 2018, and no Group Company has received any enforcement notice or monetary penalty notice from the Information Commissioner.</w:t>
      </w:r>
    </w:p>
    <w:p>
      <w:pPr>
        <w:pStyle w:val="Heading2"/>
      </w:pPr>
      <w:r>
        <w:t xml:space="preserve">8. Tax</w:t>
      </w:r>
    </w:p>
    <w:p>
      <w:pPr>
        <w:tabs>
          <w:tab w:val="left" w:pos="1440"/>
        </w:tabs>
        <w:spacing w:after="100" w:line="276"/>
        <w:ind w:left="1440" w:hanging="480"/>
        <w:jc w:val="both"/>
      </w:pPr>
      <w:r>
        <w:t xml:space="preserve">(a)	</w:t>
      </w:r>
      <w:r>
        <w:t xml:space="preserve">Each Group Company has within applicable time limits made all returns, provided all information and maintained all records in relation to Tax which it is required to make, provide or maintain, and all such returns are true, complete and accurate.</w:t>
      </w:r>
    </w:p>
    <w:p>
      <w:pPr>
        <w:tabs>
          <w:tab w:val="left" w:pos="1440"/>
        </w:tabs>
        <w:spacing w:after="100" w:line="276"/>
        <w:ind w:left="1440" w:hanging="480"/>
        <w:jc w:val="both"/>
      </w:pPr>
      <w:r>
        <w:t xml:space="preserve">(b)	</w:t>
      </w:r>
      <w:r>
        <w:t xml:space="preserve">Each Group Company has duly and punctually paid all Tax which it has become liable to pay and is not, and has not in the six years before the date of this Agreement been, liable to pay any penalty, surcharge, fine or interest in connection with Tax.</w:t>
      </w:r>
    </w:p>
    <w:p>
      <w:pPr>
        <w:tabs>
          <w:tab w:val="left" w:pos="1440"/>
        </w:tabs>
        <w:spacing w:after="100" w:line="276"/>
        <w:ind w:left="1440" w:hanging="480"/>
        <w:jc w:val="both"/>
      </w:pPr>
      <w:r>
        <w:t xml:space="preserve">(c)	</w:t>
      </w:r>
      <w:r>
        <w:t xml:space="preserve">Each Group Company is and has at all times been resident for Tax purposes solely in the United Kingdom and has no permanent establishment outside the United Kingdom.</w:t>
      </w:r>
    </w:p>
    <w:p>
      <w:pPr>
        <w:tabs>
          <w:tab w:val="left" w:pos="1440"/>
        </w:tabs>
        <w:spacing w:after="100" w:line="276"/>
        <w:ind w:left="1440" w:hanging="480"/>
        <w:jc w:val="both"/>
      </w:pPr>
      <w:r>
        <w:t xml:space="preserve">(d)	</w:t>
      </w:r>
      <w:r>
        <w:t xml:space="preserve">All EMI options granted by the Company satisfied the requirements of Schedule 5 to the Income Tax (Earnings and Pensions) Act 2003 at the time of grant and the Company has complied with its notification and reporting obligations in respect of them.</w:t>
      </w:r>
    </w:p>
    <w:p>
      <w:pPr>
        <w:pageBreakBefore/>
        <w:spacing w:after="80" w:before="120"/>
        <w:jc w:val="center"/>
      </w:pPr>
      <w:r>
        <w:rPr>
          <w:b/>
          <w:bCs/>
          <w:sz w:val="24"/>
          <w:szCs w:val="24"/>
        </w:rPr>
        <w:t xml:space="preserve">SCHEDULE 5</w:t>
      </w:r>
    </w:p>
    <w:p>
      <w:pPr>
        <w:spacing w:after="200"/>
        <w:jc w:val="center"/>
      </w:pPr>
      <w:r>
        <w:rPr>
          <w:b/>
          <w:bCs/>
          <w:sz w:val="22"/>
          <w:szCs w:val="22"/>
        </w:rPr>
        <w:t xml:space="preserve">Limitations on Liability</w:t>
      </w:r>
    </w:p>
    <w:p>
      <w:pPr>
        <w:spacing w:after="120" w:line="276"/>
        <w:jc w:val="both"/>
      </w:pPr>
      <w:r>
        <w:t xml:space="preserve">1. No liability shall attach to the Warrantors in respect of any Claim unless and until the thresholds in clause 9.3 are exceeded.</w:t>
      </w:r>
    </w:p>
    <w:p>
      <w:pPr>
        <w:spacing w:after="120" w:line="276"/>
        <w:jc w:val="both"/>
      </w:pPr>
      <w:r>
        <w:t xml:space="preserve">2. The aggregate liability of the Warrantors for all Claims under the Warranties shall not exceed the Consideration actually received by the Warrantors, and the liability of each Warrantor shall be limited to that proportion of any Claim equal to its proportion of the Consideration set out in Schedule 1.</w:t>
      </w:r>
    </w:p>
    <w:p>
      <w:pPr>
        <w:spacing w:after="120" w:line="276"/>
        <w:jc w:val="both"/>
      </w:pPr>
      <w:r>
        <w:t xml:space="preserve">3. The time limits for notifying Claims are as set out in clause 9.4 (18 months for general Claims; 7 years for Tax Claims).</w:t>
      </w:r>
    </w:p>
    <w:p>
      <w:pPr>
        <w:spacing w:after="120" w:line="276"/>
        <w:jc w:val="both"/>
      </w:pPr>
      <w:r>
        <w:t xml:space="preserve">4. The Warrantors shall not be liable for any Claim to the extent that it arises or is increased as a result of any voluntary act or omission of the Buyer or any Group Company after Completion otherwise than in the ordinary course of business or pursuant to a legally binding obligation entered into before Completion.</w:t>
      </w:r>
    </w:p>
    <w:p>
      <w:pPr>
        <w:spacing w:after="120" w:line="276"/>
        <w:jc w:val="both"/>
      </w:pPr>
      <w:r>
        <w:t xml:space="preserve">5. The Buyer shall not be entitled to recover damages or otherwise obtain payment, reimbursement or restitution more than once in respect of the same loss, and the Warrantors shall not be liable in respect of any Claim to the extent that the loss has been recovered under any policy of insurance or from any other third party.</w:t>
      </w:r>
    </w:p>
    <w:p>
      <w:pPr>
        <w:spacing w:after="120" w:line="276"/>
        <w:jc w:val="both"/>
      </w:pPr>
      <w:r>
        <w:t xml:space="preserve">6. Nothing in this Schedule applies to limit or exclude the liability of any Warrantor for any Claim arising out of fraud, dishonesty or wilful concealment by or on behalf of that Warrantor.</w:t>
      </w:r>
    </w:p>
    <w:p>
      <w:pPr>
        <w:pageBreakBefore/>
        <w:spacing w:after="80" w:before="120"/>
        <w:jc w:val="center"/>
      </w:pPr>
      <w:r>
        <w:rPr>
          <w:b/>
          <w:bCs/>
          <w:sz w:val="24"/>
          <w:szCs w:val="24"/>
        </w:rPr>
        <w:t xml:space="preserve">SCHEDULE 6</w:t>
      </w:r>
    </w:p>
    <w:p>
      <w:pPr>
        <w:spacing w:after="200"/>
        <w:jc w:val="center"/>
      </w:pPr>
      <w:r>
        <w:rPr>
          <w:b/>
          <w:bCs/>
          <w:sz w:val="22"/>
          <w:szCs w:val="22"/>
        </w:rPr>
        <w:t xml:space="preserve">Tax Covenant</w:t>
      </w:r>
    </w:p>
    <w:p>
      <w:pPr>
        <w:spacing w:after="120" w:line="276"/>
        <w:jc w:val="both"/>
      </w:pPr>
      <w:r>
        <w:t xml:space="preserve">Capitalised terms used in this Schedule and not otherwise defined have the meanings given in clause 1.</w:t>
      </w:r>
    </w:p>
    <w:p>
      <w:pPr>
        <w:spacing w:after="120" w:line="276"/>
        <w:jc w:val="both"/>
      </w:pPr>
      <w:r>
        <w:t xml:space="preserve">1. The Warrantors covenant to pay to the Buyer an amount equal to any liability to Tax of any Group Company arising in respect of, by reference to or in consequence of any income, profits or gains earned, accrued or received on or before Completion, or any event occurring on or before Completion.</w:t>
      </w:r>
    </w:p>
    <w:p>
      <w:pPr>
        <w:spacing w:after="120" w:line="276"/>
        <w:jc w:val="both"/>
      </w:pPr>
      <w:r>
        <w:t xml:space="preserve">2. The covenant in paragraph 1 extends to any liability to Tax which arises as a result of the relationship for Tax purposes of any Group Company with any person other than a member of the Buyer's Group before Completion, and to all reasonable costs and expenses properly incurred by the Buyer or any Group Company in connection with any such liability.</w:t>
      </w:r>
    </w:p>
    <w:p>
      <w:pPr>
        <w:spacing w:after="120" w:line="276"/>
        <w:jc w:val="both"/>
      </w:pPr>
      <w:r>
        <w:t xml:space="preserve">3. The Warrantors shall not be liable under this Tax Covenant to the extent that provision or reserve for the liability was made in the Accounts, the liability arises in the ordinary course of business since the Accounts Date, or the liability arises as a result of a change in rates of Tax or law enacted after Completion.</w:t>
      </w:r>
    </w:p>
    <w:p>
      <w:pPr>
        <w:spacing w:after="120" w:line="276"/>
        <w:jc w:val="both"/>
      </w:pPr>
      <w:r>
        <w:t xml:space="preserve">4. The Buyer shall give written notice to the Warrantors of any Tax claim from a Tax authority that may give rise to a liability under this Tax Covenant as soon as reasonably practicable, and shall take such action to dispute, defend or settle the Tax claim as the Warrantors may reasonably request, subject to the Buyer being indemnified to its reasonable satisfaction against all costs and liabilities.</w:t>
      </w:r>
    </w:p>
    <w:p>
      <w:pPr>
        <w:spacing w:after="120" w:line="276"/>
        <w:jc w:val="both"/>
      </w:pPr>
      <w:r>
        <w:t xml:space="preserve">5. Any payment due under this Tax Covenant shall be made on the later of 10 Business Days after written demand and 5 Business Days before the date on which the relevant Tax becomes due and payable to the relevant Tax authority.</w:t>
      </w:r>
    </w:p>
    <w:p>
      <w:pPr>
        <w:pageBreakBefore/>
        <w:spacing w:after="80" w:before="120"/>
        <w:jc w:val="center"/>
      </w:pPr>
      <w:r>
        <w:rPr>
          <w:b/>
          <w:bCs/>
          <w:sz w:val="24"/>
          <w:szCs w:val="24"/>
        </w:rPr>
        <w:t xml:space="preserve">SCHEDULE 7</w:t>
      </w:r>
    </w:p>
    <w:p>
      <w:pPr>
        <w:spacing w:after="200"/>
        <w:jc w:val="center"/>
      </w:pPr>
      <w:r>
        <w:rPr>
          <w:b/>
          <w:bCs/>
          <w:sz w:val="22"/>
          <w:szCs w:val="22"/>
        </w:rPr>
        <w:t xml:space="preserve">Data Room Index (Summary)</w:t>
      </w:r>
    </w:p>
    <w:p>
      <w:pPr>
        <w:spacing w:after="120" w:line="276"/>
        <w:jc w:val="both"/>
      </w:pPr>
      <w:r>
        <w:t xml:space="preserve">A complete index of the documents made available in the Data Room is appended. The principal folders are: 1. Corporate; 2. Accounts and Financial; 3. Property; 4. Material Contracts; 5. Employees and Pensions; 6. Intellectual Property and IT; 7. Compliance and Litigation; 8. Tax; 9. Insurance. The contents of the Data Room have been delivered to the Buyer on a USB drive and form part of the Disclosure for the purposes of clause 8.1.</w:t>
      </w:r>
    </w:p>
    <w:p>
      <w:pPr>
        <w:pageBreakBefore/>
        <w:spacing w:after="80" w:before="120"/>
        <w:jc w:val="center"/>
      </w:pPr>
      <w:r>
        <w:rPr>
          <w:b/>
          <w:bCs/>
          <w:sz w:val="24"/>
          <w:szCs w:val="24"/>
        </w:rPr>
        <w:t xml:space="preserve">SCHEDULE 8</w:t>
      </w:r>
    </w:p>
    <w:p>
      <w:pPr>
        <w:spacing w:after="200"/>
        <w:jc w:val="center"/>
      </w:pPr>
      <w:r>
        <w:rPr>
          <w:b/>
          <w:bCs/>
          <w:sz w:val="22"/>
          <w:szCs w:val="22"/>
        </w:rPr>
        <w:t xml:space="preserve">Earn-out, Permitted Leakage and Adjusted EBITDA</w:t>
      </w:r>
    </w:p>
    <w:p>
      <w:pPr>
        <w:pStyle w:val="Heading2"/>
      </w:pPr>
      <w:r>
        <w:t xml:space="preserve">Part 1 — Calculation of Adjusted EBITDA and dispute resolution</w:t>
      </w:r>
    </w:p>
    <w:p>
      <w:pPr>
        <w:spacing w:after="120" w:line="276"/>
        <w:jc w:val="both"/>
      </w:pPr>
      <w:r>
        <w:t xml:space="preserve">Adjusted EBITDA for the Earn-out Period shall be calculated from the audited consolidated accounts of the Group for the financial year ending 31 March 2026, adjusted to exclude the costs of the transaction contemplated by this Agreement, any management charge imposed by the Buyer's Group, and any non-recurring or exceptional items, and applying accounting policies consistent with those used in the preparation of the Accounts. If the Sellers' Representative disputes the Earn-out Statement, the dispute shall be referred to an independent firm of chartered accountants acting as expert and not as arbitrator.</w:t>
      </w:r>
    </w:p>
    <w:p>
      <w:pPr>
        <w:pStyle w:val="Heading2"/>
      </w:pPr>
      <w:r>
        <w:t xml:space="preserve">Part 2 — Adjustments</w:t>
      </w:r>
    </w:p>
    <w:p>
      <w:pPr>
        <w:spacing w:after="120" w:line="276"/>
        <w:jc w:val="both"/>
      </w:pPr>
      <w:r>
        <w:t xml:space="preserve">The specific adjustments to be made in deriving Adjusted EBITDA (add-backs for owner remuneration in excess of market rate, normalisation of one-off membership campaigns, and exclusion of property disposal gains) are set out in the agreed schedule of adjustments in the Data Room.</w:t>
      </w:r>
    </w:p>
    <w:p>
      <w:pPr>
        <w:pStyle w:val="Heading2"/>
      </w:pPr>
      <w:r>
        <w:t xml:space="preserve">Part 3 — Permitted Leakage</w:t>
      </w:r>
    </w:p>
    <w:p>
      <w:pPr>
        <w:spacing w:after="120" w:line="276"/>
        <w:jc w:val="both"/>
      </w:pPr>
      <w:r>
        <w:t xml:space="preserve">Permitted Leakage comprises: (a) the directors' fees and salaries accrued and paid in the ordinary course consistent with past practice; (b) the dividend of £450,000 declared and paid on 30 September 2025 as disclosed in the Management Accounts; and (c) the repayment of the Geoffrey Brampton director's loan of £1,150,000 to be effected through the funds flow at Completion.</w:t>
      </w:r>
    </w:p>
    <w:p>
      <w:pPr>
        <w:pageBreakBefore/>
        <w:spacing w:after="200"/>
        <w:jc w:val="center"/>
      </w:pPr>
      <w:r>
        <w:rPr>
          <w:b/>
          <w:bCs/>
          <w:sz w:val="24"/>
          <w:szCs w:val="24"/>
        </w:rPr>
        <w:t xml:space="preserve">EXECUTION</w:t>
      </w:r>
    </w:p>
    <w:p>
      <w:pPr>
        <w:spacing w:after="120" w:line="276"/>
        <w:jc w:val="both"/>
      </w:pPr>
      <w:r>
        <w:t xml:space="preserve">IN WITNESS WHEREOF this Agreement has been executed and delivered as a deed on the date first set out above.</w:t>
      </w:r>
    </w:p>
    <w:p>
      <w:pPr>
        <w:spacing w:after="120" w:before="240"/>
      </w:pPr>
      <w:r>
        <w:t xml:space="preserve">SIGNED as a deed by GEOFFREY BRAMPTON in the presence of:</w:t>
      </w:r>
    </w:p>
    <w:p>
      <w:pPr>
        <w:spacing w:after="60"/>
      </w:pPr>
      <w:r>
        <w:t xml:space="preserve">......................................................</w:t>
      </w:r>
    </w:p>
    <w:p>
      <w:pPr>
        <w:spacing w:after="120"/>
      </w:pPr>
      <w:r>
        <w:rPr>
          <w:i/>
          <w:iCs/>
          <w:sz w:val="18"/>
          <w:szCs w:val="18"/>
        </w:rPr>
        <w:t xml:space="preserve">Name:                                   Witness:</w:t>
      </w:r>
    </w:p>
    <w:p>
      <w:pPr>
        <w:spacing w:after="120" w:before="240"/>
      </w:pPr>
      <w:r>
        <w:t xml:space="preserve">SIGNED as a deed by CYNTHIA BRAMPTON in the presence of:</w:t>
      </w:r>
    </w:p>
    <w:p>
      <w:pPr>
        <w:spacing w:after="60"/>
      </w:pPr>
      <w:r>
        <w:t xml:space="preserve">......................................................</w:t>
      </w:r>
    </w:p>
    <w:p>
      <w:pPr>
        <w:spacing w:after="120"/>
      </w:pPr>
      <w:r>
        <w:rPr>
          <w:i/>
          <w:iCs/>
          <w:sz w:val="18"/>
          <w:szCs w:val="18"/>
        </w:rPr>
        <w:t xml:space="preserve">Name:                                   Witness:</w:t>
      </w:r>
    </w:p>
    <w:p>
      <w:pPr>
        <w:spacing w:after="120" w:before="240"/>
      </w:pPr>
      <w:r>
        <w:t xml:space="preserve">SIGNED as a deed by DAVID MERCER in the presence of:</w:t>
      </w:r>
    </w:p>
    <w:p>
      <w:pPr>
        <w:spacing w:after="60"/>
      </w:pPr>
      <w:r>
        <w:t xml:space="preserve">......................................................</w:t>
      </w:r>
    </w:p>
    <w:p>
      <w:pPr>
        <w:spacing w:after="120"/>
      </w:pPr>
      <w:r>
        <w:rPr>
          <w:i/>
          <w:iCs/>
          <w:sz w:val="18"/>
          <w:szCs w:val="18"/>
        </w:rPr>
        <w:t xml:space="preserve">Name:                                   Witness:</w:t>
      </w:r>
    </w:p>
    <w:p>
      <w:pPr>
        <w:spacing w:after="120" w:before="240"/>
      </w:pPr>
      <w:r>
        <w:t xml:space="preserve">SIGNED as a deed by HARTINGTON EQUITY PARTNERS LLP acting by its authorised member in the presence of:</w:t>
      </w:r>
    </w:p>
    <w:p>
      <w:pPr>
        <w:spacing w:after="60"/>
      </w:pPr>
      <w:r>
        <w:t xml:space="preserve">......................................................</w:t>
      </w:r>
    </w:p>
    <w:p>
      <w:pPr>
        <w:spacing w:after="120"/>
      </w:pPr>
      <w:r>
        <w:rPr>
          <w:i/>
          <w:iCs/>
          <w:sz w:val="18"/>
          <w:szCs w:val="18"/>
        </w:rPr>
        <w:t xml:space="preserve">Name:                                   Witness:</w:t>
      </w:r>
    </w:p>
    <w:p>
      <w:pPr>
        <w:spacing w:after="120" w:before="240"/>
      </w:pPr>
      <w:r>
        <w:t xml:space="preserve">EXECUTED as a deed by KINGSFORD GROUP LIMITED acting by a director and its secretary / two directors:</w:t>
      </w:r>
    </w:p>
    <w:p>
      <w:pPr>
        <w:spacing w:after="60"/>
      </w:pPr>
      <w:r>
        <w:t xml:space="preserve">......................................................</w:t>
      </w:r>
    </w:p>
    <w:p>
      <w:pPr>
        <w:spacing w:after="120"/>
      </w:pPr>
      <w:r>
        <w:rPr>
          <w:i/>
          <w:iCs/>
          <w:sz w:val="18"/>
          <w:szCs w:val="18"/>
        </w:rPr>
        <w:t xml:space="preserve">Name:                                   Witness: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2"/>
      </w:pBdr>
      <w:tabs>
        <w:tab w:val="right" w:pos="9026"/>
      </w:tabs>
    </w:pPr>
    <w:r>
      <w:rPr>
        <w:rFonts w:ascii="Times New Roman" w:cs="Times New Roman" w:eastAsia="Times New Roman" w:hAnsi="Times New Roman"/>
        <w:color w:val="888888"/>
        <w:sz w:val="15"/>
        <w:szCs w:val="15"/>
      </w:rPr>
      <w:t xml:space="preserve">Project Atlas — SPA (v2 REDLINE — Harland Vesey mark-up, 5 December 2025)</w:t>
    </w:r>
    <w:r>
      <w:rPr>
        <w:rFonts w:ascii="Times New Roman" w:cs="Times New Roman" w:eastAsia="Times New Roman" w:hAnsi="Times New Roman"/>
        <w:color w:val="888888"/>
        <w:sz w:val="15"/>
        <w:szCs w:val="15"/>
      </w:rPr>
      <w:t xml:space="preserve">	Page </w:t>
    </w:r>
    <w:r>
      <w:rPr>
        <w:rFonts w:ascii="Times New Roman" w:cs="Times New Roman" w:eastAsia="Times New Roman" w:hAnsi="Times New Roman"/>
        <w:color w:val="888888"/>
        <w:sz w:val="15"/>
        <w:szCs w:val="15"/>
      </w:rPr>
      <w:fldChar w:fldCharType="begin"/>
      <w:instrText xml:space="preserve">PAGE</w:instrText>
      <w:fldChar w:fldCharType="separate"/>
      <w:fldChar w:fldCharType="end"/>
    </w:r>
    <w:r>
      <w:rPr>
        <w:rFonts w:ascii="Times New Roman" w:cs="Times New Roman" w:eastAsia="Times New Roman" w:hAnsi="Times New Roman"/>
        <w:color w:val="888888"/>
        <w:sz w:val="15"/>
        <w:szCs w:val="15"/>
      </w:rPr>
      <w:t xml:space="preserve"> of </w:t>
    </w:r>
    <w:r>
      <w:rPr>
        <w:rFonts w:ascii="Times New Roman" w:cs="Times New Roman" w:eastAsia="Times New Roman" w:hAnsi="Times New Roman"/>
        <w:color w:val="88888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2"/>
      </w:pBdr>
      <w:jc w:val="right"/>
    </w:pPr>
    <w:r>
      <w:rPr>
        <w:rFonts w:ascii="Times New Roman" w:cs="Times New Roman" w:eastAsia="Times New Roman" w:hAnsi="Times New Roman"/>
        <w:color w:val="666666"/>
        <w:sz w:val="16"/>
        <w:szCs w:val="16"/>
      </w:rPr>
      <w:t xml:space="preserve">Brampton Leisure Limited — Share Purchase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before="120"/>
      <w:jc w:val="center"/>
    </w:pPr>
    <w:rPr>
      <w:rFonts w:ascii="Times New Roman" w:cs="Times New Roman" w:eastAsia="Times New Roman" w:hAnsi="Times New Roman"/>
      <w:b/>
      <w:bCs/>
      <w:sz w:val="36"/>
      <w:szCs w:val="36"/>
    </w:rPr>
  </w:style>
  <w:style w:type="paragraph" w:styleId="Heading1">
    <w:name w:val="Heading 1"/>
    <w:basedOn w:val="Normal"/>
    <w:next w:val="Normal"/>
    <w:qFormat/>
    <w:pPr>
      <w:keepNext/>
      <w:spacing w:after="140" w:before="280"/>
      <w:outlineLvl w:val="0"/>
    </w:pPr>
    <w:rPr>
      <w:rFonts w:ascii="Times New Roman" w:cs="Times New Roman" w:eastAsia="Times New Roman" w:hAnsi="Times New Roman"/>
      <w:b/>
      <w:bCs/>
      <w:caps/>
      <w:sz w:val="24"/>
      <w:szCs w:val="24"/>
    </w:rPr>
  </w:style>
  <w:style w:type="paragraph" w:styleId="Heading2">
    <w:name w:val="Heading 2"/>
    <w:basedOn w:val="Normal"/>
    <w:next w:val="Normal"/>
    <w:qFormat/>
    <w:pPr>
      <w:keepNext/>
      <w:spacing w:after="100" w:before="160"/>
      <w:outlineLvl w:val="1"/>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2026-06-10T22:16:19.898Z</dcterms:created>
  <dcterms:modified xsi:type="dcterms:W3CDTF">2026-06-10T22:16:19.899Z</dcterms:modified>
</cp:coreProperties>
</file>

<file path=docProps/custom.xml><?xml version="1.0" encoding="utf-8"?>
<Properties xmlns="http://schemas.openxmlformats.org/officeDocument/2006/custom-properties" xmlns:vt="http://schemas.openxmlformats.org/officeDocument/2006/docPropsVTypes"/>
</file>