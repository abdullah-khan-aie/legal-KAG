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HIGH COURT OF JUSTICE</w:t>
      </w:r>
    </w:p>
    <w:p>
      <w:pPr>
        <w:spacing w:after="40"/>
        <w:jc w:val="center"/>
      </w:pPr>
      <w:r>
        <w:rPr>
          <w:b/>
          <w:bCs/>
        </w:rPr>
        <w:t xml:space="preserve">BUSINESS AND PROPERTY COURTS OF ENGLAND AND WALES</w:t>
      </w:r>
    </w:p>
    <w:p>
      <w:pPr>
        <w:spacing w:after="40"/>
        <w:jc w:val="center"/>
      </w:pPr>
      <w:r>
        <w:rPr>
          <w:b/>
          <w:bCs/>
        </w:rPr>
        <w:t xml:space="preserve">TECHNOLOGY AND CONSTRUCTION COURT (KBD)</w:t>
      </w:r>
    </w:p>
    <w:p>
      <w:pPr>
        <w:spacing w:after="40"/>
        <w:jc w:val="right"/>
      </w:pPr>
      <w:r>
        <w:rPr>
          <w:b/>
          <w:bCs/>
        </w:rPr>
        <w:t xml:space="preserve">Claim No. HT‑2025‑000318</w:t>
      </w:r>
    </w:p>
    <w:p>
      <w:pPr>
        <w:spacing w:after="120"/>
      </w:pPr>
      <w:r>
        <w:t xml:space="preserve">BETWEEN:</w:t>
      </w:r>
    </w:p>
    <w:p>
      <w:pPr>
        <w:jc w:val="center"/>
      </w:pPr>
      <w:r>
        <w:rPr>
          <w:b/>
          <w:bCs/>
        </w:rPr>
        <w:t xml:space="preserve">HARROW PRECISION ENGINEERING LIMITED</w:t>
      </w:r>
    </w:p>
    <w:p>
      <w:pPr>
        <w:jc w:val="right"/>
      </w:pPr>
      <w:r>
        <w:rPr>
          <w:i/>
          <w:iCs/>
        </w:rPr>
        <w:t xml:space="preserve">Claimant</w:t>
      </w:r>
    </w:p>
    <w:p>
      <w:pPr>
        <w:jc w:val="center"/>
      </w:pPr>
      <w:r>
        <w:t xml:space="preserve">- and -</w:t>
      </w:r>
    </w:p>
    <w:p>
      <w:pPr>
        <w:jc w:val="center"/>
      </w:pPr>
      <w:r>
        <w:rPr>
          <w:b/>
          <w:bCs/>
        </w:rPr>
        <w:t xml:space="preserve">MELBOURNE SEALTECH LIMITED</w:t>
      </w:r>
    </w:p>
    <w:p>
      <w:pPr>
        <w:jc w:val="right"/>
      </w:pPr>
      <w:r>
        <w:rPr>
          <w:i/>
          <w:iCs/>
        </w:rPr>
        <w:t xml:space="preserve">Defendant</w:t>
      </w:r>
    </w:p>
    <w:p>
      <w:pPr>
        <w:pBdr>
          <w:top w:val="single" w:color="000000" w:sz="6" w:space="2"/>
          <w:bottom w:val="single" w:color="000000" w:sz="6" w:space="2"/>
        </w:pBdr>
        <w:spacing w:after="160" w:before="160"/>
        <w:jc w:val="center"/>
      </w:pPr>
      <w:r>
        <w:rPr>
          <w:b/>
          <w:bCs/>
          <w:sz w:val="26"/>
          <w:szCs w:val="26"/>
        </w:rPr>
        <w:t xml:space="preserve">PARTICULARS OF CLAIM</w:t>
      </w:r>
    </w:p>
    <w:p>
      <w:pPr>
        <w:pStyle w:val="Heading2"/>
      </w:pPr>
      <w:r>
        <w:t xml:space="preserve">The parties</w:t>
      </w:r>
    </w:p>
    <w:p>
      <w:pPr>
        <w:pStyle w:val="ListParagraph"/>
        <w:numPr>
          <w:ilvl w:val="0"/>
          <w:numId w:val="2"/>
        </w:numPr>
        <w:spacing w:after="120"/>
      </w:pPr>
      <w:r>
        <w:t xml:space="preserve">The Claimant is a company incorporated in England and Wales which designs and manufactures industrial centrifugal pumps, including its Series HP‑400 range of end‑suction water pumps.</w:t>
      </w:r>
    </w:p>
    <w:p>
      <w:pPr>
        <w:pStyle w:val="ListParagraph"/>
        <w:numPr>
          <w:ilvl w:val="0"/>
          <w:numId w:val="2"/>
        </w:numPr>
        <w:spacing w:after="120"/>
      </w:pPr>
      <w:r>
        <w:t xml:space="preserve">The Defendant is a company incorporated in England and Wales which manufactures and supplies mechanical seals for rotating equipment.</w:t>
      </w:r>
    </w:p>
    <w:p>
      <w:pPr>
        <w:pStyle w:val="Heading2"/>
      </w:pPr>
      <w:r>
        <w:t xml:space="preserve">The Agreement</w:t>
      </w:r>
    </w:p>
    <w:p>
      <w:pPr>
        <w:pStyle w:val="ListParagraph"/>
        <w:numPr>
          <w:ilvl w:val="0"/>
          <w:numId w:val="2"/>
        </w:numPr>
        <w:spacing w:after="120"/>
      </w:pPr>
      <w:r>
        <w:t xml:space="preserve">By a written Supply Agreement dated 9 May 2023 (the “Agreement”), the Defendant agreed to manufacture and supply to the Claimant Type MS‑72 mechanical cartridge seals (the “Seals”) for incorporation into the Claimant’s Series HP‑400 pumps, at a unit price of £214, against the Claimant’s call‑off purchase orders.</w:t>
      </w:r>
    </w:p>
    <w:p>
      <w:pPr>
        <w:pStyle w:val="ListParagraph"/>
        <w:numPr>
          <w:ilvl w:val="0"/>
          <w:numId w:val="2"/>
        </w:numPr>
        <w:spacing w:after="120"/>
      </w:pPr>
      <w:r>
        <w:t xml:space="preserve">It was an express term of the Agreement (clause 8.1) that the Seals would: </w:t>
      </w:r>
    </w:p>
    <w:p>
      <w:pPr>
        <w:pStyle w:val="ListParagraph"/>
        <w:numPr>
          <w:ilvl w:val="1"/>
          <w:numId w:val="2"/>
        </w:numPr>
        <w:spacing w:after="120"/>
      </w:pPr>
      <w:r>
        <w:t xml:space="preserve">be free from defects in materials and workmanship;</w:t>
      </w:r>
    </w:p>
    <w:p>
      <w:pPr>
        <w:pStyle w:val="ListParagraph"/>
        <w:numPr>
          <w:ilvl w:val="1"/>
          <w:numId w:val="2"/>
        </w:numPr>
        <w:spacing w:after="120"/>
      </w:pPr>
      <w:r>
        <w:t xml:space="preserve">comply with the Claimant’s technical specification, being drawing HP‑400/SEAL Rev C, including a seal‑face material of antimony‑impregnated carbon‑graphite grade CG‑218 and a lapped face flatness within two helium light bands; and</w:t>
      </w:r>
    </w:p>
    <w:p>
      <w:pPr>
        <w:pStyle w:val="ListParagraph"/>
        <w:numPr>
          <w:ilvl w:val="1"/>
          <w:numId w:val="2"/>
        </w:numPr>
        <w:spacing w:after="120"/>
      </w:pPr>
      <w:r>
        <w:t xml:space="preserve">be fit for continuous duty in clean and lightly contaminated water at temperatures up to 90°C and shaft speeds up to 3,000 rpm, with a design service life of not less than 25,000 running hours.</w:t>
      </w:r>
    </w:p>
    <w:p>
      <w:pPr>
        <w:pStyle w:val="ListParagraph"/>
        <w:numPr>
          <w:ilvl w:val="0"/>
          <w:numId w:val="2"/>
        </w:numPr>
        <w:spacing w:after="120"/>
      </w:pPr>
      <w:r>
        <w:t xml:space="preserve">Further or alternatively, the Agreement was a contract for the sale of goods, and there were implied into it the terms as to satisfactory quality and fitness for purpose provided by sections 14(2) and 14(3) of the Sale of Goods Act 1979.</w:t>
      </w:r>
    </w:p>
    <w:p>
      <w:pPr>
        <w:pStyle w:val="Heading2"/>
      </w:pPr>
      <w:r>
        <w:t xml:space="preserve">Delivery</w:t>
      </w:r>
    </w:p>
    <w:p>
      <w:pPr>
        <w:pStyle w:val="ListParagraph"/>
        <w:numPr>
          <w:ilvl w:val="0"/>
          <w:numId w:val="2"/>
        </w:numPr>
        <w:spacing w:after="120"/>
      </w:pPr>
      <w:r>
        <w:t xml:space="preserve">Between May 2023 and August 2024, the Defendant delivered 1,860 Seals to the Claimant against the Claimant’s purchase orders. The Claimant incorporated the Seals into HP‑400 pumps which it supplied to its own customers, including under a five‑year framework agreement with Pennland Water plc.</w:t>
      </w:r>
    </w:p>
    <w:p>
      <w:pPr>
        <w:pStyle w:val="Heading2"/>
      </w:pPr>
      <w:r>
        <w:t xml:space="preserve">Breach</w:t>
      </w:r>
    </w:p>
    <w:p>
      <w:pPr>
        <w:pStyle w:val="ListParagraph"/>
        <w:numPr>
          <w:ilvl w:val="0"/>
          <w:numId w:val="2"/>
        </w:numPr>
        <w:spacing w:after="120"/>
      </w:pPr>
      <w:r>
        <w:t xml:space="preserve">In breach of clause 8.1 of the Agreement and of the terms implied by the Sale of Goods Act 1979, the Seals were defective and not of satisfactory quality or fit for purpose, in that: (a) the seal faces were manufactured from a carbon‑graphite grade with materially lower antimony impregnation than specified grade CG‑218; and (b) the lapped seal faces were not flat to within the specified two helium light bands, </w:t>
      </w:r>
      <w:del w:id="9120" w:author="N. Okonjo (Counsel)" w:date="2025-06-03T10:20:00Z">
        <w:r>
          <w:delText xml:space="preserve">many exceeding six light bands</w:delText>
        </w:r>
      </w:del>
      <w:ins w:id="9121" w:author="N. Okonjo (Counsel)" w:date="2025-06-03T10:20:00Z">
        <w:r>
          <w:t xml:space="preserve">a substantial proportion of the tested faces exceeding six light bands</w:t>
        </w:r>
      </w:ins>
      <w:r>
        <w:t xml:space="preserve">.</w:t>
      </w:r>
    </w:p>
    <w:p>
      <w:pPr>
        <w:pStyle w:val="ListParagraph"/>
        <w:numPr>
          <w:ilvl w:val="0"/>
          <w:numId w:val="2"/>
        </w:numPr>
        <w:spacing w:after="120"/>
      </w:pPr>
      <w:r>
        <w:t xml:space="preserve">In consequence, from September 2024 the Seals failed prematurely in service, typically at fewer than 3,000 running hours</w:t>
      </w:r>
      <w:ins w:id="9101" w:author="N. Okonjo (Counsel)" w:date="2025-06-03T10:15:00Z">
        <w:r>
          <w:t xml:space="preserve"> and in a number of cases at fewer than 1,500 running hours</w:t>
        </w:r>
      </w:ins>
      <w:r>
        <w:t xml:space="preserve">, by rapid wear and thermal cracking of the primary seal face, loss of face flatness, leakage, and consequent failure of the pumps into which they had been incorporated.</w:t>
      </w:r>
    </w:p>
    <w:p>
      <w:pPr>
        <w:pStyle w:val="ListParagraph"/>
        <w:numPr>
          <w:ilvl w:val="0"/>
          <w:numId w:val="2"/>
        </w:numPr>
        <w:spacing w:after="120"/>
      </w:pPr>
      <w:r>
        <w:t xml:space="preserve">The Claimant relies on the metallurgical and tribological report of Trentham Tribology Laboratory dated 12 September 2025, which concludes that the seal‑face material did not meet grade CG‑218 and that the flatness of the tested faces was outside specification, and that these deficiencies were the cause of the premature failures.</w:t>
      </w:r>
    </w:p>
    <w:p>
      <w:pPr>
        <w:pStyle w:val="ListParagraph"/>
        <w:numPr>
          <w:ilvl w:val="0"/>
          <w:numId w:val="2"/>
        </w:numPr>
        <w:spacing w:after="120"/>
        <w:rPr>
          <w:ins w:id="9110" w:author="N. Okonjo (Counsel)" w:date="2025-06-03T10:18:00Z"/>
        </w:rPr>
      </w:pPr>
      <w:ins w:id="9111" w:author="N. Okonjo (Counsel)" w:date="2025-06-03T10:18:00Z">
        <w:r>
          <w:t xml:space="preserve">Further, the defects were the same across the delivered batches and are properly to be inferred as arising from a systemic failure in the Defendant’s manufacturing or quality‑control process, and not from any act or omission of the Claimant. The Claimant will rely on the consistency of the failure mode across all affected units as evidence that the Seals were defective as supplied.</w:t>
        </w:r>
      </w:ins>
    </w:p>
    <w:p>
      <w:pPr>
        <w:pStyle w:val="Heading2"/>
      </w:pPr>
      <w:r>
        <w:t xml:space="preserve">Loss and damage</w:t>
      </w:r>
    </w:p>
    <w:p>
      <w:pPr>
        <w:pStyle w:val="ListParagraph"/>
        <w:numPr>
          <w:ilvl w:val="0"/>
          <w:numId w:val="2"/>
        </w:numPr>
        <w:spacing w:after="120"/>
      </w:pPr>
      <w:r>
        <w:t xml:space="preserve">By reason of the Defendant’s breaches, the Claimant has suffered loss and damage in the total sum of </w:t>
      </w:r>
      <w:r>
        <w:rPr>
          <w:b/>
          <w:bCs/>
        </w:rPr>
        <w:t xml:space="preserve">£3,485,000</w:t>
      </w:r>
      <w:r>
        <w:t xml:space="preserve">, particularised in the Schedule of Loss served with these Particulars, and summarised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20"/>
                <w:szCs w:val="20"/>
              </w:rPr>
              <w:t xml:space="preserve">Head of loss</w:t>
            </w:r>
          </w:p>
        </w:tc>
        <w:tc>
          <w:tcPr>
            <w:tcW w:type="dxa" w:w="2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20"/>
                <w:szCs w:val="20"/>
              </w:rPr>
              <w:t xml:space="preserve">Amount (£)</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Replacement seals and remedial rebuild of affected pumps</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1,240,000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Credits, refunds and warranty payments to customers</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742,000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Field recall and on‑site labour</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468,000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Loss of profit – Pennland Water framework</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985,000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Investigation and expert costs</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50,000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Total</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3,485,000</w:t>
            </w:r>
          </w:p>
        </w:tc>
      </w:tr>
    </w:tbl>
    <w:p>
      <w:pPr>
        <w:pStyle w:val="ListParagraph"/>
        <w:numPr>
          <w:ilvl w:val="0"/>
          <w:numId w:val="2"/>
        </w:numPr>
        <w:spacing w:after="120"/>
      </w:pPr>
      <w:r>
        <w:t xml:space="preserve">Further, the Claimant claims interest on the sums found due pursuant to section 35A of the Senior Courts Act 1981 at such rate and for such period as the Court thinks fit.</w:t>
      </w:r>
    </w:p>
    <w:p>
      <w:pPr>
        <w:pStyle w:val="Heading2"/>
      </w:pPr>
      <w:r>
        <w:t xml:space="preserve">Loss of profit – Pennland Water framework</w:t>
      </w:r>
    </w:p>
    <w:p>
      <w:pPr>
        <w:pStyle w:val="ListParagraph"/>
        <w:numPr>
          <w:ilvl w:val="0"/>
          <w:numId w:val="2"/>
        </w:numPr>
        <w:spacing w:after="120"/>
      </w:pPr>
      <w:r>
        <w:t xml:space="preserve">By a letter dated 20 January 2025, Pennland Water plc terminated its five‑year pump supply framework with the Claimant, citing the reliability failures of HP‑400 pumps. The Claimant’s loss of profit over the remaining term of that framework is £985,000, as particularised in the Schedule of Loss.</w:t>
      </w:r>
    </w:p>
    <w:p>
      <w:pPr>
        <w:spacing w:after="120" w:before="160"/>
      </w:pPr>
      <w:r>
        <w:rPr>
          <w:b/>
          <w:bCs/>
        </w:rPr>
        <w:t xml:space="preserve">AND the Claimant claims:</w:t>
      </w:r>
    </w:p>
    <w:p>
      <w:pPr>
        <w:pStyle w:val="ListParagraph"/>
        <w:numPr>
          <w:ilvl w:val="0"/>
          <w:numId w:val="2"/>
        </w:numPr>
        <w:spacing w:after="120"/>
      </w:pPr>
      <w:r>
        <w:t xml:space="preserve">Damages in the sum of £3,485,000;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 and</w:t>
      </w:r>
    </w:p>
    <w:p>
      <w:pPr>
        <w:pStyle w:val="ListParagraph"/>
        <w:numPr>
          <w:ilvl w:val="0"/>
          <w:numId w:val="2"/>
        </w:numPr>
        <w:spacing w:after="120"/>
      </w:pPr>
      <w:r>
        <w:t xml:space="preserve">Further or other relief.</w:t>
      </w:r>
    </w:p>
    <w:p>
      <w:pPr>
        <w:spacing w:before="200"/>
      </w:pPr>
      <w:r>
        <w:rPr>
          <w:b/>
          <w:bCs/>
        </w:rPr>
        <w:t xml:space="preserve">NATHANIEL OKONJO</w:t>
      </w:r>
    </w:p>
    <w:p>
      <w:pPr>
        <w:spacing w:after="120"/>
      </w:pPr>
      <w:r>
        <w:t xml:space="preserve">Eldon Chambers</w:t>
      </w:r>
    </w:p>
    <w:p>
      <w:pPr>
        <w:spacing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pPr>
        <w:spacing w:after="120"/>
      </w:pPr>
      <w:r>
        <w:t xml:space="preserve">Signed: ................................  Name: Gavin Harrow  Position: Managing Director, Harrow Precision Engineering Limited</w:t>
      </w:r>
    </w:p>
    <w:p>
      <w:pPr>
        <w:spacing w:after="120"/>
      </w:pPr>
      <w:r>
        <w:t xml:space="preserve">Dated: 11 June 2025</w:t>
      </w:r>
    </w:p>
    <w:p>
      <w:pPr>
        <w:spacing w:after="120"/>
      </w:pPr>
      <w: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jc w:val="center"/>
    </w:pPr>
    <w:r>
      <w:rPr>
        <w:color w:val="888888"/>
        <w:sz w:val="13"/>
        <w:szCs w:val="13"/>
      </w:rPr>
      <w:t xml:space="preserve">Particulars of Claim – draft v2 (counsel’s markup)  |  Whitfield Carter LLP is a limited liability partnership registered in England &amp; Wales.  Confidential and may be legally privileged.</w:t>
    </w:r>
  </w:p>
  <w:p>
    <w:pPr>
      <w:jc w:val="right"/>
    </w:pPr>
    <w:r>
      <w:rPr>
        <w:sz w:val="15"/>
        <w:szCs w:val="15"/>
      </w:rPr>
      <w:t xml:space="preserve">Page </w:t>
    </w:r>
    <w:r>
      <w:rPr>
        <w:sz w:val="15"/>
        <w:szCs w:val="15"/>
      </w:rPr>
      <w:fldChar w:fldCharType="begin"/>
      <w:instrText xml:space="preserve">PAGE</w:instrText>
      <w:fldChar w:fldCharType="separate"/>
      <w:fldChar w:fldCharType="end"/>
    </w:r>
    <w:r>
      <w:rPr>
        <w:sz w:val="15"/>
        <w:szCs w:val="15"/>
      </w:rPr>
      <w:t xml:space="preserve"> of </w:t>
    </w:r>
    <w:r>
      <w:rPr>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00"/>
      </w:pPr>
    </w:lvl>
    <w:lvl w:ilvl="1" w15:tentative="1">
      <w:start w:val="1"/>
      <w:numFmt w:val="decimal"/>
      <w:lvlText w:val="%1.%2"/>
      <w:lvlJc w:val="left"/>
      <w:pPr>
        <w:ind w:left="108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2026-07-01T12:03:50.499Z</dcterms:created>
  <dcterms:modified xsi:type="dcterms:W3CDTF">2026-07-01T12:03:50.499Z</dcterms:modified>
</cp:coreProperties>
</file>

<file path=docProps/custom.xml><?xml version="1.0" encoding="utf-8"?>
<Properties xmlns="http://schemas.openxmlformats.org/officeDocument/2006/custom-properties" xmlns:vt="http://schemas.openxmlformats.org/officeDocument/2006/docPropsVTypes"/>
</file>