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00000"/>
          <w:sz w:val="18"/>
          <w:szCs w:val="18"/>
        </w:rPr>
        <w:t xml:space="preserve">DRAFT — RESPONSE MARK-UP BY WHITFIELD CARTER LLP (acting for the Company)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Against Pemberton Rowe mark-up of 19 March 2026 — Company responses tracked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SETTLEMENT AGREEMENT</w:t>
      </w:r>
    </w:p>
    <w:p>
      <w:pPr>
        <w:spacing w:after="200"/>
        <w:jc w:val="center"/>
      </w:pPr>
      <w:r>
        <w:rPr>
          <w:b/>
          <w:bCs/>
        </w:rPr>
        <w:t xml:space="preserve">Philip Marsden  –  Harrow Precision Engineering Limited</w:t>
      </w:r>
    </w:p>
    <w:p>
      <w:pPr>
        <w:spacing w:after="120"/>
      </w:pPr>
      <w:r>
        <w:rPr>
          <w:i/>
          <w:iCs/>
        </w:rPr>
        <w:t xml:space="preserve">This mark-up shows only the clauses under negotiation. All other clauses of the 13 March 2026 draft remain unchanged and are not reproduced in full here.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4	</w:t>
      </w:r>
      <w:r>
        <w:rPr>
          <w:b/>
          <w:bCs/>
        </w:rPr>
        <w:t xml:space="preserve">SETTLEMENT PAYMENTS AND BENEFITS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4.1.1	</w:t>
      </w:r>
      <w:r>
        <w:t xml:space="preserve">Ex gratia compensation for loss of office: </w:t>
      </w:r>
      <w:r>
        <w:t xml:space="preserve">£95,000</w:t>
      </w:r>
      <w:ins w:id="100" w:author="Tom Gallagher (Whitfield Carter LLP)" w:date="2026-03-24T15:05:00Z">
        <w:r>
          <w:t xml:space="preserve">  [WC: the Company is not able to improve on £95,000; this figure already reflects a substantial premium over the statutory position and the litigation-risk analysis. The 19 March insertion of £115,000 is not accepted.]</w:t>
        </w:r>
      </w:ins>
      <w:r>
        <w:t xml:space="preserve">.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4.1.5	</w:t>
      </w:r>
      <w:r>
        <w:t xml:space="preserve">Contribution to the Employee's legal fees (plus VAT): </w:t>
      </w:r>
      <w:del w:id="101" w:author="Tom Gallagher (Whitfield Carter LLP)" w:date="2026-03-24T15:05:00Z">
        <w:r>
          <w:delText xml:space="preserve">£2,500</w:delText>
        </w:r>
      </w:del>
      <w:ins w:id="102" w:author="Tom Gallagher (Whitfield Carter LLP)" w:date="2026-03-24T15:05:00Z">
        <w:r>
          <w:t xml:space="preserve">£1,500</w:t>
        </w:r>
      </w:ins>
      <w:ins w:id="103" w:author="Tom Gallagher (Whitfield Carter LLP)" w:date="2026-03-24T15:05:00Z">
        <w:r>
          <w:t xml:space="preserve">  [WC: the contribution is for advice on the terms and effect of this agreement only, consistent with market practice.]</w:t>
        </w:r>
      </w:ins>
      <w:r>
        <w:t xml:space="preserve">.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4.1.4	</w:t>
      </w:r>
      <w:r>
        <w:t xml:space="preserve">Outplacement support up to £5,000 — </w:t>
      </w:r>
      <w:r>
        <w:rPr>
          <w:i/>
          <w:iCs/>
          <w:color w:val="595959"/>
        </w:rPr>
        <w:t xml:space="preserve">agreed, no change.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7	</w:t>
      </w:r>
      <w:r>
        <w:rPr>
          <w:b/>
          <w:bCs/>
        </w:rPr>
        <w:t xml:space="preserve">EMPLOYEE WARRANTIES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7.2	</w:t>
      </w:r>
      <w:r>
        <w:t xml:space="preserve">…the Company may recover all sums paid under clause 4.1 (other than </w:t>
      </w:r>
      <w:del w:id="104" w:author="Tom Gallagher (Whitfield Carter LLP)" w:date="2026-03-24T15:05:00Z">
        <w:r>
          <w:delText xml:space="preserve">£5,000</w:delText>
        </w:r>
      </w:del>
      <w:ins w:id="105" w:author="Tom Gallagher (Whitfield Carter LLP)" w:date="2026-03-24T15:05:00Z">
        <w:r>
          <w:t xml:space="preserve">£500</w:t>
        </w:r>
      </w:ins>
      <w:r>
        <w:t xml:space="preserve">) as a debt</w:t>
      </w:r>
      <w:del w:id="106" w:author="Tom Gallagher (Whitfield Carter LLP)" w:date="2026-03-24T15:05:00Z">
        <w:r>
          <w:delText xml:space="preserve">, provided always that the Company shall first give the Employee 14 days' written notice and an opportunity to remedy any alleged breach capable of remedy</w:delText>
        </w:r>
      </w:del>
      <w:ins w:id="107" w:author="Tom Gallagher (Whitfield Carter LLP)" w:date="2026-03-24T15:05:00Z">
        <w:r>
          <w:t xml:space="preserve">. The Company will give the Employee reasonable notice of any claim under this clause</w:t>
        </w:r>
      </w:ins>
      <w:r>
        <w:t xml:space="preserve">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11	</w:t>
      </w:r>
      <w:r>
        <w:rPr>
          <w:b/>
          <w:bCs/>
        </w:rPr>
        <w:t xml:space="preserve">POST-TERMINATION RESTRICTIONS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11.2(a)	</w:t>
      </w:r>
      <w:r>
        <w:t xml:space="preserve">for </w:t>
      </w:r>
      <w:del w:id="108" w:author="Tom Gallagher (Whitfield Carter LLP)" w:date="2026-03-24T15:05:00Z">
        <w:r>
          <w:delText xml:space="preserve">6</w:delText>
        </w:r>
      </w:del>
      <w:ins w:id="109" w:author="Tom Gallagher (Whitfield Carter LLP)" w:date="2026-03-24T15:05:00Z">
        <w:r>
          <w:t xml:space="preserve">9</w:t>
        </w:r>
      </w:ins>
      <w:r>
        <w:t xml:space="preserve"> months, be engaged or concerned in any competing business within the United Kingdom; the garden-leave set-off in clause 11.1 continues to apply</w:t>
      </w:r>
      <w:ins w:id="110" w:author="Tom Gallagher (Whitfield Carter LLP)" w:date="2026-03-24T15:05:00Z">
        <w:r>
          <w:t xml:space="preserve"> (the Company confirms the 9-month period already reflects a reduction from the 12 months in the Service Agreement)</w:t>
        </w:r>
      </w:ins>
      <w:r>
        <w:t xml:space="preserve">.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11.2(b)–(d)	</w:t>
      </w:r>
      <w:r>
        <w:t xml:space="preserve">non-solicitation, non-dealing and non-poaching periods of </w:t>
      </w:r>
      <w:del w:id="111" w:author="Tom Gallagher (Whitfield Carter LLP)" w:date="2026-03-24T15:05:00Z">
        <w:r>
          <w:delText xml:space="preserve">9</w:delText>
        </w:r>
      </w:del>
      <w:ins w:id="112" w:author="Tom Gallagher (Whitfield Carter LLP)" w:date="2026-03-24T15:05:00Z">
        <w:r>
          <w:t xml:space="preserve">12</w:t>
        </w:r>
      </w:ins>
      <w:ins w:id="113" w:author="Tom Gallagher (Whitfield Carter LLP)" w:date="2026-03-24T15:05:00Z">
        <w:r>
          <w:t xml:space="preserve">  [WC: customer-facing covenants reinstated to 12 months — these protect goodwill and are limited to customers with whom the Employee dealt.]</w:t>
        </w:r>
      </w:ins>
      <w:r>
        <w:t xml:space="preserve"> months.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5	</w:t>
      </w:r>
      <w:r>
        <w:rPr>
          <w:b/>
          <w:bCs/>
        </w:rPr>
        <w:t xml:space="preserve">SETTLEMENT OF CLAIMS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5.3	</w:t>
      </w:r>
      <w:r>
        <w:t xml:space="preserve">The settlement does not apply to … any claim for personal injury of which the Employee is not aware</w:t>
      </w:r>
      <w:r>
        <w:t xml:space="preserve">, and for the avoidance of doubt the Employee does not settle any claim in respect of latent personal injury</w:t>
      </w:r>
      <w:ins w:id="114" w:author="Tom Gallagher (Whitfield Carter LLP)" w:date="2026-03-24T15:05:00Z">
        <w:r>
          <w:t xml:space="preserve"> (Company: accepted).</w:t>
        </w:r>
      </w:ins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10	</w:t>
      </w:r>
      <w:r>
        <w:rPr>
          <w:b/>
          <w:bCs/>
        </w:rPr>
        <w:t xml:space="preserve">ANNOUNCEMENTS AND NON-DEROGATORY STATEMENTS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10.1	</w:t>
      </w:r>
      <w:r>
        <w:t xml:space="preserve">Neither party will make any disparaging statement about the other; the Company will </w:t>
      </w:r>
      <w:del w:id="115" w:author="Tom Gallagher (Whitfield Carter LLP)" w:date="2026-03-24T15:05:00Z">
        <w:r>
          <w:delText xml:space="preserve">procure that its directors and HR personnel observe</w:delText>
        </w:r>
      </w:del>
      <w:ins w:id="116" w:author="Tom Gallagher (Whitfield Carter LLP)" w:date="2026-03-24T15:05:00Z">
        <w:r>
          <w:t xml:space="preserve">instruct its directors and the members of its HR team to comply with</w:t>
        </w:r>
      </w:ins>
      <w:r>
        <w:t xml:space="preserve"> this obligation.</w:t>
      </w:r>
    </w:p>
    <w:p>
      <w:pPr>
        <w:spacing w:before="240"/>
      </w:pPr>
      <w:r>
        <w:rPr>
          <w:i/>
          <w:iCs/>
          <w:color w:val="595959"/>
        </w:rPr>
        <w:t xml:space="preserve">[Remainder of the agreement unchanged.]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  <w:jc w:val="center"/>
    </w:pPr>
    <w:r>
      <w:rPr>
        <w:color w:val="808080"/>
        <w:sz w:val="13"/>
        <w:szCs w:val="13"/>
      </w:rPr>
      <w:t xml:space="preserve">Settlement Agreement v3 (redline) – Marsden / Harrow Precision Engineering Limited</w:t>
    </w:r>
    <w:r>
      <w:rPr>
        <w:color w:val="808080"/>
        <w:sz w:val="13"/>
        <w:szCs w:val="13"/>
      </w:rPr>
      <w:t xml:space="preserve">    Page </w:t>
    </w:r>
    <w:r>
      <w:rPr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3"/>
        <w:szCs w:val="13"/>
      </w:rPr>
      <w:t xml:space="preserve">/</w:t>
    </w:r>
    <w:r>
      <w:rPr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2026-06-29T11:21:34.913Z</dcterms:created>
  <dcterms:modified xsi:type="dcterms:W3CDTF">2026-06-29T11:21:34.913Z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