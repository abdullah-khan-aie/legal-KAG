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00000"/>
          <w:sz w:val="18"/>
          <w:szCs w:val="18"/>
        </w:rPr>
        <w:t xml:space="preserve">DRAFT — MARKED UP BY PEMBERTON ROWE LLP (acting for the Employee)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Against Whitfield Carter draft of 13 March 2026 — tracked changes shown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SETTLEMENT AGREEMENT</w:t>
      </w:r>
    </w:p>
    <w:p>
      <w:pPr>
        <w:spacing w:after="200"/>
        <w:jc w:val="center"/>
      </w:pPr>
      <w:r>
        <w:rPr>
          <w:b/>
          <w:bCs/>
        </w:rPr>
        <w:t xml:space="preserve">Philip Marsden  –  Harrow Precision Engineering Limited</w:t>
      </w:r>
    </w:p>
    <w:p>
      <w:pPr>
        <w:spacing w:after="120"/>
      </w:pPr>
      <w:r>
        <w:rPr>
          <w:i/>
          <w:iCs/>
        </w:rPr>
        <w:t xml:space="preserve">This mark-up shows only the clauses under negotiation. All other clauses of the 13 March 2026 draft remain unchanged and are not reproduced in full here.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4	</w:t>
      </w:r>
      <w:r>
        <w:rPr>
          <w:b/>
          <w:bCs/>
        </w:rPr>
        <w:t xml:space="preserve">SETTLEMENT PAYMENTS AND BENEFITS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4.1.1	</w:t>
      </w:r>
      <w:r>
        <w:t xml:space="preserve">Ex gratia compensation for loss of office: </w:t>
      </w:r>
      <w:del w:id="100" w:author="Alistair Whitlock (Pemberton Rowe LLP)" w:date="2026-03-19T11:20:00Z">
        <w:r>
          <w:delText xml:space="preserve">£95,000</w:delText>
        </w:r>
      </w:del>
      <w:ins w:id="101" w:author="Alistair Whitlock (Pemberton Rowe LLP)" w:date="2026-03-19T11:20:00Z">
        <w:r>
          <w:t xml:space="preserve">£115,000</w:t>
        </w:r>
      </w:ins>
      <w:r>
        <w:t xml:space="preserve">.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4.1.5	</w:t>
      </w:r>
      <w:r>
        <w:t xml:space="preserve">Contribution to the Employee's legal fees (plus VAT): </w:t>
      </w:r>
      <w:del w:id="102" w:author="Alistair Whitlock (Pemberton Rowe LLP)" w:date="2026-03-19T11:20:00Z">
        <w:r>
          <w:delText xml:space="preserve">£1,500</w:delText>
        </w:r>
      </w:del>
      <w:ins w:id="103" w:author="Alistair Whitlock (Pemberton Rowe LLP)" w:date="2026-03-19T11:20:00Z">
        <w:r>
          <w:t xml:space="preserve">£2,500</w:t>
        </w:r>
      </w:ins>
      <w:r>
        <w:t xml:space="preserve">. The Employee has incurred fees in advising on the grievance as well as this agreement.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4.1.4	</w:t>
      </w:r>
      <w:r>
        <w:t xml:space="preserve">Outplacement support up to £5,000 — </w:t>
      </w:r>
      <w:r>
        <w:rPr>
          <w:i/>
          <w:iCs/>
          <w:color w:val="595959"/>
        </w:rPr>
        <w:t xml:space="preserve">agreed, no change.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7	</w:t>
      </w:r>
      <w:r>
        <w:rPr>
          <w:b/>
          <w:bCs/>
        </w:rPr>
        <w:t xml:space="preserve">EMPLOYEE WARRANTIES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7.2	</w:t>
      </w:r>
      <w:r>
        <w:t xml:space="preserve">…the Company may, without prejudice to any other remedy, recover from the Employee all sums paid under clause 4.1 (other than </w:t>
      </w:r>
      <w:del w:id="104" w:author="Alistair Whitlock (Pemberton Rowe LLP)" w:date="2026-03-19T11:20:00Z">
        <w:r>
          <w:delText xml:space="preserve">£100</w:delText>
        </w:r>
      </w:del>
      <w:ins w:id="105" w:author="Alistair Whitlock (Pemberton Rowe LLP)" w:date="2026-03-19T11:20:00Z">
        <w:r>
          <w:t xml:space="preserve">£5,000</w:t>
        </w:r>
      </w:ins>
      <w:r>
        <w:t xml:space="preserve">) as a debt</w:t>
      </w:r>
      <w:ins w:id="106" w:author="Alistair Whitlock (Pemberton Rowe LLP)" w:date="2026-03-19T11:20:00Z">
        <w:r>
          <w:t xml:space="preserve">, provided always that the Company shall first give the Employee 14 days' written notice and an opportunity to remedy any alleged breach capable of remedy</w:t>
        </w:r>
      </w:ins>
      <w:r>
        <w:t xml:space="preserve">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11	</w:t>
      </w:r>
      <w:r>
        <w:rPr>
          <w:b/>
          <w:bCs/>
        </w:rPr>
        <w:t xml:space="preserve">POST-TERMINATION RESTRICTIONS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11.2(a)	</w:t>
      </w:r>
      <w:r>
        <w:t xml:space="preserve">for </w:t>
      </w:r>
      <w:del w:id="107" w:author="Alistair Whitlock (Pemberton Rowe LLP)" w:date="2026-03-19T11:20:00Z">
        <w:r>
          <w:delText xml:space="preserve">9</w:delText>
        </w:r>
      </w:del>
      <w:ins w:id="108" w:author="Alistair Whitlock (Pemberton Rowe LLP)" w:date="2026-03-19T11:20:00Z">
        <w:r>
          <w:t xml:space="preserve">6</w:t>
        </w:r>
      </w:ins>
      <w:r>
        <w:t xml:space="preserve"> months, be engaged or concerned in any competing business within the United Kingdom</w:t>
      </w:r>
      <w:ins w:id="109" w:author="Alistair Whitlock (Pemberton Rowe LLP)" w:date="2026-03-19T11:20:00Z">
        <w:r>
          <w:t xml:space="preserve">; and the Employee's period of garden leave (from 3 February 2026) shall be set off in full against this period</w:t>
        </w:r>
      </w:ins>
      <w:r>
        <w:t xml:space="preserve">.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11.2(b)–(d)	</w:t>
      </w:r>
      <w:r>
        <w:t xml:space="preserve">non-solicitation, non-dealing and non-poaching periods of </w:t>
      </w:r>
      <w:del w:id="110" w:author="Alistair Whitlock (Pemberton Rowe LLP)" w:date="2026-03-19T11:20:00Z">
        <w:r>
          <w:delText xml:space="preserve">12</w:delText>
        </w:r>
      </w:del>
      <w:ins w:id="111" w:author="Alistair Whitlock (Pemberton Rowe LLP)" w:date="2026-03-19T11:20:00Z">
        <w:r>
          <w:t xml:space="preserve">9</w:t>
        </w:r>
      </w:ins>
      <w:r>
        <w:t xml:space="preserve"> months.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5	</w:t>
      </w:r>
      <w:r>
        <w:rPr>
          <w:b/>
          <w:bCs/>
        </w:rPr>
        <w:t xml:space="preserve">SETTLEMENT OF CLAIMS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5.3	</w:t>
      </w:r>
      <w:r>
        <w:t xml:space="preserve">The settlement does not apply to … any claim for personal injury of which the Employee is not aware</w:t>
      </w:r>
      <w:ins w:id="112" w:author="Alistair Whitlock (Pemberton Rowe LLP)" w:date="2026-03-19T11:20:00Z">
        <w:r>
          <w:t xml:space="preserve">, and for the avoidance of doubt the Employee does not settle any claim in respect of latent personal injury</w:t>
        </w:r>
      </w:ins>
      <w:r>
        <w:t xml:space="preserve">.</w:t>
      </w:r>
    </w:p>
    <w:p>
      <w:pPr>
        <w:tabs>
          <w:tab w:val="left" w:pos="700"/>
        </w:tabs>
        <w:spacing w:after="100" w:before="220" w:line="264"/>
        <w:ind w:left="700" w:hanging="700"/>
      </w:pPr>
      <w:r>
        <w:rPr>
          <w:b/>
          <w:bCs/>
        </w:rPr>
        <w:t xml:space="preserve">10	</w:t>
      </w:r>
      <w:r>
        <w:rPr>
          <w:b/>
          <w:bCs/>
        </w:rPr>
        <w:t xml:space="preserve">ANNOUNCEMENTS AND NON-DEROGATORY STATEMENTS</w:t>
      </w:r>
    </w:p>
    <w:p>
      <w:pPr>
        <w:tabs>
          <w:tab w:val="left" w:pos="700"/>
        </w:tabs>
        <w:spacing w:after="110" w:line="264"/>
        <w:ind w:left="700" w:hanging="700"/>
      </w:pPr>
      <w:r>
        <w:t xml:space="preserve">10.1	</w:t>
      </w:r>
      <w:r>
        <w:t xml:space="preserve">Neither party will make any disparaging statement about the other</w:t>
      </w:r>
      <w:ins w:id="113" w:author="Alistair Whitlock (Pemberton Rowe LLP)" w:date="2026-03-19T11:20:00Z">
        <w:r>
          <w:t xml:space="preserve">; the Company will procure that its directors and HR personnel observe this obligation</w:t>
        </w:r>
      </w:ins>
      <w:r>
        <w:t xml:space="preserve">.</w:t>
      </w:r>
    </w:p>
    <w:p>
      <w:pPr>
        <w:spacing w:before="240"/>
      </w:pPr>
      <w:r>
        <w:rPr>
          <w:i/>
          <w:iCs/>
          <w:color w:val="595959"/>
        </w:rPr>
        <w:t xml:space="preserve">[Remainder of the agreement unchanged.]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60"/>
      <w:jc w:val="center"/>
    </w:pPr>
    <w:r>
      <w:rPr>
        <w:color w:val="808080"/>
        <w:sz w:val="13"/>
        <w:szCs w:val="13"/>
      </w:rPr>
      <w:t xml:space="preserve">Settlement Agreement v2 (redline) – Marsden / Harrow Precision Engineering Limited</w:t>
    </w:r>
    <w:r>
      <w:rPr>
        <w:color w:val="808080"/>
        <w:sz w:val="13"/>
        <w:szCs w:val="13"/>
      </w:rPr>
      <w:t xml:space="preserve">    Page </w:t>
    </w:r>
    <w:r>
      <w:rPr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3"/>
        <w:szCs w:val="13"/>
      </w:rPr>
      <w:t xml:space="preserve">/</w:t>
    </w:r>
    <w:r>
      <w:rPr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2026-06-29T11:21:34.777Z</dcterms:created>
  <dcterms:modified xsi:type="dcterms:W3CDTF">2026-06-29T11:21:34.777Z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