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22"/>
          <w:szCs w:val="22"/>
        </w:rPr>
        <w:t xml:space="preserve">DATED  20[  ]</w:t>
      </w:r>
    </w:p>
    <w:p>
      <w:pPr>
        <w:spacing w:after="400"/>
        <w:jc w:val="center"/>
      </w:pPr>
      <w:r>
        <w:rPr>
          <w:color w:val="AAAAAA"/>
        </w:rPr>
        <w:t xml:space="preserve">________________________________________</w:t>
      </w:r>
    </w:p>
    <w:p>
      <w:pPr>
        <w:spacing w:after="60"/>
        <w:jc w:val="center"/>
      </w:pPr>
      <w:r>
        <w:rPr>
          <w:b/>
          <w:bCs/>
        </w:rPr>
        <w:t xml:space="preserve">Calderfield Capital Partners Limited</w:t>
      </w:r>
    </w:p>
    <w:p>
      <w:pPr>
        <w:spacing w:after="60"/>
        <w:jc w:val="center"/>
      </w:pPr>
      <w:r>
        <w:t xml:space="preserve">– and –</w:t>
      </w:r>
    </w:p>
    <w:p>
      <w:pPr>
        <w:spacing w:after="60"/>
        <w:jc w:val="center"/>
      </w:pPr>
      <w:r>
        <w:rPr>
          <w:b/>
          <w:bCs/>
        </w:rPr>
        <w:t xml:space="preserve">Larchmont Advisory Group Limited</w:t>
      </w:r>
    </w:p>
    <w:p>
      <w:pPr>
        <w:spacing w:after="60"/>
        <w:jc w:val="center"/>
      </w:pPr>
      <w:r>
        <w:t xml:space="preserve">– and –</w:t>
      </w:r>
    </w:p>
    <w:p>
      <w:pPr>
        <w:spacing w:after="400"/>
        <w:jc w:val="center"/>
      </w:pPr>
      <w:r>
        <w:rPr>
          <w:b/>
          <w:bCs/>
        </w:rPr>
        <w:t xml:space="preserve">Larchmont Holdings Limited (as Guarantor)</w:t>
      </w:r>
    </w:p>
    <w:p>
      <w:pPr>
        <w:spacing w:after="120"/>
        <w:jc w:val="center"/>
      </w:pPr>
      <w:r>
        <w:rPr>
          <w:b/>
          <w:bCs/>
          <w:sz w:val="34"/>
          <w:szCs w:val="34"/>
        </w:rPr>
        <w:t xml:space="preserve">LEASE</w:t>
      </w:r>
    </w:p>
    <w:p>
      <w:pPr>
        <w:spacing w:after="60"/>
        <w:jc w:val="center"/>
      </w:pPr>
      <w:r>
        <w:t xml:space="preserve">of Third Floor, Vertex House</w:t>
      </w:r>
    </w:p>
    <w:p>
      <w:pPr>
        <w:spacing w:after="400"/>
        <w:jc w:val="center"/>
      </w:pPr>
      <w:r>
        <w:t xml:space="preserve">Vertex House, 14–18 Calder Street, Leeds LS1 5QT</w:t>
      </w:r>
    </w:p>
    <w:p>
      <w:pPr>
        <w:spacing w:after="60"/>
        <w:jc w:val="center"/>
      </w:pPr>
      <w:r>
        <w:rPr>
          <w:sz w:val="20"/>
          <w:szCs w:val="20"/>
        </w:rPr>
        <w:t xml:space="preserve">Term: 15 years</w:t>
      </w:r>
    </w:p>
    <w:p>
      <w:pPr>
        <w:spacing w:after="400"/>
        <w:jc w:val="center"/>
      </w:pPr>
      <w:r>
        <w:rPr>
          <w:sz w:val="20"/>
          <w:szCs w:val="20"/>
        </w:rPr>
        <w:t xml:space="preserve">Excluded from sections 24 to 28 of the Landlord and Tenant Act 1954</w:t>
      </w:r>
    </w:p>
    <w:p>
      <w:pPr>
        <w:spacing w:after="0"/>
        <w:jc w:val="center"/>
      </w:pPr>
      <w:r>
        <w:rPr>
          <w:color w:val="1F3864"/>
          <w:sz w:val="18"/>
          <w:szCs w:val="18"/>
        </w:rPr>
        <w:t xml:space="preserve">Whitfield Carter LLP</w:t>
      </w:r>
    </w:p>
    <w:p>
      <w:pPr>
        <w:jc w:val="center"/>
      </w:pPr>
      <w:r>
        <w:rPr>
          <w:color w:val="7F7F7F"/>
          <w:sz w:val="16"/>
          <w:szCs w:val="16"/>
        </w:rPr>
        <w:t xml:space="preserve">22 Bishopsgate, London EC2N 4BQ</w:t>
      </w:r>
    </w:p>
    <w:p>
      <w:r>
        <w:br w:type="page"/>
      </w:r>
    </w:p>
    <w:p>
      <w:pPr>
        <w:pStyle w:val="Title"/>
      </w:pPr>
      <w:r>
        <w:t xml:space="preserve">LEASE</w:t>
      </w:r>
    </w:p>
    <w:p>
      <w:pPr>
        <w:spacing w:after="120" w:line="276"/>
      </w:pPr>
      <w:r>
        <w:t xml:space="preserve">THIS LEASE is made on the date and between the parties set out in the Particulars below.</w:t>
      </w:r>
    </w:p>
    <w:p>
      <w:pPr>
        <w:pStyle w:val="Heading1"/>
      </w:pPr>
      <w:r>
        <w:t xml:space="preserve">PRENDUM —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  ]</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Landlord</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Calderfield Capital Partners Limited (company number 07731420) whose registered office is at Calderfield House, 8 Bedford Row, London WC1R 4BU</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Tenant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Larchmont Advisory Group Limited (company number 12488603) whose registered office is at 5th Floor, 30 Wellington Street, Leeds LS1 4DL</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Guarantor</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Larchmont Holdings Limited (company number 12488590) whose registered office is at 5th Floor, 30 Wellington Street, Leeds LS1 4DL</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Premises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whole of the third floor of Vertex House, 14–18 Calder Street, Leeds LS1 5QT, more particularly described in Schedule 1 and shown edged red on the Plan</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Building</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Vertex House, 14–18 Calder Street, Leeds LS1 5QT</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Contractual Term</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15 years beginning on and including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Term Commencement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of this Lease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Principal Rent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£248,390 per annum, subject to review under Schedule 3</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 Commencement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w:t>
            </w:r>
            <w:del w:id="9001" w:author="Pendle Voss LLP" w:date="2025-11-18T10:30:00Z">
              <w:r>
                <w:rPr>
                  <w:b w:val="false"/>
                  <w:bCs w:val="false"/>
                </w:rPr>
                <w:delText xml:space="preserve">9</w:delText>
              </w:r>
            </w:del>
            <w:ins w:id="9002" w:author="Pendle Voss LLP" w:date="2025-11-18T10:30:00Z">
              <w:r>
                <w:rPr>
                  <w:b w:val="false"/>
                  <w:bCs w:val="false"/>
                </w:rPr>
                <w:t xml:space="preserve">12</w:t>
              </w:r>
            </w:ins>
            <w:r>
              <w:rPr>
                <w:b w:val="false"/>
                <w:bCs w:val="false"/>
              </w:rPr>
              <w:t xml:space="preserve"> months after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 Payment Dates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25 March, 24 June, 29 September and 25 December in each year</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Review Dates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each 5th anniversary of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Permitted Use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offices within Class E(c)(i) of the Schedule to the Town and Country Planning (Use Classes) Order 1987 (as amended)</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Break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day before the 10th anniversary of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Title Number</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WYK582140</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1954 Act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security of tenure provisions of sections 24 to 28 of the Landlord and Tenant Act 1954 are excluded in relation to this Lease</w:t>
            </w:r>
          </w:p>
        </w:tc>
      </w:tr>
    </w:tbl>
    <w:p>
      <w:pPr>
        <w:pStyle w:val="Heading1"/>
      </w:pPr>
      <w:r>
        <w:t xml:space="preserve">1.   DEFINITIONS AND INTERPRETATION</w:t>
      </w:r>
    </w:p>
    <w:p>
      <w:pPr>
        <w:spacing w:after="90" w:before="220"/>
      </w:pPr>
      <w:r>
        <w:rPr>
          <w:b/>
          <w:bCs/>
        </w:rPr>
        <w:t>1.1.   Definitions. In this Lease the following definitions apply:</w:t>
      </w:r>
    </w:p>
    <w:p>
      <w:pPr>
        <w:spacing w:after="90" w:line="276"/>
        <w:ind w:left="360"/>
      </w:pPr>
      <w:r>
        <w:rPr>
          <w:b/>
          <w:bCs/>
        </w:rPr>
        <w:t xml:space="preserve">“1954 Act” </w:t>
      </w:r>
      <w:r>
        <w:t xml:space="preserve">the Landlord and Tenant Act 1954.</w:t>
      </w:r>
    </w:p>
    <w:p>
      <w:pPr>
        <w:spacing w:after="90" w:line="276"/>
        <w:ind w:left="360"/>
      </w:pPr>
      <w:r>
        <w:rPr>
          <w:b/>
          <w:bCs/>
        </w:rPr>
        <w:t xml:space="preserve">“Annual Rent” </w:t>
      </w:r>
      <w:r>
        <w:t xml:space="preserve">the Principal Rent and all other sums reserved as rent by this Lease.</w:t>
      </w:r>
    </w:p>
    <w:p>
      <w:pPr>
        <w:spacing w:after="90" w:line="276"/>
        <w:ind w:left="360"/>
      </w:pPr>
      <w:r>
        <w:rPr>
          <w:b/>
          <w:bCs/>
        </w:rPr>
        <w:t xml:space="preserve">“Common Parts” </w:t>
      </w:r>
      <w:r>
        <w:t xml:space="preserve">the entrances, halls, landings, staircases, lifts, lavatories, service roads, car parks, loading bays and other parts of the Building provided for common use.</w:t>
      </w:r>
    </w:p>
    <w:p>
      <w:pPr>
        <w:spacing w:after="90" w:line="276"/>
        <w:ind w:left="360"/>
      </w:pPr>
      <w:r>
        <w:rPr>
          <w:b/>
          <w:bCs/>
        </w:rPr>
        <w:t xml:space="preserve">“CDM Regulations” </w:t>
      </w:r>
      <w:r>
        <w:t xml:space="preserve">the Construction (Design and Management) Regulations 2015.</w:t>
      </w:r>
    </w:p>
    <w:p>
      <w:pPr>
        <w:spacing w:after="90" w:line="276"/>
        <w:ind w:left="360"/>
      </w:pPr>
      <w:r>
        <w:rPr>
          <w:b/>
          <w:bCs/>
        </w:rPr>
        <w:t xml:space="preserve">“Insured Risks” </w:t>
      </w:r>
      <w:r>
        <w:t xml:space="preserve">fire, storm, tempest, flood, escape of water, impact, explosion, riot, civil commotion and such other risks as the Landlord reasonably insures against from time to time.</w:t>
      </w:r>
    </w:p>
    <w:p>
      <w:pPr>
        <w:spacing w:after="90" w:line="276"/>
        <w:ind w:left="360"/>
      </w:pPr>
      <w:r>
        <w:rPr>
          <w:b/>
          <w:bCs/>
        </w:rPr>
        <w:t xml:space="preserve">“Permitted Use” </w:t>
      </w:r>
      <w:r>
        <w:t xml:space="preserve">use of the Premises for offices within Class E(c)(i) of the Schedule to the Town and Country Planning (Use Classes) Order 1987 (as amended).</w:t>
      </w:r>
    </w:p>
    <w:p>
      <w:pPr>
        <w:spacing w:after="90" w:line="276"/>
        <w:ind w:left="360"/>
      </w:pPr>
      <w:r>
        <w:rPr>
          <w:b/>
          <w:bCs/>
        </w:rPr>
        <w:t xml:space="preserve">“Plan” </w:t>
      </w:r>
      <w:r>
        <w:t xml:space="preserve">the plan annexed to this Lease.</w:t>
      </w:r>
    </w:p>
    <w:p>
      <w:pPr>
        <w:spacing w:after="90" w:line="276"/>
        <w:ind w:left="360"/>
      </w:pPr>
      <w:r>
        <w:rPr>
          <w:b/>
          <w:bCs/>
        </w:rPr>
        <w:t xml:space="preserve">“Premises” </w:t>
      </w:r>
      <w:r>
        <w:t xml:space="preserve">the premises described in Schedule 1 and shown edged red on the Plan, including the internal plaster surfaces and finishes of the walls, the raised floor (but not the structural slab) and the suspended ceiling (but not the structural slab above).</w:t>
      </w:r>
    </w:p>
    <w:p>
      <w:pPr>
        <w:spacing w:after="90" w:line="276"/>
        <w:ind w:left="360"/>
      </w:pPr>
      <w:r>
        <w:rPr>
          <w:b/>
          <w:bCs/>
        </w:rPr>
        <w:t xml:space="preserve">“Reservations” </w:t>
      </w:r>
      <w:r>
        <w:t xml:space="preserve">the rights excepted and reserved to the Landlord in Schedule 2.</w:t>
      </w:r>
    </w:p>
    <w:p>
      <w:pPr>
        <w:spacing w:after="90" w:line="276"/>
        <w:ind w:left="360"/>
      </w:pPr>
      <w:r>
        <w:rPr>
          <w:b/>
          <w:bCs/>
        </w:rPr>
        <w:t xml:space="preserve">“Rights” </w:t>
      </w:r>
      <w:r>
        <w:t xml:space="preserve">the rights granted to the Tenant in Schedule 1, Part 2.</w:t>
      </w:r>
    </w:p>
    <w:p>
      <w:pPr>
        <w:spacing w:after="90" w:line="276"/>
        <w:ind w:left="360"/>
      </w:pPr>
      <w:r>
        <w:rPr>
          <w:b/>
          <w:bCs/>
        </w:rPr>
        <w:t xml:space="preserve">“Schedule of Condition” </w:t>
      </w:r>
      <w:r>
        <w:t xml:space="preserve">the photographic schedule of condition of the Premises annexed to this Lease.</w:t>
      </w:r>
    </w:p>
    <w:p>
      <w:pPr>
        <w:spacing w:after="90" w:line="276"/>
        <w:ind w:left="360"/>
      </w:pPr>
      <w:r>
        <w:rPr>
          <w:b/>
          <w:bCs/>
        </w:rPr>
        <w:t xml:space="preserve">“Service Charge” </w:t>
      </w:r>
      <w:r>
        <w:t xml:space="preserve">the Tenant’s fair and proper proportion of the Service Costs, calculated and payable in accordance with Schedule 4.</w:t>
      </w:r>
    </w:p>
    <w:p>
      <w:pPr>
        <w:spacing w:after="90" w:line="276"/>
        <w:ind w:left="360"/>
      </w:pPr>
      <w:r>
        <w:rPr>
          <w:b/>
          <w:bCs/>
        </w:rPr>
        <w:t xml:space="preserve">“Service Costs” </w:t>
      </w:r>
      <w:r>
        <w:t xml:space="preserve">the costs reasonably and properly incurred by the Landlord in providing the Services to the Building.</w:t>
      </w:r>
    </w:p>
    <w:p>
      <w:pPr>
        <w:spacing w:after="90" w:line="276"/>
        <w:ind w:left="360"/>
      </w:pPr>
      <w:r>
        <w:rPr>
          <w:b/>
          <w:bCs/>
        </w:rPr>
        <w:t xml:space="preserve">“Services” </w:t>
      </w:r>
      <w:r>
        <w:t xml:space="preserve">the services described in Schedule 4, Part 1.</w:t>
      </w:r>
    </w:p>
    <w:p>
      <w:pPr>
        <w:spacing w:after="90" w:line="276"/>
        <w:ind w:left="360"/>
      </w:pPr>
      <w:r>
        <w:rPr>
          <w:b/>
          <w:bCs/>
        </w:rPr>
        <w:t xml:space="preserve">“VAT” </w:t>
      </w:r>
      <w:r>
        <w:t xml:space="preserve">value added tax or any equivalent tax.</w:t>
      </w:r>
    </w:p>
    <w:p>
      <w:pPr>
        <w:spacing w:after="90" w:before="220"/>
      </w:pPr>
      <w:r>
        <w:rPr>
          <w:b/>
          <w:bCs/>
        </w:rPr>
        <w:t>1.2.   Interpretation</w:t>
      </w:r>
    </w:p>
    <w:p>
      <w:pPr>
        <w:spacing w:after="90" w:line="276"/>
        <w:ind w:left="720" w:hanging="420"/>
      </w:pPr>
      <w:r>
        <w:t>1.2   A reference to the Landlord includes a reference to the person entitled to the immediate reversion to this Lease. A reference to the Tenant includes its successors in title.</w:t>
      </w:r>
    </w:p>
    <w:p>
      <w:pPr>
        <w:spacing w:after="90" w:line="276"/>
        <w:ind w:left="720" w:hanging="420"/>
      </w:pPr>
      <w:r>
        <w:t>1.2   References to the Premises include any part of them. The obligations of the Tenant and the Guarantor are joint and several where more than one person.</w:t>
      </w:r>
    </w:p>
    <w:p>
      <w:pPr>
        <w:spacing w:after="90" w:line="276"/>
        <w:ind w:left="720" w:hanging="420"/>
      </w:pPr>
      <w:r>
        <w:t>1.2   A reference to a statute is to that statute as amended, extended or re-enacted from time to time and includes subordinate legislation made under it.</w:t>
      </w:r>
    </w:p>
    <w:p>
      <w:pPr>
        <w:spacing w:after="90" w:line="276"/>
        <w:ind w:left="720" w:hanging="420"/>
      </w:pPr>
      <w:r>
        <w:t>1.2   Clause, Schedule and paragraph headings do not affect interpretation. References to clauses and Schedules are to clauses of and Schedules to this Lease.</w:t>
      </w:r>
    </w:p>
    <w:p>
      <w:pPr>
        <w:pStyle w:val="Heading1"/>
      </w:pPr>
      <w:r>
        <w:t xml:space="preserve">2.   GRANT</w:t>
      </w:r>
    </w:p>
    <w:p>
      <w:pPr>
        <w:spacing w:after="90" w:line="276"/>
        <w:ind w:left="720" w:hanging="420"/>
      </w:pPr>
      <w:r>
        <w:t>2.1   The Landlord lets the Premises to the Tenant for the Contractual Term, together with the Rights, except and reserving to the Landlord the Reservations, and subject to the matters contained or referred to in the registers of title number WYK582140.</w:t>
      </w:r>
    </w:p>
    <w:p>
      <w:pPr>
        <w:spacing w:after="90" w:line="276"/>
        <w:ind w:left="720" w:hanging="420"/>
      </w:pPr>
      <w:r>
        <w:t>2.2   The grant is made with the Tenant paying the rents reserved by, and performing and observing, the covenants in this Lease.</w:t>
      </w:r>
    </w:p>
    <w:p>
      <w:pPr>
        <w:spacing w:after="90" w:line="276"/>
        <w:ind w:left="720" w:hanging="420"/>
      </w:pPr>
      <w:r>
        <w:t>2.3   The Tenant is to hold the Premises subject to all rights, easements, quasi-easements and obligations affecting them.</w:t>
      </w:r>
    </w:p>
    <w:p>
      <w:pPr>
        <w:pStyle w:val="Heading1"/>
      </w:pPr>
      <w:r>
        <w:t xml:space="preserve">3.   RENTS</w:t>
      </w:r>
    </w:p>
    <w:p>
      <w:pPr>
        <w:spacing w:after="90" w:line="276"/>
        <w:ind w:left="720" w:hanging="420"/>
      </w:pPr>
      <w:r>
        <w:t>3.1   The Tenant covenants to pay the following amounts, which are reserved as rent:</w:t>
      </w:r>
    </w:p>
    <w:p>
      <w:pPr>
        <w:spacing w:after="90" w:line="276"/>
        <w:ind w:left="1140" w:hanging="420"/>
      </w:pPr>
      <w:r>
        <w:t>3.1.1   the Principal Rent, payable by equal quarterly instalments in advance on the Rent Payment Dates, the first payment (apportioned if necessary) being due on the Rent Commencement Date;</w:t>
      </w:r>
    </w:p>
    <w:p>
      <w:pPr>
        <w:spacing w:after="90" w:line="276"/>
        <w:ind w:left="1140" w:hanging="420"/>
      </w:pPr>
      <w:r>
        <w:t>3.1.2   the Service Charge, payable in accordance with Schedule 4;</w:t>
      </w:r>
    </w:p>
    <w:p>
      <w:pPr>
        <w:spacing w:after="90" w:line="276"/>
        <w:ind w:left="1140" w:hanging="420"/>
      </w:pPr>
      <w:r>
        <w:t>3.1.3   the Insurance Rent, being a fair proportion of the cost to the Landlord of insuring the Building, payable within 14 days of demand; and</w:t>
      </w:r>
    </w:p>
    <w:p>
      <w:pPr>
        <w:spacing w:after="90" w:line="276"/>
        <w:ind w:left="1140" w:hanging="420"/>
      </w:pPr>
      <w:r>
        <w:t>3.1.4   all VAT chargeable in respect of any payment made by the Tenant under this Lease.</w:t>
      </w:r>
    </w:p>
    <w:p>
      <w:pPr>
        <w:spacing w:after="90" w:line="276"/>
        <w:ind w:left="720" w:hanging="420"/>
      </w:pPr>
      <w:r>
        <w:t>3.2   All rents are to be paid by banker’s standing order or other method the Landlord requires, without deduction, set-off or counterclaim (except as required by law).</w:t>
      </w:r>
    </w:p>
    <w:p>
      <w:pPr>
        <w:spacing w:after="90" w:line="276"/>
        <w:ind w:left="720" w:hanging="420"/>
      </w:pPr>
      <w:r>
        <w:t xml:space="preserve">3.3   If any of the Annual Rent is not paid within 14 days of the due date, the Tenant is to pay interest on that amount at </w:t>
      </w:r>
      <w:del w:id="9005" w:author="Pendle Voss LLP" w:date="2025-11-18T10:40:00Z">
        <w:r>
          <w:delText xml:space="preserve">4%</w:delText>
        </w:r>
      </w:del>
      <w:ins w:id="9006" w:author="Pendle Voss LLP" w:date="2025-11-18T10:40:00Z">
        <w:r>
          <w:t xml:space="preserve">3%</w:t>
        </w:r>
      </w:ins>
      <w:r>
        <w:t xml:space="preserve"> above the base rate of the Landlord’s bank from the due date until payment.</w:t>
      </w:r>
    </w:p>
    <w:p>
      <w:pPr>
        <w:spacing w:after="90" w:line="276"/>
        <w:ind w:left="720" w:hanging="420"/>
      </w:pPr>
      <w:r>
        <w:t>3.4   The Tenant has paid to the Landlord a rent deposit of £124,195 plus VAT to be held under a rent deposit deed of even date.</w:t>
      </w:r>
    </w:p>
    <w:p>
      <w:pPr>
        <w:pStyle w:val="Heading1"/>
      </w:pPr>
      <w:r>
        <w:t xml:space="preserve">4.   TENANT’S COVENANTS</w:t>
      </w:r>
    </w:p>
    <w:p>
      <w:pPr>
        <w:spacing w:after="90" w:before="220"/>
      </w:pPr>
      <w:r>
        <w:rPr>
          <w:b/>
          <w:bCs/>
        </w:rPr>
        <w:t>4.1.   Repair and condition</w:t>
      </w:r>
    </w:p>
    <w:p>
      <w:pPr>
        <w:spacing w:after="90" w:line="276"/>
        <w:ind w:left="720" w:hanging="420"/>
      </w:pPr>
      <w:r>
        <w:t>4.1   The Tenant is to keep the Premises in good and substantial repair and condition, except that the Tenant is not obliged to put or keep the Premises in any better state of repair than that recorded in the Schedule of Condition, and is not liable for damage by the Insured Risks (except where the insurance is vitiated by the act or default of the Tenant).</w:t>
      </w:r>
    </w:p>
    <w:p>
      <w:pPr>
        <w:spacing w:after="90" w:line="276"/>
        <w:ind w:left="720" w:hanging="420"/>
      </w:pPr>
      <w:r>
        <w:t>4.1   The Tenant is to keep the Premises decorated and to redecorate the interior in the last year of the term and in any event every fifth year, in a good and workmanlike manner.</w:t>
      </w:r>
    </w:p>
    <w:p>
      <w:pPr>
        <w:spacing w:after="90" w:before="220"/>
      </w:pPr>
      <w:r>
        <w:rPr>
          <w:b/>
          <w:bCs/>
        </w:rPr>
        <w:t>4.2.   Alterations</w:t>
      </w:r>
    </w:p>
    <w:p>
      <w:pPr>
        <w:spacing w:after="90" w:line="276"/>
        <w:ind w:left="720" w:hanging="420"/>
      </w:pPr>
      <w:r>
        <w:t>4.2   The Tenant is not to make any structural or external alteration to the Premises. The Tenant may make internal, non-structural alterations to the Premises with the prior written consent of the Landlord, such consent not to be unreasonably withheld or delayed.</w:t>
      </w:r>
    </w:p>
    <w:p>
      <w:pPr>
        <w:spacing w:after="90" w:line="276"/>
        <w:ind w:left="720" w:hanging="420"/>
      </w:pPr>
      <w:r>
        <w:t>4.2   The Tenant is to carry out any permitted works in accordance with a licence for alterations and the CDM Regulations and is to remove them and reinstate the Premises at the end of the term if so required by the Landlord.</w:t>
      </w:r>
    </w:p>
    <w:p>
      <w:pPr>
        <w:spacing w:after="90" w:before="220"/>
      </w:pPr>
      <w:r>
        <w:rPr>
          <w:b/>
          <w:bCs/>
        </w:rPr>
        <w:t>4.3.   Use</w:t>
      </w:r>
    </w:p>
    <w:p>
      <w:pPr>
        <w:spacing w:after="90" w:line="276"/>
        <w:ind w:left="720" w:hanging="420"/>
      </w:pPr>
      <w:r>
        <w:t>4.3   The Tenant is to use the Premises only for the Permitted Use and is not to use them for any purpose that is illegal, immoral, or that causes nuisance, damage or annoyance to the Landlord or other occupiers of the Building.</w:t>
      </w:r>
    </w:p>
    <w:p>
      <w:pPr>
        <w:spacing w:after="90" w:before="220"/>
      </w:pPr>
      <w:r>
        <w:rPr>
          <w:b/>
          <w:bCs/>
        </w:rPr>
        <w:t>4.4.   Alienation</w:t>
      </w:r>
    </w:p>
    <w:p>
      <w:pPr>
        <w:spacing w:after="90" w:line="276"/>
        <w:ind w:left="720" w:hanging="420"/>
      </w:pPr>
      <w:r>
        <w:t>4.4   The Tenant is not to assign, underlet, charge, part with or share possession or occupation of part only of the Premises. The Tenant is not to assign the whole of the Premises without the prior written consent of the Landlord, such consent not to be unreasonably withheld.</w:t>
      </w:r>
    </w:p>
    <w:p>
      <w:pPr>
        <w:spacing w:after="90" w:line="276"/>
        <w:ind w:left="720" w:hanging="420"/>
      </w:pPr>
      <w:r>
        <w:t>4.4   The Landlord and the Tenant agree, for the purposes of section 19(1A) of the Landlord and Tenant Act 1927, that the Landlord may give consent to an assignment subject to a condition that the assigning Tenant enter into an authorised guarantee agreement in respect of the assignee’s obligations.</w:t>
      </w:r>
    </w:p>
    <w:p>
      <w:pPr>
        <w:spacing w:after="90" w:line="276"/>
        <w:ind w:left="720" w:hanging="420"/>
      </w:pPr>
      <w:r>
        <w:t>4.4   The Tenant may underlet the whole of the Premises with the prior written consent of the Landlord (not to be unreasonably withheld) on terms that the underlease is excluded from the 1954 Act, contains no fine or premium and reserves a rent not less than the open market rent and subject to upward-only review.</w:t>
      </w:r>
    </w:p>
    <w:p>
      <w:pPr>
        <w:spacing w:after="90" w:before="220"/>
      </w:pPr>
      <w:r>
        <w:rPr>
          <w:b/>
          <w:bCs/>
        </w:rPr>
        <w:t>4.5.   Statutory and other obligations</w:t>
      </w:r>
    </w:p>
    <w:p>
      <w:pPr>
        <w:spacing w:after="90" w:line="276"/>
        <w:ind w:left="720" w:hanging="420"/>
      </w:pPr>
      <w:r>
        <w:t>4.5   The Tenant is to comply with all statutes and the requirements of any competent authority relating to the Premises and the Tenant’s use of them, and to pay all rates, taxes and outgoings assessed on the Premises.</w:t>
      </w:r>
    </w:p>
    <w:p>
      <w:pPr>
        <w:spacing w:after="90" w:line="276"/>
        <w:ind w:left="720" w:hanging="420"/>
      </w:pPr>
      <w:r>
        <w:t>4.5   The Tenant is to permit the Landlord and those authorised by it to enter the Premises on reasonable prior notice (except in emergency) to inspect their condition and to carry out works to the Building.</w:t>
      </w:r>
    </w:p>
    <w:p>
      <w:pPr>
        <w:spacing w:after="90" w:before="220"/>
      </w:pPr>
      <w:r>
        <w:rPr>
          <w:b/>
          <w:bCs/>
        </w:rPr>
        <w:t>4.6.   Costs and indemnity</w:t>
      </w:r>
    </w:p>
    <w:p>
      <w:pPr>
        <w:spacing w:after="90" w:line="276"/>
        <w:ind w:left="720" w:hanging="420"/>
      </w:pPr>
      <w:r>
        <w:t>4.6   The Tenant is to indemnify the Landlord against all liabilities, costs and claims arising from any breach of the Tenant’s covenants and from the use or occupation of the Premises, and to pay the Landlord’s costs of and incidental to any application for consent (whether or not granted) and any breach of covenant.</w:t>
      </w:r>
    </w:p>
    <w:p>
      <w:pPr>
        <w:spacing w:after="90" w:before="220"/>
      </w:pPr>
      <w:r>
        <w:rPr>
          <w:b/>
          <w:bCs/>
        </w:rPr>
        <w:t>4.7.   Yielding up</w:t>
      </w:r>
    </w:p>
    <w:p>
      <w:pPr>
        <w:spacing w:after="90" w:line="276"/>
        <w:ind w:left="720" w:hanging="420"/>
      </w:pPr>
      <w:r>
        <w:t>4.7   At the end of the term the Tenant is to yield up the Premises with vacant possession in the state and condition required by this Lease, having removed its alterations (if required) and its fixtures and fittings and made good any damage caused.</w:t>
      </w:r>
    </w:p>
    <w:p>
      <w:pPr>
        <w:pStyle w:val="Heading1"/>
      </w:pPr>
      <w:r>
        <w:t xml:space="preserve">5.   LANDLORD’S COVENANTS</w:t>
      </w:r>
    </w:p>
    <w:p>
      <w:pPr>
        <w:spacing w:after="90" w:line="276"/>
        <w:ind w:left="720" w:hanging="420"/>
      </w:pPr>
      <w:r>
        <w:t>5.1   The Landlord covenants that the Tenant, paying the rents and performing its covenants, may peaceably enjoy the Premises without lawful interruption by the Landlord or any person claiming through it.</w:t>
      </w:r>
    </w:p>
    <w:p>
      <w:pPr>
        <w:spacing w:after="90" w:line="276"/>
        <w:ind w:left="720" w:hanging="420"/>
      </w:pPr>
      <w:r>
        <w:t>5.2   The Landlord is to keep the structure, exterior, roof, foundations and Common Parts of the Building, and the service media serving the Building generally, in good and substantial repair, the cost being recoverable through the Service Charge.</w:t>
      </w:r>
    </w:p>
    <w:p>
      <w:pPr>
        <w:spacing w:after="90" w:line="276"/>
        <w:ind w:left="720" w:hanging="420"/>
      </w:pPr>
      <w:r>
        <w:t>5.3   The Landlord is to provide the Services in accordance with Schedule 4 and to insure the Building against the Insured Risks for its full reinstatement cost.</w:t>
      </w:r>
    </w:p>
    <w:p>
      <w:pPr>
        <w:pStyle w:val="Heading1"/>
      </w:pPr>
      <w:r>
        <w:t xml:space="preserve">6.   INSURANCE</w:t>
      </w:r>
    </w:p>
    <w:p>
      <w:pPr>
        <w:spacing w:after="90" w:line="276"/>
        <w:ind w:left="720" w:hanging="420"/>
      </w:pPr>
      <w:r>
        <w:t>6.1   The Landlord is to insure the Building against the Insured Risks and is to apply insurance proceeds in reinstating the Building, subject to obtaining all necessary consents.</w:t>
      </w:r>
    </w:p>
    <w:p>
      <w:pPr>
        <w:spacing w:after="90" w:line="276"/>
        <w:ind w:left="720" w:hanging="420"/>
      </w:pPr>
      <w:r>
        <w:t>6.2   If the Premises are damaged by an Insured Risk so as to be unfit for occupation, the Principal Rent and Service Charge (or a fair proportion according to the extent of the damage) are to be suspended until the Premises are again fit for occupation or until the expiry of any loss of rent insurance period, whichever is the earlier.</w:t>
      </w:r>
    </w:p>
    <w:p>
      <w:pPr>
        <w:spacing w:after="90" w:line="276"/>
        <w:ind w:left="720" w:hanging="420"/>
      </w:pPr>
      <w:r>
        <w:t>6.3   If the Premises have not been reinstated within three years of the date of damage, either party may determine this Lease by notice, and the insurance proceeds belong to the Landlord.</w:t>
      </w:r>
    </w:p>
    <w:p>
      <w:pPr>
        <w:pStyle w:val="Heading1"/>
      </w:pPr>
      <w:r>
        <w:t xml:space="preserve">7.   GUARANTEE</w:t>
      </w:r>
    </w:p>
    <w:p>
      <w:pPr>
        <w:spacing w:after="90" w:line="276"/>
        <w:ind w:left="720" w:hanging="420"/>
      </w:pPr>
      <w:r>
        <w:t>7.1   The Guarantor covenants with the Landlord, as a primary obligation, that the Tenant will pay the rents and perform its covenants, and that the Guarantor will indemnify the Landlord against any failure by the Tenant to do so.</w:t>
      </w:r>
    </w:p>
    <w:p>
      <w:pPr>
        <w:spacing w:after="90" w:line="276"/>
        <w:ind w:left="720" w:hanging="420"/>
      </w:pPr>
      <w:r>
        <w:t>7.2   If this Lease is disclaimed, the Guarantor is to take a new lease of the Premises for the residue of the term then unexpired on the same terms, if the Landlord so requires by notice within six months of the disclaimer.</w:t>
      </w:r>
    </w:p>
    <w:p>
      <w:pPr>
        <w:pStyle w:val="Heading1"/>
      </w:pPr>
      <w:r>
        <w:t xml:space="preserve">8.   FORFEITURE</w:t>
      </w:r>
    </w:p>
    <w:p>
      <w:pPr>
        <w:spacing w:after="90" w:line="276"/>
        <w:ind w:left="720" w:hanging="420"/>
      </w:pPr>
      <w:r>
        <w:t>8.1   The Landlord may re-enter the Premises (and this Lease will then end) if the Annual Rent is unpaid 21 days after becoming due (whether or not demanded), if the Tenant breaches any of its covenants, or if the Tenant is subject to an event of insolvency. This clause is without prejudice to any other right of the Landlord, and forfeiture is subject to the statutory provisions relating to relief.</w:t>
      </w:r>
    </w:p>
    <w:p>
      <w:pPr>
        <w:pStyle w:val="Heading1"/>
      </w:pPr>
      <w:r>
        <w:t xml:space="preserve">9.   TENANT’S BREAK RIGHT</w:t>
      </w:r>
    </w:p>
    <w:p>
      <w:pPr>
        <w:spacing w:after="90" w:line="276"/>
        <w:ind w:left="720" w:hanging="420"/>
      </w:pPr>
      <w:r>
        <w:t>9.1   The Tenant may determine this Lease on the Break Date by giving the Landlord not less than nine months’ prior written notice.</w:t>
      </w:r>
    </w:p>
    <w:p>
      <w:pPr>
        <w:spacing w:after="90" w:line="276"/>
        <w:ind w:left="720" w:hanging="420"/>
      </w:pPr>
      <w:r>
        <w:t xml:space="preserve">9.2   The break is conditional on the Tenant, on or before the Break Date, (a) paying all of the Principal Rent due, (b) giving up vacant possession of the whole of the Premises, and (c) paying to the Landlord a sum equal to </w:t>
      </w:r>
      <w:del w:id="9003" w:author="Pendle Voss LLP" w:date="2025-11-18T10:35:00Z">
        <w:r>
          <w:delText xml:space="preserve">six</w:delText>
        </w:r>
      </w:del>
      <w:ins w:id="9004" w:author="Pendle Voss LLP" w:date="2025-11-18T10:35:00Z">
        <w:r>
          <w:t xml:space="preserve">three</w:t>
        </w:r>
      </w:ins>
      <w:r>
        <w:t xml:space="preserve"> months’ Principal Rent (plus VAT) as a break penalty.</w:t>
      </w:r>
    </w:p>
    <w:p>
      <w:pPr>
        <w:spacing w:after="90" w:line="276"/>
        <w:ind w:left="720" w:hanging="420"/>
      </w:pPr>
      <w:r>
        <w:t>9.3   On the Break Date this Lease determines but without prejudice to any claim by either party for any earlier breach. Any rent paid for a period after the Break Date is to be refunded to the Tenant.</w:t>
      </w:r>
    </w:p>
    <w:p>
      <w:pPr>
        <w:pStyle w:val="Heading1"/>
      </w:pPr>
      <w:r>
        <w:t xml:space="preserve">10.   RENT REVIEW</w:t>
      </w:r>
    </w:p>
    <w:p>
      <w:pPr>
        <w:spacing w:after="90" w:line="276"/>
        <w:ind w:left="720" w:hanging="420"/>
      </w:pPr>
      <w:r>
        <w:t>10.1   The Principal Rent is to be reviewed on each Review Date to the open market rent determined in accordance with Schedule 3, on an upward-only basis, so that from each Review Date the Principal Rent is the higher of the rent previously payable and the reviewed rent.</w:t>
      </w:r>
    </w:p>
    <w:p>
      <w:pPr>
        <w:pStyle w:val="Heading1"/>
      </w:pPr>
      <w:r>
        <w:t xml:space="preserve">11.   MISCELLANEOUS</w:t>
      </w:r>
    </w:p>
    <w:p>
      <w:pPr>
        <w:spacing w:after="90" w:before="220"/>
      </w:pPr>
      <w:r>
        <w:rPr>
          <w:b/>
          <w:bCs/>
        </w:rPr>
        <w:t>11.1.   Notices</w:t>
      </w:r>
    </w:p>
    <w:p>
      <w:pPr>
        <w:spacing w:after="90" w:line="276"/>
        <w:ind w:left="720" w:hanging="420"/>
      </w:pPr>
      <w:r>
        <w:t>11.1   Any notice under this Lease is to be in writing and is to be served in accordance with section 196 of the Law of Property Act 1925.</w:t>
      </w:r>
    </w:p>
    <w:p>
      <w:pPr>
        <w:spacing w:after="90" w:before="220"/>
      </w:pPr>
      <w:r>
        <w:rPr>
          <w:b/>
          <w:bCs/>
        </w:rPr>
        <w:t>11.2.   No implied easements</w:t>
      </w:r>
    </w:p>
    <w:p>
      <w:pPr>
        <w:spacing w:after="90" w:line="276"/>
        <w:ind w:left="720" w:hanging="420"/>
      </w:pPr>
      <w:r>
        <w:t>11.2   The grant of this Lease does not confer on the Tenant any rights other than those expressly granted, and section 62 of the Law of Property Act 1925 does not apply.</w:t>
      </w:r>
    </w:p>
    <w:p>
      <w:pPr>
        <w:spacing w:after="90" w:before="220"/>
      </w:pPr>
      <w:r>
        <w:rPr>
          <w:b/>
          <w:bCs/>
        </w:rPr>
        <w:t>11.3.   Exclusion of the 1954 Act</w:t>
      </w:r>
    </w:p>
    <w:p>
      <w:pPr>
        <w:spacing w:after="90" w:line="276"/>
        <w:ind w:left="720" w:hanging="420"/>
      </w:pPr>
      <w:r>
        <w:t>11.3   The Landlord and the Tenant confirm that, before this Lease was entered into, the Landlord served a notice under section 38A(3) of the 1954 Act and the Tenant (or a person duly authorised by it) made the appropriate declaration, and that the provisions of sections 24 to 28 of the 1954 Act are excluded in relation to the tenancy created by this Lease.</w:t>
      </w:r>
    </w:p>
    <w:p>
      <w:pPr>
        <w:spacing w:after="90" w:before="220"/>
      </w:pPr>
      <w:r>
        <w:rPr>
          <w:b/>
          <w:bCs/>
        </w:rPr>
        <w:t>11.4.   Third party rights</w:t>
      </w:r>
    </w:p>
    <w:p>
      <w:pPr>
        <w:spacing w:after="90" w:line="276"/>
        <w:ind w:left="720" w:hanging="420"/>
      </w:pPr>
      <w:r>
        <w:t>11.4   A person who is not a party to this Lease has no rights under the Contracts (Rights of Third Parties) Act 1999 to enforce any of its terms.</w:t>
      </w:r>
    </w:p>
    <w:p>
      <w:pPr>
        <w:spacing w:after="90" w:before="220"/>
      </w:pPr>
      <w:r>
        <w:rPr>
          <w:b/>
          <w:bCs/>
        </w:rPr>
        <w:t>11.5.   Governing law and jurisdiction</w:t>
      </w:r>
    </w:p>
    <w:p>
      <w:pPr>
        <w:spacing w:after="90" w:line="276"/>
        <w:ind w:left="720" w:hanging="420"/>
      </w:pPr>
      <w:r>
        <w:t>11.5   This Lease and any dispute arising out of it are governed by the law of England and Wales, and the parties submit to the exclusive jurisdiction of the courts of England and Wales.</w:t>
      </w:r>
    </w:p>
    <w:p>
      <w:r>
        <w:br w:type="page"/>
      </w:r>
    </w:p>
    <w:p>
      <w:pPr>
        <w:pStyle w:val="Heading1"/>
      </w:pPr>
      <w:r>
        <w:t xml:space="preserve">SCHEDULE 1 — THE PREMISES AND RIGHTS</w:t>
      </w:r>
    </w:p>
    <w:p>
      <w:pPr>
        <w:pStyle w:val="Heading2"/>
      </w:pPr>
      <w:r>
        <w:t xml:space="preserve">Part 1 — The Premises</w:t>
      </w:r>
    </w:p>
    <w:p>
      <w:pPr>
        <w:spacing w:after="90" w:line="276"/>
        <w:ind w:left="720"/>
      </w:pPr>
      <w:r>
        <w:t xml:space="preserve">The whole of the third floor of Vertex House, 14–18 Calder Street, Leeds LS1 5QT, having a net internal area of approximately 8,420 sq ft, shown edged red on the Plan, including the non-structural internal walls, the raised access floor, the suspended ceiling, the internal plaster and finishes, and the Tenant’s fixtures and fittings, but excluding the structural slabs, columns, the external walls and the service media not exclusively serving the Premises.</w:t>
      </w:r>
    </w:p>
    <w:p>
      <w:pPr>
        <w:pStyle w:val="Heading2"/>
      </w:pPr>
      <w:r>
        <w:t xml:space="preserve">Part 2 — Rights granted</w:t>
      </w:r>
    </w:p>
    <w:p>
      <w:pPr>
        <w:spacing w:after="90" w:line="276"/>
        <w:ind w:left="720"/>
      </w:pPr>
      <w:r>
        <w:t xml:space="preserve">(a) the right to pass and repass over the Common Parts for access to and from the Premises; (b) the right to use the lifts, staircases and lavatories serving the Premises; (c) the right to use the loading bay and the goods lift at reasonable times; (d) the right to the passage of utilities and services through the service media; (e) the right to use up to 6 designated car parking spaces in the Building’s car park; and (f) the right to display the Tenant’s name on the Building directory board.</w:t>
      </w:r>
    </w:p>
    <w:p>
      <w:pPr>
        <w:pStyle w:val="Heading1"/>
      </w:pPr>
      <w:r>
        <w:t xml:space="preserve">SCHEDULE 2 — RESERVATIONS</w:t>
      </w:r>
    </w:p>
    <w:p>
      <w:pPr>
        <w:spacing w:after="90" w:line="276"/>
        <w:ind w:left="720"/>
      </w:pPr>
      <w:r>
        <w:t xml:space="preserve">There are excepted and reserved to the Landlord: (a) the right to the passage of services through the service media; (b) rights of entry to inspect, repair and carry out works to the Building on reasonable notice; (c) the right to build on or alter the remainder of the Building provided that the Tenant’s use of the Premises is not materially adversely affected; (d) all rights of light, air and support; and (e) the right to regulate the Common Parts.</w:t>
      </w:r>
    </w:p>
    <w:p>
      <w:pPr>
        <w:pStyle w:val="Heading1"/>
      </w:pPr>
      <w:r>
        <w:t xml:space="preserve">SCHEDULE 3 — RENT REVIEW</w:t>
      </w:r>
    </w:p>
    <w:p>
      <w:pPr>
        <w:spacing w:after="90" w:line="276"/>
        <w:ind w:left="720"/>
      </w:pPr>
      <w:r>
        <w:t xml:space="preserve">1.  On each Review Date the Principal Rent is to be reviewed to the open market rent, being the yearly rent at which the Premises might reasonably be expected to be let in the open market on the Review Date by a willing landlord to a willing tenant, on the assumptions and disregards set out below, for a term equal to the unexpired residue of the Contractual Term, on the terms of this Lease (other than as to the amount of the Principal Rent).</w:t>
      </w:r>
    </w:p>
    <w:p>
      <w:pPr>
        <w:spacing w:after="90" w:line="276"/>
        <w:ind w:left="720"/>
      </w:pPr>
      <w:r>
        <w:t xml:space="preserve">2.  Assumptions: that the Premises are available to let with vacant possession; that the Tenant has complied with its covenants; that the Premises may lawfully be used for the Permitted Use; and that any rent-free period or inducement that would be given on a letting in the open market has expired.</w:t>
      </w:r>
    </w:p>
    <w:p>
      <w:pPr>
        <w:spacing w:after="90" w:line="276"/>
        <w:ind w:left="720"/>
      </w:pPr>
      <w:r>
        <w:t xml:space="preserve">3.  Disregards: any effect on rent of the Tenant’s occupation; any goodwill attaching to the Premises by reason of the Tenant’s business; and any increase in value attributable to improvements carried out by the Tenant otherwise than in pursuance of an obligation to the Landlord.</w:t>
      </w:r>
    </w:p>
    <w:p>
      <w:pPr>
        <w:spacing w:after="90" w:line="276"/>
        <w:ind w:left="720"/>
      </w:pPr>
      <w:r>
        <w:t xml:space="preserve">4.  If the parties do not agree the reviewed rent, it is to be determined by an independent surveyor acting as an expert, appointed by agreement or, in default, by the President of the Royal Institution of Chartered Surveyors. The review is upward-only.</w:t>
      </w:r>
    </w:p>
    <w:p>
      <w:pPr>
        <w:pStyle w:val="Heading1"/>
      </w:pPr>
      <w:r>
        <w:t xml:space="preserve">SCHEDULE 4 — SERVICE CHARGE</w:t>
      </w:r>
    </w:p>
    <w:p>
      <w:pPr>
        <w:pStyle w:val="Heading2"/>
      </w:pPr>
      <w:r>
        <w:t xml:space="preserve">Part 1 — The Services</w:t>
      </w:r>
    </w:p>
    <w:p>
      <w:pPr>
        <w:spacing w:after="90" w:line="276"/>
        <w:ind w:left="720"/>
      </w:pPr>
      <w:r>
        <w:t xml:space="preserve">Maintaining, repairing and (where appropriate) renewing the structure, Common Parts and service media of the Building; providing heating, cooling, lighting and life-safety systems to the Common Parts; cleaning and lighting the Common Parts; staffing, security and management of the Building; insurance administration; and complying with statutory requirements affecting the Building generally.</w:t>
      </w:r>
    </w:p>
    <w:p>
      <w:pPr>
        <w:pStyle w:val="Heading2"/>
      </w:pPr>
      <w:r>
        <w:t xml:space="preserve">Part 2 — Service Charge mechanics</w:t>
      </w:r>
    </w:p>
    <w:p>
      <w:pPr>
        <w:spacing w:after="90" w:line="276"/>
        <w:ind w:left="720"/>
      </w:pPr>
      <w:r>
        <w:t xml:space="preserve">1.  The Tenant is to pay a fair and proper proportion of the Service Costs, determined by the Landlord acting reasonably by reference to the net internal area of the Premises as a proportion of the lettable area of the Building.</w:t>
      </w:r>
    </w:p>
    <w:p>
      <w:pPr>
        <w:spacing w:after="90" w:line="276"/>
        <w:ind w:left="720"/>
      </w:pPr>
      <w:r>
        <w:t xml:space="preserve">2.  The Tenant is to pay the Service Charge by equal quarterly instalments in advance on the Rent Payment Dates, on account of the Landlord’s reasonable estimate for the relevant service charge year, with a balancing payment or credit after the Landlord’s certificate for that year.</w:t>
      </w:r>
    </w:p>
    <w:p>
      <w:pPr>
        <w:spacing w:after="90" w:line="276"/>
        <w:ind w:left="720"/>
      </w:pPr>
      <w:r>
        <w:t xml:space="preserve">3.  The Tenant’s contribution to the Service Costs (excluding insurance, utilities consumed and the cost of complying with statute) is capped at £6.50 per sq ft of the net internal area in the first service charge year (£54,730 per annum), increasing in each subsequent year in line with the Retail Prices Index.</w:t>
      </w:r>
    </w:p>
    <w:p>
      <w:pPr>
        <w:pStyle w:val="Heading1"/>
      </w:pPr>
      <w:r>
        <w:t xml:space="preserve">SCHEDULE 5 — THE GUARANTEE</w:t>
      </w:r>
    </w:p>
    <w:p>
      <w:pPr>
        <w:spacing w:after="90" w:line="276"/>
        <w:ind w:left="720"/>
      </w:pPr>
      <w:r>
        <w:t xml:space="preserve">The guarantee and indemnity given by the Guarantor in clause 7, including the obligation to take a new lease following disclaimer, as set out in that clause and applying for so long as the Tenant named in this Lease (or a permitted assignee for which the Guarantor has agreed to stand as guarantor) holds this Lease.</w:t>
      </w:r>
    </w:p>
    <w:p>
      <w:r>
        <w:br w:type="page"/>
      </w:r>
    </w:p>
    <w:p>
      <w:pPr>
        <w:pStyle w:val="Heading1"/>
      </w:pPr>
      <w:r>
        <w:t xml:space="preserve">EXECUTION</w:t>
      </w:r>
    </w:p>
    <w:p>
      <w:pPr>
        <w:spacing w:after="120" w:line="276"/>
        <w:rPr>
          <w:b/>
          <w:bCs/>
        </w:rPr>
      </w:pPr>
      <w:r>
        <w:rPr>
          <w:b/>
          <w:bCs/>
        </w:rPr>
        <w:t xml:space="preserve">EXECUTED as a DEED by the parties on the date set out in the Particulars.</w:t>
      </w:r>
    </w:p>
    <w:p>
      <w:pPr>
        <w:spacing w:after="120" w:line="276"/>
      </w:pPr>
      <w:r>
        <w:t xml:space="preserve"> </w:t>
      </w:r>
    </w:p>
    <w:p>
      <w:pPr>
        <w:spacing w:after="120" w:line="276"/>
        <w:rPr>
          <w:b/>
          <w:bCs/>
        </w:rPr>
      </w:pPr>
      <w:r>
        <w:rPr>
          <w:b/>
          <w:bCs/>
        </w:rPr>
        <w:t xml:space="preserve">EXECUTED as a DEED by Calderfield Capital Partners Limited (LANDLORD)</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p>
      <w:pPr>
        <w:spacing w:after="120" w:line="276"/>
      </w:pPr>
      <w:r>
        <w:t xml:space="preserve"> </w:t>
      </w:r>
    </w:p>
    <w:p>
      <w:pPr>
        <w:spacing w:after="120" w:line="276"/>
        <w:rPr>
          <w:b/>
          <w:bCs/>
        </w:rPr>
      </w:pPr>
      <w:r>
        <w:rPr>
          <w:b/>
          <w:bCs/>
        </w:rPr>
        <w:t xml:space="preserve">EXECUTED as a DEED by Larchmont Advisory Group Limited (TENANT)</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p>
      <w:pPr>
        <w:spacing w:after="120" w:line="276"/>
      </w:pPr>
      <w:r>
        <w:t xml:space="preserve"> </w:t>
      </w:r>
    </w:p>
    <w:p>
      <w:pPr>
        <w:spacing w:after="120" w:line="276"/>
        <w:rPr>
          <w:b/>
          <w:bCs/>
        </w:rPr>
      </w:pPr>
      <w:r>
        <w:rPr>
          <w:b/>
          <w:bCs/>
        </w:rPr>
        <w:t xml:space="preserve">EXECUTED as a DEED by Larchmont Holdings Limited (GUARANTOR)</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Lease — Third Floor, Vertex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2026-06-27T22:15:31.305Z</dcterms:created>
  <dcterms:modified xsi:type="dcterms:W3CDTF">2026-06-27T22:15:31.305Z</dcterms:modified>
</cp:coreProperties>
</file>

<file path=docProps/custom.xml><?xml version="1.0" encoding="utf-8"?>
<Properties xmlns="http://schemas.openxmlformats.org/officeDocument/2006/custom-properties" xmlns:vt="http://schemas.openxmlformats.org/officeDocument/2006/docPropsVTypes"/>
</file>