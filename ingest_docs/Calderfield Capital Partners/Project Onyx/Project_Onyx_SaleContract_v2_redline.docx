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center"/>
      </w:pPr>
      <w:r>
        <w:rPr>
          <w:b/>
          <w:bCs/>
        </w:rPr>
        <w:t xml:space="preserve">DATED 13 MARCH 2026</w:t>
      </w:r>
    </w:p>
    <w:p>
      <w:pPr>
        <w:spacing w:after="40" w:before="0" w:line="276"/>
        <w:jc w:val="center"/>
      </w:pPr>
      <w:r>
        <w:rPr>
          <w:b/>
          <w:bCs/>
        </w:rPr>
        <w:t xml:space="preserve">(1)  MARRABLE ESTATES LIMITED</w:t>
      </w:r>
    </w:p>
    <w:p>
      <w:pPr>
        <w:spacing w:after="320" w:before="0" w:line="276"/>
        <w:jc w:val="center"/>
      </w:pPr>
      <w:r>
        <w:rPr>
          <w:b/>
          <w:bCs/>
        </w:rPr>
        <w:t xml:space="preserve">(2)  CALDERFIELD CAPITAL PARTNERS LIMITED</w:t>
      </w:r>
    </w:p>
    <w:p>
      <w:pPr>
        <w:spacing w:after="120" w:before="0" w:line="276"/>
        <w:jc w:val="center"/>
      </w:pPr>
      <w:r>
        <w:t xml:space="preserve">________________________________________</w:t>
      </w:r>
    </w:p>
    <w:p>
      <w:pPr>
        <w:spacing w:after="20" w:before="0" w:line="276"/>
        <w:jc w:val="center"/>
      </w:pPr>
      <w:r>
        <w:rPr>
          <w:b/>
          <w:bCs/>
        </w:rPr>
        <w:t xml:space="preserve">CONTRACT FOR THE SALE AND PURCHASE OF THE FREEHOLD PROPERTY KNOWN AS</w:t>
      </w:r>
    </w:p>
    <w:p>
      <w:pPr>
        <w:spacing w:after="120" w:before="0" w:line="276"/>
        <w:jc w:val="center"/>
      </w:pPr>
      <w:r>
        <w:rPr>
          <w:b/>
          <w:bCs/>
        </w:rPr>
        <w:t xml:space="preserve">ONYX POINT, HARTFIELD DISTRIBUTION PARK, COVENTRY CV3 4QR</w:t>
      </w:r>
    </w:p>
    <w:p>
      <w:pPr>
        <w:spacing w:after="320" w:before="0" w:line="276"/>
        <w:jc w:val="center"/>
      </w:pPr>
      <w:r>
        <w:t xml:space="preserve">________________________________________</w:t>
      </w:r>
    </w:p>
    <w:p>
      <w:pPr>
        <w:spacing w:after="0" w:before="0" w:line="276"/>
        <w:jc w:val="center"/>
      </w:pPr>
      <w:r>
        <w:rPr>
          <w:sz w:val="18"/>
          <w:szCs w:val="18"/>
        </w:rPr>
        <w:t xml:space="preserve">Whitfield Carter LLP, 22 Bishopsgate, London EC2N 4BQ  (Ref: SW/eo/CAL-0143)</w:t>
      </w:r>
    </w:p>
    <w:p>
      <w:r>
        <w:br w:type="page"/>
      </w:r>
    </w:p>
    <w:p>
      <w:pPr>
        <w:pStyle w:val="Heading1"/>
      </w:pPr>
      <w:r>
        <w:t xml:space="preserve">THIS CONTRACT is made on 13 March 2026</w:t>
      </w:r>
    </w:p>
    <w:p>
      <w:pPr>
        <w:spacing w:after="80" w:before="0" w:line="276"/>
      </w:pPr>
      <w:r>
        <w:rPr>
          <w:b/>
          <w:bCs/>
        </w:rPr>
        <w:t xml:space="preserve">BETWEEN:</w:t>
      </w:r>
    </w:p>
    <w:p>
      <w:pPr>
        <w:spacing w:after="100" w:line="276"/>
        <w:ind w:left="360" w:hanging="360"/>
      </w:pPr>
      <w:r>
        <w:t xml:space="preserve">(1)  MARRABLE ESTATES LIMITED, a company incorporated in England and Wales (company number 04419872) whose registered office is at 14 Calthorpe Road, Birmingham B15 1RP (the "Seller"); and</w:t>
      </w:r>
    </w:p>
    <w:p>
      <w:pPr>
        <w:spacing w:after="100" w:line="276"/>
        <w:ind w:left="360" w:hanging="360"/>
      </w:pPr>
      <w:r>
        <w:t xml:space="preserve">(2)  CALDERFIELD CAPITAL PARTNERS LIMITED, a company incorporated in England and Wales (company number 09928741) whose registered office is at 8 Finsbury Circus, London EC2M 7EA (the "Buyer").</w:t>
      </w:r>
    </w:p>
    <w:p>
      <w:pPr>
        <w:spacing w:after="80" w:before="120" w:line="276"/>
      </w:pPr>
      <w:r>
        <w:rPr>
          <w:b/>
          <w:bCs/>
        </w:rPr>
        <w:t xml:space="preserve">BACKGROUND</w:t>
      </w:r>
    </w:p>
    <w:p>
      <w:pPr>
        <w:spacing w:after="100" w:line="276"/>
        <w:ind w:left="360" w:hanging="360"/>
      </w:pPr>
      <w:r>
        <w:t xml:space="preserve">(A)  The Seller is the registered proprietor of the freehold property known as Onyx Point, Hartfield Distribution Park, Coventry CV3 4QR registered at HM Land Registry under title number WM448210.</w:t>
      </w:r>
    </w:p>
    <w:p>
      <w:pPr>
        <w:spacing w:after="100" w:line="276"/>
        <w:ind w:left="360" w:hanging="360"/>
      </w:pPr>
      <w:r>
        <w:t xml:space="preserve">(B)  The Property is let to four occupational tenants under the Leases. The Seller has agreed to sell and the Buyer has agreed to buy the Property subject to and with the benefit of the Leases on the terms of this Contract.</w:t>
      </w:r>
    </w:p>
    <w:p>
      <w:pPr>
        <w:pStyle w:val="Heading1"/>
      </w:pPr>
      <w:r>
        <w:t xml:space="preserve">1.  DEFINITIONS AND INTERPRETATION</w:t>
      </w:r>
    </w:p>
    <w:p>
      <w:pPr>
        <w:spacing w:after="80" w:before="0" w:line="276"/>
      </w:pPr>
      <w:r>
        <w:t xml:space="preserve">1.1  In this Contract the following definitions apply:</w:t>
      </w:r>
    </w:p>
    <w:p>
      <w:pPr>
        <w:spacing w:after="100" w:line="276"/>
        <w:ind w:left="360"/>
      </w:pPr>
      <w:r>
        <w:rPr>
          <w:b/>
          <w:bCs/>
        </w:rPr>
        <w:t xml:space="preserve">"Apportionment Day" </w:t>
      </w:r>
      <w:r>
        <w:t xml:space="preserve">the date of actual completion of this Contract;</w:t>
      </w:r>
    </w:p>
    <w:p>
      <w:pPr>
        <w:spacing w:after="100" w:line="276"/>
        <w:ind w:left="360"/>
      </w:pPr>
      <w:r>
        <w:rPr>
          <w:b/>
          <w:bCs/>
        </w:rPr>
        <w:t xml:space="preserve">"Completion Date" </w:t>
      </w:r>
      <w:del w:id="9101" w:author="Marlowe Greaves LLP" w:date="2026-02-27T11:20:00Z">
        <w:r>
          <w:delText xml:space="preserve">2 April 2026</w:delText>
        </w:r>
      </w:del>
      <w:ins w:id="9102" w:author="Marlowe Greaves LLP" w:date="2026-02-27T11:20:00Z">
        <w:r>
          <w:t xml:space="preserve">9 April 2026</w:t>
        </w:r>
      </w:ins>
      <w:r>
        <w:t xml:space="preserve"> or such other date as the parties may agree in writing;</w:t>
      </w:r>
    </w:p>
    <w:p>
      <w:pPr>
        <w:spacing w:after="100" w:line="276"/>
        <w:ind w:left="360"/>
      </w:pPr>
      <w:r>
        <w:rPr>
          <w:b/>
          <w:bCs/>
        </w:rPr>
        <w:t xml:space="preserve">"Conditions" </w:t>
      </w:r>
      <w:r>
        <w:t xml:space="preserve">the Standard Commercial Property Conditions (Third Edition – 2018 Revision), as varied by this Contract;</w:t>
      </w:r>
    </w:p>
    <w:p>
      <w:pPr>
        <w:spacing w:after="100" w:line="276"/>
        <w:ind w:left="360"/>
      </w:pPr>
      <w:r>
        <w:rPr>
          <w:b/>
          <w:bCs/>
        </w:rPr>
        <w:t xml:space="preserve">"Deposit" </w:t>
      </w:r>
      <w:r>
        <w:t xml:space="preserve">£1,865,000, being ten per cent (10%) of the Purchase Price;</w:t>
      </w:r>
    </w:p>
    <w:p>
      <w:pPr>
        <w:spacing w:after="100" w:line="276"/>
        <w:ind w:left="360"/>
      </w:pPr>
      <w:r>
        <w:rPr>
          <w:b/>
          <w:bCs/>
        </w:rPr>
        <w:t xml:space="preserve">"Leases" </w:t>
      </w:r>
      <w:r>
        <w:t xml:space="preserve">the four leases of Units A, B, C and D of the Property listed in Schedule 2 (Tenancy Schedule), together with any deeds varying or supplemental to them;</w:t>
      </w:r>
    </w:p>
    <w:p>
      <w:pPr>
        <w:spacing w:after="100" w:line="276"/>
        <w:ind w:left="360"/>
      </w:pPr>
      <w:r>
        <w:rPr>
          <w:b/>
          <w:bCs/>
        </w:rPr>
        <w:t xml:space="preserve">"Purchase Price" </w:t>
      </w:r>
      <w:r>
        <w:t xml:space="preserve">£18,650,000 (exclusive of VAT);</w:t>
      </w:r>
    </w:p>
    <w:p>
      <w:pPr>
        <w:spacing w:after="100" w:line="276"/>
        <w:ind w:left="360"/>
      </w:pPr>
      <w:r>
        <w:rPr>
          <w:b/>
          <w:bCs/>
        </w:rPr>
        <w:t xml:space="preserve">"Property" </w:t>
      </w:r>
      <w:r>
        <w:t xml:space="preserve">the freehold land and buildings known as Onyx Point, Hartfield Distribution Park, Coventry CV3 4QR registered under title number WM448210, more particularly described in Schedule 1;</w:t>
      </w:r>
    </w:p>
    <w:p>
      <w:pPr>
        <w:spacing w:after="100" w:line="276"/>
        <w:ind w:left="360"/>
      </w:pPr>
      <w:r>
        <w:rPr>
          <w:b/>
          <w:bCs/>
        </w:rPr>
        <w:t xml:space="preserve">"Rent Authority Letters" </w:t>
      </w:r>
      <w:r>
        <w:t xml:space="preserve">letters in the agreed form from the Seller to each tenant authorising and directing payment of rent to the Buyer from the Completion Date;</w:t>
      </w:r>
    </w:p>
    <w:p>
      <w:pPr>
        <w:spacing w:after="100" w:line="276"/>
        <w:ind w:left="360"/>
      </w:pPr>
      <w:r>
        <w:rPr>
          <w:b/>
          <w:bCs/>
        </w:rPr>
        <w:t xml:space="preserve">"Service Charge" </w:t>
      </w:r>
      <w:r>
        <w:t xml:space="preserve">the service charge payable by the tenants under the Leases;</w:t>
      </w:r>
    </w:p>
    <w:p>
      <w:pPr>
        <w:spacing w:after="100" w:line="276"/>
        <w:ind w:left="360"/>
      </w:pPr>
      <w:r>
        <w:rPr>
          <w:b/>
          <w:bCs/>
        </w:rPr>
        <w:t xml:space="preserve">"Transfer" </w:t>
      </w:r>
      <w:r>
        <w:t xml:space="preserve">the transfer of the Property to the Buyer in the form set out in Schedule 3;</w:t>
      </w:r>
    </w:p>
    <w:p>
      <w:pPr>
        <w:spacing w:after="100" w:line="276"/>
        <w:ind w:left="360"/>
      </w:pPr>
      <w:r>
        <w:rPr>
          <w:b/>
          <w:bCs/>
        </w:rPr>
        <w:t xml:space="preserve">"VAT" </w:t>
      </w:r>
      <w:r>
        <w:t xml:space="preserve">value added tax chargeable under the Value Added Tax Act 1994.</w:t>
      </w:r>
    </w:p>
    <w:p>
      <w:pPr>
        <w:spacing w:after="80" w:before="0" w:line="276"/>
        <w:ind w:left="360"/>
      </w:pPr>
      <w:r>
        <w:t xml:space="preserve">1.2  The Conditions are incorporated into this Contract so far as they are applicable to a sale by private treaty and are not varied by or inconsistent with the terms of this Contract. Where there is a conflict between the Conditions and this Contract, this Contract prevails.</w:t>
      </w:r>
    </w:p>
    <w:p>
      <w:pPr>
        <w:spacing w:after="120" w:before="0" w:line="276"/>
        <w:ind w:left="360"/>
      </w:pPr>
      <w:r>
        <w:t xml:space="preserve">1.3  References to clauses and Schedules are to clauses of and Schedules to this Contract. The Schedules form part of this Contract.</w:t>
      </w:r>
    </w:p>
    <w:p>
      <w:pPr>
        <w:spacing w:after="80" w:before="160" w:line="276"/>
      </w:pPr>
      <w:r>
        <w:rPr>
          <w:b/>
          <w:bCs/>
        </w:rPr>
        <w:t>2. AGREEMENT FOR SALE</w:t>
      </w:r>
    </w:p>
    <w:p>
      <w:pPr>
        <w:spacing w:after="100" w:line="276"/>
        <w:ind w:left="360"/>
      </w:pPr>
      <w:r>
        <w:rPr>
          <w:b w:val="false"/>
          <w:bCs w:val="false"/>
        </w:rPr>
        <w:t xml:space="preserve">2.1  </w:t>
      </w:r>
      <w:r>
        <w:t xml:space="preserve">The Seller will sell and the Buyer will buy the Property for the Purchase Price subject to and with the benefit of the Leases.</w:t>
      </w:r>
    </w:p>
    <w:p>
      <w:pPr>
        <w:spacing w:after="100" w:line="276"/>
        <w:ind w:left="360"/>
      </w:pPr>
      <w:r>
        <w:rPr>
          <w:b w:val="false"/>
          <w:bCs w:val="false"/>
        </w:rPr>
        <w:t xml:space="preserve">2.2  </w:t>
      </w:r>
      <w:r>
        <w:t xml:space="preserve">The Property is sold with full title guarantee.</w:t>
      </w:r>
    </w:p>
    <w:p>
      <w:pPr>
        <w:spacing w:after="100" w:line="276"/>
        <w:ind w:left="360"/>
      </w:pPr>
      <w:r>
        <w:rPr>
          <w:b w:val="false"/>
          <w:bCs w:val="false"/>
        </w:rPr>
        <w:t xml:space="preserve">2.3  </w:t>
      </w:r>
      <w:r>
        <w:t xml:space="preserve">The Property is sold subject to the matters contained or referred to in the entries on the registers of title number WM448210 as at the date of this Contract and the matters disclosed in the replies to enquiries given by the Seller, but otherwise free from incumbrances.</w:t>
      </w:r>
    </w:p>
    <w:p>
      <w:pPr>
        <w:spacing w:after="80" w:before="160" w:line="276"/>
      </w:pPr>
      <w:r>
        <w:rPr>
          <w:b/>
          <w:bCs/>
        </w:rPr>
        <w:t>3. DEPOSIT</w:t>
      </w:r>
    </w:p>
    <w:p>
      <w:pPr>
        <w:spacing w:after="100" w:line="276"/>
        <w:ind w:left="360"/>
      </w:pPr>
      <w:r>
        <w:rPr>
          <w:b w:val="false"/>
          <w:bCs w:val="false"/>
        </w:rPr>
        <w:t xml:space="preserve">3.1  </w:t>
      </w:r>
      <w:r>
        <w:t xml:space="preserve">On the date of this Contract the Buyer will pay the Deposit to the Seller's conveyancer by electronic transfer.</w:t>
      </w:r>
    </w:p>
    <w:p>
      <w:pPr>
        <w:spacing w:after="100" w:line="276"/>
        <w:ind w:left="360"/>
      </w:pPr>
      <w:r>
        <w:rPr>
          <w:b w:val="false"/>
          <w:bCs w:val="false"/>
        </w:rPr>
        <w:t xml:space="preserve">3.2  </w:t>
      </w:r>
      <w:r>
        <w:t xml:space="preserve">The Deposit is to be held by the Seller's conveyancer as stakeholder and paid to the Seller on completion together with accrued interest to the Seller.</w:t>
      </w:r>
    </w:p>
    <w:p>
      <w:pPr>
        <w:spacing w:after="100" w:line="276"/>
        <w:ind w:left="360"/>
      </w:pPr>
      <w:r>
        <w:rPr>
          <w:b w:val="false"/>
          <w:bCs w:val="false"/>
        </w:rPr>
        <w:t xml:space="preserve">3.3  </w:t>
      </w:r>
      <w:r>
        <w:t xml:space="preserve">Condition 2.2 of the Conditions is varied so that the Deposit is payable by electronic means only.</w:t>
      </w:r>
    </w:p>
    <w:p>
      <w:pPr>
        <w:spacing w:after="80" w:before="160" w:line="276"/>
      </w:pPr>
      <w:r>
        <w:rPr>
          <w:b/>
          <w:bCs/>
        </w:rPr>
        <w:t>4. VAT AND TOGC</w:t>
      </w:r>
    </w:p>
    <w:p>
      <w:pPr>
        <w:spacing w:after="100" w:line="276"/>
        <w:ind w:left="360"/>
      </w:pPr>
      <w:r>
        <w:rPr>
          <w:b w:val="false"/>
          <w:bCs w:val="false"/>
        </w:rPr>
        <w:t xml:space="preserve">4.1  </w:t>
      </w:r>
      <w:r>
        <w:t xml:space="preserve">The Purchase Price is exclusive of VAT.</w:t>
      </w:r>
    </w:p>
    <w:p>
      <w:pPr>
        <w:spacing w:after="100" w:line="276"/>
        <w:ind w:left="360"/>
      </w:pPr>
      <w:r>
        <w:rPr>
          <w:b w:val="false"/>
          <w:bCs w:val="false"/>
        </w:rPr>
        <w:t xml:space="preserve">4.2  </w:t>
      </w:r>
      <w:r>
        <w:t xml:space="preserve">The parties intend and will use all reasonable endeavours to procure that the sale of the Property is treated as a transfer of a going concern for the purposes of section 49 of the Value Added Tax Act 1994 and article 5 of the Value Added Tax (Special Provisions) Order 1995.</w:t>
      </w:r>
    </w:p>
    <w:p>
      <w:pPr>
        <w:spacing w:after="100" w:line="276"/>
        <w:ind w:left="360"/>
      </w:pPr>
      <w:r>
        <w:rPr>
          <w:b w:val="false"/>
          <w:bCs w:val="false"/>
        </w:rPr>
        <w:t xml:space="preserve">4.3  </w:t>
      </w:r>
      <w:r>
        <w:t xml:space="preserve">The Buyer warrants that, before the Completion Date, it will have made an option to tax in respect of the Property under Schedule 10 to the Value Added Tax Act 1994 and given written notification of that option to HMRC, and that the option will not be disapplied.</w:t>
      </w:r>
    </w:p>
    <w:p>
      <w:pPr>
        <w:spacing w:after="100" w:line="276"/>
        <w:ind w:left="360"/>
      </w:pPr>
      <w:r>
        <w:rPr>
          <w:b w:val="false"/>
          <w:bCs w:val="false"/>
        </w:rPr>
        <w:t xml:space="preserve">4.4  </w:t>
      </w:r>
      <w:r>
        <w:t xml:space="preserve">If, notwithstanding the parties' intention, VAT is chargeable on the sale, the Buyer will pay that VAT in addition to the Purchase Price on production of a valid VAT invoice.</w:t>
      </w:r>
    </w:p>
    <w:p>
      <w:pPr>
        <w:spacing w:after="80" w:before="160" w:line="276"/>
      </w:pPr>
      <w:r>
        <w:rPr>
          <w:b/>
          <w:bCs/>
        </w:rPr>
        <w:t>5. TITLE</w:t>
      </w:r>
    </w:p>
    <w:p>
      <w:pPr>
        <w:spacing w:after="100" w:line="276"/>
        <w:ind w:left="360"/>
      </w:pPr>
      <w:r>
        <w:rPr>
          <w:b w:val="false"/>
          <w:bCs w:val="false"/>
        </w:rPr>
        <w:t xml:space="preserve">5.1  </w:t>
      </w:r>
      <w:r>
        <w:t xml:space="preserve">The Buyer is deemed to have full knowledge of the title to the Property and may raise no requisition or objection in respect of it save in relation to matters arising after the date of this Contract.</w:t>
      </w:r>
    </w:p>
    <w:p>
      <w:pPr>
        <w:spacing w:after="100" w:line="276"/>
        <w:ind w:left="360"/>
      </w:pPr>
      <w:r>
        <w:rPr>
          <w:b w:val="false"/>
          <w:bCs w:val="false"/>
        </w:rPr>
        <w:t xml:space="preserve">5.2  </w:t>
      </w:r>
      <w:r>
        <w:t xml:space="preserve">Title having been deduced before the date of this Contract, Conditions 6.1.1 to 6.1.3 of the Conditions do not apply.</w:t>
      </w:r>
    </w:p>
    <w:p>
      <w:pPr>
        <w:spacing w:after="80" w:before="160" w:line="276"/>
      </w:pPr>
      <w:r>
        <w:rPr>
          <w:b/>
          <w:bCs/>
        </w:rPr>
        <w:t>6. THE LEASES AND TENANCIES</w:t>
      </w:r>
    </w:p>
    <w:p>
      <w:pPr>
        <w:spacing w:after="100" w:line="276"/>
        <w:ind w:left="360"/>
      </w:pPr>
      <w:r>
        <w:rPr>
          <w:b w:val="false"/>
          <w:bCs w:val="false"/>
        </w:rPr>
        <w:t xml:space="preserve">6.1  </w:t>
      </w:r>
      <w:r>
        <w:t xml:space="preserve">The Property is sold subject to and with the benefit of the Leases.</w:t>
      </w:r>
    </w:p>
    <w:p>
      <w:pPr>
        <w:spacing w:after="100" w:line="276"/>
        <w:ind w:left="360"/>
      </w:pPr>
      <w:r>
        <w:rPr>
          <w:b w:val="false"/>
          <w:bCs w:val="false"/>
        </w:rPr>
        <w:t xml:space="preserve">6.2  </w:t>
      </w:r>
      <w:r>
        <w:t xml:space="preserve">The Seller will, between the date of this Contract and completion, manage the Property and the Leases in accordance with the principles of good estate management and will not, without the Buyer's prior written consent (not to be unreasonably withheld), grant, surrender or vary any of the Leases</w:t>
      </w:r>
      <w:del w:id="9111" w:author="Marlowe Greaves LLP" w:date="2026-02-27T11:24:00Z">
        <w:r>
          <w:delText xml:space="preserve">, agree any rent review</w:delText>
        </w:r>
      </w:del>
      <w:r>
        <w:t xml:space="preserve"> or commence any forfeiture proceedings.</w:t>
      </w:r>
    </w:p>
    <w:p>
      <w:pPr>
        <w:spacing w:after="100" w:line="276"/>
        <w:ind w:left="360"/>
      </w:pPr>
      <w:r>
        <w:rPr>
          <w:b w:val="false"/>
          <w:bCs w:val="false"/>
        </w:rPr>
        <w:t xml:space="preserve">6.3  </w:t>
      </w:r>
      <w:r>
        <w:t xml:space="preserve">On completion the Seller will deliver to the Buyer the Rent Authority Letters duly signed.</w:t>
      </w:r>
    </w:p>
    <w:p>
      <w:pPr>
        <w:spacing w:after="100" w:line="276"/>
        <w:ind w:left="360"/>
      </w:pPr>
      <w:r>
        <w:rPr>
          <w:b w:val="false"/>
          <w:bCs w:val="false"/>
        </w:rPr>
        <w:t xml:space="preserve">6.4  </w:t>
      </w:r>
      <w:r>
        <w:t xml:space="preserve">The Seller will account to the Buyer for any rent deposits held under the Leases by an apportionment on completion.</w:t>
      </w:r>
    </w:p>
    <w:p>
      <w:pPr>
        <w:spacing w:after="80" w:before="160" w:line="276"/>
      </w:pPr>
      <w:r>
        <w:rPr>
          <w:b/>
          <w:bCs/>
        </w:rPr>
        <w:t>7. COMPLETION</w:t>
      </w:r>
    </w:p>
    <w:p>
      <w:pPr>
        <w:spacing w:after="100" w:line="276"/>
        <w:ind w:left="360"/>
      </w:pPr>
      <w:r>
        <w:rPr>
          <w:b w:val="false"/>
          <w:bCs w:val="false"/>
        </w:rPr>
        <w:t xml:space="preserve">7.1  </w:t>
      </w:r>
      <w:r>
        <w:t xml:space="preserve">Completion will take place on the Completion Date at the offices of the Seller's conveyancer or where it directs.</w:t>
      </w:r>
    </w:p>
    <w:p>
      <w:pPr>
        <w:spacing w:after="100" w:line="276"/>
        <w:ind w:left="360"/>
      </w:pPr>
      <w:r>
        <w:rPr>
          <w:b w:val="false"/>
          <w:bCs w:val="false"/>
        </w:rPr>
        <w:t xml:space="preserve">7.2  </w:t>
      </w:r>
      <w:r>
        <w:t xml:space="preserve">On completion the Buyer will pay the balance of the Purchase Price (after deduction of the Deposit) and the apportioned sums due under clause 8.</w:t>
      </w:r>
    </w:p>
    <w:p>
      <w:pPr>
        <w:spacing w:after="100" w:line="276"/>
        <w:ind w:left="360"/>
      </w:pPr>
      <w:r>
        <w:rPr>
          <w:b w:val="false"/>
          <w:bCs w:val="false"/>
        </w:rPr>
        <w:t xml:space="preserve">7.3  </w:t>
      </w:r>
      <w:r>
        <w:t xml:space="preserve">Condition 8.1.2 (time of day for completion) of the Conditions is varied so that completion takes place by </w:t>
      </w:r>
      <w:del w:id="9121" w:author="Marlowe Greaves LLP" w:date="2026-02-27T11:26:00Z">
        <w:r>
          <w:delText xml:space="preserve">2.00 pm; if the money is received after 2.00 pm</w:delText>
        </w:r>
      </w:del>
      <w:ins w:id="9122" w:author="Marlowe Greaves LLP" w:date="2026-02-27T11:26:00Z">
        <w:r>
          <w:t xml:space="preserve">1.00 pm; if the money is received after 1.00 pm</w:t>
        </w:r>
      </w:ins>
      <w:r>
        <w:t xml:space="preserve"> completion is treated as taking place on the next working day for the purposes of apportionment and the compensation provisions of the Conditions.</w:t>
      </w:r>
    </w:p>
    <w:p>
      <w:pPr>
        <w:spacing w:after="80" w:before="160" w:line="276"/>
      </w:pPr>
      <w:r>
        <w:rPr>
          <w:b/>
          <w:bCs/>
        </w:rPr>
        <w:t>8. APPORTIONMENTS</w:t>
      </w:r>
    </w:p>
    <w:p>
      <w:pPr>
        <w:spacing w:after="100" w:line="276"/>
        <w:ind w:left="360"/>
      </w:pPr>
      <w:r>
        <w:rPr>
          <w:b w:val="false"/>
          <w:bCs w:val="false"/>
        </w:rPr>
        <w:t xml:space="preserve">8.1  </w:t>
      </w:r>
      <w:r>
        <w:t xml:space="preserve">The rents and Service Charge payable under the Leases and all outgoings of the Property will be apportioned on a daily basis as at the Apportionment Day.</w:t>
      </w:r>
    </w:p>
    <w:p>
      <w:pPr>
        <w:spacing w:after="100" w:line="276"/>
        <w:ind w:left="360"/>
      </w:pPr>
      <w:r>
        <w:rPr>
          <w:b w:val="false"/>
          <w:bCs w:val="false"/>
        </w:rPr>
        <w:t xml:space="preserve">8.2  </w:t>
      </w:r>
      <w:r>
        <w:t xml:space="preserve">Where a tenant is in arrears at completion the Seller will assign to the Buyer the right to recover those arrears, and the Buyer will use reasonable endeavours to recover them and account to the Seller for any sums recovered (less reasonable costs of recovery).</w:t>
      </w:r>
    </w:p>
    <w:p>
      <w:pPr>
        <w:spacing w:after="100" w:line="276"/>
        <w:ind w:left="360"/>
      </w:pPr>
      <w:r>
        <w:rPr>
          <w:b w:val="false"/>
          <w:bCs w:val="false"/>
        </w:rPr>
        <w:t xml:space="preserve">8.3  </w:t>
      </w:r>
      <w:r>
        <w:t xml:space="preserve">Any Service Charge collected by the Seller but not yet spent on the Property will be paid to the Buyer on completion.</w:t>
      </w:r>
    </w:p>
    <w:p>
      <w:pPr>
        <w:spacing w:after="80" w:before="160" w:line="276"/>
      </w:pPr>
      <w:r>
        <w:rPr>
          <w:b/>
          <w:bCs/>
        </w:rPr>
        <w:t>9. INSURANCE</w:t>
      </w:r>
    </w:p>
    <w:p>
      <w:pPr>
        <w:spacing w:after="100" w:line="276"/>
        <w:ind w:left="360"/>
      </w:pPr>
      <w:r>
        <w:rPr>
          <w:b w:val="false"/>
          <w:bCs w:val="false"/>
        </w:rPr>
        <w:t xml:space="preserve">9.1  </w:t>
      </w:r>
      <w:r>
        <w:t xml:space="preserve">The Seller will keep the Property insured until completion and Condition 7.1 of the Conditions applies.</w:t>
      </w:r>
    </w:p>
    <w:p>
      <w:pPr>
        <w:spacing w:after="100" w:line="276"/>
        <w:ind w:left="360"/>
      </w:pPr>
      <w:r>
        <w:rPr>
          <w:b w:val="false"/>
          <w:bCs w:val="false"/>
        </w:rPr>
        <w:t xml:space="preserve">9.2  </w:t>
      </w:r>
      <w:r>
        <w:t xml:space="preserve">The risk of damage to or destruction of the Property passes to the Buyer on completion.</w:t>
      </w:r>
    </w:p>
    <w:p>
      <w:pPr>
        <w:spacing w:after="80" w:before="160" w:line="276"/>
      </w:pPr>
      <w:r>
        <w:rPr>
          <w:b/>
          <w:bCs/>
        </w:rPr>
        <w:t>10. TITLE GUARANTEE AND COVENANTS FOR TITLE</w:t>
      </w:r>
    </w:p>
    <w:p>
      <w:pPr>
        <w:spacing w:after="100" w:line="276"/>
        <w:ind w:left="360"/>
      </w:pPr>
      <w:r>
        <w:rPr>
          <w:b w:val="false"/>
          <w:bCs w:val="false"/>
        </w:rPr>
        <w:t xml:space="preserve">10.1  </w:t>
      </w:r>
      <w:r>
        <w:t xml:space="preserve">The Transfer will contain a covenant by the Seller that it has the right to dispose of the Property and will at its own cost do all it reasonably can to give the Buyer the title it has agreed to give.</w:t>
      </w:r>
    </w:p>
    <w:p>
      <w:pPr>
        <w:spacing w:after="100" w:line="276"/>
        <w:ind w:left="360"/>
      </w:pPr>
      <w:r>
        <w:rPr>
          <w:b w:val="false"/>
          <w:bCs w:val="false"/>
        </w:rPr>
        <w:t xml:space="preserve">10.2  </w:t>
      </w:r>
      <w:r>
        <w:t xml:space="preserve">The covenants set out in Part 1 of the Law of Property (Miscellaneous Provisions) Act 1994 will be implied, modified so that the Seller will not be liable for matters disclosed in the title or the replies to enquiries.</w:t>
      </w:r>
    </w:p>
    <w:p>
      <w:pPr>
        <w:spacing w:after="80" w:before="160" w:line="276"/>
      </w:pPr>
      <w:r>
        <w:rPr>
          <w:b/>
          <w:bCs/>
        </w:rPr>
        <w:t>11. TRANSFER</w:t>
      </w:r>
    </w:p>
    <w:p>
      <w:pPr>
        <w:spacing w:after="100" w:line="276"/>
        <w:ind w:left="360"/>
      </w:pPr>
      <w:r>
        <w:rPr>
          <w:b w:val="false"/>
          <w:bCs w:val="false"/>
        </w:rPr>
        <w:t xml:space="preserve">11.1  </w:t>
      </w:r>
      <w:r>
        <w:t xml:space="preserve">The Buyer will prepare and deliver to the Seller a draft Transfer in the form set out in Schedule 3 not less than </w:t>
      </w:r>
      <w:del w:id="9131" w:author="Marlowe Greaves LLP" w:date="2026-02-27T11:28:00Z">
        <w:r>
          <w:delText xml:space="preserve">ten</w:delText>
        </w:r>
      </w:del>
      <w:ins w:id="9132" w:author="Marlowe Greaves LLP" w:date="2026-02-27T11:28:00Z">
        <w:r>
          <w:t xml:space="preserve">fifteen</w:t>
        </w:r>
      </w:ins>
      <w:r>
        <w:t xml:space="preserve"> working days before the Completion Date.</w:t>
      </w:r>
    </w:p>
    <w:p>
      <w:pPr>
        <w:spacing w:after="100" w:line="276"/>
        <w:ind w:left="360"/>
      </w:pPr>
      <w:r>
        <w:rPr>
          <w:b w:val="false"/>
          <w:bCs w:val="false"/>
        </w:rPr>
        <w:t xml:space="preserve">11.2  </w:t>
      </w:r>
      <w:r>
        <w:t xml:space="preserve">The Transfer will be executed by both parties and dated on completion.</w:t>
      </w:r>
    </w:p>
    <w:p>
      <w:pPr>
        <w:spacing w:after="80" w:before="160" w:line="276"/>
      </w:pPr>
      <w:r>
        <w:rPr>
          <w:b/>
          <w:bCs/>
        </w:rPr>
        <w:t>12. BUYER'S ACKNOWLEDGEMENTS</w:t>
      </w:r>
    </w:p>
    <w:p>
      <w:pPr>
        <w:spacing w:after="100" w:line="276"/>
        <w:ind w:left="360"/>
      </w:pPr>
      <w:r>
        <w:rPr>
          <w:b w:val="false"/>
          <w:bCs w:val="false"/>
        </w:rPr>
        <w:t xml:space="preserve">12.1  </w:t>
      </w:r>
      <w:r>
        <w:t xml:space="preserve">The Buyer enters into this Contract solely in reliance on its own inspection and survey and the Seller's written replies to enquiries, and not on any other representation made by or on behalf of the Seller.</w:t>
      </w:r>
    </w:p>
    <w:p>
      <w:pPr>
        <w:spacing w:after="100" w:line="276"/>
        <w:ind w:left="360"/>
      </w:pPr>
      <w:r>
        <w:rPr>
          <w:b w:val="false"/>
          <w:bCs w:val="false"/>
        </w:rPr>
        <w:t xml:space="preserve">12.2  </w:t>
      </w:r>
      <w:r>
        <w:t xml:space="preserve">Nothing in this clause limits the Seller's liability for fraud or fraudulent misrepresentation.</w:t>
      </w:r>
    </w:p>
    <w:p>
      <w:pPr>
        <w:spacing w:after="80" w:before="160" w:line="276"/>
      </w:pPr>
      <w:r>
        <w:rPr>
          <w:b/>
          <w:bCs/>
        </w:rPr>
        <w:t>13. NOTICES</w:t>
      </w:r>
    </w:p>
    <w:p>
      <w:pPr>
        <w:spacing w:after="100" w:line="276"/>
        <w:ind w:left="360"/>
      </w:pPr>
      <w:r>
        <w:rPr>
          <w:b w:val="false"/>
          <w:bCs w:val="false"/>
        </w:rPr>
        <w:t xml:space="preserve">13.1  </w:t>
      </w:r>
      <w:r>
        <w:t xml:space="preserve">Any notice under this Contract must be in writing and may be delivered by hand, sent by first-class post or by email to the party's conveyancer.</w:t>
      </w:r>
    </w:p>
    <w:p>
      <w:pPr>
        <w:spacing w:after="100" w:line="276"/>
        <w:ind w:left="360"/>
      </w:pPr>
      <w:r>
        <w:rPr>
          <w:b w:val="false"/>
          <w:bCs w:val="false"/>
        </w:rPr>
        <w:t xml:space="preserve">13.2  </w:t>
      </w:r>
      <w:r>
        <w:t xml:space="preserve">A notice delivered by hand is given when left at the relevant address; a posted notice is given two working days after posting; an emailed notice is given when sent provided no failure notification is received.</w:t>
      </w:r>
    </w:p>
    <w:p>
      <w:pPr>
        <w:spacing w:after="80" w:before="160" w:line="276"/>
      </w:pPr>
      <w:r>
        <w:rPr>
          <w:b/>
          <w:bCs/>
        </w:rPr>
        <w:t>14. ENTIRE AGREEMENT</w:t>
      </w:r>
    </w:p>
    <w:p>
      <w:pPr>
        <w:spacing w:after="100" w:line="276"/>
        <w:ind w:left="360"/>
      </w:pPr>
      <w:r>
        <w:rPr>
          <w:b w:val="false"/>
          <w:bCs w:val="false"/>
        </w:rPr>
        <w:t xml:space="preserve">14.1  </w:t>
      </w:r>
      <w:r>
        <w:t xml:space="preserve">This Contract and the documents referred to in it constitute the entire agreement between the parties relating to the sale and purchase of the Property and supersede all prior negotiations and arrangements.</w:t>
      </w:r>
    </w:p>
    <w:p>
      <w:pPr>
        <w:spacing w:after="80" w:before="160" w:line="276"/>
      </w:pPr>
      <w:r>
        <w:rPr>
          <w:b/>
          <w:bCs/>
        </w:rPr>
        <w:t>15. ASSIGNMENT AND THIRD-PARTY RIGHTS</w:t>
      </w:r>
    </w:p>
    <w:p>
      <w:pPr>
        <w:spacing w:after="100" w:line="276"/>
        <w:ind w:left="360"/>
      </w:pPr>
      <w:r>
        <w:rPr>
          <w:b w:val="false"/>
          <w:bCs w:val="false"/>
        </w:rPr>
        <w:t xml:space="preserve">15.1  </w:t>
      </w:r>
      <w:r>
        <w:t xml:space="preserve">The Buyer may not assign or otherwise deal with the benefit of this Contract before completion, save that it may nominate a wholly-owned subsidiary to take the Transfer on giving written notice to the Seller at least five working days before completion.</w:t>
      </w:r>
    </w:p>
    <w:p>
      <w:pPr>
        <w:spacing w:after="100" w:line="276"/>
        <w:ind w:left="360"/>
      </w:pPr>
      <w:r>
        <w:rPr>
          <w:b w:val="false"/>
          <w:bCs w:val="false"/>
        </w:rPr>
        <w:t xml:space="preserve">15.2  </w:t>
      </w:r>
      <w:r>
        <w:t xml:space="preserve">A person who is not a party to this Contract has no rights under the Contracts (Rights of Third Parties) Act 1999 to enforce any of its terms.</w:t>
      </w:r>
    </w:p>
    <w:p>
      <w:pPr>
        <w:spacing w:after="80" w:before="160" w:line="276"/>
      </w:pPr>
      <w:r>
        <w:rPr>
          <w:b/>
          <w:bCs/>
        </w:rPr>
        <w:t>16. GOVERNING LAW AND JURISDICTION</w:t>
      </w:r>
    </w:p>
    <w:p>
      <w:pPr>
        <w:spacing w:after="100" w:line="276"/>
        <w:ind w:left="360"/>
      </w:pPr>
      <w:r>
        <w:rPr>
          <w:b w:val="false"/>
          <w:bCs w:val="false"/>
        </w:rPr>
        <w:t xml:space="preserve">16.1  </w:t>
      </w:r>
      <w:r>
        <w:t xml:space="preserve">This Contract and any dispute arising out of it are governed by the law of England and Wales.</w:t>
      </w:r>
    </w:p>
    <w:p>
      <w:pPr>
        <w:spacing w:after="100" w:line="276"/>
        <w:ind w:left="360"/>
      </w:pPr>
      <w:r>
        <w:rPr>
          <w:b w:val="false"/>
          <w:bCs w:val="false"/>
        </w:rPr>
        <w:t xml:space="preserve">16.2  </w:t>
      </w:r>
      <w:r>
        <w:t xml:space="preserve">The parties irrevocably submit to the exclusive jurisdiction of the courts of England and Wales.</w:t>
      </w:r>
    </w:p>
    <w:p>
      <w:r>
        <w:br w:type="page"/>
      </w:r>
    </w:p>
    <w:p>
      <w:pPr>
        <w:pStyle w:val="Heading1"/>
      </w:pPr>
      <w:r>
        <w:t xml:space="preserve">SCHEDULE 1 — THE PROPERTY</w:t>
      </w:r>
    </w:p>
    <w:p>
      <w:pPr>
        <w:spacing w:after="120" w:before="0" w:line="276"/>
      </w:pPr>
      <w:r>
        <w:t xml:space="preserve">All that freehold land and buildings known as Onyx Point, Hartfield Distribution Park, Coventry CV3 4QR shown edged red on the plan annexed to title number WM448210, comprising four industrial / distribution units (Units A, B, C and D) of approximately 184,500 sq ft in aggregate, together with the estate yard, 142 car parking spaces, the estate roads and landscaped areas serving them.</w:t>
      </w:r>
    </w:p>
    <w:p>
      <w:pPr>
        <w:pStyle w:val="Heading1"/>
      </w:pPr>
      <w:r>
        <w:t xml:space="preserve">SCHEDULE 2 — TENANCY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1500"/>
        <w:gridCol w:w="1700"/>
        <w:gridCol w:w="16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Unit</w:t>
            </w:r>
          </w:p>
        </w:tc>
        <w:tc>
          <w:tcPr>
            <w:tcW w:type="dxa" w:w="3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Tenant</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Area (sq ft)</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Term expiry</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Passing rent (£ pa)</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A</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Hartfield Logistics Ltd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72,400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23 Jun 2031</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532,000</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B</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Coventry Cold Storage Ltd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48,900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28 Sep 2029</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366,750</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C</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Meridian Parts Distribution Ltd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39,200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24 Dec 2032</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274,400</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D</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Northbridge Trade Supplies Ltd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24,000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25 Mar 2028</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155,850</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Total</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184,500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1,329,000</w:t>
            </w:r>
          </w:p>
        </w:tc>
      </w:tr>
    </w:tbl>
    <w:p>
      <w:pPr>
        <w:spacing w:after="120" w:before="100" w:line="276"/>
      </w:pPr>
      <w:r>
        <w:rPr>
          <w:sz w:val="18"/>
          <w:szCs w:val="18"/>
        </w:rPr>
        <w:t xml:space="preserve">Each Lease is on full repairing and insuring terms with five-yearly upward-only rent reviews. Rent deposits are held in respect of Units B and D (see Schedule 4).</w:t>
      </w:r>
    </w:p>
    <w:p>
      <w:pPr>
        <w:pStyle w:val="Heading1"/>
      </w:pPr>
      <w:r>
        <w:t xml:space="preserve">SCHEDULE 3 — FORM OF TRANSFER (TR1)</w:t>
      </w:r>
    </w:p>
    <w:p>
      <w:pPr>
        <w:spacing w:after="120" w:before="0" w:line="276"/>
      </w:pPr>
      <w:r>
        <w:t xml:space="preserve">The Transfer will be in the form of HM Land Registry form TR1 transferring title number WM448210 with full title guarantee, incorporating the apportionment and rent-authority provisions of this Contract and a certificate of value where appropriate. [Form annexed.]</w:t>
      </w:r>
    </w:p>
    <w:p>
      <w:pPr>
        <w:pStyle w:val="Heading1"/>
      </w:pPr>
      <w:r>
        <w:t xml:space="preserve">SCHEDULE 4 — RENT DEPOSITS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Unit / Tenant</w:t>
            </w:r>
          </w:p>
        </w:tc>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Deposit held (£)</w:t>
            </w:r>
          </w:p>
        </w:tc>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Deed dated</w:t>
            </w:r>
          </w:p>
        </w:tc>
      </w:tr>
      <w:tr>
        <w:trPr>
          <w:tblHeader w:val="false"/>
        </w:trP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B — Coventry Cold Storage Ltd</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91,687.50</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28 Sep 2019</w:t>
            </w:r>
          </w:p>
        </w:tc>
      </w:tr>
      <w:tr>
        <w:trPr>
          <w:tblHeader w:val="false"/>
        </w:trP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D — Northbridge Trade Supplies Ltd</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38,962.50</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25 Mar 2018</w:t>
            </w:r>
          </w:p>
        </w:tc>
      </w:tr>
    </w:tbl>
    <w:p>
      <w:pPr>
        <w:pStyle w:val="Heading1"/>
      </w:pPr>
      <w:r>
        <w:t xml:space="preserve">SCHEDULE 5 — COMPLETION ARRANGEMENTS</w:t>
      </w:r>
    </w:p>
    <w:p>
      <w:pPr>
        <w:spacing w:after="120" w:before="0" w:line="276"/>
      </w:pPr>
      <w:r>
        <w:t xml:space="preserve">On completion the Seller will deliver: (a) the executed Transfer; (b) the Rent Authority Letters; (c) the originals of the Leases and any licences and deeds of variation; (d) all rent deposit deeds and evidence of the rent deposit monies to be apportioned; (e) the EPCs for each Unit; and (f) the health and safety file and any service charge accounts and budgets for the current year.</w:t>
      </w:r>
    </w:p>
    <w:p>
      <w:pPr>
        <w:spacing w:after="120" w:before="200" w:line="276"/>
      </w:pPr>
      <w:r>
        <w:t xml:space="preserve"/>
      </w:r>
    </w:p>
    <w:p>
      <w:pPr>
        <w:spacing w:after="200" w:before="200" w:line="276"/>
      </w:pPr>
      <w:r>
        <w:rPr>
          <w:b/>
          <w:bCs/>
        </w:rPr>
        <w:t xml:space="preserve">EXECUTED as a contract (not as a deed) by the parties on the date first stated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sz w:val="20"/>
                <w:szCs w:val="20"/>
              </w:rPr>
              <w:t xml:space="preserve">Signed for and on behalf of
MARRABLE ESTATES LIMITED</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sz w:val="20"/>
                <w:szCs w:val="20"/>
              </w:rPr>
              <w:t xml:space="preserve">Signed for and on behalf of
CALDERFIELD CAPITAL PARTNERS LIMITED</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
Director</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
Director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spacing w:before="60"/>
    </w:pPr>
    <w:r>
      <w:rPr>
        <w:color w:val="666666"/>
        <w:sz w:val="14"/>
        <w:szCs w:val="14"/>
      </w:rPr>
      <w:t xml:space="preserve">Whitfield Carter LLP is a limited liability partnership registered in England &amp; Wales (OC418842). A list of members is open to inspection at the registered office. Authorised and regulated by the Solicitors Regulation Authority.</w:t>
    </w:r>
  </w:p>
  <w:p>
    <w:pPr>
      <w:jc w:val="right"/>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right"/>
    </w:pPr>
    <w:r>
      <w:rPr>
        <w:color w:val="666666"/>
        <w:sz w:val="16"/>
        <w:szCs w:val="16"/>
      </w:rPr>
      <w:t xml:space="preserve">Project Onyx — Sale Contract (Draft v2 — redline vs v1) —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2026-06-26T13:39:12.110Z</dcterms:created>
  <dcterms:modified xsi:type="dcterms:W3CDTF">2026-06-26T13:39:12.110Z</dcterms:modified>
</cp:coreProperties>
</file>

<file path=docProps/custom.xml><?xml version="1.0" encoding="utf-8"?>
<Properties xmlns="http://schemas.openxmlformats.org/officeDocument/2006/custom-properties" xmlns:vt="http://schemas.openxmlformats.org/officeDocument/2006/docPropsVTypes"/>
</file>