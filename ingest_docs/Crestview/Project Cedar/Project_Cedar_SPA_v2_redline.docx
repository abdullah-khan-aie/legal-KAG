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DATED 4 MARCH 2026</w:t>
      </w:r>
    </w:p>
    <w:p>
      <w:pPr>
        <w:spacing w:after="120"/>
      </w:pPr>
      <w:r>
        <w:t xml:space="preserve"/>
      </w:r>
    </w:p>
    <w:p>
      <w:pPr>
        <w:spacing w:after="120"/>
        <w:jc w:val="center"/>
      </w:pPr>
      <w:r>
        <w:t xml:space="preserve">(1)  GEOFFREY HARROWGATE, DIANE HARROWGATE and PENFOLD GROWTH CAPITAL LLP</w:t>
      </w:r>
    </w:p>
    <w:p>
      <w:pPr>
        <w:spacing w:after="120"/>
        <w:jc w:val="center"/>
      </w:pPr>
      <w:r>
        <w:t xml:space="preserve">(as Sellers)</w:t>
      </w:r>
    </w:p>
    <w:p>
      <w:pPr>
        <w:spacing w:after="120"/>
        <w:jc w:val="center"/>
      </w:pPr>
      <w:r>
        <w:t xml:space="preserve">- and -</w:t>
      </w:r>
    </w:p>
    <w:p>
      <w:pPr>
        <w:spacing w:after="120"/>
        <w:jc w:val="center"/>
      </w:pPr>
      <w:r>
        <w:t xml:space="preserve">(2)  CRESTVIEW CEDAR BIDCO LIMITED</w:t>
      </w:r>
    </w:p>
    <w:p>
      <w:pPr>
        <w:spacing w:after="120"/>
        <w:jc w:val="center"/>
      </w:pPr>
      <w:r>
        <w:t xml:space="preserve">(as Buyer)</w:t>
      </w:r>
    </w:p>
    <w:p>
      <w:pPr>
        <w:spacing w:after="120"/>
      </w:pPr>
      <w:r>
        <w:t xml:space="preserve"/>
      </w:r>
    </w:p>
    <w:p>
      <w:pPr>
        <w:pStyle w:val="Title"/>
      </w:pPr>
      <w:r>
        <w:t xml:space="preserve">SHARE PURCHASE AGREEMENT</w:t>
      </w:r>
    </w:p>
    <w:p>
      <w:pPr>
        <w:spacing w:after="120"/>
        <w:jc w:val="center"/>
      </w:pPr>
      <w:r>
        <w:t xml:space="preserve">relating to the entire issued share capital of</w:t>
      </w:r>
    </w:p>
    <w:p>
      <w:pPr>
        <w:spacing w:after="120"/>
        <w:jc w:val="center"/>
      </w:pPr>
      <w:r>
        <w:t xml:space="preserve">HARROWGATE PRECISION CASTINGS LIMITED</w:t>
      </w:r>
    </w:p>
    <w:p>
      <w:pPr>
        <w:spacing w:after="120"/>
      </w:pPr>
      <w:r>
        <w:t xml:space="preserve"/>
      </w:r>
    </w:p>
    <w:p>
      <w:pPr>
        <w:spacing w:after="120"/>
        <w:jc w:val="center"/>
      </w:pPr>
      <w:r>
        <w:t xml:space="preserve">Whitfield Carter LLP</w:t>
      </w:r>
    </w:p>
    <w:p>
      <w:pPr>
        <w:spacing w:after="120"/>
        <w:jc w:val="center"/>
      </w:pPr>
      <w:r>
        <w:t xml:space="preserve">22 Bishopsgate, London EC2N 4BQ</w:t>
      </w:r>
    </w:p>
    <w:p>
      <w:r>
        <w:br w:type="page"/>
      </w:r>
    </w:p>
    <w:p>
      <w:pPr>
        <w:pStyle w:val="Heading1"/>
      </w:pPr>
      <w:r>
        <w:t xml:space="preserve">CONTENTS</w:t>
      </w:r>
    </w:p>
    <w:p>
      <w:pPr>
        <w:spacing w:after="120"/>
      </w:pPr>
      <w:r>
        <w:t xml:space="preserve">1. Definitions and interpretation</w:t>
      </w:r>
    </w:p>
    <w:p>
      <w:pPr>
        <w:spacing w:after="120"/>
      </w:pPr>
      <w:r>
        <w:t xml:space="preserve">2. Sale and purchase of the Shares</w:t>
      </w:r>
    </w:p>
    <w:p>
      <w:pPr>
        <w:spacing w:after="120"/>
      </w:pPr>
      <w:r>
        <w:t xml:space="preserve">3. Consideration</w:t>
      </w:r>
    </w:p>
    <w:p>
      <w:pPr>
        <w:spacing w:after="120"/>
      </w:pPr>
      <w:r>
        <w:t xml:space="preserve">4. Completion accounts and adjustments</w:t>
      </w:r>
    </w:p>
    <w:p>
      <w:pPr>
        <w:spacing w:after="120"/>
      </w:pPr>
      <w:r>
        <w:t xml:space="preserve">5. Conditions</w:t>
      </w:r>
    </w:p>
    <w:p>
      <w:pPr>
        <w:spacing w:after="120"/>
      </w:pPr>
      <w:r>
        <w:t xml:space="preserve">6. Pre-Completion conduct</w:t>
      </w:r>
    </w:p>
    <w:p>
      <w:pPr>
        <w:spacing w:after="120"/>
      </w:pPr>
      <w:r>
        <w:t xml:space="preserve">7. Completion</w:t>
      </w:r>
    </w:p>
    <w:p>
      <w:pPr>
        <w:spacing w:after="120"/>
      </w:pPr>
      <w:r>
        <w:t xml:space="preserve">8. Warranties</w:t>
      </w:r>
    </w:p>
    <w:p>
      <w:pPr>
        <w:spacing w:after="120"/>
      </w:pPr>
      <w:r>
        <w:t xml:space="preserve">9. Limitations on liability</w:t>
      </w:r>
    </w:p>
    <w:p>
      <w:pPr>
        <w:spacing w:after="120"/>
      </w:pPr>
      <w:r>
        <w:t xml:space="preserve">10. Tax covenant</w:t>
      </w:r>
    </w:p>
    <w:p>
      <w:pPr>
        <w:spacing w:after="120"/>
      </w:pPr>
      <w:r>
        <w:t xml:space="preserve">11. Restrictive covenants</w:t>
      </w:r>
    </w:p>
    <w:p>
      <w:pPr>
        <w:spacing w:after="120"/>
      </w:pPr>
      <w:r>
        <w:t xml:space="preserve">12. Confidentiality and announcements</w:t>
      </w:r>
    </w:p>
    <w:p>
      <w:pPr>
        <w:spacing w:after="120"/>
      </w:pPr>
      <w:r>
        <w:t xml:space="preserve">13. Guarantee and indemnity</w:t>
      </w:r>
    </w:p>
    <w:p>
      <w:pPr>
        <w:spacing w:after="120"/>
      </w:pPr>
      <w:r>
        <w:t xml:space="preserve">14. Notices</w:t>
      </w:r>
    </w:p>
    <w:p>
      <w:pPr>
        <w:spacing w:after="120"/>
      </w:pPr>
      <w:r>
        <w:t xml:space="preserve">15. Entire agreement</w:t>
      </w:r>
    </w:p>
    <w:p>
      <w:pPr>
        <w:spacing w:after="120"/>
      </w:pPr>
      <w:r>
        <w:t xml:space="preserve">16. Assignment and successors</w:t>
      </w:r>
    </w:p>
    <w:p>
      <w:pPr>
        <w:spacing w:after="120"/>
      </w:pPr>
      <w:r>
        <w:t xml:space="preserve">17. Variation and waiver</w:t>
      </w:r>
    </w:p>
    <w:p>
      <w:pPr>
        <w:spacing w:after="120"/>
      </w:pPr>
      <w:r>
        <w:t xml:space="preserve">18. Third party rights</w:t>
      </w:r>
    </w:p>
    <w:p>
      <w:pPr>
        <w:spacing w:after="120"/>
      </w:pPr>
      <w:r>
        <w:t xml:space="preserve">19. Costs</w:t>
      </w:r>
    </w:p>
    <w:p>
      <w:pPr>
        <w:spacing w:after="120"/>
      </w:pPr>
      <w:r>
        <w:t xml:space="preserve">20. Counterparts</w:t>
      </w:r>
    </w:p>
    <w:p>
      <w:pPr>
        <w:spacing w:after="120"/>
      </w:pPr>
      <w:r>
        <w:t xml:space="preserve">21. Governing law and jurisdiction</w:t>
      </w:r>
    </w:p>
    <w:p>
      <w:pPr>
        <w:spacing w:after="120"/>
      </w:pPr>
      <w:r>
        <w:t xml:space="preserve">Schedule 1 – The Sellers and apportionment of Consideration</w:t>
      </w:r>
    </w:p>
    <w:p>
      <w:pPr>
        <w:spacing w:after="120"/>
      </w:pPr>
      <w:r>
        <w:t xml:space="preserve">Schedule 2 – Particulars of the Company</w:t>
      </w:r>
    </w:p>
    <w:p>
      <w:pPr>
        <w:spacing w:after="120"/>
      </w:pPr>
      <w:r>
        <w:t xml:space="preserve">Schedule 3 – Completion obligations</w:t>
      </w:r>
    </w:p>
    <w:p>
      <w:pPr>
        <w:spacing w:after="120"/>
      </w:pPr>
      <w:r>
        <w:t xml:space="preserve">Schedule 4 – Warranties</w:t>
      </w:r>
    </w:p>
    <w:p>
      <w:pPr>
        <w:spacing w:after="120"/>
      </w:pPr>
      <w:r>
        <w:t xml:space="preserve">Schedule 5 – Limitations on the Sellers' liability</w:t>
      </w:r>
    </w:p>
    <w:p>
      <w:pPr>
        <w:spacing w:after="120"/>
      </w:pPr>
      <w:r>
        <w:t xml:space="preserve">Schedule 6 – Tax Covenant</w:t>
      </w:r>
    </w:p>
    <w:p>
      <w:pPr>
        <w:spacing w:after="120"/>
      </w:pPr>
      <w:r>
        <w:t xml:space="preserve">Schedule 7 – Completion Accounts</w:t>
      </w:r>
    </w:p>
    <w:p>
      <w:r>
        <w:br w:type="page"/>
      </w:r>
    </w:p>
    <w:p>
      <w:pPr>
        <w:spacing w:after="120"/>
      </w:pPr>
      <w:r>
        <w:t xml:space="preserve">THIS AGREEMENT is dated 4 March 2026.</w:t>
      </w:r>
    </w:p>
    <w:p>
      <w:pPr>
        <w:pStyle w:val="Heading1"/>
      </w:pPr>
      <w:r>
        <w:t xml:space="preserve">PARTIES</w:t>
      </w:r>
    </w:p>
    <w:p>
      <w:pPr>
        <w:pStyle w:val="ListParagraph"/>
        <w:numPr>
          <w:ilvl w:val="0"/>
          <w:numId w:val="2"/>
        </w:numPr>
        <w:spacing w:after="100"/>
      </w:pPr>
      <w:r>
        <w:t xml:space="preserve">(1)  </w:t>
      </w:r>
      <w:r>
        <w:rPr>
          <w:b/>
          <w:bCs/>
        </w:rPr>
        <w:t xml:space="preserve">GEOFFREY HARROWGATE</w:t>
      </w:r>
      <w:r>
        <w:t xml:space="preserve"> of Fernlea House, Dore Road, Sheffield S17 3NA, </w:t>
      </w:r>
      <w:r>
        <w:rPr>
          <w:b/>
          <w:bCs/>
        </w:rPr>
        <w:t xml:space="preserve">DIANE HARROWGATE</w:t>
      </w:r>
      <w:r>
        <w:t xml:space="preserve"> of the same address, and </w:t>
      </w:r>
      <w:r>
        <w:rPr>
          <w:b/>
          <w:bCs/>
        </w:rPr>
        <w:t xml:space="preserve">PENFOLD GROWTH CAPITAL LLP</w:t>
      </w:r>
      <w:r>
        <w:t xml:space="preserve"> (registered number OC392114) whose registered office is at 4 Lincoln's Inn Fields, London WC2A 3AA (together the "Sellers" and each a "Seller"); and</w:t>
      </w:r>
    </w:p>
    <w:p>
      <w:pPr>
        <w:pStyle w:val="ListParagraph"/>
        <w:numPr>
          <w:ilvl w:val="0"/>
          <w:numId w:val="2"/>
        </w:numPr>
        <w:spacing w:after="100"/>
      </w:pPr>
      <w:r>
        <w:t xml:space="preserve">(2)  </w:t>
      </w:r>
      <w:r>
        <w:rPr>
          <w:b/>
          <w:bCs/>
        </w:rPr>
        <w:t xml:space="preserve">Crestview Cedar Bidco Limited</w:t>
      </w:r>
      <w:r>
        <w:t xml:space="preserve"> (registered number 15842207) whose registered office is at Devonshire House, 1 Mayfair Place, London W1J 8AJ (the "Buyer").</w:t>
      </w:r>
    </w:p>
    <w:p>
      <w:pPr>
        <w:pStyle w:val="Heading1"/>
      </w:pPr>
      <w:r>
        <w:t xml:space="preserve">BACKGROUND</w:t>
      </w:r>
    </w:p>
    <w:p>
      <w:pPr>
        <w:spacing w:after="120"/>
      </w:pPr>
      <w:r>
        <w:t xml:space="preserve">(A)  Harrowgate Precision Castings Limited (the "Company") is a private company limited by shares, particulars of which are set out in Schedule 2.</w:t>
      </w:r>
    </w:p>
    <w:p>
      <w:pPr>
        <w:spacing w:after="120"/>
      </w:pPr>
      <w:r>
        <w:t xml:space="preserve">(B)  The Sellers are the legal and beneficial owners of, and are entitled to sell, the entire issued share capital of the Company in the proportions set out in Schedule 1.</w:t>
      </w:r>
    </w:p>
    <w:p>
      <w:pPr>
        <w:spacing w:after="120"/>
      </w:pPr>
      <w:r>
        <w:t xml:space="preserve">(C)  The Sellers have agreed to sell and the Buyer has agreed to buy the Shares on the terms and subject to the conditions of this Agreement.</w:t>
      </w:r>
    </w:p>
    <w:p>
      <w:pPr>
        <w:pStyle w:val="Heading1"/>
      </w:pPr>
      <w:r>
        <w:t xml:space="preserve">AGREED TERMS</w:t>
      </w:r>
    </w:p>
    <w:p>
      <w:pPr>
        <w:pStyle w:val="ListParagraph"/>
        <w:numPr>
          <w:ilvl w:val="0"/>
          <w:numId w:val="2"/>
        </w:numPr>
        <w:spacing w:after="100"/>
      </w:pPr>
      <w:r>
        <w:rPr>
          <w:b/>
          <w:bCs/>
        </w:rPr>
        <w:t xml:space="preserve">Definitions and interpretation</w:t>
      </w:r>
    </w:p>
    <w:p>
      <w:pPr>
        <w:pStyle w:val="ListParagraph"/>
        <w:numPr>
          <w:ilvl w:val="1"/>
          <w:numId w:val="2"/>
        </w:numPr>
        <w:spacing w:after="100"/>
      </w:pPr>
      <w:r>
        <w:t xml:space="preserve">In this Agreement, unless the context otherwise requires, the following definitions apply:</w:t>
      </w:r>
    </w:p>
    <w:p>
      <w:pPr>
        <w:spacing w:after="80"/>
        <w:ind w:left="1134" w:hanging="0"/>
      </w:pPr>
      <w:r>
        <w:rPr>
          <w:b/>
          <w:bCs/>
        </w:rPr>
        <w:t xml:space="preserve">"Accounts" </w:t>
      </w:r>
      <w:r>
        <w:t xml:space="preserve">the audited financial statements of the Company for the financial year ended 31 December 2025, comprising the balance sheet, profit and loss account, notes and directors' and auditors' reports;</w:t>
      </w:r>
    </w:p>
    <w:p>
      <w:pPr>
        <w:spacing w:after="80"/>
        <w:ind w:left="1134" w:hanging="0"/>
      </w:pPr>
      <w:r>
        <w:rPr>
          <w:b/>
          <w:bCs/>
        </w:rPr>
        <w:t xml:space="preserve">"Business Day" </w:t>
      </w:r>
      <w:r>
        <w:t xml:space="preserve">a day other than a Saturday, Sunday or public holiday in England when banks in London are open for business;</w:t>
      </w:r>
    </w:p>
    <w:p>
      <w:pPr>
        <w:spacing w:after="80"/>
        <w:ind w:left="1134" w:hanging="0"/>
      </w:pPr>
      <w:r>
        <w:rPr>
          <w:b/>
          <w:bCs/>
        </w:rPr>
        <w:t xml:space="preserve">"Cash Consideration" </w:t>
      </w:r>
      <w:r>
        <w:t xml:space="preserve">£35,200,000, being the amount payable in cash on Completion in accordance with clause 3;</w:t>
      </w:r>
    </w:p>
    <w:p>
      <w:pPr>
        <w:spacing w:after="80"/>
        <w:ind w:left="1134" w:hanging="0"/>
      </w:pPr>
      <w:r>
        <w:rPr>
          <w:b/>
          <w:bCs/>
        </w:rPr>
        <w:t xml:space="preserve">"Completion" </w:t>
      </w:r>
      <w:r>
        <w:t xml:space="preserve">completion of the sale and purchase of the Shares in accordance with clause 7;</w:t>
      </w:r>
    </w:p>
    <w:p>
      <w:pPr>
        <w:spacing w:after="80"/>
        <w:ind w:left="1134" w:hanging="0"/>
      </w:pPr>
      <w:r>
        <w:rPr>
          <w:b/>
          <w:bCs/>
        </w:rPr>
        <w:t xml:space="preserve">"Completion Accounts" </w:t>
      </w:r>
      <w:r>
        <w:t xml:space="preserve">the accounts to be prepared in accordance with clause 4 and Schedule 7;</w:t>
      </w:r>
    </w:p>
    <w:p>
      <w:pPr>
        <w:spacing w:after="80"/>
        <w:ind w:left="1134" w:hanging="0"/>
      </w:pPr>
      <w:r>
        <w:rPr>
          <w:b/>
          <w:bCs/>
        </w:rPr>
        <w:t xml:space="preserve">"Consideration" </w:t>
      </w:r>
      <w:r>
        <w:t xml:space="preserve">the aggregate consideration for the Shares of £38,200,000, as adjusted under clause 4;</w:t>
      </w:r>
    </w:p>
    <w:p>
      <w:pPr>
        <w:spacing w:after="80"/>
        <w:ind w:left="1134" w:hanging="0"/>
      </w:pPr>
      <w:r>
        <w:rPr>
          <w:b/>
          <w:bCs/>
        </w:rPr>
        <w:t xml:space="preserve">"Deferred Consideration" </w:t>
      </w:r>
      <w:r>
        <w:t xml:space="preserve">£3,000,000, payable on the first anniversary of Completion in accordance with clause 3.4;</w:t>
      </w:r>
    </w:p>
    <w:p>
      <w:pPr>
        <w:spacing w:after="80"/>
        <w:ind w:left="1134" w:hanging="0"/>
      </w:pPr>
      <w:r>
        <w:rPr>
          <w:b/>
          <w:bCs/>
        </w:rPr>
        <w:t xml:space="preserve">"Disclosure Letter" </w:t>
      </w:r>
      <w:r>
        <w:t xml:space="preserve">the letter of the same date as this Agreement from the Sellers to the Buyer in the agreed form, together with the bundle of documents attached to it;</w:t>
      </w:r>
    </w:p>
    <w:p>
      <w:pPr>
        <w:spacing w:after="80"/>
        <w:ind w:left="1134" w:hanging="0"/>
      </w:pPr>
      <w:r>
        <w:rPr>
          <w:b/>
          <w:bCs/>
        </w:rPr>
        <w:t xml:space="preserve">"Encumbrance" </w:t>
      </w:r>
      <w:r>
        <w:t xml:space="preserve">any mortgage, charge, pledge, lien, option, right of pre-emption, security interest or other third party right or interest of any nature;</w:t>
      </w:r>
    </w:p>
    <w:p>
      <w:pPr>
        <w:spacing w:after="80"/>
        <w:ind w:left="1134" w:hanging="0"/>
      </w:pPr>
      <w:r>
        <w:rPr>
          <w:b/>
          <w:bCs/>
        </w:rPr>
        <w:t xml:space="preserve">"Fundamental Warranties" </w:t>
      </w:r>
      <w:r>
        <w:t xml:space="preserve">the Warranties set out in paragraphs 1 (Capacity and authority) and 2 (The Shares) of Schedule 4;</w:t>
      </w:r>
    </w:p>
    <w:p>
      <w:pPr>
        <w:spacing w:after="80"/>
        <w:ind w:left="1134" w:hanging="0"/>
      </w:pPr>
      <w:r>
        <w:rPr>
          <w:b/>
          <w:bCs/>
        </w:rPr>
        <w:t xml:space="preserve">"Longstop Date" </w:t>
      </w:r>
      <w:r>
        <w:t xml:space="preserve">1 April 2026 or such later date as the parties may agree in writing;</w:t>
      </w:r>
    </w:p>
    <w:p>
      <w:pPr>
        <w:spacing w:after="80"/>
        <w:ind w:left="1134" w:hanging="0"/>
      </w:pPr>
      <w:r>
        <w:rPr>
          <w:b/>
          <w:bCs/>
        </w:rPr>
        <w:t xml:space="preserve">"Management Accounts" </w:t>
      </w:r>
      <w:r>
        <w:t xml:space="preserve">the unaudited management accounts of the Company for the period from 1 January 2026 to 31 March 2026;</w:t>
      </w:r>
    </w:p>
    <w:p>
      <w:pPr>
        <w:spacing w:after="80"/>
        <w:ind w:left="1134" w:hanging="0"/>
      </w:pPr>
      <w:r>
        <w:rPr>
          <w:b/>
          <w:bCs/>
        </w:rPr>
        <w:t xml:space="preserve">"Retention Amount" </w:t>
      </w:r>
      <w:r>
        <w:t xml:space="preserve">£1,200,000, to be retained in the Retention Account in accordance with clause 3.5;</w:t>
      </w:r>
    </w:p>
    <w:p>
      <w:pPr>
        <w:spacing w:after="80"/>
        <w:ind w:left="1134" w:hanging="0"/>
      </w:pPr>
      <w:r>
        <w:rPr>
          <w:b/>
          <w:bCs/>
        </w:rPr>
        <w:t xml:space="preserve">"Shares" </w:t>
      </w:r>
      <w:r>
        <w:t xml:space="preserve">the 1,000,000 ordinary shares of £1.00 each in the capital of the Company, comprising the entire issued share capital;</w:t>
      </w:r>
    </w:p>
    <w:p>
      <w:pPr>
        <w:spacing w:after="80"/>
        <w:ind w:left="1134" w:hanging="0"/>
      </w:pPr>
      <w:r>
        <w:rPr>
          <w:b/>
          <w:bCs/>
        </w:rPr>
        <w:t xml:space="preserve">"Tax Covenant" </w:t>
      </w:r>
      <w:r>
        <w:t xml:space="preserve">the covenant set out in Schedule 6;</w:t>
      </w:r>
    </w:p>
    <w:p>
      <w:pPr>
        <w:spacing w:after="80"/>
        <w:ind w:left="1134" w:hanging="0"/>
      </w:pPr>
      <w:r>
        <w:rPr>
          <w:b/>
          <w:bCs/>
        </w:rPr>
        <w:t xml:space="preserve">"Warranties" </w:t>
      </w:r>
      <w:r>
        <w:t xml:space="preserve">the warranties given by the Sellers under clause 8 and set out in Schedule 4;</w:t>
      </w:r>
    </w:p>
    <w:p>
      <w:pPr>
        <w:spacing w:after="80"/>
        <w:ind w:left="1134" w:hanging="0"/>
      </w:pPr>
      <w:r>
        <w:rPr>
          <w:b/>
          <w:bCs/>
        </w:rPr>
        <w:t xml:space="preserve">"W&amp;I Policy" </w:t>
      </w:r>
      <w:r>
        <w:t xml:space="preserve">the buy-side warranty and indemnity insurance policy issued by Aldgate Specialty (Underwriting) Ltd to the Buyer in connection with this Agreement.</w:t>
      </w:r>
    </w:p>
    <w:p>
      <w:pPr>
        <w:pStyle w:val="ListParagraph"/>
        <w:numPr>
          <w:ilvl w:val="1"/>
          <w:numId w:val="2"/>
        </w:numPr>
        <w:spacing w:after="100"/>
      </w:pPr>
      <w:r>
        <w:t xml:space="preserve">Clause, Schedule and paragraph headings do not affect interpretation. References to clauses and Schedules are to the clauses of and Schedules to this Agreement.</w:t>
      </w:r>
    </w:p>
    <w:p>
      <w:pPr>
        <w:pStyle w:val="ListParagraph"/>
        <w:numPr>
          <w:ilvl w:val="1"/>
          <w:numId w:val="2"/>
        </w:numPr>
        <w:spacing w:after="100"/>
      </w:pPr>
      <w:r>
        <w:t xml:space="preserve">A reference to a statute or statutory provision is a reference to it as amended, extended or re-enacted from time to time, and includes all subordinate legislation made under it.</w:t>
      </w:r>
    </w:p>
    <w:p>
      <w:pPr>
        <w:pStyle w:val="ListParagraph"/>
        <w:numPr>
          <w:ilvl w:val="1"/>
          <w:numId w:val="2"/>
        </w:numPr>
        <w:spacing w:after="100"/>
      </w:pPr>
      <w:r>
        <w:t xml:space="preserve">Words in the singular include the plural and vice versa, and a reference to one gender includes the others.</w:t>
      </w:r>
    </w:p>
    <w:p>
      <w:pPr>
        <w:pStyle w:val="ListParagraph"/>
        <w:numPr>
          <w:ilvl w:val="1"/>
          <w:numId w:val="2"/>
        </w:numPr>
        <w:spacing w:after="100"/>
      </w:pPr>
      <w:r>
        <w:t xml:space="preserve">Where any obligation is expressed to be undertaken by more than one Seller, the obligation is several (and not joint, nor joint and several) save as expressly stated.</w:t>
      </w:r>
    </w:p>
    <w:p>
      <w:pPr>
        <w:pStyle w:val="ListParagraph"/>
        <w:numPr>
          <w:ilvl w:val="0"/>
          <w:numId w:val="2"/>
        </w:numPr>
        <w:spacing w:after="100"/>
      </w:pPr>
      <w:r>
        <w:rPr>
          <w:b/>
          <w:bCs/>
        </w:rPr>
        <w:t xml:space="preserve">Sale and purchase of the Shares</w:t>
      </w:r>
    </w:p>
    <w:p>
      <w:pPr>
        <w:pStyle w:val="ListParagraph"/>
        <w:numPr>
          <w:ilvl w:val="1"/>
          <w:numId w:val="2"/>
        </w:numPr>
        <w:spacing w:after="100"/>
      </w:pPr>
      <w:r>
        <w:t xml:space="preserve">Each Seller sells with full title guarantee, and the Buyer buys, the number of Shares set out opposite that Seller's name in Schedule 1, free from all Encumbrances and together with all rights attaching to them at or after the date of this Agreement (including the right to receive all dividends and distributions declared, paid or made on or after that date).</w:t>
      </w:r>
    </w:p>
    <w:p>
      <w:pPr>
        <w:pStyle w:val="ListParagraph"/>
        <w:numPr>
          <w:ilvl w:val="1"/>
          <w:numId w:val="2"/>
        </w:numPr>
        <w:spacing w:after="100"/>
      </w:pPr>
      <w:r>
        <w:t xml:space="preserve">Each Seller waives any right of pre-emption or other restriction on transfer in respect of the Shares conferred on that Seller under the articles of association of the Company or otherwise.</w:t>
      </w:r>
    </w:p>
    <w:p>
      <w:pPr>
        <w:pStyle w:val="ListParagraph"/>
        <w:numPr>
          <w:ilvl w:val="1"/>
          <w:numId w:val="2"/>
        </w:numPr>
        <w:spacing w:after="100"/>
      </w:pPr>
      <w:r>
        <w:t xml:space="preserve">The Buyer is not obliged to complete the purchase of any of the Shares unless the purchase of all the Shares is completed simultaneously.</w:t>
      </w:r>
    </w:p>
    <w:p>
      <w:pPr>
        <w:pStyle w:val="ListParagraph"/>
        <w:numPr>
          <w:ilvl w:val="0"/>
          <w:numId w:val="2"/>
        </w:numPr>
        <w:spacing w:after="100"/>
      </w:pPr>
      <w:r>
        <w:rPr>
          <w:b/>
          <w:bCs/>
        </w:rPr>
        <w:t xml:space="preserve">Consideration</w:t>
      </w:r>
    </w:p>
    <w:p>
      <w:pPr>
        <w:pStyle w:val="ListParagraph"/>
        <w:numPr>
          <w:ilvl w:val="1"/>
          <w:numId w:val="2"/>
        </w:numPr>
        <w:spacing w:after="100"/>
      </w:pPr>
      <w:r>
        <w:t xml:space="preserve">The total consideration for the Shares is </w:t>
      </w:r>
      <w:r>
        <w:rPr>
          <w:b/>
          <w:bCs/>
        </w:rPr>
        <w:t xml:space="preserve">£38,200,000</w:t>
      </w:r>
      <w:r>
        <w:t xml:space="preserve"> (subject to adjustment under clause 4), which shall be satisfied as follows:</w:t>
      </w:r>
    </w:p>
    <w:p>
      <w:pPr>
        <w:pStyle w:val="ListParagraph"/>
        <w:numPr>
          <w:ilvl w:val="2"/>
          <w:numId w:val="2"/>
        </w:numPr>
        <w:spacing w:after="100"/>
      </w:pPr>
      <w:r>
        <w:t xml:space="preserve">as to </w:t>
      </w:r>
      <w:r>
        <w:rPr>
          <w:b/>
          <w:bCs/>
        </w:rPr>
        <w:t xml:space="preserve">£35,200,000</w:t>
      </w:r>
      <w:r>
        <w:t xml:space="preserve"> (the Cash Consideration), by payment in cash on Completion, less the Retention Amount which shall be paid into the Retention Account; and</w:t>
      </w:r>
    </w:p>
    <w:p>
      <w:pPr>
        <w:pStyle w:val="ListParagraph"/>
        <w:numPr>
          <w:ilvl w:val="2"/>
          <w:numId w:val="2"/>
        </w:numPr>
        <w:spacing w:after="100"/>
      </w:pPr>
      <w:r>
        <w:t xml:space="preserve">as to </w:t>
      </w:r>
      <w:r>
        <w:rPr>
          <w:b/>
          <w:bCs/>
        </w:rPr>
        <w:t xml:space="preserve">£3,000,000</w:t>
      </w:r>
      <w:r>
        <w:t xml:space="preserve"> (the Deferred Consideration), by payment on the first anniversary of Completion.</w:t>
      </w:r>
    </w:p>
    <w:p>
      <w:pPr>
        <w:pStyle w:val="ListParagraph"/>
        <w:numPr>
          <w:ilvl w:val="1"/>
          <w:numId w:val="2"/>
        </w:numPr>
        <w:spacing w:after="100"/>
      </w:pPr>
      <w:r>
        <w:t xml:space="preserve">The Consideration shall be apportioned between the Sellers in the proportions set out in Schedule 1. Any payment made by the Buyer to the Sellers' Solicitors shall be a good and valid discharge of the Buyer's obligation to pay the relevant sum, and the Buyer shall not be concerned to see the application of it.</w:t>
      </w:r>
    </w:p>
    <w:p>
      <w:pPr>
        <w:pStyle w:val="ListParagraph"/>
        <w:numPr>
          <w:ilvl w:val="1"/>
          <w:numId w:val="2"/>
        </w:numPr>
        <w:spacing w:after="100"/>
      </w:pPr>
      <w:r>
        <w:t xml:space="preserve">Any adjustment to the Consideration under clause 4 (Completion accounts) shall be borne by or paid to the Sellers in the proportions set out in Schedule 1.</w:t>
      </w:r>
    </w:p>
    <w:p>
      <w:pPr>
        <w:pStyle w:val="ListParagraph"/>
        <w:numPr>
          <w:ilvl w:val="1"/>
          <w:numId w:val="2"/>
        </w:numPr>
        <w:spacing w:after="100"/>
      </w:pPr>
      <w:r>
        <w:t xml:space="preserve">The Retention Amount of </w:t>
      </w:r>
      <w:r>
        <w:rPr>
          <w:b/>
          <w:bCs/>
        </w:rPr>
        <w:t xml:space="preserve">£1,200,000</w:t>
      </w:r>
      <w:r>
        <w:t xml:space="preserve"> shall be held in a joint account in the names of the Sellers' Solicitors and the Buyer's Solicitors (the "Retention Account") as security for any claim under the Warranties (other than claims covered by the W&amp;I Policy) or the Tax Covenant, and shall be released, together with accrued interest, on the date falling 12 months after Completion less any amount the subject of a then-outstanding claim notified in accordance with Schedule 5.</w:t>
      </w:r>
    </w:p>
    <w:p>
      <w:pPr>
        <w:pStyle w:val="ListParagraph"/>
        <w:numPr>
          <w:ilvl w:val="0"/>
          <w:numId w:val="2"/>
        </w:numPr>
        <w:spacing w:after="100"/>
      </w:pPr>
      <w:r>
        <w:rPr>
          <w:b/>
          <w:bCs/>
        </w:rPr>
        <w:t xml:space="preserve">Completion accounts and adjustments</w:t>
      </w:r>
    </w:p>
    <w:p>
      <w:pPr>
        <w:pStyle w:val="ListParagraph"/>
        <w:numPr>
          <w:ilvl w:val="1"/>
          <w:numId w:val="2"/>
        </w:numPr>
        <w:spacing w:after="100"/>
      </w:pPr>
      <w:r>
        <w:t xml:space="preserve">Following Completion, the Buyer shall procure that draft Completion Accounts are prepared in accordance with Schedule 7 and delivered to the Sellers within 60 Business Days of Completion. The Completion Accounts shall determine the actual net debt and net working capital of the Company at Completion.</w:t>
      </w:r>
    </w:p>
    <w:p>
      <w:pPr>
        <w:pStyle w:val="ListParagraph"/>
        <w:numPr>
          <w:ilvl w:val="2"/>
          <w:numId w:val="2"/>
        </w:numPr>
        <w:spacing w:after="100"/>
      </w:pPr>
      <w:r>
        <w:t xml:space="preserve">If actual net debt at Completion exceeds the estimate of </w:t>
      </w:r>
      <w:r>
        <w:rPr>
          <w:b/>
          <w:bCs/>
        </w:rPr>
        <w:t xml:space="preserve">£2,350,000</w:t>
      </w:r>
      <w:r>
        <w:t xml:space="preserve">, the Consideration shall be reduced by the excess; if it is lower, the Consideration shall be increased by the shortfall. If actual net working capital differs from the target of £4,250,000, the Consideration shall be adjusted £-for-£ accordingly.</w:t>
      </w:r>
    </w:p>
    <w:p>
      <w:pPr>
        <w:pStyle w:val="ListParagraph"/>
        <w:numPr>
          <w:ilvl w:val="1"/>
          <w:numId w:val="2"/>
        </w:numPr>
        <w:spacing w:after="100"/>
      </w:pPr>
      <w:r>
        <w:t xml:space="preserve">Any adjusting payment shall be made within 10 Business Days of the Completion Accounts becoming final and binding, together with interest at 2% above the base rate of Barclays Bank plc from Completion to the date of payment.</w:t>
      </w:r>
    </w:p>
    <w:p>
      <w:pPr>
        <w:pStyle w:val="ListParagraph"/>
        <w:numPr>
          <w:ilvl w:val="1"/>
          <w:numId w:val="2"/>
        </w:numPr>
        <w:spacing w:after="100"/>
      </w:pPr>
      <w:r>
        <w:t xml:space="preserve">If the Sellers dispute the draft Completion Accounts, the matter shall, failing agreement, be referred to an independent firm of chartered accountants acting as an expert and not as an arbitrator, whose determination shall be final and binding (save for manifest error).</w:t>
      </w:r>
    </w:p>
    <w:p>
      <w:pPr>
        <w:pStyle w:val="ListParagraph"/>
        <w:numPr>
          <w:ilvl w:val="0"/>
          <w:numId w:val="2"/>
        </w:numPr>
        <w:spacing w:after="100"/>
      </w:pPr>
      <w:r>
        <w:rPr>
          <w:b/>
          <w:bCs/>
        </w:rPr>
        <w:t xml:space="preserve">Conditions</w:t>
      </w:r>
    </w:p>
    <w:p>
      <w:pPr>
        <w:pStyle w:val="ListParagraph"/>
        <w:numPr>
          <w:ilvl w:val="1"/>
          <w:numId w:val="2"/>
        </w:numPr>
        <w:spacing w:after="100"/>
      </w:pPr>
      <w:r>
        <w:t xml:space="preserve">Completion is conditional on each of the following being satisfied (or waived by the Buyer) on or before the Longstop Date: (a) the W&amp;I Policy being in full force and effect; (b) no material adverse change having occurred in the business, assets or financial position of the Company since the date of the Accounts; and (c) the warranties in clause 8 being true and accurate in all material respects immediately before Completion.</w:t>
      </w:r>
    </w:p>
    <w:p>
      <w:pPr>
        <w:pStyle w:val="ListParagraph"/>
        <w:numPr>
          <w:ilvl w:val="1"/>
          <w:numId w:val="2"/>
        </w:numPr>
        <w:spacing w:after="100"/>
      </w:pPr>
      <w:r>
        <w:t xml:space="preserve">If any condition is not satisfied or waived by the Longstop Date, this Agreement shall automatically terminate (save for the surviving provisions) and no party shall have any claim against any other, except in respect of any prior breach.</w:t>
      </w:r>
    </w:p>
    <w:p>
      <w:pPr>
        <w:pStyle w:val="ListParagraph"/>
        <w:numPr>
          <w:ilvl w:val="0"/>
          <w:numId w:val="2"/>
        </w:numPr>
        <w:spacing w:after="100"/>
      </w:pPr>
      <w:r>
        <w:rPr>
          <w:b/>
          <w:bCs/>
        </w:rPr>
        <w:t xml:space="preserve">Pre-Completion conduct</w:t>
      </w:r>
    </w:p>
    <w:p>
      <w:pPr>
        <w:pStyle w:val="ListParagraph"/>
        <w:numPr>
          <w:ilvl w:val="1"/>
          <w:numId w:val="2"/>
        </w:numPr>
        <w:spacing w:after="100"/>
      </w:pPr>
      <w:r>
        <w:t xml:space="preserve">Between the date of this Agreement and Completion, each Seller shall procure that the Company carries on its business in the ordinary and usual course and shall not, without the prior written consent of the Buyer (not to be unreasonably withheld or delayed):</w:t>
      </w:r>
    </w:p>
    <w:p>
      <w:pPr>
        <w:pStyle w:val="ListParagraph"/>
        <w:numPr>
          <w:ilvl w:val="2"/>
          <w:numId w:val="2"/>
        </w:numPr>
        <w:spacing w:after="100"/>
      </w:pPr>
      <w:r>
        <w:t xml:space="preserve">declare, pay or make any dividend or other distribution;</w:t>
      </w:r>
    </w:p>
    <w:p>
      <w:pPr>
        <w:pStyle w:val="ListParagraph"/>
        <w:numPr>
          <w:ilvl w:val="2"/>
          <w:numId w:val="2"/>
        </w:numPr>
        <w:spacing w:after="100"/>
      </w:pPr>
      <w:r>
        <w:t xml:space="preserve">create, allot or issue any share or loan capital, or grant any option over the same;</w:t>
      </w:r>
    </w:p>
    <w:p>
      <w:pPr>
        <w:pStyle w:val="ListParagraph"/>
        <w:numPr>
          <w:ilvl w:val="2"/>
          <w:numId w:val="2"/>
        </w:numPr>
        <w:spacing w:after="100"/>
      </w:pPr>
      <w:r>
        <w:t xml:space="preserve">acquire or dispose of any material asset otherwise than in the ordinary course, or assume any material liability;</w:t>
      </w:r>
    </w:p>
    <w:p>
      <w:pPr>
        <w:pStyle w:val="ListParagraph"/>
        <w:numPr>
          <w:ilvl w:val="2"/>
          <w:numId w:val="2"/>
        </w:numPr>
        <w:spacing w:after="100"/>
      </w:pPr>
      <w:r>
        <w:t xml:space="preserve">enter into, vary or terminate any material contract or any contract outside the ordinary course;</w:t>
      </w:r>
    </w:p>
    <w:p>
      <w:pPr>
        <w:pStyle w:val="ListParagraph"/>
        <w:numPr>
          <w:ilvl w:val="2"/>
          <w:numId w:val="2"/>
        </w:numPr>
        <w:spacing w:after="100"/>
      </w:pPr>
      <w:r>
        <w:t xml:space="preserve">make any change to the terms of employment of any senior employee or engage or dismiss any senior employee;</w:t>
      </w:r>
    </w:p>
    <w:p>
      <w:pPr>
        <w:pStyle w:val="ListParagraph"/>
        <w:numPr>
          <w:ilvl w:val="2"/>
          <w:numId w:val="2"/>
        </w:numPr>
        <w:spacing w:after="100"/>
      </w:pPr>
      <w:r>
        <w:t xml:space="preserve">incur any borrowing or other indebtedness in the nature of borrowing (other than trade credit in the ordinary course); or</w:t>
      </w:r>
    </w:p>
    <w:p>
      <w:pPr>
        <w:pStyle w:val="ListParagraph"/>
        <w:numPr>
          <w:ilvl w:val="2"/>
          <w:numId w:val="2"/>
        </w:numPr>
        <w:spacing w:after="100"/>
      </w:pPr>
      <w:r>
        <w:t xml:space="preserve">commence, settle or compromise any litigation or arbitration involving an amount in excess of £50,000.</w:t>
      </w:r>
    </w:p>
    <w:p>
      <w:pPr>
        <w:pStyle w:val="ListParagraph"/>
        <w:numPr>
          <w:ilvl w:val="0"/>
          <w:numId w:val="2"/>
        </w:numPr>
        <w:spacing w:after="100"/>
      </w:pPr>
      <w:r>
        <w:rPr>
          <w:b/>
          <w:bCs/>
        </w:rPr>
        <w:t xml:space="preserve">Completion</w:t>
      </w:r>
    </w:p>
    <w:p>
      <w:pPr>
        <w:pStyle w:val="ListParagraph"/>
        <w:numPr>
          <w:ilvl w:val="1"/>
          <w:numId w:val="2"/>
        </w:numPr>
        <w:spacing w:after="100"/>
      </w:pPr>
      <w:r>
        <w:t xml:space="preserve">Completion shall take place at the offices of the Buyer's Solicitors on 7 May 2026 (or at such other place and time as the parties may agree) immediately following exchange of this Agreement.</w:t>
      </w:r>
    </w:p>
    <w:p>
      <w:pPr>
        <w:pStyle w:val="ListParagraph"/>
        <w:numPr>
          <w:ilvl w:val="1"/>
          <w:numId w:val="2"/>
        </w:numPr>
        <w:spacing w:after="100"/>
      </w:pPr>
      <w:r>
        <w:t xml:space="preserve">At Completion the Sellers shall do those things set out in Part 1 of Schedule 3, and the Buyer shall do those things set out in Part 2 of Schedule 3.</w:t>
      </w:r>
    </w:p>
    <w:p>
      <w:pPr>
        <w:pStyle w:val="ListParagraph"/>
        <w:numPr>
          <w:ilvl w:val="1"/>
          <w:numId w:val="2"/>
        </w:numPr>
        <w:spacing w:after="100"/>
      </w:pPr>
      <w:r>
        <w:t xml:space="preserve">Against compliance by the Sellers with Part 1 of Schedule 3, the Buyer shall pay the Cash Consideration (less the Retention Amount) by electronic transfer to the client account of the Sellers' Solicitors, whose receipt shall discharge the Buyer's obligation.</w:t>
      </w:r>
    </w:p>
    <w:p>
      <w:pPr>
        <w:pStyle w:val="ListParagraph"/>
        <w:numPr>
          <w:ilvl w:val="0"/>
          <w:numId w:val="2"/>
        </w:numPr>
        <w:spacing w:after="100"/>
      </w:pPr>
      <w:r>
        <w:rPr>
          <w:b/>
          <w:bCs/>
        </w:rPr>
        <w:t xml:space="preserve">Warranties</w:t>
      </w:r>
    </w:p>
    <w:p>
      <w:pPr>
        <w:pStyle w:val="ListParagraph"/>
        <w:numPr>
          <w:ilvl w:val="1"/>
          <w:numId w:val="2"/>
        </w:numPr>
        <w:spacing w:after="100"/>
      </w:pPr>
      <w:r>
        <w:t xml:space="preserve">Each Seller warrants to the Buyer in the terms of the Fundamental Warranties in respect of itself and the Shares it is selling. The Sellers (other than Penfold Growth Capital LLP) warrant to the Buyer in the terms of the business Warranties set out in Schedule 4, subject to the matters fairly disclosed in the Disclosure Letter.</w:t>
      </w:r>
    </w:p>
    <w:p>
      <w:pPr>
        <w:pStyle w:val="ListParagraph"/>
        <w:numPr>
          <w:ilvl w:val="1"/>
          <w:numId w:val="2"/>
        </w:numPr>
        <w:spacing w:after="100"/>
      </w:pPr>
      <w:r>
        <w:t xml:space="preserve">The Warranties are given subject to the limitations in clause 9 and Schedule 5. Each Warranty is separate and independent.</w:t>
      </w:r>
    </w:p>
    <w:p>
      <w:pPr>
        <w:pStyle w:val="ListParagraph"/>
        <w:numPr>
          <w:ilvl w:val="1"/>
          <w:numId w:val="2"/>
        </w:numPr>
        <w:spacing w:after="100"/>
      </w:pPr>
      <w:r>
        <w:t xml:space="preserve">The Buyer acknowledges that it is entering into this Agreement on the basis of the Warranties and that it has obtained the W&amp;I Policy. The Buyer's recourse for breach of the business Warranties (other than the Fundamental Warranties) shall be to the W&amp;I Policy and, to the extent of the Retention Amount, to the Sellers, subject to the limitations in Schedule 5.</w:t>
      </w:r>
    </w:p>
    <w:p>
      <w:pPr>
        <w:pStyle w:val="ListParagraph"/>
        <w:numPr>
          <w:ilvl w:val="1"/>
          <w:numId w:val="2"/>
        </w:numPr>
        <w:spacing w:after="100"/>
      </w:pPr>
      <w:r>
        <w:t xml:space="preserve">Each Seller undertakes not to make any claim against the Company or any of its directors, employees or advisers in respect of any information supplied to that Seller in connection with the Warranties or the Disclosure Letter (save in the case of fraud).</w:t>
      </w:r>
    </w:p>
    <w:p>
      <w:pPr>
        <w:pStyle w:val="ListParagraph"/>
        <w:numPr>
          <w:ilvl w:val="0"/>
          <w:numId w:val="2"/>
        </w:numPr>
        <w:spacing w:after="100"/>
      </w:pPr>
      <w:r>
        <w:rPr>
          <w:b/>
          <w:bCs/>
        </w:rPr>
        <w:t xml:space="preserve">Limitations on liability</w:t>
      </w:r>
    </w:p>
    <w:p>
      <w:pPr>
        <w:pStyle w:val="ListParagraph"/>
        <w:numPr>
          <w:ilvl w:val="1"/>
          <w:numId w:val="2"/>
        </w:numPr>
        <w:spacing w:after="100"/>
      </w:pPr>
      <w:r>
        <w:t xml:space="preserve">The liability of the Sellers in respect of any claim under the business Warranties (other than the Fundamental Warranties) and the Tax Covenant that is not met by the W&amp;I Policy shall be limited in accordance with Schedule 5. In particular, the aggregate liability of the Sellers in respect of all such claims shall not exceed </w:t>
      </w:r>
      <w:del w:id="101" w:author="Jonathan Vane (Castle &amp; Vane LLP)" w:date="2026-03-18T11:20:00Z">
        <w:r>
          <w:rPr>
            <w:b/>
            <w:bCs/>
          </w:rPr>
          <w:delText xml:space="preserve">100% of the Consideration</w:delText>
        </w:r>
      </w:del>
      <w:ins w:id="102" w:author="Jonathan Vane (Castle &amp; Vane LLP)" w:date="2026-03-18T11:20:00Z">
        <w:r>
          <w:rPr>
            <w:b/>
            <w:bCs/>
          </w:rPr>
          <w:t xml:space="preserve">50% of the Consideration</w:t>
        </w:r>
      </w:ins>
      <w:r>
        <w:t xml:space="preserve"> (the "General Cap"), and the aggregate liability of the Sellers in respect of all claims under this Agreement (including the Fundamental Warranties and the Tax Covenant) shall not exceed an amount equal to the Consideration actually received by them.</w:t>
      </w:r>
    </w:p>
    <w:p>
      <w:pPr>
        <w:pStyle w:val="ListParagraph"/>
        <w:numPr>
          <w:ilvl w:val="1"/>
          <w:numId w:val="2"/>
        </w:numPr>
        <w:spacing w:after="100"/>
      </w:pPr>
      <w:r>
        <w:t xml:space="preserve">No claim may be brought under the business Warranties unless the amount of that claim exceeds </w:t>
      </w:r>
      <w:del w:id="103" w:author="Jonathan Vane (Castle &amp; Vane LLP)" w:date="2026-03-18T11:24:00Z">
        <w:r>
          <w:rPr>
            <w:b/>
            <w:bCs/>
          </w:rPr>
          <w:delText xml:space="preserve">£25,000</w:delText>
        </w:r>
      </w:del>
      <w:ins w:id="104" w:author="Jonathan Vane (Castle &amp; Vane LLP)" w:date="2026-03-18T11:24:00Z">
        <w:r>
          <w:rPr>
            <w:b/>
            <w:bCs/>
          </w:rPr>
          <w:t xml:space="preserve">£35,000</w:t>
        </w:r>
      </w:ins>
      <w:r>
        <w:t xml:space="preserve"> (the "De Minimis"), and the aggregate of all such claims exceeds </w:t>
      </w:r>
      <w:r>
        <w:rPr>
          <w:b/>
          <w:bCs/>
        </w:rPr>
        <w:t xml:space="preserve">£250,000</w:t>
      </w:r>
      <w:r>
        <w:t xml:space="preserve"> (the "Basket"), in which event the Sellers shall be liable for the whole amount and not merely the excess.</w:t>
      </w:r>
    </w:p>
    <w:p>
      <w:pPr>
        <w:pStyle w:val="ListParagraph"/>
        <w:numPr>
          <w:ilvl w:val="1"/>
          <w:numId w:val="2"/>
        </w:numPr>
        <w:spacing w:after="100"/>
      </w:pPr>
      <w:r>
        <w:t xml:space="preserve">No claim may be brought under the business Warranties unless written notice is given to the Sellers on or before the date falling </w:t>
      </w:r>
      <w:del w:id="105" w:author="Jonathan Vane (Castle &amp; Vane LLP)" w:date="2026-03-18T11:31:00Z">
        <w:r>
          <w:rPr>
            <w:b/>
            <w:bCs/>
          </w:rPr>
          <w:delText xml:space="preserve">18 months from Completion</w:delText>
        </w:r>
      </w:del>
      <w:ins w:id="106" w:author="Jonathan Vane (Castle &amp; Vane LLP)" w:date="2026-03-18T11:31:00Z">
        <w:r>
          <w:rPr>
            <w:b/>
            <w:bCs/>
          </w:rPr>
          <w:t xml:space="preserve">24 months from Completion</w:t>
        </w:r>
      </w:ins>
      <w:r>
        <w:t xml:space="preserve">, and no claim may be brought under the Tax Covenant or the tax Warranties unless written notice is given on or before the date falling </w:t>
      </w:r>
      <w:r>
        <w:rPr>
          <w:b/>
          <w:bCs/>
        </w:rPr>
        <w:t xml:space="preserve">7 years from Completion</w:t>
      </w:r>
      <w:r>
        <w:t xml:space="preserve">.</w:t>
      </w:r>
    </w:p>
    <w:p>
      <w:pPr>
        <w:pStyle w:val="ListParagraph"/>
        <w:numPr>
          <w:ilvl w:val="1"/>
          <w:numId w:val="2"/>
        </w:numPr>
        <w:spacing w:after="100"/>
      </w:pPr>
      <w:r>
        <w:t xml:space="preserve">The limitations in this clause and Schedule 5 do not apply to any claim arising from the fraud, wilful concealment or dishonesty of a Seller.</w:t>
      </w:r>
    </w:p>
    <w:p>
      <w:pPr>
        <w:pStyle w:val="ListParagraph"/>
        <w:numPr>
          <w:ilvl w:val="0"/>
          <w:numId w:val="2"/>
        </w:numPr>
        <w:spacing w:after="100"/>
      </w:pPr>
      <w:r>
        <w:rPr>
          <w:b/>
          <w:bCs/>
        </w:rPr>
        <w:t xml:space="preserve">Tax covenant</w:t>
      </w:r>
    </w:p>
    <w:p>
      <w:pPr>
        <w:pStyle w:val="ListParagraph"/>
        <w:numPr>
          <w:ilvl w:val="1"/>
          <w:numId w:val="2"/>
        </w:numPr>
        <w:spacing w:after="100"/>
      </w:pPr>
      <w:r>
        <w:t xml:space="preserve">The Sellers (other than Penfold Growth Capital LLP) covenant with the Buyer in the terms of the Tax Covenant set out in Schedule 6.</w:t>
      </w:r>
    </w:p>
    <w:p>
      <w:pPr>
        <w:pStyle w:val="ListParagraph"/>
        <w:numPr>
          <w:ilvl w:val="0"/>
          <w:numId w:val="2"/>
        </w:numPr>
        <w:spacing w:after="100"/>
      </w:pPr>
      <w:r>
        <w:rPr>
          <w:b/>
          <w:bCs/>
        </w:rPr>
        <w:t xml:space="preserve">Restrictive covenants</w:t>
      </w:r>
    </w:p>
    <w:p>
      <w:pPr>
        <w:pStyle w:val="ListParagraph"/>
        <w:numPr>
          <w:ilvl w:val="1"/>
          <w:numId w:val="2"/>
        </w:numPr>
        <w:spacing w:after="100"/>
      </w:pPr>
      <w:r>
        <w:t xml:space="preserve">Each of Geoffrey Harrowgate and Diane Harrowgate covenants with the Buyer that he or she shall not, for the period of three years from Completion, directly or indirectly:</w:t>
      </w:r>
    </w:p>
    <w:p>
      <w:pPr>
        <w:pStyle w:val="ListParagraph"/>
        <w:numPr>
          <w:ilvl w:val="2"/>
          <w:numId w:val="2"/>
        </w:numPr>
        <w:spacing w:after="100"/>
      </w:pPr>
      <w:r>
        <w:t xml:space="preserve">carry on or be engaged in any business which competes with the business of the Company as carried on at Completion within the United Kingdom;</w:t>
      </w:r>
    </w:p>
    <w:p>
      <w:pPr>
        <w:pStyle w:val="ListParagraph"/>
        <w:numPr>
          <w:ilvl w:val="2"/>
          <w:numId w:val="2"/>
        </w:numPr>
        <w:spacing w:after="100"/>
      </w:pPr>
      <w:r>
        <w:t xml:space="preserve">solicit or entice away any person who was a customer or supplier of the Company in the 12 months before Completion;</w:t>
      </w:r>
    </w:p>
    <w:p>
      <w:pPr>
        <w:pStyle w:val="ListParagraph"/>
        <w:numPr>
          <w:ilvl w:val="2"/>
          <w:numId w:val="2"/>
        </w:numPr>
        <w:spacing w:after="100"/>
      </w:pPr>
      <w:r>
        <w:t xml:space="preserve">solicit or employ any senior employee of the Company; or</w:t>
      </w:r>
    </w:p>
    <w:p>
      <w:pPr>
        <w:pStyle w:val="ListParagraph"/>
        <w:numPr>
          <w:ilvl w:val="2"/>
          <w:numId w:val="2"/>
        </w:numPr>
        <w:spacing w:after="100"/>
      </w:pPr>
      <w:r>
        <w:t xml:space="preserve">use the name "Harrowgate Precision Castings" or any confusingly similar name in connection with any business.</w:t>
      </w:r>
    </w:p>
    <w:p>
      <w:pPr>
        <w:pStyle w:val="ListParagraph"/>
        <w:numPr>
          <w:ilvl w:val="1"/>
          <w:numId w:val="2"/>
        </w:numPr>
        <w:spacing w:after="100"/>
      </w:pPr>
      <w:r>
        <w:t xml:space="preserve">Each restriction is a separate undertaking and is considered by the parties to be reasonable and necessary to protect the goodwill acquired by the Buyer. If any restriction is held to be unenforceable but would be valid if reduced in scope, it shall apply with such modification as may be necessary to make it valid and enforceable.</w:t>
      </w:r>
    </w:p>
    <w:p>
      <w:pPr>
        <w:pStyle w:val="ListParagraph"/>
        <w:numPr>
          <w:ilvl w:val="0"/>
          <w:numId w:val="2"/>
        </w:numPr>
        <w:spacing w:after="100"/>
      </w:pPr>
      <w:r>
        <w:rPr>
          <w:b/>
          <w:bCs/>
        </w:rPr>
        <w:t xml:space="preserve">Confidentiality and announcements</w:t>
      </w:r>
    </w:p>
    <w:p>
      <w:pPr>
        <w:pStyle w:val="ListParagraph"/>
        <w:numPr>
          <w:ilvl w:val="1"/>
          <w:numId w:val="2"/>
        </w:numPr>
        <w:spacing w:after="100"/>
      </w:pPr>
      <w:r>
        <w:t xml:space="preserve">No party shall make any announcement or disclosure concerning this Agreement except as required by law or with the prior written consent of the other parties. Each party shall keep confidential the terms of this Agreement and the negotiations relating to it.</w:t>
      </w:r>
    </w:p>
    <w:p>
      <w:pPr>
        <w:pStyle w:val="ListParagraph"/>
        <w:numPr>
          <w:ilvl w:val="0"/>
          <w:numId w:val="2"/>
        </w:numPr>
        <w:spacing w:after="100"/>
      </w:pPr>
      <w:r>
        <w:rPr>
          <w:b/>
          <w:bCs/>
        </w:rPr>
        <w:t xml:space="preserve">Guarantee and indemnity</w:t>
      </w:r>
    </w:p>
    <w:p>
      <w:pPr>
        <w:pStyle w:val="ListParagraph"/>
        <w:numPr>
          <w:ilvl w:val="1"/>
          <w:numId w:val="2"/>
        </w:numPr>
        <w:spacing w:after="100"/>
      </w:pPr>
      <w:r>
        <w:t xml:space="preserve">Crestview Capital, by executing the deed of guarantee in the agreed form, guarantees the due and punctual performance by the Buyer of its payment obligations under this Agreement.</w:t>
      </w:r>
    </w:p>
    <w:p>
      <w:pPr>
        <w:pStyle w:val="ListParagraph"/>
        <w:numPr>
          <w:ilvl w:val="0"/>
          <w:numId w:val="2"/>
        </w:numPr>
        <w:spacing w:after="100"/>
      </w:pPr>
      <w:r>
        <w:rPr>
          <w:b/>
          <w:bCs/>
        </w:rPr>
        <w:t xml:space="preserve">Notices</w:t>
      </w:r>
    </w:p>
    <w:p>
      <w:pPr>
        <w:pStyle w:val="ListParagraph"/>
        <w:numPr>
          <w:ilvl w:val="1"/>
          <w:numId w:val="2"/>
        </w:numPr>
        <w:spacing w:after="100"/>
      </w:pPr>
      <w:r>
        <w:t xml:space="preserve">Any notice given under this Agreement shall be in writing and delivered by hand, by pre-paid first-class post or by email to the address or email address of the relevant party set out in this Agreement (or as otherwise notified). A notice is deemed received: if delivered by hand, at the time of delivery; if posted, at 9.00 a.m. on the second Business Day after posting; and if sent by email, at the time of transmission (subject to no bounce-back).</w:t>
      </w:r>
    </w:p>
    <w:p>
      <w:pPr>
        <w:pStyle w:val="ListParagraph"/>
        <w:numPr>
          <w:ilvl w:val="0"/>
          <w:numId w:val="2"/>
        </w:numPr>
        <w:spacing w:after="100"/>
      </w:pPr>
      <w:r>
        <w:rPr>
          <w:b/>
          <w:bCs/>
        </w:rPr>
        <w:t xml:space="preserve">Entire agreement</w:t>
      </w:r>
    </w:p>
    <w:p>
      <w:pPr>
        <w:pStyle w:val="ListParagraph"/>
        <w:numPr>
          <w:ilvl w:val="1"/>
          <w:numId w:val="2"/>
        </w:numPr>
        <w:spacing w:after="100"/>
      </w:pPr>
      <w:r>
        <w:t xml:space="preserve">This Agreement, together with the documents referred to in it, constitutes the entire agreement between the parties and supersedes all prior discussions, correspondence and arrangements. Each party agrees that it has no remedy in respect of any statement or representation not set out in this Agreement, save that nothing limits liability for fraud.</w:t>
      </w:r>
    </w:p>
    <w:p>
      <w:pPr>
        <w:pStyle w:val="ListParagraph"/>
        <w:numPr>
          <w:ilvl w:val="0"/>
          <w:numId w:val="2"/>
        </w:numPr>
        <w:spacing w:after="100"/>
      </w:pPr>
      <w:r>
        <w:rPr>
          <w:b/>
          <w:bCs/>
        </w:rPr>
        <w:t xml:space="preserve">Assignment and successors</w:t>
      </w:r>
    </w:p>
    <w:p>
      <w:pPr>
        <w:pStyle w:val="ListParagraph"/>
        <w:numPr>
          <w:ilvl w:val="1"/>
          <w:numId w:val="2"/>
        </w:numPr>
        <w:spacing w:after="100"/>
      </w:pPr>
      <w:r>
        <w:t xml:space="preserve">No party may assign, transfer or charge any of its rights under this Agreement without the prior written consent of the others, save that the Buyer may assign the benefit of the Warranties and the Tax Covenant to any member of its group or to any provider of finance by way of security.</w:t>
      </w:r>
    </w:p>
    <w:p>
      <w:pPr>
        <w:pStyle w:val="ListParagraph"/>
        <w:numPr>
          <w:ilvl w:val="0"/>
          <w:numId w:val="2"/>
        </w:numPr>
        <w:spacing w:after="100"/>
      </w:pPr>
      <w:r>
        <w:rPr>
          <w:b/>
          <w:bCs/>
        </w:rPr>
        <w:t xml:space="preserve">Variation and waiver</w:t>
      </w:r>
    </w:p>
    <w:p>
      <w:pPr>
        <w:pStyle w:val="ListParagraph"/>
        <w:numPr>
          <w:ilvl w:val="1"/>
          <w:numId w:val="2"/>
        </w:numPr>
        <w:spacing w:after="100"/>
      </w:pPr>
      <w:r>
        <w:t xml:space="preserve">No variation of this Agreement is effective unless in writing and signed by or on behalf of each party. A waiver of any right or remedy is only effective if given in writing and shall not be deemed a waiver of any subsequent breach or default.</w:t>
      </w:r>
    </w:p>
    <w:p>
      <w:pPr>
        <w:pStyle w:val="ListParagraph"/>
        <w:numPr>
          <w:ilvl w:val="0"/>
          <w:numId w:val="2"/>
        </w:numPr>
        <w:spacing w:after="100"/>
      </w:pPr>
      <w:r>
        <w:rPr>
          <w:b/>
          <w:bCs/>
        </w:rPr>
        <w:t xml:space="preserve">Third party rights</w:t>
      </w:r>
    </w:p>
    <w:p>
      <w:pPr>
        <w:pStyle w:val="ListParagraph"/>
        <w:numPr>
          <w:ilvl w:val="1"/>
          <w:numId w:val="2"/>
        </w:numPr>
        <w:spacing w:after="100"/>
      </w:pPr>
      <w:r>
        <w:t xml:space="preserve">Except as expressly provided, a person who is not a party to this Agreement has no right under the Contracts (Rights of Third Parties) Act 1999 to enforce any term of it.</w:t>
      </w:r>
    </w:p>
    <w:p>
      <w:pPr>
        <w:pStyle w:val="ListParagraph"/>
        <w:numPr>
          <w:ilvl w:val="0"/>
          <w:numId w:val="2"/>
        </w:numPr>
        <w:spacing w:after="100"/>
      </w:pPr>
      <w:r>
        <w:rPr>
          <w:b/>
          <w:bCs/>
        </w:rPr>
        <w:t xml:space="preserve">Costs</w:t>
      </w:r>
    </w:p>
    <w:p>
      <w:pPr>
        <w:pStyle w:val="ListParagraph"/>
        <w:numPr>
          <w:ilvl w:val="1"/>
          <w:numId w:val="2"/>
        </w:numPr>
        <w:spacing w:after="100"/>
      </w:pPr>
      <w:r>
        <w:t xml:space="preserve">Except as otherwise provided, each party shall bear its own costs in connection with the negotiation, preparation and implementation of this Agreement.</w:t>
      </w:r>
    </w:p>
    <w:p>
      <w:pPr>
        <w:pStyle w:val="ListParagraph"/>
        <w:numPr>
          <w:ilvl w:val="0"/>
          <w:numId w:val="2"/>
        </w:numPr>
        <w:spacing w:after="100"/>
      </w:pPr>
      <w:r>
        <w:rPr>
          <w:b/>
          <w:bCs/>
        </w:rPr>
        <w:t xml:space="preserve">Counterparts</w:t>
      </w:r>
    </w:p>
    <w:p>
      <w:pPr>
        <w:pStyle w:val="ListParagraph"/>
        <w:numPr>
          <w:ilvl w:val="1"/>
          <w:numId w:val="2"/>
        </w:numPr>
        <w:spacing w:after="100"/>
      </w:pPr>
      <w:r>
        <w:t xml:space="preserve">This Agreement may be executed in any number of counterparts, each of which when executed shall constitute a duplicate original, but all the counterparts together constitute one agreement.</w:t>
      </w:r>
    </w:p>
    <w:p>
      <w:pPr>
        <w:pStyle w:val="ListParagraph"/>
        <w:numPr>
          <w:ilvl w:val="0"/>
          <w:numId w:val="2"/>
        </w:numPr>
        <w:spacing w:after="100"/>
      </w:pPr>
      <w:r>
        <w:rPr>
          <w:b/>
          <w:bCs/>
        </w:rPr>
        <w:t xml:space="preserve">Governing law and jurisdiction</w:t>
      </w:r>
    </w:p>
    <w:p>
      <w:pPr>
        <w:pStyle w:val="ListParagraph"/>
        <w:numPr>
          <w:ilvl w:val="1"/>
          <w:numId w:val="2"/>
        </w:numPr>
        <w:spacing w:after="100"/>
      </w:pPr>
      <w:r>
        <w:t xml:space="preserve">This Agreement and any dispute or claim arising out of or in connection with it shall be governed by and construed in accordance with the law of England and Wales. The parties irrevocably submit to the exclusive jurisdiction of the courts of England and Wales.</w:t>
      </w:r>
    </w:p>
    <w:p>
      <w:r>
        <w:br w:type="page"/>
      </w:r>
    </w:p>
    <w:p>
      <w:pPr>
        <w:pStyle w:val="Heading1"/>
      </w:pPr>
      <w:r>
        <w:t xml:space="preserve">Schedule 1 – The Sellers and apportionment of Consideration</w:t>
      </w:r>
    </w:p>
    <w:tbl>
      <w:tblPr>
        <w:tblW w:type="dxa" w:w="9026"/>
        <w:tblBorders>
          <w:top w:val="single" w:color="BFBFBF" w:sz="1"/>
          <w:left w:val="single" w:color="BFBFBF" w:sz="1"/>
          <w:bottom w:val="single" w:color="BFBFBF" w:sz="1"/>
          <w:right w:val="single" w:color="BFBFBF" w:sz="1"/>
          <w:insideH w:val="single" w:color="BFBFBF" w:sz="1"/>
          <w:insideV w:val="single" w:color="BFBFBF" w:sz="1"/>
        </w:tblBorders>
      </w:tblPr>
      <w:tblGrid>
        <w:gridCol w:w="3000"/>
        <w:gridCol w:w="1800"/>
        <w:gridCol w:w="1200"/>
        <w:gridCol w:w="3026"/>
      </w:tblGrid>
      <w:tr>
        <w:trPr>
          <w:tblHeader/>
        </w:trPr>
        <w:tc>
          <w:tcPr>
            <w:tcW w:type="dxa" w:w="3000"/>
            <w:shd w:fill="1F3A5F" w:val="clear"/>
            <w:tcMar>
              <w:top w:type="dxa" w:w="60"/>
              <w:left w:type="dxa" w:w="110"/>
              <w:bottom w:type="dxa" w:w="60"/>
              <w:right w:type="dxa" w:w="110"/>
            </w:tcMar>
          </w:tcPr>
          <w:p>
            <w:pPr>
              <w:spacing w:after="0"/>
            </w:pPr>
            <w:r>
              <w:rPr>
                <w:b/>
                <w:bCs/>
                <w:color w:val="FFFFFF"/>
                <w:sz w:val="19"/>
                <w:szCs w:val="19"/>
              </w:rPr>
              <w:t xml:space="preserve">Seller</w:t>
            </w:r>
          </w:p>
        </w:tc>
        <w:tc>
          <w:tcPr>
            <w:tcW w:type="dxa" w:w="1800"/>
            <w:shd w:fill="1F3A5F" w:val="clear"/>
            <w:tcMar>
              <w:top w:type="dxa" w:w="60"/>
              <w:left w:type="dxa" w:w="110"/>
              <w:bottom w:type="dxa" w:w="60"/>
              <w:right w:type="dxa" w:w="110"/>
            </w:tcMar>
          </w:tcPr>
          <w:p>
            <w:pPr>
              <w:spacing w:after="0"/>
            </w:pPr>
            <w:r>
              <w:rPr>
                <w:b/>
                <w:bCs/>
                <w:color w:val="FFFFFF"/>
                <w:sz w:val="19"/>
                <w:szCs w:val="19"/>
              </w:rPr>
              <w:t xml:space="preserve">Shares</w:t>
            </w:r>
          </w:p>
        </w:tc>
        <w:tc>
          <w:tcPr>
            <w:tcW w:type="dxa" w:w="1200"/>
            <w:shd w:fill="1F3A5F" w:val="clear"/>
            <w:tcMar>
              <w:top w:type="dxa" w:w="60"/>
              <w:left w:type="dxa" w:w="110"/>
              <w:bottom w:type="dxa" w:w="60"/>
              <w:right w:type="dxa" w:w="110"/>
            </w:tcMar>
          </w:tcPr>
          <w:p>
            <w:pPr>
              <w:spacing w:after="0"/>
            </w:pPr>
            <w:r>
              <w:rPr>
                <w:b/>
                <w:bCs/>
                <w:color w:val="FFFFFF"/>
                <w:sz w:val="19"/>
                <w:szCs w:val="19"/>
              </w:rPr>
              <w:t xml:space="preserve">%</w:t>
            </w:r>
          </w:p>
        </w:tc>
        <w:tc>
          <w:tcPr>
            <w:tcW w:type="dxa" w:w="3026"/>
            <w:shd w:fill="1F3A5F" w:val="clear"/>
            <w:tcMar>
              <w:top w:type="dxa" w:w="60"/>
              <w:left w:type="dxa" w:w="110"/>
              <w:bottom w:type="dxa" w:w="60"/>
              <w:right w:type="dxa" w:w="110"/>
            </w:tcMar>
          </w:tcPr>
          <w:p>
            <w:pPr>
              <w:spacing w:after="0"/>
            </w:pPr>
            <w:r>
              <w:rPr>
                <w:b/>
                <w:bCs/>
                <w:color w:val="FFFFFF"/>
                <w:sz w:val="19"/>
                <w:szCs w:val="19"/>
              </w:rPr>
              <w:t xml:space="preserve">Share of Consideration (£)</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Geoffrey Harrowgate</w:t>
            </w:r>
          </w:p>
        </w:tc>
        <w:tc>
          <w:tcPr>
            <w:tcW w:type="dxa" w:w="1800"/>
            <w:tcMar>
              <w:top w:type="dxa" w:w="60"/>
              <w:left w:type="dxa" w:w="110"/>
              <w:bottom w:type="dxa" w:w="60"/>
              <w:right w:type="dxa" w:w="110"/>
            </w:tcMar>
          </w:tcPr>
          <w:p>
            <w:pPr>
              <w:spacing w:after="0"/>
            </w:pPr>
            <w:r>
              <w:rPr>
                <w:b w:val="false"/>
                <w:bCs w:val="false"/>
                <w:color w:val="000000"/>
                <w:sz w:val="19"/>
                <w:szCs w:val="19"/>
              </w:rPr>
              <w:t xml:space="preserve">620,000</w:t>
            </w:r>
          </w:p>
        </w:tc>
        <w:tc>
          <w:tcPr>
            <w:tcW w:type="dxa" w:w="1200"/>
            <w:tcMar>
              <w:top w:type="dxa" w:w="60"/>
              <w:left w:type="dxa" w:w="110"/>
              <w:bottom w:type="dxa" w:w="60"/>
              <w:right w:type="dxa" w:w="110"/>
            </w:tcMar>
          </w:tcPr>
          <w:p>
            <w:pPr>
              <w:spacing w:after="0"/>
            </w:pPr>
            <w:r>
              <w:rPr>
                <w:b w:val="false"/>
                <w:bCs w:val="false"/>
                <w:color w:val="000000"/>
                <w:sz w:val="19"/>
                <w:szCs w:val="19"/>
              </w:rPr>
              <w:t xml:space="preserve">62%</w:t>
            </w:r>
          </w:p>
        </w:tc>
        <w:tc>
          <w:tcPr>
            <w:tcW w:type="dxa" w:w="3026"/>
            <w:tcMar>
              <w:top w:type="dxa" w:w="60"/>
              <w:left w:type="dxa" w:w="110"/>
              <w:bottom w:type="dxa" w:w="60"/>
              <w:right w:type="dxa" w:w="110"/>
            </w:tcMar>
          </w:tcPr>
          <w:p>
            <w:pPr>
              <w:spacing w:after="0"/>
            </w:pPr>
            <w:r>
              <w:rPr>
                <w:b w:val="false"/>
                <w:bCs w:val="false"/>
                <w:color w:val="000000"/>
                <w:sz w:val="19"/>
                <w:szCs w:val="19"/>
              </w:rPr>
              <w:t xml:space="preserve">£23,684,000</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Diane Harrowgate</w:t>
            </w:r>
          </w:p>
        </w:tc>
        <w:tc>
          <w:tcPr>
            <w:tcW w:type="dxa" w:w="1800"/>
            <w:tcMar>
              <w:top w:type="dxa" w:w="60"/>
              <w:left w:type="dxa" w:w="110"/>
              <w:bottom w:type="dxa" w:w="60"/>
              <w:right w:type="dxa" w:w="110"/>
            </w:tcMar>
          </w:tcPr>
          <w:p>
            <w:pPr>
              <w:spacing w:after="0"/>
            </w:pPr>
            <w:r>
              <w:rPr>
                <w:b w:val="false"/>
                <w:bCs w:val="false"/>
                <w:color w:val="000000"/>
                <w:sz w:val="19"/>
                <w:szCs w:val="19"/>
              </w:rPr>
              <w:t xml:space="preserve">80,000</w:t>
            </w:r>
          </w:p>
        </w:tc>
        <w:tc>
          <w:tcPr>
            <w:tcW w:type="dxa" w:w="1200"/>
            <w:tcMar>
              <w:top w:type="dxa" w:w="60"/>
              <w:left w:type="dxa" w:w="110"/>
              <w:bottom w:type="dxa" w:w="60"/>
              <w:right w:type="dxa" w:w="110"/>
            </w:tcMar>
          </w:tcPr>
          <w:p>
            <w:pPr>
              <w:spacing w:after="0"/>
            </w:pPr>
            <w:r>
              <w:rPr>
                <w:b w:val="false"/>
                <w:bCs w:val="false"/>
                <w:color w:val="000000"/>
                <w:sz w:val="19"/>
                <w:szCs w:val="19"/>
              </w:rPr>
              <w:t xml:space="preserve">8%</w:t>
            </w:r>
          </w:p>
        </w:tc>
        <w:tc>
          <w:tcPr>
            <w:tcW w:type="dxa" w:w="3026"/>
            <w:tcMar>
              <w:top w:type="dxa" w:w="60"/>
              <w:left w:type="dxa" w:w="110"/>
              <w:bottom w:type="dxa" w:w="60"/>
              <w:right w:type="dxa" w:w="110"/>
            </w:tcMar>
          </w:tcPr>
          <w:p>
            <w:pPr>
              <w:spacing w:after="0"/>
            </w:pPr>
            <w:r>
              <w:rPr>
                <w:b w:val="false"/>
                <w:bCs w:val="false"/>
                <w:color w:val="000000"/>
                <w:sz w:val="19"/>
                <w:szCs w:val="19"/>
              </w:rPr>
              <w:t xml:space="preserve">£3,056,000</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Penfold Growth Capital LLP</w:t>
            </w:r>
          </w:p>
        </w:tc>
        <w:tc>
          <w:tcPr>
            <w:tcW w:type="dxa" w:w="1800"/>
            <w:tcMar>
              <w:top w:type="dxa" w:w="60"/>
              <w:left w:type="dxa" w:w="110"/>
              <w:bottom w:type="dxa" w:w="60"/>
              <w:right w:type="dxa" w:w="110"/>
            </w:tcMar>
          </w:tcPr>
          <w:p>
            <w:pPr>
              <w:spacing w:after="0"/>
            </w:pPr>
            <w:r>
              <w:rPr>
                <w:b w:val="false"/>
                <w:bCs w:val="false"/>
                <w:color w:val="000000"/>
                <w:sz w:val="19"/>
                <w:szCs w:val="19"/>
              </w:rPr>
              <w:t xml:space="preserve">300,000</w:t>
            </w:r>
          </w:p>
        </w:tc>
        <w:tc>
          <w:tcPr>
            <w:tcW w:type="dxa" w:w="1200"/>
            <w:tcMar>
              <w:top w:type="dxa" w:w="60"/>
              <w:left w:type="dxa" w:w="110"/>
              <w:bottom w:type="dxa" w:w="60"/>
              <w:right w:type="dxa" w:w="110"/>
            </w:tcMar>
          </w:tcPr>
          <w:p>
            <w:pPr>
              <w:spacing w:after="0"/>
            </w:pPr>
            <w:r>
              <w:rPr>
                <w:b w:val="false"/>
                <w:bCs w:val="false"/>
                <w:color w:val="000000"/>
                <w:sz w:val="19"/>
                <w:szCs w:val="19"/>
              </w:rPr>
              <w:t xml:space="preserve">30%</w:t>
            </w:r>
          </w:p>
        </w:tc>
        <w:tc>
          <w:tcPr>
            <w:tcW w:type="dxa" w:w="3026"/>
            <w:tcMar>
              <w:top w:type="dxa" w:w="60"/>
              <w:left w:type="dxa" w:w="110"/>
              <w:bottom w:type="dxa" w:w="60"/>
              <w:right w:type="dxa" w:w="110"/>
            </w:tcMar>
          </w:tcPr>
          <w:p>
            <w:pPr>
              <w:spacing w:after="0"/>
            </w:pPr>
            <w:r>
              <w:rPr>
                <w:b w:val="false"/>
                <w:bCs w:val="false"/>
                <w:color w:val="000000"/>
                <w:sz w:val="19"/>
                <w:szCs w:val="19"/>
              </w:rPr>
              <w:t xml:space="preserve">£11,460,000</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Total</w:t>
            </w:r>
          </w:p>
        </w:tc>
        <w:tc>
          <w:tcPr>
            <w:tcW w:type="dxa" w:w="1800"/>
            <w:tcMar>
              <w:top w:type="dxa" w:w="60"/>
              <w:left w:type="dxa" w:w="110"/>
              <w:bottom w:type="dxa" w:w="60"/>
              <w:right w:type="dxa" w:w="110"/>
            </w:tcMar>
          </w:tcPr>
          <w:p>
            <w:pPr>
              <w:spacing w:after="0"/>
            </w:pPr>
            <w:r>
              <w:rPr>
                <w:b w:val="false"/>
                <w:bCs w:val="false"/>
                <w:color w:val="000000"/>
                <w:sz w:val="19"/>
                <w:szCs w:val="19"/>
              </w:rPr>
              <w:t xml:space="preserve">1,000,000</w:t>
            </w:r>
          </w:p>
        </w:tc>
        <w:tc>
          <w:tcPr>
            <w:tcW w:type="dxa" w:w="1200"/>
            <w:tcMar>
              <w:top w:type="dxa" w:w="60"/>
              <w:left w:type="dxa" w:w="110"/>
              <w:bottom w:type="dxa" w:w="60"/>
              <w:right w:type="dxa" w:w="110"/>
            </w:tcMar>
          </w:tcPr>
          <w:p>
            <w:pPr>
              <w:spacing w:after="0"/>
            </w:pPr>
            <w:r>
              <w:rPr>
                <w:b w:val="false"/>
                <w:bCs w:val="false"/>
                <w:color w:val="000000"/>
                <w:sz w:val="19"/>
                <w:szCs w:val="19"/>
              </w:rPr>
              <w:t xml:space="preserve">100%</w:t>
            </w:r>
          </w:p>
        </w:tc>
        <w:tc>
          <w:tcPr>
            <w:tcW w:type="dxa" w:w="3026"/>
            <w:tcMar>
              <w:top w:type="dxa" w:w="60"/>
              <w:left w:type="dxa" w:w="110"/>
              <w:bottom w:type="dxa" w:w="60"/>
              <w:right w:type="dxa" w:w="110"/>
            </w:tcMar>
          </w:tcPr>
          <w:p>
            <w:pPr>
              <w:spacing w:after="0"/>
            </w:pPr>
            <w:r>
              <w:rPr>
                <w:b w:val="false"/>
                <w:bCs w:val="false"/>
                <w:color w:val="000000"/>
                <w:sz w:val="19"/>
                <w:szCs w:val="19"/>
              </w:rPr>
              <w:t xml:space="preserve">£38,200,000</w:t>
            </w:r>
          </w:p>
        </w:tc>
      </w:tr>
    </w:tbl>
    <w:p>
      <w:pPr>
        <w:pStyle w:val="Heading1"/>
      </w:pPr>
      <w:r>
        <w:t xml:space="preserve">Schedule 2 – Particulars of the Company</w:t>
      </w:r>
    </w:p>
    <w:tbl>
      <w:tblPr>
        <w:tblW w:type="dxa" w:w="9026"/>
        <w:tblBorders>
          <w:top w:val="single" w:color="BFBFBF" w:sz="1"/>
          <w:left w:val="single" w:color="BFBFBF" w:sz="1"/>
          <w:bottom w:val="single" w:color="BFBFBF" w:sz="1"/>
          <w:right w:val="single" w:color="BFBFBF" w:sz="1"/>
          <w:insideH w:val="single" w:color="BFBFBF" w:sz="1"/>
          <w:insideV w:val="single" w:color="BFBFBF" w:sz="1"/>
        </w:tblBorders>
      </w:tblPr>
      <w:tblGrid>
        <w:gridCol w:w="3000"/>
        <w:gridCol w:w="6026"/>
      </w:tblGrid>
      <w:tr>
        <w:trPr>
          <w:tblHeader/>
        </w:trPr>
        <w:tc>
          <w:tcPr>
            <w:tcW w:type="dxa" w:w="3000"/>
            <w:shd w:fill="1F3A5F" w:val="clear"/>
            <w:tcMar>
              <w:top w:type="dxa" w:w="60"/>
              <w:left w:type="dxa" w:w="110"/>
              <w:bottom w:type="dxa" w:w="60"/>
              <w:right w:type="dxa" w:w="110"/>
            </w:tcMar>
          </w:tcPr>
          <w:p>
            <w:pPr>
              <w:spacing w:after="0"/>
            </w:pPr>
            <w:r>
              <w:rPr>
                <w:b/>
                <w:bCs/>
                <w:color w:val="FFFFFF"/>
                <w:sz w:val="19"/>
                <w:szCs w:val="19"/>
              </w:rPr>
              <w:t xml:space="preserve">Field</w:t>
            </w:r>
          </w:p>
        </w:tc>
        <w:tc>
          <w:tcPr>
            <w:tcW w:type="dxa" w:w="6026"/>
            <w:shd w:fill="1F3A5F" w:val="clear"/>
            <w:tcMar>
              <w:top w:type="dxa" w:w="60"/>
              <w:left w:type="dxa" w:w="110"/>
              <w:bottom w:type="dxa" w:w="60"/>
              <w:right w:type="dxa" w:w="110"/>
            </w:tcMar>
          </w:tcPr>
          <w:p>
            <w:pPr>
              <w:spacing w:after="0"/>
            </w:pPr>
            <w:r>
              <w:rPr>
                <w:b/>
                <w:bCs/>
                <w:color w:val="FFFFFF"/>
                <w:sz w:val="19"/>
                <w:szCs w:val="19"/>
              </w:rPr>
              <w:t xml:space="preserve">Detail</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Company name</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Harrowgate Precision Castings Limited</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Registered number</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02914886</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Registered office</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Brightside Works, Carlisle Street East, Sheffield S4 7QN</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Date of incorporation</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14 March 1994</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Issued share capital</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£1,000,000 (1,000,000 ordinary shares of £1.00)</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Directors</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Geoffrey Harrowgate; Diane Harrowgate; Robert Earnshaw</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Company secretary</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Diane Harrowgate</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Accounting reference date</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31 December</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Auditors</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Lockhart Reade LLP</w:t>
            </w:r>
          </w:p>
        </w:tc>
      </w:tr>
    </w:tbl>
    <w:p>
      <w:pPr>
        <w:pStyle w:val="Heading1"/>
      </w:pPr>
      <w:r>
        <w:t xml:space="preserve">Schedule 3 – Completion obligations</w:t>
      </w:r>
    </w:p>
    <w:p>
      <w:pPr>
        <w:pStyle w:val="Heading2"/>
      </w:pPr>
      <w:r>
        <w:t xml:space="preserve">Part 1 – Sellers' obligations</w:t>
      </w:r>
    </w:p>
    <w:p>
      <w:pPr>
        <w:pStyle w:val="ListParagraph"/>
        <w:numPr>
          <w:ilvl w:val="0"/>
          <w:numId w:val="3"/>
        </w:numPr>
        <w:spacing w:after="80"/>
      </w:pPr>
      <w:r>
        <w:t xml:space="preserve">Deliver duly executed stock transfer forms for all the Shares in favour of the Buyer, together with the relevant share certificates.</w:t>
      </w:r>
    </w:p>
    <w:p>
      <w:pPr>
        <w:pStyle w:val="ListParagraph"/>
        <w:numPr>
          <w:ilvl w:val="0"/>
          <w:numId w:val="3"/>
        </w:numPr>
        <w:spacing w:after="80"/>
      </w:pPr>
      <w:r>
        <w:t xml:space="preserve">Deliver the Disclosure Letter duly executed.</w:t>
      </w:r>
    </w:p>
    <w:p>
      <w:pPr>
        <w:pStyle w:val="ListParagraph"/>
        <w:numPr>
          <w:ilvl w:val="0"/>
          <w:numId w:val="3"/>
        </w:numPr>
        <w:spacing w:after="80"/>
      </w:pPr>
      <w:r>
        <w:t xml:space="preserve">Deliver resignation letters from Diane Harrowgate (as director and secretary) and the Penfold-appointed observer, in each case acknowledging no claims.</w:t>
      </w:r>
    </w:p>
    <w:p>
      <w:pPr>
        <w:pStyle w:val="ListParagraph"/>
        <w:numPr>
          <w:ilvl w:val="0"/>
          <w:numId w:val="3"/>
        </w:numPr>
        <w:spacing w:after="80"/>
      </w:pPr>
      <w:r>
        <w:t xml:space="preserve">Deliver the service agreement for Geoffrey Harrowgate, duly executed.</w:t>
      </w:r>
    </w:p>
    <w:p>
      <w:pPr>
        <w:pStyle w:val="ListParagraph"/>
        <w:numPr>
          <w:ilvl w:val="0"/>
          <w:numId w:val="3"/>
        </w:numPr>
        <w:spacing w:after="80"/>
      </w:pPr>
      <w:r>
        <w:t xml:space="preserve">Deliver deeds of release in respect of the existing debenture in favour of Northbank plc.</w:t>
      </w:r>
    </w:p>
    <w:p>
      <w:pPr>
        <w:pStyle w:val="ListParagraph"/>
        <w:numPr>
          <w:ilvl w:val="0"/>
          <w:numId w:val="3"/>
        </w:numPr>
        <w:spacing w:after="80"/>
      </w:pPr>
      <w:r>
        <w:t xml:space="preserve">Deliver the statutory books, company seal (if any), certificate of incorporation and records of the Company.</w:t>
      </w:r>
    </w:p>
    <w:p>
      <w:pPr>
        <w:pStyle w:val="ListParagraph"/>
        <w:numPr>
          <w:ilvl w:val="0"/>
          <w:numId w:val="3"/>
        </w:numPr>
        <w:spacing w:after="80"/>
      </w:pPr>
      <w:r>
        <w:t xml:space="preserve">Procure board minutes of the Company approving the transfers and the appointment of the Buyer's nominees as directors.</w:t>
      </w:r>
    </w:p>
    <w:p>
      <w:pPr>
        <w:pStyle w:val="Heading2"/>
      </w:pPr>
      <w:r>
        <w:t xml:space="preserve">Part 2 – Buyer's obligations</w:t>
      </w:r>
    </w:p>
    <w:p>
      <w:pPr>
        <w:pStyle w:val="ListParagraph"/>
        <w:numPr>
          <w:ilvl w:val="0"/>
          <w:numId w:val="3"/>
        </w:numPr>
        <w:spacing w:after="80"/>
      </w:pPr>
      <w:r>
        <w:t xml:space="preserve">Pay the Cash Consideration (less the Retention Amount) in accordance with clause 3.</w:t>
      </w:r>
    </w:p>
    <w:p>
      <w:pPr>
        <w:pStyle w:val="ListParagraph"/>
        <w:numPr>
          <w:ilvl w:val="0"/>
          <w:numId w:val="3"/>
        </w:numPr>
        <w:spacing w:after="80"/>
      </w:pPr>
      <w:r>
        <w:t xml:space="preserve">Procure that the Retention Amount is paid into the Retention Account.</w:t>
      </w:r>
    </w:p>
    <w:p>
      <w:pPr>
        <w:pStyle w:val="ListParagraph"/>
        <w:numPr>
          <w:ilvl w:val="0"/>
          <w:numId w:val="3"/>
        </w:numPr>
        <w:spacing w:after="80"/>
      </w:pPr>
      <w:r>
        <w:t xml:space="preserve">Deliver a certified copy of the board minutes of the Buyer approving the transaction.</w:t>
      </w:r>
    </w:p>
    <w:p>
      <w:pPr>
        <w:pStyle w:val="ListParagraph"/>
        <w:numPr>
          <w:ilvl w:val="0"/>
          <w:numId w:val="3"/>
        </w:numPr>
        <w:spacing w:after="80"/>
      </w:pPr>
      <w:r>
        <w:t xml:space="preserve">Deliver the duly executed deed of guarantee from Crestview Capital.</w:t>
      </w:r>
    </w:p>
    <w:p>
      <w:pPr>
        <w:pStyle w:val="Heading1"/>
      </w:pPr>
      <w:r>
        <w:t xml:space="preserve">Schedule 4 – Warranties</w:t>
      </w:r>
    </w:p>
    <w:p>
      <w:pPr>
        <w:pStyle w:val="Heading2"/>
      </w:pPr>
      <w:r>
        <w:t xml:space="preserve">1.  Capacity and authority</w:t>
      </w:r>
    </w:p>
    <w:p>
      <w:pPr>
        <w:spacing w:after="120"/>
      </w:pPr>
      <w:r>
        <w:t xml:space="preserve">Each Seller has the requisite power and authority, and has taken all necessary action, to enter into and perform this Agreement and the documents to be entered into by it. This Agreement constitutes binding obligations on each Seller.</w:t>
      </w:r>
    </w:p>
    <w:p>
      <w:pPr>
        <w:pStyle w:val="Heading2"/>
      </w:pPr>
      <w:r>
        <w:t xml:space="preserve">2.  The Shares</w:t>
      </w:r>
    </w:p>
    <w:p>
      <w:pPr>
        <w:spacing w:after="120"/>
      </w:pPr>
      <w:r>
        <w:t xml:space="preserve">The Shares constitute the entire issued and allotted share capital of the Company, are fully paid, and are owned legally and beneficially by the Sellers free from all Encumbrances. There is no agreement requiring the creation, allotment, issue or transfer of any share or loan capital of the Company.</w:t>
      </w:r>
    </w:p>
    <w:p>
      <w:pPr>
        <w:pStyle w:val="Heading2"/>
      </w:pPr>
      <w:r>
        <w:t xml:space="preserve">3.  Accounts</w:t>
      </w:r>
    </w:p>
    <w:p>
      <w:pPr>
        <w:spacing w:after="120"/>
      </w:pPr>
      <w:r>
        <w:t xml:space="preserve">The Accounts have been prepared in accordance with applicable law and UK GAAP and give a true and fair view of the assets, liabilities and state of affairs of the Company as at 31 December 2025 and of its profit for the year then ended.</w:t>
      </w:r>
    </w:p>
    <w:p>
      <w:pPr>
        <w:pStyle w:val="Heading2"/>
      </w:pPr>
      <w:r>
        <w:t xml:space="preserve">4.  Management Accounts</w:t>
      </w:r>
    </w:p>
    <w:p>
      <w:pPr>
        <w:spacing w:after="120"/>
      </w:pPr>
      <w:r>
        <w:t xml:space="preserve">The Management Accounts have been prepared with reasonable care on a basis consistent with the Accounts and are not misleading in any material respect, though they are not represented to be on a statutory basis.</w:t>
      </w:r>
    </w:p>
    <w:p>
      <w:pPr>
        <w:pStyle w:val="Heading2"/>
      </w:pPr>
      <w:r>
        <w:t xml:space="preserve">5.  Position since the Accounts Date</w:t>
      </w:r>
    </w:p>
    <w:p>
      <w:pPr>
        <w:spacing w:after="120"/>
      </w:pPr>
      <w:r>
        <w:t xml:space="preserve">Since 31 December 2025 the business of the Company has been carried on in the ordinary course; there has been no material adverse change in its financial position; and no dividend or distribution has been declared, paid or made.</w:t>
      </w:r>
    </w:p>
    <w:p>
      <w:pPr>
        <w:pStyle w:val="Heading2"/>
      </w:pPr>
      <w:r>
        <w:t xml:space="preserve">6.  Assets</w:t>
      </w:r>
    </w:p>
    <w:p>
      <w:pPr>
        <w:spacing w:after="120"/>
      </w:pPr>
      <w:r>
        <w:t xml:space="preserve">The Company owns or has the right to use all assets necessary for the conduct of its business as currently carried on. The plant and machinery, including the casting furnaces and CNC finishing equipment at the Brightside Works, are in satisfactory working order having regard to age and use.</w:t>
      </w:r>
    </w:p>
    <w:p>
      <w:pPr>
        <w:pStyle w:val="Heading2"/>
      </w:pPr>
      <w:r>
        <w:t xml:space="preserve">7.  Contracts</w:t>
      </w:r>
    </w:p>
    <w:p>
      <w:pPr>
        <w:spacing w:after="120"/>
      </w:pPr>
      <w:r>
        <w:t xml:space="preserve">Details of all material contracts are disclosed. The Company is not in material default under any material contract, and no counterparty has given written notice to terminate. No material contract will terminate or be subject to a right of termination as a result of the change of control effected by this Agreement, save as fairly disclosed.</w:t>
      </w:r>
    </w:p>
    <w:p>
      <w:pPr>
        <w:pStyle w:val="Heading2"/>
      </w:pPr>
      <w:r>
        <w:t xml:space="preserve">8.  Customers and suppliers</w:t>
      </w:r>
    </w:p>
    <w:p>
      <w:pPr>
        <w:spacing w:after="120"/>
      </w:pPr>
      <w:r>
        <w:t xml:space="preserve">No customer or supplier accounting for more than 10% of turnover or supplies in the year ended on the Accounts Date has ceased, or given written notice to cease or materially reduce, its trade with the Company.</w:t>
      </w:r>
    </w:p>
    <w:p>
      <w:pPr>
        <w:pStyle w:val="Heading2"/>
      </w:pPr>
      <w:r>
        <w:t xml:space="preserve">9.  Intellectual property</w:t>
      </w:r>
    </w:p>
    <w:p>
      <w:pPr>
        <w:spacing w:after="120"/>
      </w:pPr>
      <w:r>
        <w:t xml:space="preserve">The Company owns or is validly licensed to use all intellectual property used in its business. The casting process know-how and the registered trade mark "Harrowgate" (UK00003248771) are owned by the Company free from Encumbrances, and no third party has made any written claim of infringement.</w:t>
      </w:r>
    </w:p>
    <w:p>
      <w:pPr>
        <w:pStyle w:val="Heading2"/>
      </w:pPr>
      <w:r>
        <w:t xml:space="preserve">10.  Litigation</w:t>
      </w:r>
    </w:p>
    <w:p>
      <w:pPr>
        <w:spacing w:after="120"/>
      </w:pPr>
      <w:r>
        <w:t xml:space="preserve">The Company is not engaged in any litigation, arbitration or regulatory proceedings (other than routine debt collection) and, so far as the Sellers are aware, no such proceedings are pending or threatened in writing.</w:t>
      </w:r>
    </w:p>
    <w:p>
      <w:pPr>
        <w:pStyle w:val="Heading2"/>
      </w:pPr>
      <w:r>
        <w:t xml:space="preserve">11.  Employment</w:t>
      </w:r>
    </w:p>
    <w:p>
      <w:pPr>
        <w:spacing w:after="120"/>
      </w:pPr>
      <w:r>
        <w:t xml:space="preserve">Full particulars of the senior employees and the standard terms of employment are disclosed. There is no outstanding material claim by any employee, and the Company has complied in all material respects with its obligations relating to employment, pensions and health and safety.</w:t>
      </w:r>
    </w:p>
    <w:p>
      <w:pPr>
        <w:pStyle w:val="Heading2"/>
      </w:pPr>
      <w:r>
        <w:t xml:space="preserve">12.  Pensions</w:t>
      </w:r>
    </w:p>
    <w:p>
      <w:pPr>
        <w:spacing w:after="120"/>
      </w:pPr>
      <w:r>
        <w:t xml:space="preserve">The Company operates a defined-contribution pension scheme only. It has no liability in respect of any defined-benefit arrangement and all contributions due have been paid.</w:t>
      </w:r>
    </w:p>
    <w:p>
      <w:pPr>
        <w:pStyle w:val="Heading2"/>
      </w:pPr>
      <w:r>
        <w:t xml:space="preserve">13.  Compliance and regulatory</w:t>
      </w:r>
    </w:p>
    <w:p>
      <w:pPr>
        <w:spacing w:after="120"/>
      </w:pPr>
      <w:r>
        <w:t xml:space="preserve">The Company holds the AS9100 and NADCAP accreditations material to its aerospace work, all of which are valid and subsisting, and has complied in all material respects with applicable export-control requirements.</w:t>
      </w:r>
    </w:p>
    <w:p>
      <w:pPr>
        <w:pStyle w:val="Heading2"/>
      </w:pPr>
      <w:r>
        <w:t xml:space="preserve">14.  Environmental</w:t>
      </w:r>
    </w:p>
    <w:p>
      <w:pPr>
        <w:spacing w:after="120"/>
      </w:pPr>
      <w:r>
        <w:t xml:space="preserve">The Company has at all material times complied in all material respects with environmental laws and holds all material environmental permits required for the operation of the Brightside Works. The Sellers are not aware of any contamination requiring remediation.</w:t>
      </w:r>
    </w:p>
    <w:p>
      <w:pPr>
        <w:pStyle w:val="Heading2"/>
      </w:pPr>
      <w:r>
        <w:t xml:space="preserve">15.  Insurance</w:t>
      </w:r>
    </w:p>
    <w:p>
      <w:pPr>
        <w:spacing w:after="120"/>
      </w:pPr>
      <w:r>
        <w:t xml:space="preserve">The Company maintains insurance with reputable insurers against the risks normally insured against by a business of its type, and all premiums have been paid.</w:t>
      </w:r>
    </w:p>
    <w:p>
      <w:pPr>
        <w:pStyle w:val="Heading2"/>
      </w:pPr>
      <w:r>
        <w:t xml:space="preserve">16.  Tax</w:t>
      </w:r>
    </w:p>
    <w:p>
      <w:pPr>
        <w:spacing w:after="120"/>
      </w:pPr>
      <w:r>
        <w:t xml:space="preserve">The Company has within applicable time limits made all returns and payments required for Tax purposes, is not involved in any dispute with any Tax authority, and has duly deducted and accounted for all amounts required to be deducted at source.</w:t>
      </w:r>
    </w:p>
    <w:p>
      <w:pPr>
        <w:pStyle w:val="Heading1"/>
      </w:pPr>
      <w:r>
        <w:t xml:space="preserve">Schedule 5 – Limitations on the Sellers' liability</w:t>
      </w:r>
    </w:p>
    <w:p>
      <w:pPr>
        <w:pStyle w:val="ListParagraph"/>
        <w:numPr>
          <w:ilvl w:val="1"/>
          <w:numId w:val="2"/>
        </w:numPr>
        <w:spacing w:after="100"/>
      </w:pPr>
      <w:r>
        <w:t xml:space="preserve">The aggregate liability of the Sellers for all claims under the business Warranties and the Tax Covenant that are not satisfied by the W&amp;I Policy shall not exceed </w:t>
      </w:r>
      <w:del w:id="107" w:author="Jonathan Vane (Castle &amp; Vane LLP)" w:date="2026-03-18T11:33:00Z">
        <w:r>
          <w:delText xml:space="preserve">100%</w:delText>
        </w:r>
      </w:del>
      <w:ins w:id="108" w:author="Jonathan Vane (Castle &amp; Vane LLP)" w:date="2026-03-18T11:33:00Z">
        <w:r>
          <w:t xml:space="preserve">50%</w:t>
        </w:r>
      </w:ins>
      <w:r>
        <w:t xml:space="preserve"> of the Consideration (the "General Cap"); and the aggregate liability of the Sellers for all claims under this Agreement shall not exceed the Consideration actually received by them.</w:t>
      </w:r>
    </w:p>
    <w:p>
      <w:pPr>
        <w:pStyle w:val="ListParagraph"/>
        <w:numPr>
          <w:ilvl w:val="1"/>
          <w:numId w:val="2"/>
        </w:numPr>
        <w:spacing w:after="100"/>
      </w:pPr>
      <w:r>
        <w:t xml:space="preserve">No claim shall be brought unless the individual claim exceeds £25,000 and the aggregate of qualifying claims exceeds £250,000.</w:t>
      </w:r>
    </w:p>
    <w:p>
      <w:pPr>
        <w:pStyle w:val="ListParagraph"/>
        <w:numPr>
          <w:ilvl w:val="1"/>
          <w:numId w:val="2"/>
        </w:numPr>
        <w:spacing w:after="100"/>
      </w:pPr>
      <w:r>
        <w:t xml:space="preserve">The Sellers shall have no liability for any claim under the business Warranties unless notice is given on or before 18 months from Completion, nor under the Tax Covenant unless notice is given on or before 7 years from Completion.</w:t>
      </w:r>
    </w:p>
    <w:p>
      <w:pPr>
        <w:pStyle w:val="ListParagraph"/>
        <w:numPr>
          <w:ilvl w:val="1"/>
          <w:numId w:val="2"/>
        </w:numPr>
        <w:spacing w:after="100"/>
      </w:pPr>
      <w:r>
        <w:t xml:space="preserve">The Sellers shall have no liability for any matter fairly disclosed in the Disclosure Letter, nor to the extent that the matter was provided for in the Completion Accounts, nor to the extent that it arises from a change of law or accounting practice after Completion.</w:t>
      </w:r>
    </w:p>
    <w:p>
      <w:pPr>
        <w:pStyle w:val="ListParagraph"/>
        <w:numPr>
          <w:ilvl w:val="1"/>
          <w:numId w:val="2"/>
        </w:numPr>
        <w:spacing w:after="100"/>
      </w:pPr>
      <w:r>
        <w:t xml:space="preserve">The Buyer shall not be entitled to recover more than once in respect of the same loss, whether under the Warranties, the Tax Covenant or the W&amp;I Policy.</w:t>
      </w:r>
    </w:p>
    <w:p>
      <w:pPr>
        <w:pStyle w:val="Heading1"/>
      </w:pPr>
      <w:r>
        <w:t xml:space="preserve">Schedule 6 – Tax Covenant</w:t>
      </w:r>
    </w:p>
    <w:p>
      <w:pPr>
        <w:spacing w:after="120"/>
      </w:pPr>
      <w:r>
        <w:t xml:space="preserve">1.  In this Schedule, "Tax" means all forms of taxation and statutory, governmental, supra-national, state or local imposts, duties, contributions and levies, in each case whether of the United Kingdom or elsewhere, and any related interest, penalty or surcharge.</w:t>
      </w:r>
    </w:p>
    <w:p>
      <w:pPr>
        <w:spacing w:after="120"/>
      </w:pPr>
      <w:r>
        <w:t xml:space="preserve">2.  Subject to the limitations in clause 9 and Schedule 5, the Sellers (other than Penfold Growth Capital LLP) covenant to pay to the Buyer an amount equal to any liability of the Company to Tax arising in respect of any event occurring, or income, profits or gains earned, accrued or received, on or before Completion that has not been provided for in the Completion Accounts.</w:t>
      </w:r>
    </w:p>
    <w:p>
      <w:pPr>
        <w:spacing w:after="120"/>
      </w:pPr>
      <w:r>
        <w:t xml:space="preserve">3.  The covenant in paragraph 2 extends to any liability to Tax arising as a result of the change of control of the Company occurring on Completion, and to the reasonable costs and expenses properly incurred by the Buyer in connection with any such liability.</w:t>
      </w:r>
    </w:p>
    <w:p>
      <w:pPr>
        <w:spacing w:after="120"/>
      </w:pPr>
      <w:r>
        <w:t xml:space="preserve">4.  The Sellers shall not be liable under this Tax Covenant to the extent that the liability arises from a transaction in the ordinary course of business of the Company since the Accounts Date, or was provided for in the Completion Accounts, or arises from a change in rates of Tax after Completion.</w:t>
      </w:r>
    </w:p>
    <w:p>
      <w:pPr>
        <w:spacing w:after="120"/>
      </w:pPr>
      <w:r>
        <w:t xml:space="preserve">5.  The Buyer shall make no claim under this Tax Covenant after the seventh anniversary of Completion.</w:t>
      </w:r>
    </w:p>
    <w:p>
      <w:pPr>
        <w:spacing w:after="120"/>
      </w:pPr>
      <w:r>
        <w:t xml:space="preserve">6.  Payment of any amount under this Tax Covenant shall be treated, so far as possible, as a reduction in the Consideration.</w:t>
      </w:r>
    </w:p>
    <w:p>
      <w:pPr>
        <w:pStyle w:val="Heading1"/>
      </w:pPr>
      <w:r>
        <w:t xml:space="preserve">Schedule 7 – Completion Accounts</w:t>
      </w:r>
    </w:p>
    <w:p>
      <w:pPr>
        <w:spacing w:after="120"/>
      </w:pPr>
      <w:r>
        <w:t xml:space="preserve">1.  The Completion Accounts shall comprise a statement of net debt and a statement of net working capital of the Company as at the close of business on the Completion Date.</w:t>
      </w:r>
    </w:p>
    <w:p>
      <w:pPr>
        <w:spacing w:after="120"/>
      </w:pPr>
      <w:r>
        <w:t xml:space="preserve">2.  The Completion Accounts shall be prepared (a) in accordance with the specific accounting policies set out in this Schedule; (b) to the extent not covered by (a), in accordance with the accounting policies used in preparing the Accounts; and (c) to the extent not covered by (a) or (b), in accordance with UK GAAP.</w:t>
      </w:r>
    </w:p>
    <w:p>
      <w:pPr>
        <w:spacing w:after="120"/>
      </w:pPr>
      <w:r>
        <w:t xml:space="preserve">3.  Net working capital comprises trade and other debtors plus inventory less trade and other creditors, excluding any item included within net debt. The target net working capital is £4,250,000.</w:t>
      </w:r>
    </w:p>
    <w:p>
      <w:pPr>
        <w:spacing w:after="120"/>
      </w:pPr>
      <w:r>
        <w:t xml:space="preserve">4.  Net debt comprises all borrowings, finance leases and other indebtedness in the nature of borrowing, less cash and cash equivalents, in each case as at the Completion Date.</w:t>
      </w:r>
    </w:p>
    <w:p>
      <w:pPr>
        <w:pStyle w:val="Heading1"/>
      </w:pPr>
      <w:r>
        <w:t xml:space="preserve">EXECUTION</w:t>
      </w:r>
    </w:p>
    <w:p>
      <w:pPr>
        <w:spacing w:after="120"/>
      </w:pPr>
      <w:r>
        <w:t xml:space="preserve">EXECUTED as a deed by the parties on the date set out at the head of this Agreement.</w:t>
      </w:r>
    </w:p>
    <w:p>
      <w:pPr>
        <w:spacing w:after="120"/>
      </w:pPr>
      <w:r>
        <w:t xml:space="preserve"/>
      </w:r>
    </w:p>
    <w:p>
      <w:pPr>
        <w:spacing w:after="120"/>
      </w:pPr>
      <w:r>
        <w:t xml:space="preserve">SIGNED as a deed by GEOFFREY HARROWGATE ................................  in the presence of: ................................</w:t>
      </w:r>
    </w:p>
    <w:p>
      <w:pPr>
        <w:spacing w:after="120"/>
      </w:pPr>
      <w:r>
        <w:t xml:space="preserve">SIGNED as a deed by DIANE HARROWGATE ................................  in the presence of: ................................</w:t>
      </w:r>
    </w:p>
    <w:p>
      <w:pPr>
        <w:spacing w:after="120"/>
      </w:pPr>
      <w:r>
        <w:t xml:space="preserve">SIGNED as a deed for and on behalf of PENFOLD GROWTH CAPITAL LLP ................................  Member</w:t>
      </w:r>
    </w:p>
    <w:p>
      <w:pPr>
        <w:spacing w:after="120"/>
      </w:pPr>
      <w:r>
        <w:t xml:space="preserve">EXECUTED as a deed by CRESTVIEW CEDAR BIDCO LIMITED acting by a director ................................  in the presence of: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tabs>
        <w:tab w:val="right" w:pos="9026"/>
      </w:tabs>
      <w:spacing w:after="0" w:before="80"/>
    </w:pPr>
    <w:r>
      <w:rPr>
        <w:color w:val="808080"/>
        <w:sz w:val="14"/>
        <w:szCs w:val="14"/>
      </w:rPr>
      <w:t xml:space="preserve">Project Cedar – SPA v2 (Castle &amp; Vane mark-up, 18 March 2026)</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p>
    <w:pPr>
      <w:spacing w:after="0"/>
    </w:pPr>
    <w:r>
      <w:rPr>
        <w:i/>
        <w:iCs/>
        <w:color w:val="808080"/>
        <w:sz w:val="13"/>
        <w:szCs w:val="13"/>
      </w:rPr>
      <w:t xml:space="preserve">Whitfield Carter LLP is a limited liability partnership registered in England and Wales (OC417362). Authorised and regulated by the Solicitors Regulation Authority. Confidential and may be legally privileged.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567" w:hanging="567"/>
      </w:pPr>
    </w:lvl>
    <w:lvl w:ilvl="1" w15:tentative="1">
      <w:start w:val="1"/>
      <w:numFmt w:val="decimal"/>
      <w:lvlText w:val="%1.%2"/>
      <w:lvlJc w:val="left"/>
      <w:pPr>
        <w:ind w:left="1134" w:hanging="567"/>
      </w:pPr>
    </w:lvl>
    <w:lvl w:ilvl="2" w15:tentative="1">
      <w:start w:val="1"/>
      <w:numFmt w:val="lowerLetter"/>
      <w:lvlText w:val="(%3)"/>
      <w:lvlJc w:val="left"/>
      <w:pPr>
        <w:ind w:left="1701" w:hanging="567"/>
      </w:pPr>
    </w:lvl>
    <w:lvl w:ilvl="3" w15:tentative="1">
      <w:start w:val="1"/>
      <w:numFmt w:val="lowerRoman"/>
      <w:lvlText w:val="(%4)"/>
      <w:lvlJc w:val="left"/>
      <w:pPr>
        <w:ind w:left="2268" w:hanging="567"/>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2"/>
      <w:szCs w:val="22"/>
    </w:rPr>
  </w:style>
  <w:style w:type="paragraph" w:styleId="Title">
    <w:name w:val="Title"/>
    <w:basedOn w:val="Normal"/>
    <w:next w:val="Normal"/>
    <w:pPr>
      <w:spacing w:after="240" w:before="0"/>
      <w:jc w:val="center"/>
    </w:pPr>
    <w:rPr>
      <w:rFonts w:ascii="Calibri" w:cs="Calibri" w:eastAsia="Calibri" w:hAnsi="Calibri"/>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2026-06-28T00:18:10.693Z</dcterms:created>
  <dcterms:modified xsi:type="dcterms:W3CDTF">2026-06-28T00:18:10.693Z</dcterms:modified>
</cp:coreProperties>
</file>

<file path=docProps/custom.xml><?xml version="1.0" encoding="utf-8"?>
<Properties xmlns="http://schemas.openxmlformats.org/officeDocument/2006/custom-properties" xmlns:vt="http://schemas.openxmlformats.org/officeDocument/2006/docPropsVTypes"/>
</file>