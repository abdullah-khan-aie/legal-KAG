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sz w:val="20"/>
          <w:szCs w:val="20"/>
        </w:rPr>
        <w:t xml:space="preserve">DATED [          ] 2025</w:t>
      </w:r>
    </w:p>
    <w:p>
      <w:pPr>
        <w:spacing w:after="40" w:before="200"/>
        <w:jc w:val="center"/>
      </w:pPr>
      <w:r>
        <w:rPr>
          <w:b/>
          <w:bCs/>
          <w:sz w:val="22"/>
          <w:szCs w:val="22"/>
        </w:rPr>
        <w:t xml:space="preserve">GEOFFREY STRADBROOK and OTHERS</w:t>
      </w:r>
    </w:p>
    <w:p>
      <w:pPr>
        <w:spacing w:after="20"/>
        <w:jc w:val="center"/>
      </w:pPr>
      <w:r>
        <w:rPr>
          <w:sz w:val="18"/>
          <w:szCs w:val="18"/>
        </w:rPr>
        <w:t xml:space="preserve">(as Sellers)</w:t>
      </w:r>
    </w:p>
    <w:p>
      <w:pPr>
        <w:spacing w:after="20"/>
        <w:jc w:val="center"/>
      </w:pPr>
      <w:r>
        <w:rPr>
          <w:sz w:val="18"/>
          <w:szCs w:val="18"/>
        </w:rPr>
        <w:t xml:space="preserve">– and –</w:t>
      </w:r>
    </w:p>
    <w:p>
      <w:pPr>
        <w:spacing w:after="20"/>
        <w:jc w:val="center"/>
      </w:pPr>
      <w:r>
        <w:rPr>
          <w:b/>
          <w:bCs/>
          <w:sz w:val="22"/>
          <w:szCs w:val="22"/>
        </w:rPr>
        <w:t xml:space="preserve">CRESTVIEW IRONVALE BIDCO LIMITED</w:t>
      </w:r>
    </w:p>
    <w:p>
      <w:pPr>
        <w:spacing w:after="240"/>
        <w:jc w:val="center"/>
      </w:pPr>
      <w:r>
        <w:rPr>
          <w:sz w:val="18"/>
          <w:szCs w:val="18"/>
        </w:rPr>
        <w:t xml:space="preserve">(as Buyer)</w:t>
      </w:r>
    </w:p>
    <w:p>
      <w:pPr>
        <w:spacing w:after="40" w:before="200"/>
        <w:jc w:val="center"/>
      </w:pPr>
      <w:r>
        <w:rPr>
          <w:b/>
          <w:bCs/>
          <w:sz w:val="30"/>
          <w:szCs w:val="30"/>
        </w:rPr>
        <w:t xml:space="preserve">SHARE PURCHASE AGREEMENT</w:t>
      </w:r>
    </w:p>
    <w:p>
      <w:pPr>
        <w:spacing w:after="40"/>
        <w:jc w:val="center"/>
      </w:pPr>
      <w:r>
        <w:rPr>
          <w:sz w:val="18"/>
          <w:szCs w:val="18"/>
        </w:rPr>
        <w:t xml:space="preserve">relating to the entire issued share capital of</w:t>
      </w:r>
    </w:p>
    <w:p>
      <w:pPr>
        <w:spacing w:after="300"/>
        <w:jc w:val="center"/>
      </w:pPr>
      <w:r>
        <w:rPr>
          <w:b/>
          <w:bCs/>
          <w:sz w:val="22"/>
          <w:szCs w:val="22"/>
        </w:rPr>
        <w:t xml:space="preserve">STRADBROOK THERMAL LIMITED</w:t>
      </w:r>
    </w:p>
    <w:p>
      <w:pPr>
        <w:spacing w:after="0" w:before="300"/>
        <w:jc w:val="center"/>
      </w:pPr>
      <w:r>
        <w:rPr>
          <w:b/>
          <w:bCs/>
          <w:color w:val="1F3864"/>
          <w:sz w:val="20"/>
          <w:szCs w:val="20"/>
        </w:rPr>
        <w:t xml:space="preserve">Whitfield Carter LLP</w:t>
      </w:r>
    </w:p>
    <w:p>
      <w:pPr>
        <w:spacing w:after="20"/>
        <w:jc w:val="center"/>
      </w:pPr>
      <w:r>
        <w:rPr>
          <w:color w:val="555555"/>
          <w:sz w:val="16"/>
          <w:szCs w:val="16"/>
        </w:rPr>
        <w:t xml:space="preserve">22 Bishopsgate, London EC2N 4BQ</w:t>
      </w:r>
    </w:p>
    <w:p>
      <w:r>
        <w:br w:type="page"/>
      </w:r>
    </w:p>
    <w:p>
      <w:pPr>
        <w:pStyle w:val="Heading1"/>
      </w:pPr>
      <w:r>
        <w:t xml:space="preserve">THIS AGREEMENT is made BETWEEN:</w:t>
      </w:r>
    </w:p>
    <w:p>
      <w:pPr>
        <w:pStyle w:val="ListParagraph"/>
        <w:numPr>
          <w:ilvl w:val="0"/>
          <w:numId w:val="2"/>
        </w:numPr>
        <w:spacing w:after="90"/>
      </w:pPr>
      <w:r>
        <w:t xml:space="preserve">Geoffrey Stradbrook of The Old Mill House, Brixworth, Northampton NN6 9DL and Helen Stradbrook of the same address (together the "Founder Sellers"); and</w:t>
      </w:r>
    </w:p>
    <w:p>
      <w:pPr>
        <w:pStyle w:val="ListParagraph"/>
        <w:numPr>
          <w:ilvl w:val="0"/>
          <w:numId w:val="2"/>
        </w:numPr>
        <w:spacing w:after="90"/>
      </w:pPr>
      <w:r>
        <w:t xml:space="preserve">Camberwell Growth Capital LLP (registered number OC392184) whose registered office is at 14 St Andrew Street, London EC4A 3AB (the "Investor Seller", and together with the Founder Sellers, the "Sellers"); and</w:t>
      </w:r>
    </w:p>
    <w:p>
      <w:pPr>
        <w:pStyle w:val="ListParagraph"/>
        <w:numPr>
          <w:ilvl w:val="0"/>
          <w:numId w:val="2"/>
        </w:numPr>
        <w:spacing w:after="90"/>
      </w:pPr>
      <w:r>
        <w:t xml:space="preserve">Crestview Ironvale Bidco Limited (registered number 15428860) whose registered office is at 8 Devonshire Square, London EC2M 4PL (the "Buyer").</w:t>
      </w:r>
    </w:p>
    <w:p>
      <w:pPr>
        <w:pStyle w:val="Heading2"/>
      </w:pPr>
      <w:r>
        <w:t xml:space="preserve">RECITALS</w:t>
      </w:r>
    </w:p>
    <w:p>
      <w:pPr>
        <w:spacing w:after="100"/>
      </w:pPr>
      <w:r>
        <w:t xml:space="preserve">(A)  Stradbrook Thermal Limited (the "Company") is a private company limited by shares, particulars of which are set out in Schedule 1.</w:t>
      </w:r>
    </w:p>
    <w:p>
      <w:pPr>
        <w:spacing w:after="100"/>
      </w:pPr>
      <w:r>
        <w:t xml:space="preserve">(B)  The Sellers are the legal and beneficial owners of, or are entitled to procure the transfer of, the entire issued share capital of the Company in the proportions set out in Schedule 2.</w:t>
      </w:r>
    </w:p>
    <w:p>
      <w:pPr>
        <w:spacing w:after="100"/>
      </w:pPr>
      <w:r>
        <w:t xml:space="preserve">(C)  The Sellers have agreed to sell and the Buyer has agreed to purchase the Shares on and subject to the terms of this Agreement.</w:t>
      </w:r>
    </w:p>
    <w:p>
      <w:pPr>
        <w:spacing w:after="100"/>
      </w:pPr>
      <w:r>
        <w:rPr>
          <w:b/>
          <w:bCs/>
        </w:rPr>
        <w:t xml:space="preserve">IT IS AGREED as follows:</w:t>
      </w:r>
    </w:p>
    <w:p>
      <w:pPr>
        <w:pStyle w:val="Heading1"/>
      </w:pPr>
      <w:r>
        <w:t xml:space="preserve">OPERATIVE PROVISIONS</w:t>
      </w:r>
    </w:p>
    <w:p>
      <w:pPr>
        <w:pStyle w:val="ListParagraph"/>
        <w:numPr>
          <w:ilvl w:val="0"/>
          <w:numId w:val="2"/>
        </w:numPr>
        <w:spacing w:after="90"/>
      </w:pPr>
      <w:r>
        <w:t xml:space="preserve">Definitions and interpretation</w:t>
      </w:r>
    </w:p>
    <w:p>
      <w:pPr>
        <w:pStyle w:val="ListParagraph"/>
        <w:numPr>
          <w:ilvl w:val="1"/>
          <w:numId w:val="2"/>
        </w:numPr>
        <w:spacing w:after="90"/>
      </w:pPr>
      <w:r>
        <w:t xml:space="preserve">In this Agreement, unless the context otherwise requires, the following definitions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tcPr>
          <w:p>
            <w:r>
              <w:rPr>
                <w:b/>
                <w:bCs/>
                <w:color w:val="FFFFFF"/>
                <w:sz w:val="17"/>
                <w:szCs w:val="17"/>
              </w:rPr>
              <w:t xml:space="preserve">Term</w:t>
            </w:r>
          </w:p>
        </w:tc>
        <w:tc>
          <w:tcPr>
            <w:tcW w:type="dxa" w:w="696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tcPr>
          <w:p>
            <w:r>
              <w:rPr>
                <w:b/>
                <w:bCs/>
                <w:color w:val="FFFFFF"/>
                <w:sz w:val="17"/>
                <w:szCs w:val="17"/>
              </w:rPr>
              <w:t xml:space="preserve">Meaning</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"Accounts"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the audited financial statements of the Company for the financial year ended 31 December 2024.</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"Business Day"</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a day (other than a Saturday, Sunday or public holiday) on which clearing banks are open for business in London.</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"Completion"</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completion of the sale and purchase of the Shares under clause 6.</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"Completion Accounts"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the accounts to be prepared in accordance with Schedule 6 to determine the Net Debt and Working Capital at the Completion Date.</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"Consideration"</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the consideration for the Shares determined under clause 3.</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"Data Room"</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the electronic data room maintained by the Sellers, an index of which is at Schedule 8.</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"Disclosure Letter"</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the letter of even date from the Sellers to the Buyer making disclosures against the Warranties.</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"Escrow Account"</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the joint escrow account to be established under the Escrow Agreement.</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"Escrow Amount"</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£2,000,000.</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"Estimated Net Debt"</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£1,300,000, being the Sellers' good-faith estimate of Net Debt at the Completion Date.</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"Management Accounts"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the unaudited monthly management accounts of the Company for the period from 1 January 2025 to 31 July 2025.</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"Net Debt"</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the aggregate of the Company's borrowings and debt-like items less cash and cash equivalents, determined in accordance with Schedule 6.</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"Shares"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the 1,000,000 ordinary shares of £1.00 each in the capital of the Company, comprising the entire issued share capital.</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"Tax Covenant"</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the covenant set out in Schedule 5.</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"Target Working Capital"</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£3,600,000.</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"Warranties"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the warranties given by the Sellers in clause 8 and set out in Schedule 4.</w:t>
            </w:r>
          </w:p>
        </w:tc>
      </w:tr>
    </w:tbl>
    <w:p>
      <w:pPr>
        <w:pStyle w:val="ListParagraph"/>
        <w:numPr>
          <w:ilvl w:val="1"/>
          <w:numId w:val="2"/>
        </w:numPr>
        <w:spacing w:after="90"/>
      </w:pPr>
      <w:r>
        <w:t xml:space="preserve">Clause, schedule and paragraph headings do not affect interpretation. References to a statute include subordinate legislation made under it and any modification or re-enactment of it in force from time to time.</w:t>
      </w:r>
    </w:p>
    <w:p>
      <w:pPr>
        <w:pStyle w:val="ListParagraph"/>
        <w:numPr>
          <w:ilvl w:val="1"/>
          <w:numId w:val="2"/>
        </w:numPr>
        <w:spacing w:after="90"/>
      </w:pPr>
      <w:r>
        <w:t xml:space="preserve">Words denoting the singular include the plural and vice versa; words denoting any gender include each gender; and references to persons include bodies corporate, unincorporated associations and partnerships.</w:t>
      </w:r>
    </w:p>
    <w:p>
      <w:pPr>
        <w:pStyle w:val="ListParagraph"/>
        <w:numPr>
          <w:ilvl w:val="1"/>
          <w:numId w:val="2"/>
        </w:numPr>
        <w:spacing w:after="90"/>
      </w:pPr>
      <w:r>
        <w:t xml:space="preserve">Where any Warranty is qualified by the expression "so far as the Sellers are aware", it is deemed to refer to the actual knowledge of the Founder Sellers, having made due and careful enquiry of the Company's senior management.</w:t>
      </w:r>
    </w:p>
    <w:p>
      <w:pPr>
        <w:pStyle w:val="ListParagraph"/>
        <w:numPr>
          <w:ilvl w:val="0"/>
          <w:numId w:val="2"/>
        </w:numPr>
        <w:spacing w:after="90"/>
      </w:pPr>
      <w:r>
        <w:t xml:space="preserve">Sale and purchase of the Shares</w:t>
      </w:r>
    </w:p>
    <w:p>
      <w:pPr>
        <w:pStyle w:val="ListParagraph"/>
        <w:numPr>
          <w:ilvl w:val="1"/>
          <w:numId w:val="2"/>
        </w:numPr>
        <w:spacing w:after="90"/>
      </w:pPr>
      <w:r>
        <w:t xml:space="preserve">On and subject to the terms of this Agreement, the Sellers shall sell with full title guarantee, and the Buyer shall purchase, the Shares free from all Encumbrances and together with all rights attaching to them at Completion, including the right to receive all dividends and distributions declared or paid on or after the Completion Date.</w:t>
      </w:r>
    </w:p>
    <w:p>
      <w:pPr>
        <w:pStyle w:val="ListParagraph"/>
        <w:numPr>
          <w:ilvl w:val="1"/>
          <w:numId w:val="2"/>
        </w:numPr>
        <w:spacing w:after="90"/>
      </w:pPr>
      <w:r>
        <w:t xml:space="preserve">Each Seller severally waives, and shall procure the waiver of, all rights of pre-emption and other restrictions on transfer conferred on it in respect of the Shares under the articles of association of the Company or otherwise.</w:t>
      </w:r>
    </w:p>
    <w:p>
      <w:pPr>
        <w:pStyle w:val="ListParagraph"/>
        <w:numPr>
          <w:ilvl w:val="1"/>
          <w:numId w:val="2"/>
        </w:numPr>
        <w:spacing w:after="90"/>
      </w:pPr>
      <w:r>
        <w:t xml:space="preserve">The Buyer is not obliged to complete the purchase of any of the Shares unless the purchase of all the Shares is completed simultaneously.</w:t>
      </w:r>
    </w:p>
    <w:p>
      <w:pPr>
        <w:pStyle w:val="ListParagraph"/>
        <w:numPr>
          <w:ilvl w:val="0"/>
          <w:numId w:val="2"/>
        </w:numPr>
        <w:spacing w:after="90"/>
      </w:pPr>
      <w:r>
        <w:t xml:space="preserve">Consideration</w:t>
      </w:r>
    </w:p>
    <w:p>
      <w:pPr>
        <w:pStyle w:val="ListParagraph"/>
        <w:numPr>
          <w:ilvl w:val="1"/>
          <w:numId w:val="2"/>
        </w:numPr>
        <w:spacing w:after="90"/>
      </w:pPr>
      <w:r>
        <w:t xml:space="preserve">The total consideration for the Shares shall be an amount equal to £42,500,000 (the agreed enterprise value), as adjusted for Net Debt and Working Capital in accordance with this clause 3 and Schedule 6 (the "Consideration").</w:t>
      </w:r>
    </w:p>
    <w:p>
      <w:pPr>
        <w:pStyle w:val="ListParagraph"/>
        <w:numPr>
          <w:ilvl w:val="1"/>
          <w:numId w:val="2"/>
        </w:numPr>
        <w:spacing w:after="90"/>
      </w:pPr>
      <w:r>
        <w:t xml:space="preserve">At Completion the Buyer shall pay the "Initial Consideration", being £41,200,000 (the enterprise value less Estimated Net Debt of £1,300,000), less the Escrow Amount of £2,000,000 which shall be paid into the Escrow Account, such that the cash sum payable to the Sellers at Completion is £39,200,000.</w:t>
      </w:r>
    </w:p>
    <w:p>
      <w:pPr>
        <w:pStyle w:val="ListParagraph"/>
        <w:numPr>
          <w:ilvl w:val="1"/>
          <w:numId w:val="2"/>
        </w:numPr>
        <w:spacing w:after="90"/>
      </w:pPr>
      <w:r>
        <w:t xml:space="preserve">Following Completion the Consideration shall be adjusted by reference to the Completion Accounts:</w:t>
      </w:r>
    </w:p>
    <w:p>
      <w:pPr>
        <w:pStyle w:val="ListParagraph"/>
        <w:numPr>
          <w:ilvl w:val="2"/>
          <w:numId w:val="2"/>
        </w:numPr>
        <w:spacing w:after="90"/>
      </w:pPr>
      <w:r>
        <w:t xml:space="preserve">if Net Debt is greater than Estimated Net Debt, the Consideration shall be reduced (and the excess repaid by the Sellers) and if less, increased, pound-for-pound; and</w:t>
      </w:r>
    </w:p>
    <w:p>
      <w:pPr>
        <w:pStyle w:val="ListParagraph"/>
        <w:numPr>
          <w:ilvl w:val="2"/>
          <w:numId w:val="2"/>
        </w:numPr>
        <w:spacing w:after="90"/>
      </w:pPr>
      <w:r>
        <w:t xml:space="preserve">if Working Capital is less than the Target Working Capital, the Consideration shall be reduced (and the shortfall repaid by the Sellers) and if greater, increased, pound-for-pound,</w:t>
      </w:r>
    </w:p>
    <w:p>
      <w:pPr>
        <w:pStyle w:val="ListParagraph"/>
        <w:numPr>
          <w:ilvl w:val="2"/>
          <w:numId w:val="2"/>
        </w:numPr>
        <w:spacing w:after="90"/>
      </w:pPr>
      <w:r>
        <w:t xml:space="preserve">with any net adjusting payment being made within ten Business Days of the Completion Accounts becoming final and binding.</w:t>
      </w:r>
    </w:p>
    <w:p>
      <w:pPr>
        <w:pStyle w:val="ListParagraph"/>
        <w:numPr>
          <w:ilvl w:val="1"/>
          <w:numId w:val="2"/>
        </w:numPr>
        <w:spacing w:after="90"/>
      </w:pPr>
      <w:r>
        <w:t xml:space="preserve">The Consideration shall be apportioned among the Sellers in the proportions set out in Schedule 2. Each payment made to the Sellers under this Agreement shall, so far as possible, be treated as a reduction in the Consideration.</w:t>
      </w:r>
    </w:p>
    <w:p>
      <w:pPr>
        <w:pStyle w:val="ListParagraph"/>
        <w:numPr>
          <w:ilvl w:val="1"/>
          <w:numId w:val="2"/>
        </w:numPr>
        <w:spacing w:after="90"/>
      </w:pPr>
      <w:r>
        <w:t xml:space="preserve">The Escrow Amount shall be held and released in accordance with the Escrow Agreement and shall be available to satisfy any Relevant Claim agreed or determined within 18 months of Completion; the balance (if any) shall be released to the Sellers on the expiry of that period.</w:t>
      </w:r>
    </w:p>
    <w:p>
      <w:pPr>
        <w:pStyle w:val="ListParagraph"/>
        <w:numPr>
          <w:ilvl w:val="0"/>
          <w:numId w:val="2"/>
        </w:numPr>
        <w:spacing w:after="90"/>
      </w:pPr>
      <w:r>
        <w:t xml:space="preserve">Conditions</w:t>
      </w:r>
    </w:p>
    <w:p>
      <w:pPr>
        <w:pStyle w:val="ListParagraph"/>
        <w:numPr>
          <w:ilvl w:val="1"/>
          <w:numId w:val="2"/>
        </w:numPr>
        <w:spacing w:after="90"/>
      </w:pPr>
      <w:r>
        <w:t xml:space="preserve">Completion is conditional on each of the following being satisfied (or waived by the Buyer) on or before the Long Stop Date:</w:t>
      </w:r>
    </w:p>
    <w:p>
      <w:pPr>
        <w:pStyle w:val="ListParagraph"/>
        <w:numPr>
          <w:ilvl w:val="2"/>
          <w:numId w:val="2"/>
        </w:numPr>
        <w:spacing w:after="90"/>
      </w:pPr>
      <w:r>
        <w:t xml:space="preserve">the warranty &amp; indemnity insurance policy described in clause 9 having been entered into and being in full force and effect;</w:t>
      </w:r>
    </w:p>
    <w:p>
      <w:pPr>
        <w:pStyle w:val="ListParagraph"/>
        <w:numPr>
          <w:ilvl w:val="2"/>
          <w:numId w:val="2"/>
        </w:numPr>
        <w:spacing w:after="90"/>
      </w:pPr>
      <w:r>
        <w:t xml:space="preserve">no Material Adverse Change having occurred between the date of this Agreement and Completion; and</w:t>
      </w:r>
    </w:p>
    <w:p>
      <w:pPr>
        <w:pStyle w:val="ListParagraph"/>
        <w:numPr>
          <w:ilvl w:val="2"/>
          <w:numId w:val="2"/>
        </w:numPr>
        <w:spacing w:after="90"/>
      </w:pPr>
      <w:r>
        <w:t xml:space="preserve">the Warranties remaining true and accurate in all material respects as at Completion.</w:t>
      </w:r>
    </w:p>
    <w:p>
      <w:pPr>
        <w:pStyle w:val="ListParagraph"/>
        <w:numPr>
          <w:ilvl w:val="1"/>
          <w:numId w:val="2"/>
        </w:numPr>
        <w:spacing w:after="90"/>
      </w:pPr>
      <w:r>
        <w:t xml:space="preserve">The "Long Stop Date" is 31 December 2025 or such later date as the parties may agree in writing. If any Condition has not been satisfied or waived by the Long Stop Date, either party may terminate this Agreement (other than the Surviving Provisions) by notice in writing, without liability save in respect of prior breach.</w:t>
      </w:r>
    </w:p>
    <w:p>
      <w:pPr>
        <w:pStyle w:val="ListParagraph"/>
        <w:numPr>
          <w:ilvl w:val="0"/>
          <w:numId w:val="2"/>
        </w:numPr>
        <w:spacing w:after="90"/>
      </w:pPr>
      <w:r>
        <w:t xml:space="preserve">Conduct of business before Completion</w:t>
      </w:r>
    </w:p>
    <w:p>
      <w:pPr>
        <w:pStyle w:val="ListParagraph"/>
        <w:numPr>
          <w:ilvl w:val="1"/>
          <w:numId w:val="2"/>
        </w:numPr>
        <w:spacing w:after="90"/>
      </w:pPr>
      <w:r>
        <w:t xml:space="preserve">Between the date of this Agreement and Completion, the Sellers shall procure that the Company carries on its business in the ordinary course consistent with past practice and shall not, without the Buyer's prior written consent (not to be unreasonably withheld or delayed):</w:t>
      </w:r>
    </w:p>
    <w:p>
      <w:pPr>
        <w:pStyle w:val="ListParagraph"/>
        <w:numPr>
          <w:ilvl w:val="2"/>
          <w:numId w:val="2"/>
        </w:numPr>
        <w:spacing w:after="90"/>
      </w:pPr>
      <w:r>
        <w:t xml:space="preserve">declare, make or pay any dividend or other distribution;</w:t>
      </w:r>
    </w:p>
    <w:p>
      <w:pPr>
        <w:pStyle w:val="ListParagraph"/>
        <w:numPr>
          <w:ilvl w:val="2"/>
          <w:numId w:val="2"/>
        </w:numPr>
        <w:spacing w:after="90"/>
      </w:pPr>
      <w:r>
        <w:t xml:space="preserve">create, allot or issue any share or loan capital, or grant any option over the same;</w:t>
      </w:r>
    </w:p>
    <w:p>
      <w:pPr>
        <w:pStyle w:val="ListParagraph"/>
        <w:numPr>
          <w:ilvl w:val="2"/>
          <w:numId w:val="2"/>
        </w:numPr>
        <w:spacing w:after="90"/>
      </w:pPr>
      <w:r>
        <w:t xml:space="preserve">dispose of or agree to dispose of any material asset other than trading stock in the ordinary course;</w:t>
      </w:r>
    </w:p>
    <w:p>
      <w:pPr>
        <w:pStyle w:val="ListParagraph"/>
        <w:numPr>
          <w:ilvl w:val="2"/>
          <w:numId w:val="2"/>
        </w:numPr>
        <w:spacing w:after="90"/>
      </w:pPr>
      <w:r>
        <w:t xml:space="preserve">enter into any contract or commitment of a long-term or unusual nature or involving expenditure exceeding £100,000;</w:t>
      </w:r>
    </w:p>
    <w:p>
      <w:pPr>
        <w:pStyle w:val="ListParagraph"/>
        <w:numPr>
          <w:ilvl w:val="2"/>
          <w:numId w:val="2"/>
        </w:numPr>
        <w:spacing w:after="90"/>
      </w:pPr>
      <w:r>
        <w:t xml:space="preserve">incur any borrowings other than under existing facilities, or grant any guarantee or indemnity; or</w:t>
      </w:r>
    </w:p>
    <w:p>
      <w:pPr>
        <w:pStyle w:val="ListParagraph"/>
        <w:numPr>
          <w:ilvl w:val="2"/>
          <w:numId w:val="2"/>
        </w:numPr>
        <w:spacing w:after="90"/>
      </w:pPr>
      <w:r>
        <w:t xml:space="preserve">make any material change to the terms of employment of, or dismiss (other than for cause), any senior employee.</w:t>
      </w:r>
    </w:p>
    <w:p>
      <w:pPr>
        <w:pStyle w:val="ListParagraph"/>
        <w:numPr>
          <w:ilvl w:val="0"/>
          <w:numId w:val="2"/>
        </w:numPr>
        <w:spacing w:after="90"/>
      </w:pPr>
      <w:r>
        <w:t xml:space="preserve">Completion</w:t>
      </w:r>
    </w:p>
    <w:p>
      <w:pPr>
        <w:pStyle w:val="ListParagraph"/>
        <w:numPr>
          <w:ilvl w:val="1"/>
          <w:numId w:val="2"/>
        </w:numPr>
        <w:spacing w:after="90"/>
      </w:pPr>
      <w:r>
        <w:t xml:space="preserve">Completion shall take place at the offices of Whitfield Carter LLP (or remotely by exchange of documents) on the date falling two Business Days after satisfaction or waiver of the Conditions, currently anticipated to be 12 December 2025 (the "Completion Date").</w:t>
      </w:r>
    </w:p>
    <w:p>
      <w:pPr>
        <w:pStyle w:val="ListParagraph"/>
        <w:numPr>
          <w:ilvl w:val="1"/>
          <w:numId w:val="2"/>
        </w:numPr>
        <w:spacing w:after="90"/>
      </w:pPr>
      <w:r>
        <w:t xml:space="preserve">At Completion the Sellers shall do those things set out in Part 1 of Schedule 3 (including delivering duly executed transfers of the Shares, the share certificates, board minutes appointing the Buyer's nominees as directors, and the resignations of the resigning directors and secretary).</w:t>
      </w:r>
    </w:p>
    <w:p>
      <w:pPr>
        <w:pStyle w:val="ListParagraph"/>
        <w:numPr>
          <w:ilvl w:val="1"/>
          <w:numId w:val="2"/>
        </w:numPr>
        <w:spacing w:after="90"/>
      </w:pPr>
      <w:r>
        <w:t xml:space="preserve">At Completion the Buyer shall (a) pay the cash sum of £39,200,000 to the Sellers' Solicitors by electronic transfer to the client account notified in writing, and (b) pay the Escrow Amount into the Escrow Account.</w:t>
      </w:r>
    </w:p>
    <w:p>
      <w:pPr>
        <w:pStyle w:val="ListParagraph"/>
        <w:numPr>
          <w:ilvl w:val="1"/>
          <w:numId w:val="2"/>
        </w:numPr>
        <w:spacing w:after="90"/>
      </w:pPr>
      <w:r>
        <w:t xml:space="preserve">Payment in accordance with clause 6.3 constitutes a good and valid discharge of the Buyer's obligation to pay the relevant amount, and the Buyer is not concerned to see the application of those monies as between the Sellers.</w:t>
      </w:r>
    </w:p>
    <w:p>
      <w:pPr>
        <w:pStyle w:val="ListParagraph"/>
        <w:numPr>
          <w:ilvl w:val="0"/>
          <w:numId w:val="2"/>
        </w:numPr>
        <w:spacing w:after="90"/>
      </w:pPr>
      <w:r>
        <w:t xml:space="preserve">Completion Accounts</w:t>
      </w:r>
    </w:p>
    <w:p>
      <w:pPr>
        <w:pStyle w:val="ListParagraph"/>
        <w:numPr>
          <w:ilvl w:val="1"/>
          <w:numId w:val="2"/>
        </w:numPr>
        <w:spacing w:after="90"/>
      </w:pPr>
      <w:r>
        <w:t xml:space="preserve">The Completion Accounts shall be prepared, and Net Debt and Working Capital determined, in accordance with Schedule 6. The Buyer shall procure that draft Completion Accounts are delivered to the Sellers within 45 Business Days of Completion, following which the dispute-resolution and expert-determination procedure in Schedule 6 shall apply.</w:t>
      </w:r>
    </w:p>
    <w:p>
      <w:pPr>
        <w:pStyle w:val="ListParagraph"/>
        <w:numPr>
          <w:ilvl w:val="0"/>
          <w:numId w:val="2"/>
        </w:numPr>
        <w:spacing w:after="90"/>
      </w:pPr>
      <w:r>
        <w:t xml:space="preserve">Warranties</w:t>
      </w:r>
    </w:p>
    <w:p>
      <w:pPr>
        <w:pStyle w:val="ListParagraph"/>
        <w:numPr>
          <w:ilvl w:val="1"/>
          <w:numId w:val="2"/>
        </w:numPr>
        <w:spacing w:after="90"/>
      </w:pPr>
      <w:r>
        <w:t xml:space="preserve">The Sellers warrant to the Buyer in the terms of the Warranties set out in Schedule 4 as at the date of this Agreement and (save for those Warranties expressed to be given only at a particular date) immediately before Completion by reference to the facts then existing.</w:t>
      </w:r>
    </w:p>
    <w:p>
      <w:pPr>
        <w:pStyle w:val="ListParagraph"/>
        <w:numPr>
          <w:ilvl w:val="1"/>
          <w:numId w:val="2"/>
        </w:numPr>
        <w:spacing w:after="90"/>
      </w:pPr>
      <w:r>
        <w:t xml:space="preserve">The Warranties are qualified by, and the Buyer is deemed to have knowledge of, the matters fairly disclosed in the Disclosure Letter. No other knowledge of the Buyer shall prevent or limit a claim for breach of Warranty.</w:t>
      </w:r>
    </w:p>
    <w:p>
      <w:pPr>
        <w:pStyle w:val="ListParagraph"/>
        <w:numPr>
          <w:ilvl w:val="1"/>
          <w:numId w:val="2"/>
        </w:numPr>
        <w:spacing w:after="90"/>
      </w:pPr>
      <w:r>
        <w:t xml:space="preserve">Each Warranty is a separate and independent statement and (save as expressly provided) is not limited by reference to any other Warranty or anything in this Agreement.</w:t>
      </w:r>
    </w:p>
    <w:p>
      <w:pPr>
        <w:pStyle w:val="ListParagraph"/>
        <w:numPr>
          <w:ilvl w:val="1"/>
          <w:numId w:val="2"/>
        </w:numPr>
        <w:spacing w:after="90"/>
      </w:pPr>
      <w:r>
        <w:t xml:space="preserve">The liability of the Sellers in respect of the Warranties is limited as set out in Schedule 7 (Limitations on Liability).</w:t>
      </w:r>
    </w:p>
    <w:p>
      <w:pPr>
        <w:pStyle w:val="ListParagraph"/>
        <w:numPr>
          <w:ilvl w:val="1"/>
          <w:numId w:val="2"/>
        </w:numPr>
        <w:spacing w:after="90"/>
      </w:pPr>
      <w:r>
        <w:t xml:space="preserve">Each Founder Seller's liability for the Warranties is several and not joint, and is limited in aggregate to the portion of the Consideration actually received by that Founder Seller. The Investor Seller gives only the Fundamental Warranties (title and capacity) in respect of its own Shares.</w:t>
      </w:r>
    </w:p>
    <w:p>
      <w:pPr>
        <w:pStyle w:val="ListParagraph"/>
        <w:numPr>
          <w:ilvl w:val="0"/>
          <w:numId w:val="2"/>
        </w:numPr>
        <w:spacing w:after="90"/>
      </w:pPr>
      <w:r>
        <w:t xml:space="preserve">Warranty &amp; indemnity insurance</w:t>
      </w:r>
    </w:p>
    <w:p>
      <w:pPr>
        <w:pStyle w:val="ListParagraph"/>
        <w:numPr>
          <w:ilvl w:val="1"/>
          <w:numId w:val="2"/>
        </w:numPr>
        <w:spacing w:after="90"/>
      </w:pPr>
      <w:r>
        <w:t xml:space="preserve">The Buyer has arranged a buy-side warranty &amp; indemnity insurance policy with Aldgate Specialty (Underwriting) Ltd. Save in respect of the Fundamental Warranties and in the case of fraud, the Buyer's recourse for breach of Warranty shall be limited to recovery under that policy, and the aggregate liability of the Founder Sellers for all non-fundamental Warranty claims shall not exceed £1 (one pound).</w:t>
      </w:r>
    </w:p>
    <w:p>
      <w:pPr>
        <w:pStyle w:val="ListParagraph"/>
        <w:numPr>
          <w:ilvl w:val="0"/>
          <w:numId w:val="2"/>
        </w:numPr>
        <w:spacing w:after="90"/>
      </w:pPr>
      <w:r>
        <w:t xml:space="preserve">Tax</w:t>
      </w:r>
    </w:p>
    <w:p>
      <w:pPr>
        <w:pStyle w:val="ListParagraph"/>
        <w:numPr>
          <w:ilvl w:val="1"/>
          <w:numId w:val="2"/>
        </w:numPr>
        <w:spacing w:after="90"/>
      </w:pPr>
      <w:r>
        <w:t xml:space="preserve">The Sellers covenant with the Buyer in the terms of the Tax Covenant set out in Schedule 5.</w:t>
      </w:r>
    </w:p>
    <w:p>
      <w:pPr>
        <w:pStyle w:val="ListParagraph"/>
        <w:numPr>
          <w:ilvl w:val="0"/>
          <w:numId w:val="2"/>
        </w:numPr>
        <w:spacing w:after="90"/>
      </w:pPr>
      <w:r>
        <w:t xml:space="preserve">Restrictive covenants</w:t>
      </w:r>
    </w:p>
    <w:p>
      <w:pPr>
        <w:pStyle w:val="ListParagraph"/>
        <w:numPr>
          <w:ilvl w:val="1"/>
          <w:numId w:val="2"/>
        </w:numPr>
        <w:spacing w:after="90"/>
      </w:pPr>
      <w:r>
        <w:t xml:space="preserve">Each Founder Seller undertakes that it shall not, for a period of </w:t>
      </w:r>
      <w:del w:id="101" w:author="R. Hargrove (Hargrove &amp; Associates)" w:date="2025-10-24T11:05:00Z">
        <w:r>
          <w:delText xml:space="preserve">three</w:delText>
        </w:r>
      </w:del>
      <w:ins w:id="102" w:author="R. Hargrove (Hargrove &amp; Associates)" w:date="2025-10-24T11:05:00Z">
        <w:r>
          <w:t xml:space="preserve">two</w:t>
        </w:r>
      </w:ins>
      <w:r>
        <w:t xml:space="preserve"> years from Completion, directly or indirectly:</w:t>
      </w:r>
    </w:p>
    <w:p>
      <w:pPr>
        <w:pStyle w:val="ListParagraph"/>
        <w:numPr>
          <w:ilvl w:val="2"/>
          <w:numId w:val="2"/>
        </w:numPr>
        <w:spacing w:after="90"/>
      </w:pPr>
      <w:r>
        <w:t xml:space="preserve">carry on or be engaged in any business competing with the business of the Company as carried on at Completion within the United Kingdom;</w:t>
      </w:r>
    </w:p>
    <w:p>
      <w:pPr>
        <w:pStyle w:val="ListParagraph"/>
        <w:numPr>
          <w:ilvl w:val="2"/>
          <w:numId w:val="2"/>
        </w:numPr>
        <w:spacing w:after="90"/>
      </w:pPr>
      <w:r>
        <w:t xml:space="preserve">solicit or entice away any person who was a customer or supplier of the Company in the 12 months before Completion; or</w:t>
      </w:r>
    </w:p>
    <w:p>
      <w:pPr>
        <w:pStyle w:val="ListParagraph"/>
        <w:numPr>
          <w:ilvl w:val="2"/>
          <w:numId w:val="2"/>
        </w:numPr>
        <w:spacing w:after="90"/>
      </w:pPr>
      <w:r>
        <w:t xml:space="preserve">solicit or employ any senior employee of the Company employed at Completion.</w:t>
      </w:r>
    </w:p>
    <w:p>
      <w:pPr>
        <w:pStyle w:val="ListParagraph"/>
        <w:numPr>
          <w:ilvl w:val="1"/>
          <w:numId w:val="2"/>
        </w:numPr>
        <w:spacing w:after="90"/>
      </w:pPr>
      <w:r>
        <w:t xml:space="preserve">Each undertaking in clause 11.1 is a separate undertaking and is considered by the parties to be reasonable and necessary to protect the goodwill of the business acquired by the Buyer.</w:t>
      </w:r>
    </w:p>
    <w:p>
      <w:pPr>
        <w:pStyle w:val="ListParagraph"/>
        <w:numPr>
          <w:ilvl w:val="0"/>
          <w:numId w:val="2"/>
        </w:numPr>
        <w:spacing w:after="90"/>
      </w:pPr>
      <w:r>
        <w:t xml:space="preserve">Confidentiality and announcements</w:t>
      </w:r>
    </w:p>
    <w:p>
      <w:pPr>
        <w:pStyle w:val="ListParagraph"/>
        <w:numPr>
          <w:ilvl w:val="1"/>
          <w:numId w:val="2"/>
        </w:numPr>
        <w:spacing w:after="90"/>
      </w:pPr>
      <w:r>
        <w:t xml:space="preserve">Each party shall keep confidential the terms of this Agreement and all information relating to the other parties, save as required by law or any regulatory authority or as agreed in writing. No announcement shall be made except in a form agreed by the Buyer and the Sellers' Representative.</w:t>
      </w:r>
    </w:p>
    <w:p>
      <w:pPr>
        <w:pStyle w:val="ListParagraph"/>
        <w:numPr>
          <w:ilvl w:val="0"/>
          <w:numId w:val="2"/>
        </w:numPr>
        <w:spacing w:after="90"/>
      </w:pPr>
      <w:r>
        <w:t xml:space="preserve">General</w:t>
      </w:r>
    </w:p>
    <w:p>
      <w:pPr>
        <w:pStyle w:val="ListParagraph"/>
        <w:numPr>
          <w:ilvl w:val="1"/>
          <w:numId w:val="2"/>
        </w:numPr>
        <w:spacing w:after="90"/>
      </w:pPr>
      <w:r>
        <w:t xml:space="preserve">Notices. Any notice under this Agreement shall be in writing and delivered by hand, pre-paid first-class post or email to the address or email address of the relevant party set out in Schedule 9 (or as notified). A notice is deemed received: if delivered by hand, on delivery; if posted, at 9.00am on the second Business Day after posting; and if emailed, on transmission subject to no bounce-back.</w:t>
      </w:r>
    </w:p>
    <w:p>
      <w:pPr>
        <w:pStyle w:val="ListParagraph"/>
        <w:numPr>
          <w:ilvl w:val="1"/>
          <w:numId w:val="2"/>
        </w:numPr>
        <w:spacing w:after="90"/>
      </w:pPr>
      <w:r>
        <w:t xml:space="preserve">Entire agreement. This Agreement and the documents referred to in it constitute the entire agreement between the parties and supersede all prior agreements. Each party acknowledges that it has not relied on any statement or representation not set out in this Agreement, save that nothing limits liability for fraud.</w:t>
      </w:r>
    </w:p>
    <w:p>
      <w:pPr>
        <w:pStyle w:val="ListParagraph"/>
        <w:numPr>
          <w:ilvl w:val="1"/>
          <w:numId w:val="2"/>
        </w:numPr>
        <w:spacing w:after="90"/>
      </w:pPr>
      <w:r>
        <w:t xml:space="preserve">Assignment. No party may assign, transfer or charge any of its rights under this Agreement without the prior written consent of the others, save that the Buyer may assign the benefit of the Warranties and Tax Covenant to any member of its group or to any provider of finance by way of security.</w:t>
      </w:r>
    </w:p>
    <w:p>
      <w:pPr>
        <w:pStyle w:val="ListParagraph"/>
        <w:numPr>
          <w:ilvl w:val="1"/>
          <w:numId w:val="2"/>
        </w:numPr>
        <w:spacing w:after="90"/>
      </w:pPr>
      <w:r>
        <w:t xml:space="preserve">Further assurance. Each Seller shall, at the Buyer's cost, do and execute all such acts and documents as the Buyer may reasonably require to vest the Shares in the Buyer and give effect to this Agreement.</w:t>
      </w:r>
    </w:p>
    <w:p>
      <w:pPr>
        <w:pStyle w:val="ListParagraph"/>
        <w:numPr>
          <w:ilvl w:val="1"/>
          <w:numId w:val="2"/>
        </w:numPr>
        <w:spacing w:after="90"/>
      </w:pPr>
      <w:r>
        <w:t xml:space="preserve">Variation and waiver. No variation of this Agreement is effective unless in writing and signed by or on behalf of each party. No failure or delay in exercising a right operates as a waiver of it.</w:t>
      </w:r>
    </w:p>
    <w:p>
      <w:pPr>
        <w:pStyle w:val="ListParagraph"/>
        <w:numPr>
          <w:ilvl w:val="1"/>
          <w:numId w:val="2"/>
        </w:numPr>
        <w:spacing w:after="90"/>
      </w:pPr>
      <w:r>
        <w:t xml:space="preserve">Costs. Except as otherwise provided, each party shall bear its own costs in connection with the negotiation, preparation and implementation of this Agreement.</w:t>
      </w:r>
    </w:p>
    <w:p>
      <w:pPr>
        <w:pStyle w:val="ListParagraph"/>
        <w:numPr>
          <w:ilvl w:val="1"/>
          <w:numId w:val="2"/>
        </w:numPr>
        <w:spacing w:after="90"/>
      </w:pPr>
      <w:r>
        <w:t xml:space="preserve">Third party rights. Save as expressly stated, a person who is not a party to this Agreement has no rights under the Contracts (Rights of Third Parties) Act 1999 to enforce any of its terms.</w:t>
      </w:r>
    </w:p>
    <w:p>
      <w:pPr>
        <w:pStyle w:val="ListParagraph"/>
        <w:numPr>
          <w:ilvl w:val="1"/>
          <w:numId w:val="2"/>
        </w:numPr>
        <w:spacing w:after="90"/>
      </w:pPr>
      <w:r>
        <w:t xml:space="preserve">Counterparts. This Agreement may be executed in any number of counterparts, each of which when executed constitutes an original, and all of which together constitute one and the same instrument.</w:t>
      </w:r>
    </w:p>
    <w:p>
      <w:pPr>
        <w:pStyle w:val="ListParagraph"/>
        <w:numPr>
          <w:ilvl w:val="1"/>
          <w:numId w:val="2"/>
        </w:numPr>
        <w:spacing w:after="90"/>
      </w:pPr>
      <w:r>
        <w:t xml:space="preserve">Governing law and jurisdiction. This Agreement and any non-contractual obligations arising out of or in connection with it are governed by English law. The parties irrevocably submit to the exclusive jurisdiction of the courts of England and Wales.</w:t>
      </w:r>
    </w:p>
    <w:p>
      <w:r>
        <w:br w:type="page"/>
      </w:r>
    </w:p>
    <w:p>
      <w:pPr>
        <w:pStyle w:val="Heading1"/>
      </w:pPr>
      <w:r>
        <w:t xml:space="preserve">SCHEDULE 1 — The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tcPr>
          <w:p>
            <w:r>
              <w:rPr>
                <w:b/>
                <w:bCs/>
                <w:color w:val="FFFFFF"/>
                <w:sz w:val="17"/>
                <w:szCs w:val="17"/>
              </w:rPr>
              <w:t xml:space="preserve">Particular</w:t>
            </w:r>
          </w:p>
        </w:tc>
        <w:tc>
          <w:tcPr>
            <w:tcW w:type="dxa" w:w="676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tcPr>
          <w:p>
            <w:r>
              <w:rPr>
                <w:b/>
                <w:bCs/>
                <w:color w:val="FFFFFF"/>
                <w:sz w:val="17"/>
                <w:szCs w:val="17"/>
              </w:rPr>
              <w:t xml:space="preserve">Detail</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Name</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Stradbrook Thermal Limited</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Registered number</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06934217</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Date of incorporation</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14 May 2009</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Registered office</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Brackmills Industrial Estate, Northampton NN4 7BG</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Issued share capital</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£1,000,000 divided into 1,000,000 ordinary shares of £1.00 each</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Directors</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Geoffrey Stradbrook; Helen Stradbrook; Daniel Stradbrook; Aisha Verma (Camberwell nominee)</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Secretary</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Helen Stradbrook</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Accounting reference date</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31 December</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Auditors</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Lockhart Reade LLP</w:t>
            </w:r>
          </w:p>
        </w:tc>
      </w:tr>
    </w:tbl>
    <w:p>
      <w:pPr>
        <w:pStyle w:val="Heading1"/>
      </w:pPr>
      <w:r>
        <w:t xml:space="preserve">SCHEDULE 2 — The Sellers and apportionment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tcPr>
          <w:p>
            <w:r>
              <w:rPr>
                <w:b/>
                <w:bCs/>
                <w:color w:val="FFFFFF"/>
                <w:sz w:val="17"/>
                <w:szCs w:val="17"/>
              </w:rPr>
              <w:t xml:space="preserve">Seller</w:t>
            </w:r>
          </w:p>
        </w:tc>
        <w:tc>
          <w:tcPr>
            <w:tcW w:type="dxa" w:w="258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tcPr>
          <w:p>
            <w:r>
              <w:rPr>
                <w:b/>
                <w:bCs/>
                <w:color w:val="FFFFFF"/>
                <w:sz w:val="17"/>
                <w:szCs w:val="17"/>
              </w:rPr>
              <w:t xml:space="preserve">Shares held</w:t>
            </w:r>
          </w:p>
        </w:tc>
        <w:tc>
          <w:tcPr>
            <w:tcW w:type="dxa" w:w="258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tcPr>
          <w:p>
            <w:r>
              <w:rPr>
                <w:b/>
                <w:bCs/>
                <w:color w:val="FFFFFF"/>
                <w:sz w:val="17"/>
                <w:szCs w:val="17"/>
              </w:rPr>
              <w:t xml:space="preserve">% of Consideration</w:t>
            </w:r>
          </w:p>
        </w:tc>
      </w:tr>
      <w:tr>
        <w:tc>
          <w:tcPr>
            <w:tcW w:type="dxa" w:w="4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Geoffrey Stradbrook</w:t>
            </w:r>
          </w:p>
        </w:tc>
        <w:tc>
          <w:tcPr>
            <w:tcW w:type="dxa" w:w="25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430,000</w:t>
            </w:r>
          </w:p>
        </w:tc>
        <w:tc>
          <w:tcPr>
            <w:tcW w:type="dxa" w:w="25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43.0%</w:t>
            </w:r>
          </w:p>
        </w:tc>
      </w:tr>
      <w:tr>
        <w:tc>
          <w:tcPr>
            <w:tcW w:type="dxa" w:w="4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Helen Stradbrook</w:t>
            </w:r>
          </w:p>
        </w:tc>
        <w:tc>
          <w:tcPr>
            <w:tcW w:type="dxa" w:w="25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170,000</w:t>
            </w:r>
          </w:p>
        </w:tc>
        <w:tc>
          <w:tcPr>
            <w:tcW w:type="dxa" w:w="25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17.0%</w:t>
            </w:r>
          </w:p>
        </w:tc>
      </w:tr>
      <w:tr>
        <w:tc>
          <w:tcPr>
            <w:tcW w:type="dxa" w:w="4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Camberwell Growth Capital LLP</w:t>
            </w:r>
          </w:p>
        </w:tc>
        <w:tc>
          <w:tcPr>
            <w:tcW w:type="dxa" w:w="25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400,000</w:t>
            </w:r>
          </w:p>
        </w:tc>
        <w:tc>
          <w:tcPr>
            <w:tcW w:type="dxa" w:w="25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40.0%</w:t>
            </w:r>
          </w:p>
        </w:tc>
      </w:tr>
      <w:tr>
        <w:tc>
          <w:tcPr>
            <w:tcW w:type="dxa" w:w="4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Total</w:t>
            </w:r>
          </w:p>
        </w:tc>
        <w:tc>
          <w:tcPr>
            <w:tcW w:type="dxa" w:w="25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1,000,000</w:t>
            </w:r>
          </w:p>
        </w:tc>
        <w:tc>
          <w:tcPr>
            <w:tcW w:type="dxa" w:w="25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100.0%</w:t>
            </w:r>
          </w:p>
        </w:tc>
      </w:tr>
    </w:tbl>
    <w:p>
      <w:pPr>
        <w:pStyle w:val="Heading1"/>
      </w:pPr>
      <w:r>
        <w:t xml:space="preserve">SCHEDULE 3 — Completion obligations (summary)</w:t>
      </w:r>
    </w:p>
    <w:p>
      <w:pPr>
        <w:pStyle w:val="ListParagraph"/>
        <w:numPr>
          <w:ilvl w:val="0"/>
          <w:numId w:val="2"/>
        </w:numPr>
        <w:spacing w:after="90"/>
      </w:pPr>
      <w:r>
        <w:t xml:space="preserve">Part 1 — Sellers' obligations: deliver executed stock transfer forms; share certificates (or indemnity); board minutes resolving the transfers, the appointment of the Buyer's nominee directors and the change of registered office; resignations of the resigning directors and secretary; the Disclosure Letter; release of all guarantees and the existing debenture in favour of Northbank plc; the statutory books; and the new service agreement of Daniel Stradbrook.</w:t>
      </w:r>
    </w:p>
    <w:p>
      <w:pPr>
        <w:pStyle w:val="ListParagraph"/>
        <w:numPr>
          <w:ilvl w:val="0"/>
          <w:numId w:val="2"/>
        </w:numPr>
        <w:spacing w:after="90"/>
      </w:pPr>
      <w:r>
        <w:t xml:space="preserve">Part 2 — Buyer's obligations: pay the cash sum of £39,200,000 to the Sellers' Solicitors and £2,000,000 into the Escrow Account; deliver a certified copy of the board resolution of the Buyer approving the transaction; and deliver the executed Escrow Agreement.</w:t>
      </w:r>
    </w:p>
    <w:p>
      <w:pPr>
        <w:pStyle w:val="Heading1"/>
      </w:pPr>
      <w:r>
        <w:t xml:space="preserve">SCHEDULE 4 — Warranties (summary by category)</w:t>
      </w:r>
    </w:p>
    <w:p>
      <w:pPr>
        <w:spacing w:after="100"/>
      </w:pPr>
      <w:r>
        <w:t xml:space="preserve">The Warranties are given in the following categories, the full text of which forms part of this Schedule:</w:t>
      </w:r>
    </w:p>
    <w:p>
      <w:pPr>
        <w:pStyle w:val="ListParagraph"/>
        <w:numPr>
          <w:ilvl w:val="0"/>
          <w:numId w:val="3"/>
        </w:numPr>
        <w:spacing w:after="80"/>
      </w:pPr>
      <w:r>
        <w:t xml:space="preserve">Capacity and authority; ownership of the Shares; no Encumbrances.</w:t>
      </w:r>
    </w:p>
    <w:p>
      <w:pPr>
        <w:pStyle w:val="ListParagraph"/>
        <w:numPr>
          <w:ilvl w:val="0"/>
          <w:numId w:val="3"/>
        </w:numPr>
        <w:spacing w:after="80"/>
      </w:pPr>
      <w:r>
        <w:t xml:space="preserve">The Accounts and the Management Accounts: prepared in accordance with applicable law and accounting standards and giving a true and fair view; no material adverse change since the Accounts Date.</w:t>
      </w:r>
    </w:p>
    <w:p>
      <w:pPr>
        <w:pStyle w:val="ListParagraph"/>
        <w:numPr>
          <w:ilvl w:val="0"/>
          <w:numId w:val="3"/>
        </w:numPr>
        <w:spacing w:after="80"/>
      </w:pPr>
      <w:r>
        <w:t xml:space="preserve">Position since the Accounts Date: business carried on in the ordinary course; no dividend other than as disclosed.</w:t>
      </w:r>
    </w:p>
    <w:p>
      <w:pPr>
        <w:pStyle w:val="ListParagraph"/>
        <w:numPr>
          <w:ilvl w:val="0"/>
          <w:numId w:val="3"/>
        </w:numPr>
        <w:spacing w:after="80"/>
      </w:pPr>
      <w:r>
        <w:t xml:space="preserve">Assets: the Company owns or is entitled to use all assets needed to carry on its business; plant and machinery in satisfactory operating condition.</w:t>
      </w:r>
    </w:p>
    <w:p>
      <w:pPr>
        <w:pStyle w:val="ListParagraph"/>
        <w:numPr>
          <w:ilvl w:val="0"/>
          <w:numId w:val="3"/>
        </w:numPr>
        <w:spacing w:after="80"/>
      </w:pPr>
      <w:r>
        <w:t xml:space="preserve">Contracts: no material contract is outside the ordinary course, void, voidable or unenforceable; no notice of termination of any material customer or supplier contract.</w:t>
      </w:r>
    </w:p>
    <w:p>
      <w:pPr>
        <w:pStyle w:val="ListParagraph"/>
        <w:numPr>
          <w:ilvl w:val="0"/>
          <w:numId w:val="3"/>
        </w:numPr>
        <w:spacing w:after="80"/>
      </w:pPr>
      <w:r>
        <w:t xml:space="preserve">Intellectual property: the Company owns or is licensed to use all IP necessary for its business; no infringement of third-party IP and none by third parties so far as the Sellers are aware.</w:t>
      </w:r>
    </w:p>
    <w:p>
      <w:pPr>
        <w:pStyle w:val="ListParagraph"/>
        <w:numPr>
          <w:ilvl w:val="0"/>
          <w:numId w:val="3"/>
        </w:numPr>
        <w:spacing w:after="80"/>
      </w:pPr>
      <w:r>
        <w:t xml:space="preserve">Employment: details of senior employees as disclosed; no material dispute; pension arrangements as disclosed.</w:t>
      </w:r>
    </w:p>
    <w:p>
      <w:pPr>
        <w:pStyle w:val="ListParagraph"/>
        <w:numPr>
          <w:ilvl w:val="0"/>
          <w:numId w:val="3"/>
        </w:numPr>
        <w:spacing w:after="80"/>
      </w:pPr>
      <w:r>
        <w:t xml:space="preserve">Litigation: save as disclosed, the Company is not engaged in any litigation, arbitration or regulatory proceedings and none is pending or threatened.</w:t>
      </w:r>
    </w:p>
    <w:p>
      <w:pPr>
        <w:pStyle w:val="ListParagraph"/>
        <w:numPr>
          <w:ilvl w:val="0"/>
          <w:numId w:val="3"/>
        </w:numPr>
        <w:spacing w:after="80"/>
      </w:pPr>
      <w:r>
        <w:t xml:space="preserve">Compliance and regulatory: the Company has all necessary licences and complies in all material respects with applicable laws, including health, safety and environmental laws.</w:t>
      </w:r>
    </w:p>
    <w:p>
      <w:pPr>
        <w:pStyle w:val="ListParagraph"/>
        <w:numPr>
          <w:ilvl w:val="0"/>
          <w:numId w:val="3"/>
        </w:numPr>
        <w:spacing w:after="80"/>
      </w:pPr>
      <w:r>
        <w:t xml:space="preserve">Tax: the Company has duly and punctually paid all Tax and made all returns; no dispute with any Tax Authority; details supplementing the Tax Covenant.</w:t>
      </w:r>
    </w:p>
    <w:p>
      <w:pPr>
        <w:pStyle w:val="Heading1"/>
      </w:pPr>
      <w:r>
        <w:t xml:space="preserve">SCHEDULE 5 — Tax Covenant (summary)</w:t>
      </w:r>
    </w:p>
    <w:p>
      <w:pPr>
        <w:pStyle w:val="ListParagraph"/>
        <w:numPr>
          <w:ilvl w:val="0"/>
          <w:numId w:val="2"/>
        </w:numPr>
        <w:spacing w:after="90"/>
      </w:pPr>
      <w:r>
        <w:t xml:space="preserve">The Sellers covenant to pay the Buyer an amount equal to any Tax Liability of the Company arising in respect of, or by reference to, any income, profits or gains earned, accrued or received, or any event occurring, on or before Completion, except to the extent provided for in the Completion Accounts or arising in the ordinary course of business after the Accounts Date.</w:t>
      </w:r>
    </w:p>
    <w:p>
      <w:pPr>
        <w:pStyle w:val="ListParagraph"/>
        <w:numPr>
          <w:ilvl w:val="0"/>
          <w:numId w:val="2"/>
        </w:numPr>
        <w:spacing w:after="90"/>
      </w:pPr>
      <w:r>
        <w:t xml:space="preserve">The covenant is subject to the limitations in Schedule 7 and to customary conduct-of-claims, over-provision, corresponding-savings and mitigation provisions. Recovery under the Tax Covenant is, save for fraud, limited to recourse under the W&amp;I policy in the same manner as the Warranties.</w:t>
      </w:r>
    </w:p>
    <w:p>
      <w:pPr>
        <w:pStyle w:val="Heading1"/>
      </w:pPr>
      <w:r>
        <w:t xml:space="preserve">SCHEDULE 6 — Completion Accounts (summary)</w:t>
      </w:r>
    </w:p>
    <w:p>
      <w:pPr>
        <w:pStyle w:val="ListParagraph"/>
        <w:numPr>
          <w:ilvl w:val="0"/>
          <w:numId w:val="2"/>
        </w:numPr>
        <w:spacing w:after="90"/>
      </w:pPr>
      <w:r>
        <w:t xml:space="preserve">The Completion Accounts shall be prepared as at the Completion Date on a basis consistent with the Accounts and the specific accounting policies set out in this Schedule, to determine actual Net Debt and Working Capital. The Buyer prepares the draft; the Sellers have 20 Business Days to dispute; any unresolved item is referred to an independent firm of chartered accountants acting as expert, whose determination is final and binding (save for manifest error).</w:t>
      </w:r>
    </w:p>
    <w:p>
      <w:pPr>
        <w:pStyle w:val="Heading1"/>
      </w:pPr>
      <w:r>
        <w:t xml:space="preserve">SCHEDULE 7 — Limitations on liability</w:t>
      </w:r>
    </w:p>
    <w:p>
      <w:pPr>
        <w:pStyle w:val="ListParagraph"/>
        <w:numPr>
          <w:ilvl w:val="0"/>
          <w:numId w:val="2"/>
        </w:numPr>
        <w:spacing w:after="90"/>
      </w:pPr>
      <w:r>
        <w:t xml:space="preserve">The Sellers are not liable for any Warranty claim unless: (a) the amount of the claim exceeds </w:t>
      </w:r>
      <w:del w:id="103" w:author="R. Hargrove (Hargrove &amp; Associates)" w:date="2025-10-24T11:07:00Z">
        <w:r>
          <w:delText xml:space="preserve">£25,000</w:delText>
        </w:r>
      </w:del>
      <w:ins w:id="104" w:author="R. Hargrove (Hargrove &amp; Associates)" w:date="2025-10-24T11:07:00Z">
        <w:r>
          <w:t xml:space="preserve">£50,000</w:t>
        </w:r>
      </w:ins>
      <w:r>
        <w:t xml:space="preserve">; (b) the aggregate of all such claims exceeds </w:t>
      </w:r>
      <w:del w:id="105" w:author="R. Hargrove (Hargrove &amp; Associates)" w:date="2025-10-24T11:07:00Z">
        <w:r>
          <w:delText xml:space="preserve">£350,000</w:delText>
        </w:r>
      </w:del>
      <w:ins w:id="106" w:author="R. Hargrove (Hargrove &amp; Associates)" w:date="2025-10-24T11:07:00Z">
        <w:r>
          <w:t xml:space="preserve">£500,000</w:t>
        </w:r>
      </w:ins>
      <w:r>
        <w:t xml:space="preserve"> (in which case the whole amount is recoverable, not just the excess); and (c) written notice of the claim is given to the Sellers within </w:t>
      </w:r>
      <w:del w:id="107" w:author="R. Hargrove (Hargrove &amp; Associates)" w:date="2025-10-24T11:08:00Z">
        <w:r>
          <w:delText xml:space="preserve">24</w:delText>
        </w:r>
      </w:del>
      <w:ins w:id="108" w:author="R. Hargrove (Hargrove &amp; Associates)" w:date="2025-10-24T11:08:00Z">
        <w:r>
          <w:t xml:space="preserve">18</w:t>
        </w:r>
      </w:ins>
      <w:r>
        <w:t xml:space="preserve"> months of Completion (or, for Tax, within seven years).</w:t>
      </w:r>
    </w:p>
    <w:p>
      <w:pPr>
        <w:pStyle w:val="ListParagraph"/>
        <w:numPr>
          <w:ilvl w:val="0"/>
          <w:numId w:val="2"/>
        </w:numPr>
        <w:spacing w:after="90"/>
      </w:pPr>
      <w:r>
        <w:t xml:space="preserve">The aggregate liability of the Founder Sellers for all claims under this Agreement (other than the Fundamental Warranties, the Tax Covenant claims recoverable under the W&amp;I policy, and fraud) shall not exceed £1, the Buyer's recourse being to the W&amp;I policy. The aggregate liability of each Seller for claims under the Fundamental Warranties shall not exceed the Consideration actually received by that Seller.</w:t>
      </w:r>
    </w:p>
    <w:p>
      <w:pPr>
        <w:pStyle w:val="Heading1"/>
      </w:pPr>
      <w:r>
        <w:t xml:space="preserve">SCHEDULE 8 — Data Room index   ·   SCHEDULE 9 — Notices details</w:t>
      </w:r>
    </w:p>
    <w:p>
      <w:pPr>
        <w:spacing w:after="100"/>
      </w:pPr>
      <w:r>
        <w:t xml:space="preserve">Schedules 8 and 9 are appended in the execution version. The Data Room index follows the diligence index agreed by the parties; the Notices details record the addresses and email addresses for service set out in clause 13.1.</w:t>
      </w:r>
    </w:p>
    <w:p>
      <w:r>
        <w:br w:type="page"/>
      </w:r>
    </w:p>
    <w:p>
      <w:pPr>
        <w:pStyle w:val="Heading1"/>
      </w:pPr>
      <w:r>
        <w:t xml:space="preserve">EXECUTION</w:t>
      </w:r>
    </w:p>
    <w:p>
      <w:pPr>
        <w:spacing w:after="100"/>
      </w:pPr>
      <w:r>
        <w:rPr>
          <w:b/>
          <w:bCs/>
        </w:rPr>
        <w:t xml:space="preserve">IN WITNESS of which the parties have executed this Agreement as a deed and have delivered it on the date written at the beginning.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pPr>
              <w:spacing w:after="160"/>
            </w:pPr>
            <w:r>
              <w:rPr>
                <w:sz w:val="20"/>
                <w:szCs w:val="20"/>
              </w:rPr>
              <w:t xml:space="preserve">EXECUTED as a deed by</w:t>
            </w:r>
          </w:p>
          <w:p>
            <w:pPr>
              <w:spacing w:after="60"/>
            </w:pPr>
            <w:r>
              <w:rPr>
                <w:sz w:val="20"/>
                <w:szCs w:val="20"/>
              </w:rPr>
              <w:t xml:space="preserve">GEOFFREY STRADBROOK</w:t>
            </w:r>
          </w:p>
          <w:p>
            <w:pPr>
              <w:spacing w:after="60"/>
            </w:pPr>
            <w:r>
              <w:rPr>
                <w:sz w:val="20"/>
                <w:szCs w:val="20"/>
              </w:rPr>
              <w:t xml:space="preserve"/>
            </w:r>
          </w:p>
          <w:p>
            <w:pPr>
              <w:spacing w:after="60"/>
            </w:pPr>
            <w:r>
              <w:rPr>
                <w:sz w:val="20"/>
                <w:szCs w:val="20"/>
              </w:rPr>
              <w:t xml:space="preserve">..........................................</w:t>
            </w:r>
          </w:p>
          <w:p>
            <w:pPr>
              <w:spacing w:after="60"/>
            </w:pPr>
            <w:r>
              <w:rPr>
                <w:sz w:val="20"/>
                <w:szCs w:val="20"/>
              </w:rPr>
              <w:t xml:space="preserve">Signature</w:t>
            </w:r>
          </w:p>
          <w:p>
            <w:pPr>
              <w:spacing w:after="60"/>
            </w:pPr>
            <w:r>
              <w:rPr>
                <w:sz w:val="20"/>
                <w:szCs w:val="20"/>
              </w:rPr>
              <w:t xml:space="preserve"/>
            </w:r>
          </w:p>
          <w:p>
            <w:pPr>
              <w:spacing w:after="60"/>
            </w:pPr>
            <w:r>
              <w:rPr>
                <w:sz w:val="20"/>
                <w:szCs w:val="20"/>
              </w:rPr>
              <w:t xml:space="preserve">in the presence of:</w:t>
            </w:r>
          </w:p>
          <w:p>
            <w:pPr>
              <w:spacing w:after="60"/>
            </w:pPr>
            <w:r>
              <w:rPr>
                <w:sz w:val="20"/>
                <w:szCs w:val="20"/>
              </w:rPr>
              <w:t xml:space="preserve">Witness name: ....................</w:t>
            </w:r>
          </w:p>
          <w:p>
            <w:pPr>
              <w:spacing w:after="60"/>
            </w:pPr>
            <w:r>
              <w:rPr>
                <w:sz w:val="20"/>
                <w:szCs w:val="20"/>
              </w:rPr>
              <w:t xml:space="preserve">Witness signature: ..............</w:t>
            </w:r>
          </w:p>
        </w:tc>
        <w:tc>
          <w:tcPr>
            <w:tcW w:type="dxa" w:w="4680"/>
            <w:tcBorders>
              <w:top w:val="none"/>
              <w:left w:val="none"/>
              <w:bottom w:val="none"/>
              <w:right w:val="none"/>
            </w:tcBorders>
          </w:tcPr>
          <w:p>
            <w:pPr>
              <w:spacing w:after="160"/>
            </w:pPr>
            <w:r>
              <w:rPr>
                <w:sz w:val="20"/>
                <w:szCs w:val="20"/>
              </w:rPr>
              <w:t xml:space="preserve">EXECUTED as a deed by</w:t>
            </w:r>
          </w:p>
          <w:p>
            <w:pPr>
              <w:spacing w:after="60"/>
            </w:pPr>
            <w:r>
              <w:rPr>
                <w:sz w:val="20"/>
                <w:szCs w:val="20"/>
              </w:rPr>
              <w:t xml:space="preserve">HELEN STRADBROOK</w:t>
            </w:r>
          </w:p>
          <w:p>
            <w:pPr>
              <w:spacing w:after="60"/>
            </w:pPr>
            <w:r>
              <w:rPr>
                <w:sz w:val="20"/>
                <w:szCs w:val="20"/>
              </w:rPr>
              <w:t xml:space="preserve"/>
            </w:r>
          </w:p>
          <w:p>
            <w:pPr>
              <w:spacing w:after="60"/>
            </w:pPr>
            <w:r>
              <w:rPr>
                <w:sz w:val="20"/>
                <w:szCs w:val="20"/>
              </w:rPr>
              <w:t xml:space="preserve">..........................................</w:t>
            </w:r>
          </w:p>
          <w:p>
            <w:pPr>
              <w:spacing w:after="60"/>
            </w:pPr>
            <w:r>
              <w:rPr>
                <w:sz w:val="20"/>
                <w:szCs w:val="20"/>
              </w:rPr>
              <w:t xml:space="preserve">Signature</w:t>
            </w:r>
          </w:p>
          <w:p>
            <w:pPr>
              <w:spacing w:after="60"/>
            </w:pPr>
            <w:r>
              <w:rPr>
                <w:sz w:val="20"/>
                <w:szCs w:val="20"/>
              </w:rPr>
              <w:t xml:space="preserve"/>
            </w:r>
          </w:p>
          <w:p>
            <w:pPr>
              <w:spacing w:after="60"/>
            </w:pPr>
            <w:r>
              <w:rPr>
                <w:sz w:val="20"/>
                <w:szCs w:val="20"/>
              </w:rPr>
              <w:t xml:space="preserve">in the presence of:</w:t>
            </w:r>
          </w:p>
          <w:p>
            <w:pPr>
              <w:spacing w:after="60"/>
            </w:pPr>
            <w:r>
              <w:rPr>
                <w:sz w:val="20"/>
                <w:szCs w:val="20"/>
              </w:rPr>
              <w:t xml:space="preserve">Witness name: ....................</w:t>
            </w:r>
          </w:p>
          <w:p>
            <w:pPr>
              <w:spacing w:after="60"/>
            </w:pPr>
            <w:r>
              <w:rPr>
                <w:sz w:val="20"/>
                <w:szCs w:val="20"/>
              </w:rPr>
              <w:t xml:space="preserve">Witness signature: ..............</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pPr>
              <w:spacing w:after="160"/>
            </w:pPr>
            <w:r>
              <w:rPr>
                <w:sz w:val="20"/>
                <w:szCs w:val="20"/>
              </w:rPr>
              <w:t xml:space="preserve">EXECUTED as a deed by</w:t>
            </w:r>
          </w:p>
          <w:p>
            <w:pPr>
              <w:spacing w:after="60"/>
            </w:pPr>
            <w:r>
              <w:rPr>
                <w:sz w:val="20"/>
                <w:szCs w:val="20"/>
              </w:rPr>
              <w:t xml:space="preserve">CAMBERWELL GROWTH CAPITAL LLP</w:t>
            </w:r>
          </w:p>
          <w:p>
            <w:pPr>
              <w:spacing w:after="60"/>
            </w:pPr>
            <w:r>
              <w:rPr>
                <w:sz w:val="20"/>
                <w:szCs w:val="20"/>
              </w:rPr>
              <w:t xml:space="preserve">acting by its member Julian Foxton</w:t>
            </w:r>
          </w:p>
          <w:p>
            <w:pPr>
              <w:spacing w:after="60"/>
            </w:pPr>
            <w:r>
              <w:rPr>
                <w:sz w:val="20"/>
                <w:szCs w:val="20"/>
              </w:rPr>
              <w:t xml:space="preserve"/>
            </w:r>
          </w:p>
          <w:p>
            <w:pPr>
              <w:spacing w:after="60"/>
            </w:pPr>
            <w:r>
              <w:rPr>
                <w:sz w:val="20"/>
                <w:szCs w:val="20"/>
              </w:rPr>
              <w:t xml:space="preserve">..........................................</w:t>
            </w:r>
          </w:p>
          <w:p>
            <w:pPr>
              <w:spacing w:after="60"/>
            </w:pPr>
            <w:r>
              <w:rPr>
                <w:sz w:val="20"/>
                <w:szCs w:val="20"/>
              </w:rPr>
              <w:t xml:space="preserve">Julian Foxton, Partner</w:t>
            </w:r>
          </w:p>
        </w:tc>
        <w:tc>
          <w:tcPr>
            <w:tcW w:type="dxa" w:w="4680"/>
            <w:tcBorders>
              <w:top w:val="none"/>
              <w:left w:val="none"/>
              <w:bottom w:val="none"/>
              <w:right w:val="none"/>
            </w:tcBorders>
          </w:tcPr>
          <w:p>
            <w:pPr>
              <w:spacing w:after="160"/>
            </w:pPr>
            <w:r>
              <w:rPr>
                <w:sz w:val="20"/>
                <w:szCs w:val="20"/>
              </w:rPr>
              <w:t xml:space="preserve">EXECUTED as a deed by</w:t>
            </w:r>
          </w:p>
          <w:p>
            <w:pPr>
              <w:spacing w:after="60"/>
            </w:pPr>
            <w:r>
              <w:rPr>
                <w:sz w:val="20"/>
                <w:szCs w:val="20"/>
              </w:rPr>
              <w:t xml:space="preserve">CRESTVIEW IRONVALE BIDCO LIMITED</w:t>
            </w:r>
          </w:p>
          <w:p>
            <w:pPr>
              <w:spacing w:after="60"/>
            </w:pPr>
            <w:r>
              <w:rPr>
                <w:sz w:val="20"/>
                <w:szCs w:val="20"/>
              </w:rPr>
              <w:t xml:space="preserve">acting by a director</w:t>
            </w:r>
          </w:p>
          <w:p>
            <w:pPr>
              <w:spacing w:after="60"/>
            </w:pPr>
            <w:r>
              <w:rPr>
                <w:sz w:val="20"/>
                <w:szCs w:val="20"/>
              </w:rPr>
              <w:t xml:space="preserve"/>
            </w:r>
          </w:p>
          <w:p>
            <w:pPr>
              <w:spacing w:after="60"/>
            </w:pPr>
            <w:r>
              <w:rPr>
                <w:sz w:val="20"/>
                <w:szCs w:val="20"/>
              </w:rPr>
              <w:t xml:space="preserve">..........................................</w:t>
            </w:r>
          </w:p>
          <w:p>
            <w:pPr>
              <w:spacing w:after="60"/>
            </w:pPr>
            <w:r>
              <w:rPr>
                <w:sz w:val="20"/>
                <w:szCs w:val="20"/>
              </w:rPr>
              <w:t xml:space="preserve">Daniel Reeve, Director</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Project Ironvale — Share Purchase Agreement (v2 redline — Sellers' markup (Hargrove &amp; Associates) — Subject to Contract)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480"/>
      </w:pPr>
    </w:lvl>
    <w:lvl w:ilvl="1" w15:tentative="1">
      <w:start w:val="1"/>
      <w:numFmt w:val="decimal"/>
      <w:lvlText w:val="%1.%2"/>
      <w:lvlJc w:val="left"/>
      <w:pPr>
        <w:ind w:left="900" w:hanging="540"/>
      </w:pPr>
    </w:lvl>
    <w:lvl w:ilvl="2" w15:tentative="1">
      <w:start w:val="1"/>
      <w:numFmt w:val="lowerLetter"/>
      <w:lvlText w:val="(%3)"/>
      <w:lvlJc w:val="left"/>
      <w:pPr>
        <w:ind w:left="1350" w:hanging="450"/>
      </w:pPr>
    </w:lvl>
    <w:lvl w:ilvl="3" w15:tentative="1">
      <w:start w:val="1"/>
      <w:numFmt w:val="lowerRoman"/>
      <w:lvlText w:val="(%4)"/>
      <w:lvlJc w:val="left"/>
      <w:pPr>
        <w:ind w:left="1800" w:hanging="450"/>
      </w:pPr>
    </w:lvl>
  </w:abstractNum>
  <w:abstractNum w:abstractNumId="3" w15:restartNumberingAfterBreak="0">
    <w:multiLevelType w:val="hybridMultilevel"/>
    <w:lvl w:ilvl="0" w15:tentative="1">
      <w:start w:val="1"/>
      <w:numFmt w:val="decimal"/>
      <w:lvlText w:val="%1"/>
      <w:lvlJc w:val="left"/>
      <w:pPr>
        <w:ind w:left="600" w:hanging="600"/>
      </w:pPr>
    </w:lvl>
    <w:lvl w:ilvl="1" w15:tentative="1">
      <w:start w:val="1"/>
      <w:numFmt w:val="lowerLetter"/>
      <w:lvlText w:val="(%2)"/>
      <w:lvlJc w:val="left"/>
      <w:pPr>
        <w:ind w:left="1100" w:hanging="5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20"/>
      <w:outlineLvl w:val="0"/>
    </w:pPr>
    <w:rPr>
      <w:rFonts w:ascii="Arial" w:cs="Arial" w:eastAsia="Arial" w:hAnsi="Arial"/>
      <w:b/>
      <w:bCs/>
      <w:sz w:val="26"/>
      <w:szCs w:val="26"/>
    </w:rPr>
  </w:style>
  <w:style w:type="paragraph" w:styleId="Heading2">
    <w:name w:val="Heading 2"/>
    <w:basedOn w:val="Normal"/>
    <w:next w:val="Normal"/>
    <w:qFormat/>
    <w:pPr>
      <w:spacing w:after="80" w:before="14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2026-06-29T13:04:03.187Z</dcterms:created>
  <dcterms:modified xsi:type="dcterms:W3CDTF">2026-06-29T13:04:03.187Z</dcterms:modified>
</cp:coreProperties>
</file>

<file path=docProps/custom.xml><?xml version="1.0" encoding="utf-8"?>
<Properties xmlns="http://schemas.openxmlformats.org/officeDocument/2006/custom-properties" xmlns:vt="http://schemas.openxmlformats.org/officeDocument/2006/docPropsVTypes"/>
</file>