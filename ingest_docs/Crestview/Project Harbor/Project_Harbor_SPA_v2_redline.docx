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SHARE PURCHASE AGREEMENT — REDLINE</w:t>
      </w:r>
    </w:p>
    <w:p>
      <w:pPr>
        <w:spacing w:after="40"/>
        <w:jc w:val="center"/>
      </w:pPr>
      <w:r>
        <w:rPr>
          <w:b/>
          <w:i w:val="0"/>
          <w:sz w:val="22"/>
        </w:rPr>
        <w:t>Tindale Precision Coatings Limited — Project Harbor</w:t>
      </w:r>
    </w:p>
    <w:p>
      <w:pPr>
        <w:spacing w:after="40"/>
        <w:jc w:val="center"/>
      </w:pPr>
      <w:r>
        <w:rPr>
          <w:b/>
          <w:i w:val="0"/>
          <w:sz w:val="22"/>
        </w:rPr>
        <w:t>Draft 2 (Sellers' mark-up) — 22 October 2025 — SUBJECT TO CONTRACT</w:t>
      </w:r>
    </w:p>
    <w:p>
      <w:pPr>
        <w:spacing w:after="200"/>
        <w:jc w:val="center"/>
      </w:pPr>
      <w:r>
        <w:rPr>
          <w:b w:val="0"/>
          <w:i/>
          <w:sz w:val="18"/>
        </w:rPr>
        <w:t>Marked up by Castle &amp; Vane LLP on behalf of the Sellers, returned to Whitfield Carter LLP</w:t>
      </w:r>
    </w:p>
    <w:p>
      <w:pPr>
        <w:spacing w:after="200"/>
      </w:pPr>
      <w:r>
        <w:rPr>
          <w:b w:val="0"/>
          <w:i/>
          <w:sz w:val="18"/>
        </w:rPr>
        <w:t>This mark-up shows tracked changes against the immediately preceding draft. Clauses not reproduced are unchanged. Changes are attributed to the reviewing party and dated.</w:t>
      </w:r>
    </w:p>
    <w:p>
      <w:pPr>
        <w:spacing w:before="200" w:after="120"/>
      </w:pPr>
      <w:r>
        <w:rPr>
          <w:b/>
          <w:sz w:val="28"/>
        </w:rPr>
        <w:t>3.  CONSIDERATION</w:t>
      </w:r>
    </w:p>
    <w:p>
      <w:pPr>
        <w:spacing w:after="120"/>
        <w:ind w:left="432" w:hanging="432"/>
      </w:pPr>
      <w:r>
        <w:t>3.2</w:t>
        <w:tab/>
      </w:r>
      <w:r>
        <w:t>At Completion the Buyer shall pay the Initial Consideration as follows: (a) £34,110,000 to the Sellers' Solicitors in the proportions set out in Schedule 1; and (b) £3,790,000 (the Retention Amount) into the Retention Account in accordance with Schedule 5.</w:t>
      </w:r>
    </w:p>
    <w:p>
      <w:pPr>
        <w:spacing w:before="200" w:after="120"/>
      </w:pPr>
      <w:r>
        <w:rPr>
          <w:b/>
          <w:sz w:val="28"/>
        </w:rPr>
        <w:t>8.  LIMITATIONS ON LIABILITY</w:t>
      </w:r>
    </w:p>
    <w:p>
      <w:pPr>
        <w:spacing w:after="120"/>
        <w:ind w:left="432" w:hanging="432"/>
      </w:pPr>
      <w:r>
        <w:t>8.1</w:t>
        <w:tab/>
        <w:t xml:space="preserve">The Sellers shall not be liable in respect of any claim under the Warranties (a “Warranty Claim”) unless the amount of that claim exceeds </w:t>
      </w:r>
      <w:del w:id="1001" w:author="Castle &amp; Vane LLP" w:date="2025-10-22T11:00:00Z">
        <w:r>
          <w:delText xml:space="preserve">£41,500</w:delText>
        </w:r>
      </w:del>
      <w:ins w:id="1002" w:author="Castle &amp; Vane LLP" w:date="2025-10-22T11:00:00Z">
        <w:r>
          <w:t xml:space="preserve">£50,000</w:t>
        </w:r>
      </w:ins>
      <w:r>
        <w:t xml:space="preserve">, and the aggregate amount of all such claims (each exceeding that figure) exceeds </w:t>
      </w:r>
    </w:p>
    <w:p>
      <w:pPr>
        <w:spacing w:after="120"/>
        <w:ind w:left="432" w:hanging="432"/>
      </w:pPr>
      <w:r>
        <w:t>8.1 (cont.)</w:t>
        <w:tab/>
      </w:r>
      <w:del w:id="1003" w:author="Castle &amp; Vane LLP" w:date="2025-10-22T11:00:00Z">
        <w:r>
          <w:delText xml:space="preserve">£415,000</w:delText>
        </w:r>
      </w:del>
      <w:ins w:id="1004" w:author="Castle &amp; Vane LLP" w:date="2025-10-22T11:00:00Z">
        <w:r>
          <w:t xml:space="preserve">£600,000</w:t>
        </w:r>
      </w:ins>
      <w:r>
        <w:t>, in which case the Sellers shall be liable for the whole amount and not merely the excess.</w:t>
      </w:r>
    </w:p>
    <w:p>
      <w:pPr>
        <w:spacing w:after="120"/>
        <w:ind w:left="432" w:hanging="432"/>
      </w:pPr>
      <w:r>
        <w:t>8.2</w:t>
        <w:tab/>
        <w:t xml:space="preserve">The aggregate liability of the Sellers in respect of all Warranty Claims (other than claims under the Fundamental Warranties or the Tax Covenant) shall not exceed </w:t>
      </w:r>
      <w:del w:id="1005" w:author="Castle &amp; Vane LLP" w:date="2025-10-22T11:05:00Z">
        <w:r>
          <w:delText xml:space="preserve">£37,900,000, being 100% of the Initial Consideration</w:delText>
        </w:r>
      </w:del>
      <w:ins w:id="1006" w:author="Castle &amp; Vane LLP" w:date="2025-10-22T11:05:00Z">
        <w:r>
          <w:t xml:space="preserve">£9,475,000, being 25% of the Initial Consideration</w:t>
        </w:r>
      </w:ins>
      <w:r>
        <w:t>.</w:t>
      </w:r>
    </w:p>
    <w:p>
      <w:pPr>
        <w:spacing w:after="120"/>
        <w:ind w:left="432" w:hanging="432"/>
      </w:pPr>
      <w:r>
        <w:t>8.4</w:t>
        <w:tab/>
        <w:t xml:space="preserve">The Sellers shall not be liable for any Warranty Claim unless written notice of the claim is given by the Buyer to the Sellers on or before the date falling </w:t>
      </w:r>
      <w:del w:id="1007" w:author="Castle &amp; Vane LLP" w:date="2025-10-22T11:08:00Z">
        <w:r>
          <w:delText xml:space="preserve">24 months</w:delText>
        </w:r>
      </w:del>
      <w:ins w:id="1008" w:author="Castle &amp; Vane LLP" w:date="2025-10-22T11:08:00Z">
        <w:r>
          <w:t xml:space="preserve">18 months</w:t>
        </w:r>
      </w:ins>
      <w:r>
        <w:t xml:space="preserve"> after Completion, save in the case of claims under the Tax Covenant, for which the period is </w:t>
      </w:r>
    </w:p>
    <w:p>
      <w:pPr>
        <w:spacing w:after="120"/>
        <w:ind w:left="432" w:hanging="432"/>
      </w:pPr>
      <w:r>
        <w:t>8.4 (cont.)</w:t>
        <w:tab/>
      </w:r>
      <w:del w:id="1009" w:author="Castle &amp; Vane LLP" w:date="2025-10-22T11:08:00Z">
        <w:r>
          <w:delText xml:space="preserve">7 years</w:delText>
        </w:r>
      </w:del>
      <w:ins w:id="1010" w:author="Castle &amp; Vane LLP" w:date="2025-10-22T11:08:00Z">
        <w:r>
          <w:t xml:space="preserve">6 years</w:t>
        </w:r>
      </w:ins>
      <w:r>
        <w:t xml:space="preserve"> after Completion.</w:t>
      </w:r>
    </w:p>
    <w:p>
      <w:pPr>
        <w:spacing w:before="200" w:after="120"/>
      </w:pPr>
      <w:r>
        <w:rPr>
          <w:b/>
          <w:sz w:val="28"/>
        </w:rPr>
        <w:t>9.  RESTRICTIVE COVENANTS</w:t>
      </w:r>
    </w:p>
    <w:p>
      <w:pPr>
        <w:spacing w:after="120"/>
        <w:ind w:left="432" w:hanging="432"/>
      </w:pPr>
      <w:r>
        <w:t>9.1</w:t>
        <w:tab/>
        <w:t xml:space="preserve">Each of Geoffrey Tindale and Margaret Tindale covenants with the Buyer that he or she shall not, for a period of </w:t>
      </w:r>
      <w:del w:id="1011" w:author="Castle &amp; Vane LLP" w:date="2025-10-22T11:12:00Z">
        <w:r>
          <w:delText xml:space="preserve">3 years</w:delText>
        </w:r>
      </w:del>
      <w:ins w:id="1012" w:author="Castle &amp; Vane LLP" w:date="2025-10-22T11:12:00Z">
        <w:r>
          <w:t xml:space="preserve">2 years</w:t>
        </w:r>
      </w:ins>
      <w:r>
        <w:t xml:space="preserve"> from Completion, directly or indirectly compete with, or solicit the customers or senior employees of, the business of the Company within the United Kingdom.</w:t>
      </w:r>
    </w:p>
    <w:p>
      <w:pPr>
        <w:spacing w:before="200" w:after="120"/>
      </w:pPr>
      <w:r>
        <w:rPr>
          <w:b/>
          <w:sz w:val="24"/>
        </w:rPr>
        <w:t>SCHEDULE 6 — EARN-OUT</w:t>
      </w:r>
    </w:p>
    <w:p>
      <w:pPr>
        <w:spacing w:after="120"/>
        <w:ind w:left="432" w:hanging="432"/>
      </w:pPr>
      <w:r>
        <w:t>6 (threshold)</w:t>
        <w:tab/>
        <w:t xml:space="preserve">No Earn-out Consideration is payable if Earn-out EBITDA is </w:t>
      </w:r>
      <w:del w:id="1013" w:author="Castle &amp; Vane LLP" w:date="2025-10-22T11:18:00Z">
        <w:r>
          <w:delText xml:space="preserve">£5,400,000</w:delText>
        </w:r>
      </w:del>
      <w:ins w:id="1014" w:author="Castle &amp; Vane LLP" w:date="2025-10-22T11:18:00Z">
        <w:r>
          <w:t xml:space="preserve">£5,200,000</w:t>
        </w:r>
      </w:ins>
      <w:r>
        <w:t xml:space="preserve"> or less. For Earn-out EBITDA above that threshold, the Earn-out Consideration is £4 for every £1 of Earn-out EBITDA above the threshold, capped at £4,000,000.</w:t>
      </w:r>
    </w:p>
    <w:p>
      <w:r>
        <w:rPr>
          <w:i/>
          <w:color w:val="777777"/>
          <w:sz w:val="16"/>
        </w:rPr>
        <w:t>Whitfield Carter LLP is a limited liability partnership registered in England and Wales. This communication is confidential and may be legally privileged.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