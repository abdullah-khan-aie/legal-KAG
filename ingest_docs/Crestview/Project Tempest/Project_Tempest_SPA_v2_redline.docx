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rPr>
        <w:t xml:space="preserve">DATED 9 MARCH 2026</w:t>
      </w:r>
    </w:p>
    <w:p>
      <w:pPr>
        <w:spacing w:after="240"/>
        <w:jc w:val="center"/>
      </w:pPr>
      <w:r>
        <w:rPr>
          <w:b/>
          <w:bCs/>
          <w:color w:val="B00020"/>
        </w:rPr>
        <w:t xml:space="preserve">[DRAFT v2 — MARK-UP BY HARLAND VESEY LLP — SUBJECT TO CONTRACT]</w:t>
      </w:r>
    </w:p>
    <w:p>
      <w:pPr>
        <w:pStyle w:val="Title"/>
      </w:pPr>
      <w:r>
        <w:t xml:space="preserve">SHARE PURCHASE AGREEMENT</w:t>
      </w:r>
    </w:p>
    <w:p>
      <w:pPr>
        <w:spacing w:after="40"/>
        <w:jc w:val="center"/>
      </w:pPr>
      <w:r>
        <w:rPr>
          <w:i/>
          <w:iCs/>
        </w:rPr>
        <w:t xml:space="preserve">relating to the sale and purchase of</w:t>
      </w:r>
    </w:p>
    <w:p>
      <w:pPr>
        <w:spacing w:after="40"/>
        <w:jc w:val="center"/>
      </w:pPr>
      <w:r>
        <w:rPr>
          <w:i/>
          <w:iCs/>
        </w:rPr>
        <w:t xml:space="preserve">the entire issued share capital of</w:t>
      </w:r>
    </w:p>
    <w:p>
      <w:pPr>
        <w:spacing w:after="300"/>
        <w:jc w:val="center"/>
      </w:pPr>
      <w:r>
        <w:rPr>
          <w:b/>
          <w:bCs/>
          <w:sz w:val="26"/>
          <w:szCs w:val="26"/>
        </w:rPr>
        <w:t xml:space="preserve">ALDERMONT CONTROLS LIMITED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(1)</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persons named in Schedule 1 (the "Sellers")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(2)</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Marrick Bidco Limited (the "Buyer")</w:t>
            </w:r>
          </w:p>
        </w:tc>
      </w:tr>
    </w:tbl>
    <w:p>
      <w:pPr>
        <w:spacing w:after="120" w:before="200"/>
        <w:jc w:val="center"/>
      </w:pPr>
      <w:r>
        <w:rPr>
          <w:b/>
          <w:bCs/>
        </w:rPr>
        <w:t xml:space="preserve">Whitfield Carter LLP</w:t>
      </w:r>
    </w:p>
    <w:p>
      <w:pPr>
        <w:spacing w:after="200"/>
        <w:jc w:val="center"/>
      </w:pPr>
      <w:r>
        <w:rPr>
          <w:color w:val="595959"/>
          <w:sz w:val="18"/>
          <w:szCs w:val="18"/>
        </w:rPr>
        <w:t xml:space="preserve">22 Bishopsgate, London EC2N 4BQ</w:t>
      </w:r>
    </w:p>
    <w:p>
      <w:r>
        <w:r>
          <w:br w:type="page"/>
        </w:r>
      </w:r>
    </w:p>
    <w:p>
      <w:pPr>
        <w:pStyle w:val="Heading1"/>
      </w:pPr>
      <w:r>
        <w:t xml:space="preserve">THIS AGREEMENT is made on the date stated above</w:t>
      </w:r>
    </w:p>
    <w:p>
      <w:pPr>
        <w:spacing w:after="120" w:line="276"/>
        <w:rPr>
          <w:b/>
          <w:bCs/>
        </w:rPr>
      </w:pPr>
      <w:r>
        <w:rPr>
          <w:b/>
          <w:bCs/>
        </w:rPr>
        <w:t xml:space="preserve">BETWEEN:</w:t>
      </w:r>
    </w:p>
    <w:p>
      <w:pPr>
        <w:spacing w:after="120" w:line="276"/>
        <w:ind w:left="360"/>
      </w:pPr>
      <w:r>
        <w:t xml:space="preserve">(1)  THE SEVERAL PERSONS whose names and addresses are set out in column (1) of Schedule 1 (together the "Sellers" and each a "Seller"); and</w:t>
      </w:r>
    </w:p>
    <w:p>
      <w:pPr>
        <w:spacing w:after="120" w:line="276"/>
        <w:ind w:left="360"/>
      </w:pPr>
      <w:r>
        <w:t xml:space="preserve">(2)  Marrick Bidco Limited, a company incorporated in England and Wales (registered number 15482290) whose registered office is at C/O Crestview Capital, 9 Devonshire Square, London EC2M 4YF (the "Buyer").</w:t>
      </w:r>
    </w:p>
    <w:p>
      <w:pPr>
        <w:spacing w:after="120" w:line="276"/>
        <w:rPr>
          <w:b/>
          <w:bCs/>
        </w:rPr>
      </w:pPr>
      <w:r>
        <w:rPr>
          <w:b/>
          <w:bCs/>
        </w:rPr>
        <w:t xml:space="preserve">BACKGROUND</w:t>
      </w:r>
    </w:p>
    <w:p>
      <w:pPr>
        <w:spacing w:after="120" w:line="276"/>
        <w:ind w:left="360"/>
      </w:pPr>
      <w:r>
        <w:t xml:space="preserve">(A)  The Company is a private company limited by shares, brief particulars of which are set out in Schedule 2.</w:t>
      </w:r>
    </w:p>
    <w:p>
      <w:pPr>
        <w:spacing w:after="120" w:line="276"/>
        <w:ind w:left="360"/>
      </w:pPr>
      <w:r>
        <w:t xml:space="preserve">(B)  The Sellers are together the legal and beneficial owners of the entire issued share capital of the Company.</w:t>
      </w:r>
    </w:p>
    <w:p>
      <w:pPr>
        <w:spacing w:after="120" w:line="276"/>
        <w:ind w:left="360"/>
      </w:pPr>
      <w:r>
        <w:t xml:space="preserve">(C)  The Sellers have agreed to sell, and the Buyer has agreed to purchase, the Shares on the terms and subject to the conditions of this Agreement.</w:t>
      </w:r>
    </w:p>
    <w:p>
      <w:pPr>
        <w:spacing w:after="120" w:line="276"/>
        <w:rPr>
          <w:b/>
          <w:bCs/>
        </w:rPr>
      </w:pPr>
      <w:r>
        <w:rPr>
          <w:b/>
          <w:bCs/>
        </w:rPr>
        <w:t xml:space="preserve">IT IS AGREED as follows:</w:t>
      </w:r>
    </w:p>
    <w:p>
      <w:pPr>
        <w:pStyle w:val="Heading1"/>
      </w:pPr>
      <w:r>
        <w:t xml:space="preserve">1.  Definitions and interpretation</w:t>
      </w:r>
    </w:p>
    <w:p>
      <w:pPr>
        <w:spacing w:after="120" w:line="276"/>
        <w:ind w:left="720" w:hanging="360"/>
      </w:pPr>
      <w:r>
        <w:t>1.1  In this Agreement, unless the context otherwise requires, the following definitions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"Accounts"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audited financial statements of the Company for the financial year ended on the Accounts Date;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"Accounts Date"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31 December 2025;</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"Business Day"</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 day other than a Saturday, Sunday or public holiday in England when banks in London are open for business;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"Completion"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completion of the sale and purchase of the Shares in accordance with clause 6;</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"Completion Accounts"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accounts to be prepared in accordance with Schedule 6 to determine the Net Debt and Working Capital as at the Completion Date;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"Completion Date"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date on which Completion takes place;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"Consideration"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consideration for the Shares as determined under clause 3;</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"Data Room"</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electronic data room maintained by the Sellers, the index to which is annexed to the Disclosure Letter;</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"Disclosure Letter"</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letter of the same date as this Agreement from the Sellers to the Buyer disclosing matters in relation to the Warranties;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"Escrow Account"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interest-bearing joint account established under the Escrow Agreement;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"Escrow Agreement"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escrow agreement to be entered into at Completion between the Sellers, the Buyer and the Escrow Agent substantially in the agreed form;</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"Escrow Amount"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del w:id="1300" w:author="Marcus Vesey (Harland Vesey LLP)" w:date="2026-03-25T11:20:00Z">
              <w:r>
                <w:rPr>
                  <w:b w:val="false"/>
                  <w:bCs w:val="false"/>
                </w:rPr>
                <w:delText xml:space="preserve">£7,212,500 (being 12.5% of the Consideration);</w:delText>
              </w:r>
            </w:del>
            <w:ins w:id="1301" w:author="Marcus Vesey (Harland Vesey LLP)" w:date="2026-03-25T11:20:00Z">
              <w:r>
                <w:rPr>
                  <w:b w:val="false"/>
                  <w:bCs w:val="false"/>
                </w:rPr>
                <w:t xml:space="preserve">£5,770,000 (being 10% of the Consideration);</w:t>
              </w:r>
            </w:ins>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"Fundamental Warranties"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Warranties set out in paragraphs 1 (Capacity) and 2 (Shares and Company) of Schedule 4;</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"Net Debt"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aggregate of all borrowings and indebtedness in the nature of borrowing of the Company less cash and cash equivalents, as at the Completion Date, determined in accordance with Schedule 6;</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"Shares"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1,000,000 ordinary shares of £1 each in the capital of the Company, comprising the entire issued share capital of the Company;</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"Tax Covenant"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covenant relating to taxation set out in Schedule 5;</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"Warranties"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warranties given by the Sellers under clause 7 and set out in Schedule 4; and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"Working Capital"</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net working capital of the Company as at the Completion Date, determined in accordance with Schedule 6 by reference to a target working capital of £2,750,000.</w:t>
            </w:r>
          </w:p>
        </w:tc>
      </w:tr>
    </w:tbl>
    <w:p>
      <w:pPr>
        <w:spacing w:after="120" w:line="276"/>
        <w:ind w:left="720" w:hanging="360"/>
      </w:pPr>
      <w:r>
        <w:t>1.3  Clause, Schedule and paragraph headings do not affect interpretation. References to clauses and Schedules are to clauses of and Schedules to this Agreement.</w:t>
      </w:r>
    </w:p>
    <w:p>
      <w:pPr>
        <w:spacing w:after="120" w:line="276"/>
        <w:ind w:left="720" w:hanging="360"/>
      </w:pPr>
      <w:r>
        <w:t>1.4  A reference to a statute or statutory provision is a reference to it as amended, extended or re-enacted from time to time, and includes all subordinate legislation made under it.</w:t>
      </w:r>
    </w:p>
    <w:p>
      <w:pPr>
        <w:spacing w:after="120" w:line="276"/>
        <w:ind w:left="720" w:hanging="360"/>
      </w:pPr>
      <w:r>
        <w:t>1.5  Words in the singular include the plural and vice versa, and a reference to one gender includes the others.</w:t>
      </w:r>
    </w:p>
    <w:p>
      <w:pPr>
        <w:spacing w:after="120" w:line="276"/>
        <w:ind w:left="720" w:hanging="360"/>
      </w:pPr>
      <w:r>
        <w:t>1.6  Any phrase introduced by the terms "including", "include", "in particular" or any similar expression is illustrative and does not limit the sense of the words preceding those terms.</w:t>
      </w:r>
    </w:p>
    <w:p>
      <w:pPr>
        <w:pStyle w:val="Heading1"/>
      </w:pPr>
      <w:r>
        <w:t xml:space="preserve">2.  Sale and purchase of the Shares</w:t>
      </w:r>
    </w:p>
    <w:p>
      <w:pPr>
        <w:spacing w:after="120" w:line="276"/>
        <w:ind w:left="720" w:hanging="360"/>
      </w:pPr>
      <w:r>
        <w:t>2.1  On the terms of this Agreement, each Seller shall sell with full title guarantee, and the Buyer shall purchase, the Shares set against that Seller's name in Schedule 1, free from all Encumbrances and together with all rights attaching to them at Completion (including the right to receive all dividends and distributions declared on or after the Completion Date).</w:t>
      </w:r>
    </w:p>
    <w:p>
      <w:pPr>
        <w:spacing w:after="120" w:line="276"/>
        <w:ind w:left="720" w:hanging="360"/>
      </w:pPr>
      <w:r>
        <w:t>2.2  Each Seller waives, and shall procure the waiver of, any rights of pre-emption or other restriction on transfer conferred on any person in respect of the Shares under the articles of association of the Company or otherwise.</w:t>
      </w:r>
    </w:p>
    <w:p>
      <w:pPr>
        <w:spacing w:after="120" w:line="276"/>
        <w:ind w:left="720" w:hanging="360"/>
      </w:pPr>
      <w:r>
        <w:t>2.3  The Buyer is not obliged to complete the purchase of any of the Shares unless the purchase of all of the Shares is completed simultaneously.</w:t>
      </w:r>
    </w:p>
    <w:p>
      <w:pPr>
        <w:pStyle w:val="Heading1"/>
      </w:pPr>
      <w:r>
        <w:t xml:space="preserve">3.  Consideration</w:t>
      </w:r>
    </w:p>
    <w:p>
      <w:pPr>
        <w:spacing w:after="120" w:line="276"/>
        <w:ind w:left="720" w:hanging="360"/>
      </w:pPr>
      <w:r>
        <w:t>3.1  The total consideration for the Shares is an amount equal to £62,000,000 (the "Enterprise Value") as adjusted under clause 3.2 (the "Consideration").</w:t>
      </w:r>
    </w:p>
    <w:p>
      <w:pPr>
        <w:spacing w:after="120" w:line="276"/>
        <w:ind w:left="720" w:hanging="360"/>
      </w:pPr>
      <w:r>
        <w:t>3.2  The Enterprise Value shall be adjusted on a pound-for-pound basis: (a) reduced by the amount of Net Debt; and (b) increased or reduced by the amount (if any) by which Working Capital is greater or less than the target working capital, in each case as finally determined under Schedule 6. The estimated Consideration at Completion is £57,700,000, being the Enterprise Value less estimated Net Debt of £4,300,000.</w:t>
      </w:r>
    </w:p>
    <w:p>
      <w:pPr>
        <w:spacing w:after="120" w:line="276"/>
        <w:ind w:left="720" w:hanging="360"/>
      </w:pPr>
      <w:r>
        <w:t xml:space="preserve">3.3  At Completion the Buyer shall pay: </w:t>
      </w:r>
      <w:del w:id="1009" w:author="Marcus Vesey (Harland Vesey LLP)" w:date="2026-03-25T11:20:00Z">
        <w:r>
          <w:delText xml:space="preserve">(a) £50,487,500 to the Sellers</w:delText>
        </w:r>
      </w:del>
      <w:ins w:id="1010" w:author="Marcus Vesey (Harland Vesey LLP)" w:date="2026-03-25T11:20:00Z">
        <w:r>
          <w:t xml:space="preserve">(a) £51,930,000 to the Sellers</w:t>
        </w:r>
      </w:ins>
      <w:r>
        <w:t xml:space="preserve">' Solicitors in the proportions set out in Schedule 1; and (b) the </w:t>
      </w:r>
      <w:del w:id="1011" w:author="Marcus Vesey (Harland Vesey LLP)" w:date="2026-03-25T11:20:00Z">
        <w:r>
          <w:delText xml:space="preserve">Escrow Amount of £7,212,500 into</w:delText>
        </w:r>
      </w:del>
      <w:ins w:id="1012" w:author="Marcus Vesey (Harland Vesey LLP)" w:date="2026-03-25T11:20:00Z">
        <w:r>
          <w:t xml:space="preserve">Escrow Amount of £5,770,000 into</w:t>
        </w:r>
      </w:ins>
      <w:r>
        <w:t xml:space="preserve"> the Escrow Account, to be held and released in accordance with the Escrow Agreement.</w:t>
      </w:r>
    </w:p>
    <w:p>
      <w:pPr>
        <w:spacing w:after="120" w:line="276"/>
        <w:ind w:left="720" w:hanging="360"/>
      </w:pPr>
      <w:r>
        <w:t>3.4  Any adjustment payment determined under Schedule 6 shall be paid within 10 Business Days of the Completion Accounts becoming final and binding, together with interest at 2% per annum above the base rate of the Bank of England.</w:t>
      </w:r>
    </w:p>
    <w:p>
      <w:pPr>
        <w:spacing w:after="120" w:line="276"/>
        <w:ind w:left="720" w:hanging="360"/>
      </w:pPr>
      <w:r>
        <w:t>3.5  Each payment to be made to the Sellers under this Agreement shall be made to the Sellers' Solicitors, whose receipt shall be a good and valid discharge of the Buyer's obligation to make the payment, and the Buyer shall not be concerned to see the application of any amount so paid.</w:t>
      </w:r>
    </w:p>
    <w:p>
      <w:pPr>
        <w:spacing w:after="120" w:line="276"/>
        <w:ind w:left="720" w:hanging="360"/>
      </w:pPr>
      <w:r>
        <w:t>3.6  The Consideration shall be deemed to be reduced by the amount of any payment made to the Buyer (a) for a breach of any Warranty, or (b) under the Tax Covenant or any indemnity in this Agreement.</w:t>
      </w:r>
    </w:p>
    <w:p>
      <w:pPr>
        <w:pStyle w:val="Heading1"/>
      </w:pPr>
      <w:r>
        <w:t xml:space="preserve">4.  Conditions</w:t>
      </w:r>
    </w:p>
    <w:p>
      <w:pPr>
        <w:spacing w:after="120" w:line="276"/>
        <w:ind w:left="720" w:hanging="360"/>
      </w:pPr>
      <w:r>
        <w:t>4.1  Completion is conditional on the following conditions being satisfied (or waived) on or before the Completion Date: (a) the change-of-control waiver in respect of the supply agreement with Wexbourne Retail Group Limited having been obtained in a form reasonably satisfactory to the Buyer; and (b) no material adverse change having occurred in the business of the Company between the date of this Agreement and Completion.</w:t>
      </w:r>
    </w:p>
    <w:p>
      <w:pPr>
        <w:spacing w:after="120" w:line="276"/>
        <w:ind w:left="720" w:hanging="360"/>
      </w:pPr>
      <w:r>
        <w:t>4.2  The Sellers shall use all reasonable endeavours to procure the satisfaction of the condition in clause 4.1(a) as soon as possible and in any event by the Longstop Date.</w:t>
      </w:r>
    </w:p>
    <w:p>
      <w:pPr>
        <w:spacing w:after="120" w:line="276"/>
        <w:ind w:left="720" w:hanging="360"/>
      </w:pPr>
      <w:r>
        <w:t>4.3  If the conditions are not satisfied or waived by 30 June 2026 (the "Longstop Date"), this Agreement (other than the Surviving Provisions) shall automatically terminate and no party shall have any claim against any other, save in respect of any prior breach.</w:t>
      </w:r>
    </w:p>
    <w:p>
      <w:pPr>
        <w:pStyle w:val="Heading1"/>
      </w:pPr>
      <w:r>
        <w:t xml:space="preserve">5.  Pre-Completion conduct</w:t>
      </w:r>
    </w:p>
    <w:p>
      <w:pPr>
        <w:spacing w:after="120" w:line="276"/>
        <w:ind w:left="720" w:hanging="360"/>
      </w:pPr>
      <w:r>
        <w:t>5.1  Between the date of this Agreement and Completion, the Sellers shall procure that the Company carries on its business in the ordinary and usual course consistent with past practice and shall not, without the prior written consent of the Buyer (such consent not to be unreasonably withheld or delayed): (a) declare or pay any dividend or other distribution; (b) create or issue any share or loan capital; (c) acquire or dispose of any material asset otherwise than in the ordinary course; (d) enter into any contract outside the ordinary course or of an unusual or onerous nature; (e) make any material change to the terms of employment of any senior employee; or (f) settle or compromise any litigation involving more than £25,000.</w:t>
      </w:r>
    </w:p>
    <w:p>
      <w:pPr>
        <w:spacing w:after="120" w:line="276"/>
        <w:ind w:left="720" w:hanging="360"/>
      </w:pPr>
      <w:r>
        <w:t>5.2  The Sellers shall promptly notify the Buyer in writing of any matter arising before Completion which constitutes, or which the Sellers are aware would or might constitute, a breach of any Warranty.</w:t>
      </w:r>
    </w:p>
    <w:p>
      <w:pPr>
        <w:pStyle w:val="Heading1"/>
      </w:pPr>
      <w:r>
        <w:t xml:space="preserve">6.  Completion</w:t>
      </w:r>
    </w:p>
    <w:p>
      <w:pPr>
        <w:spacing w:after="120" w:line="276"/>
        <w:ind w:left="720" w:hanging="360"/>
      </w:pPr>
      <w:r>
        <w:t>6.1  Completion shall take place at the offices of the Buyer's Solicitors (or remotely by the exchange of documents) on the Completion Date, when each party shall do all those things respectively required of it in Schedule 3.</w:t>
      </w:r>
    </w:p>
    <w:p>
      <w:pPr>
        <w:spacing w:after="120" w:line="276"/>
        <w:ind w:left="720" w:hanging="360"/>
      </w:pPr>
      <w:r>
        <w:t>6.2  At Completion the Sellers shall deliver or procure the delivery of the items listed in Part 1 of Schedule 3, and the Buyer shall pay the amounts and deliver the items listed in Part 2 of Schedule 3.</w:t>
      </w:r>
    </w:p>
    <w:p>
      <w:pPr>
        <w:spacing w:after="120" w:line="276"/>
        <w:ind w:left="720" w:hanging="360"/>
      </w:pPr>
      <w:r>
        <w:t>6.3  The Buyer is not obliged to complete this Agreement unless the Sellers comply with all of their obligations in Schedule 3. If the obligations are not complied with in a material respect, the Buyer may (without prejudice to its other rights) defer Completion, proceed to Completion so far as practicable, or terminate this Agreement.</w:t>
      </w:r>
    </w:p>
    <w:p>
      <w:pPr>
        <w:pStyle w:val="Heading1"/>
      </w:pPr>
      <w:r>
        <w:t xml:space="preserve">7.  Warranties</w:t>
      </w:r>
    </w:p>
    <w:p>
      <w:pPr>
        <w:spacing w:after="120" w:line="276"/>
        <w:ind w:left="720" w:hanging="360"/>
      </w:pPr>
      <w:r>
        <w:t>7.1  The Sellers warrant to the Buyer that each of the Warranties set out in Schedule 4 is true, accurate and not misleading as at the date of this Agreement and (save where expressed to be given only at a particular date) will be repeated immediately before Completion by reference to the facts then existing.</w:t>
      </w:r>
    </w:p>
    <w:p>
      <w:pPr>
        <w:spacing w:after="120" w:line="276"/>
        <w:ind w:left="720" w:hanging="360"/>
      </w:pPr>
      <w:r>
        <w:t>7.2  The Warranties are given subject only to matters fairly disclosed in the Disclosure Letter. The only Warranties given in respect of Tax are those in paragraph 12 of Schedule 4, and the Tax Covenant in Schedule 5 applies in relation to Tax.</w:t>
      </w:r>
    </w:p>
    <w:p>
      <w:pPr>
        <w:spacing w:after="120" w:line="276"/>
        <w:ind w:left="720" w:hanging="360"/>
      </w:pPr>
      <w:r>
        <w:t>7.3  Each Warranty is separate and independent and, unless otherwise expressly provided, is not limited by reference to any other Warranty or by anything in this Agreement.</w:t>
      </w:r>
    </w:p>
    <w:p>
      <w:pPr>
        <w:spacing w:after="120" w:line="276"/>
        <w:ind w:left="720" w:hanging="360"/>
      </w:pPr>
      <w:r>
        <w:t>7.4  The liability of the Sellers under the Warranties is limited as provided in clause 8 and Schedule 7.</w:t>
      </w:r>
    </w:p>
    <w:p>
      <w:pPr>
        <w:spacing w:after="120" w:line="276"/>
        <w:ind w:left="720" w:hanging="360"/>
      </w:pPr>
      <w:r>
        <w:t>7.5  Each Seller agrees that the supply of information by or on behalf of the Company or its employees to the Sellers in connection with the Warranties shall not constitute a representation or warranty by any such person to the Sellers, and the Sellers waive any claim against any such person in respect of such information.</w:t>
      </w:r>
    </w:p>
    <w:p>
      <w:pPr>
        <w:pStyle w:val="Heading1"/>
      </w:pPr>
      <w:r>
        <w:t xml:space="preserve">8.  Limitations on liability</w:t>
      </w:r>
    </w:p>
    <w:p>
      <w:pPr>
        <w:spacing w:after="120" w:line="276"/>
        <w:ind w:left="720" w:hanging="360"/>
      </w:pPr>
      <w:r>
        <w:t>8.1  The liability of the Sellers in respect of the Warranties (other than the Fundamental Warranties and the Tax Warranties) is limited as set out in this clause 8 and in Schedule 7.</w:t>
      </w:r>
    </w:p>
    <w:p>
      <w:pPr>
        <w:spacing w:after="120" w:line="276"/>
        <w:ind w:left="720" w:hanging="360"/>
      </w:pPr>
      <w:r>
        <w:t xml:space="preserve">8.2  The Sellers shall not be liable for any claim under the Warranties (a "Warranty Claim") unless: (a) the amount of the liability in respect of that claim </w:t>
      </w:r>
      <w:del w:id="1001" w:author="Marcus Vesey (Harland Vesey LLP)" w:date="2026-03-25T11:20:00Z">
        <w:r>
          <w:delText xml:space="preserve">exceeds £25,000</w:delText>
        </w:r>
      </w:del>
      <w:ins w:id="1002" w:author="Marcus Vesey (Harland Vesey LLP)" w:date="2026-03-25T11:20:00Z">
        <w:r>
          <w:t xml:space="preserve">exceeds £50,000</w:t>
        </w:r>
      </w:ins>
      <w:r>
        <w:t xml:space="preserve">; and (b) the aggregate amount of all claims for which the Sellers would otherwise be </w:t>
      </w:r>
      <w:del w:id="1003" w:author="Marcus Vesey (Harland Vesey LLP)" w:date="2026-03-25T11:20:00Z">
        <w:r>
          <w:delText xml:space="preserve">liable exceeds £250,000</w:delText>
        </w:r>
      </w:del>
      <w:ins w:id="1004" w:author="Marcus Vesey (Harland Vesey LLP)" w:date="2026-03-25T11:20:00Z">
        <w:r>
          <w:t xml:space="preserve">liable exceeds £500,000</w:t>
        </w:r>
      </w:ins>
      <w:r>
        <w:t>, in which case the Sellers are liable for the whole amount and not merely the excess.</w:t>
      </w:r>
    </w:p>
    <w:p>
      <w:pPr>
        <w:spacing w:after="120" w:line="276"/>
        <w:ind w:left="720" w:hanging="360"/>
      </w:pPr>
      <w:r>
        <w:t xml:space="preserve">8.3  The aggregate liability of the Sellers: (a) in respect of all Warranty Claims (other than under the Fundamental Warranties and the Tax Covenant) </w:t>
      </w:r>
      <w:del w:id="1005" w:author="Marcus Vesey (Harland Vesey LLP)" w:date="2026-03-25T11:20:00Z">
        <w:r>
          <w:delText xml:space="preserve">shall not exceed £57,700,000, being 100% of the Consideration</w:delText>
        </w:r>
      </w:del>
      <w:ins w:id="1006" w:author="Marcus Vesey (Harland Vesey LLP)" w:date="2026-03-25T11:20:00Z">
        <w:r>
          <w:t xml:space="preserve">shall not exceed £28,850,000, being 50% of the Consideration</w:t>
        </w:r>
      </w:ins>
      <w:r>
        <w:t>; and (b) in respect of all claims under this Agreement (including the Fundamental Warranties and the Tax Covenant) shall not in aggregate exceed the amount of the Consideration actually received by the Sellers.</w:t>
      </w:r>
    </w:p>
    <w:p>
      <w:pPr>
        <w:spacing w:after="120" w:line="276"/>
        <w:ind w:left="720" w:hanging="360"/>
      </w:pPr>
      <w:r>
        <w:t xml:space="preserve">8.4  The Sellers shall not be liable for a Warranty Claim unless the Buyer has given written notice of the claim to the Sellers: (a) in the case of the Tax Warranties and the Tax Covenant, within 7 years after Completion; and (b) in the case of any other Warranty Claim, </w:t>
      </w:r>
      <w:del w:id="1007" w:author="Marcus Vesey (Harland Vesey LLP)" w:date="2026-03-25T11:20:00Z">
        <w:r>
          <w:delText xml:space="preserve">within 24 months after Completion</w:delText>
        </w:r>
      </w:del>
      <w:ins w:id="1008" w:author="Marcus Vesey (Harland Vesey LLP)" w:date="2026-03-25T11:20:00Z">
        <w:r>
          <w:t xml:space="preserve">within 18 months after Completion</w:t>
        </w:r>
      </w:ins>
      <w:r>
        <w:t>.</w:t>
      </w:r>
    </w:p>
    <w:p>
      <w:pPr>
        <w:spacing w:after="120" w:line="276"/>
        <w:ind w:left="720" w:hanging="360"/>
      </w:pPr>
      <w:r>
        <w:t>8.5  The Sellers are not liable for a Warranty Claim to the extent that the matter giving rise to it: (a) was fairly disclosed in the Disclosure Letter; (b) was provided for or noted in the Accounts or the Completion Accounts; or (c) arises from a change in law or accounting practice after the date of this Agreement.</w:t>
      </w:r>
    </w:p>
    <w:p>
      <w:pPr>
        <w:spacing w:after="120" w:line="276"/>
        <w:ind w:left="720" w:hanging="360"/>
      </w:pPr>
      <w:r>
        <w:t>8.6  Nothing in this clause 8 or Schedule 7 applies to limit the liability of any Seller in respect of fraud or fraudulent or dishonest misrepresentation by that Seller.</w:t>
      </w:r>
    </w:p>
    <w:p>
      <w:pPr>
        <w:pStyle w:val="Heading1"/>
      </w:pPr>
      <w:r>
        <w:t xml:space="preserve">9.  Tax Covenant</w:t>
      </w:r>
    </w:p>
    <w:p>
      <w:pPr>
        <w:spacing w:after="120" w:line="276"/>
        <w:ind w:left="720" w:hanging="360"/>
      </w:pPr>
      <w:r>
        <w:t>9.1  The provisions of Schedule 5 (Tax Covenant) apply with effect from Completion.</w:t>
      </w:r>
    </w:p>
    <w:p>
      <w:pPr>
        <w:pStyle w:val="Heading1"/>
      </w:pPr>
      <w:r>
        <w:t xml:space="preserve">10.  Restrictive covenants</w:t>
      </w:r>
    </w:p>
    <w:p>
      <w:pPr>
        <w:spacing w:after="120" w:line="276"/>
        <w:ind w:left="720" w:hanging="360"/>
      </w:pPr>
      <w:r>
        <w:t>10.1  Each Seller who is a Founder or who holds shares as principal undertakes that it shall not, for a period of 24 months from Completion: (a) carry on or be engaged in any business which competes with the business of the Company as carried on at Completion in the United Kingdom; (b) solicit or entice away any senior employee of the Company; or (c) solicit the custom of any person who was a customer of the Company in the 12 months before Completion in respect of competing goods or services.</w:t>
      </w:r>
    </w:p>
    <w:p>
      <w:pPr>
        <w:spacing w:after="120" w:line="276"/>
        <w:ind w:left="720" w:hanging="360"/>
      </w:pPr>
      <w:r>
        <w:t>10.2  Each undertaking in clause 10.1 is a separate undertaking and is considered by the parties to be reasonable and necessary to protect the goodwill of the business acquired by the Buyer. If any restriction is held to be unenforceable but would be valid if reduced in scope or duration, it applies with such modification as is necessary to make it valid and enforceable.</w:t>
      </w:r>
    </w:p>
    <w:p>
      <w:pPr>
        <w:pStyle w:val="Heading1"/>
      </w:pPr>
      <w:r>
        <w:t xml:space="preserve">11.  Confidentiality and announcements</w:t>
      </w:r>
    </w:p>
    <w:p>
      <w:pPr>
        <w:spacing w:after="120" w:line="276"/>
        <w:ind w:left="720" w:hanging="360"/>
      </w:pPr>
      <w:r>
        <w:t>11.1  Each party shall keep confidential the existence and terms of, and negotiations relating to, this Agreement, save as required by law or any regulatory authority or as necessary to enforce this Agreement.</w:t>
      </w:r>
    </w:p>
    <w:p>
      <w:pPr>
        <w:spacing w:after="120" w:line="276"/>
        <w:ind w:left="720" w:hanging="360"/>
      </w:pPr>
      <w:r>
        <w:t>11.2  No announcement concerning the transaction shall be made by any party without the prior written approval of the others (such approval not to be unreasonably withheld), save as required by law or any regulatory or governmental body.</w:t>
      </w:r>
    </w:p>
    <w:p>
      <w:pPr>
        <w:pStyle w:val="Heading1"/>
      </w:pPr>
      <w:r>
        <w:t xml:space="preserve">12.  Further assurance</w:t>
      </w:r>
    </w:p>
    <w:p>
      <w:pPr>
        <w:spacing w:after="120" w:line="276"/>
        <w:ind w:left="720" w:hanging="360"/>
      </w:pPr>
      <w:r>
        <w:t>12.1  Each Seller shall (at the Buyer's cost) execute and deliver such documents and take such steps as the Buyer may reasonably require to vest in the Buyer the full legal and beneficial title to the Shares and otherwise to give the Buyer the full benefit of this Agreement.</w:t>
      </w:r>
    </w:p>
    <w:p>
      <w:pPr>
        <w:pStyle w:val="Heading1"/>
      </w:pPr>
      <w:r>
        <w:t xml:space="preserve">13.  Entire agreement</w:t>
      </w:r>
    </w:p>
    <w:p>
      <w:pPr>
        <w:spacing w:after="120" w:line="276"/>
        <w:ind w:left="720" w:hanging="360"/>
      </w:pPr>
      <w:r>
        <w:t>13.1  This Agreement, together with the documents referred to in it, constitutes the entire agreement between the parties and supersedes all prior agreements, negotiations and representations relating to its subject matter.</w:t>
      </w:r>
    </w:p>
    <w:p>
      <w:pPr>
        <w:spacing w:after="120" w:line="276"/>
        <w:ind w:left="720" w:hanging="360"/>
      </w:pPr>
      <w:r>
        <w:t>13.2  Each party acknowledges that it has not relied on, and shall have no remedy in respect of, any statement, representation or warranty not expressly set out in this Agreement, save that this clause does not exclude liability for fraud.</w:t>
      </w:r>
    </w:p>
    <w:p>
      <w:pPr>
        <w:pStyle w:val="Heading1"/>
      </w:pPr>
      <w:r>
        <w:t xml:space="preserve">14.  Assignment</w:t>
      </w:r>
    </w:p>
    <w:p>
      <w:pPr>
        <w:spacing w:after="120" w:line="276"/>
        <w:ind w:left="720" w:hanging="360"/>
      </w:pPr>
      <w:r>
        <w:t>14.1  No party may assign, transfer or charge any of its rights under this Agreement without the prior written consent of the others, save that the Buyer may assign the benefit of this Agreement and of the Warranties to any member of the Buyer's group or to any person providing finance to the Buyer (and to any successor in title to the Shares).</w:t>
      </w:r>
    </w:p>
    <w:p>
      <w:pPr>
        <w:pStyle w:val="Heading1"/>
      </w:pPr>
      <w:r>
        <w:t xml:space="preserve">15.  Third party rights</w:t>
      </w:r>
    </w:p>
    <w:p>
      <w:pPr>
        <w:spacing w:after="120" w:line="276"/>
        <w:ind w:left="720" w:hanging="360"/>
      </w:pPr>
      <w:r>
        <w:t>15.1  Save as expressly provided, a person who is not a party to this Agreement has no right under the Contracts (Rights of Third Parties) Act 1999 to enforce any of its terms.</w:t>
      </w:r>
    </w:p>
    <w:p>
      <w:pPr>
        <w:pStyle w:val="Heading1"/>
      </w:pPr>
      <w:r>
        <w:t xml:space="preserve">16.  Variation and waiver</w:t>
      </w:r>
    </w:p>
    <w:p>
      <w:pPr>
        <w:spacing w:after="120" w:line="276"/>
        <w:ind w:left="720" w:hanging="360"/>
      </w:pPr>
      <w:r>
        <w:t>16.1  No variation of this Agreement is effective unless in writing and signed by or on behalf of each party. A waiver of any right or remedy is effective only if given in writing and shall not be deemed a waiver of any subsequent breach or default.</w:t>
      </w:r>
    </w:p>
    <w:p>
      <w:pPr>
        <w:pStyle w:val="Heading1"/>
      </w:pPr>
      <w:r>
        <w:t xml:space="preserve">17.  Costs</w:t>
      </w:r>
    </w:p>
    <w:p>
      <w:pPr>
        <w:spacing w:after="120" w:line="276"/>
        <w:ind w:left="720" w:hanging="360"/>
      </w:pPr>
      <w:r>
        <w:t>17.1  Except as otherwise provided, each party shall bear its own costs incurred in connection with the negotiation, preparation and execution of this Agreement.</w:t>
      </w:r>
    </w:p>
    <w:p>
      <w:pPr>
        <w:pStyle w:val="Heading1"/>
      </w:pPr>
      <w:r>
        <w:t xml:space="preserve">18.  Notices</w:t>
      </w:r>
    </w:p>
    <w:p>
      <w:pPr>
        <w:spacing w:after="120" w:line="276"/>
        <w:ind w:left="720" w:hanging="360"/>
      </w:pPr>
      <w:r>
        <w:t>18.1  Any notice given under this Agreement shall be in writing and delivered by hand, by pre-paid first-class post or by email to the address or email address of the relevant party set out in this Agreement (or as otherwise notified).</w:t>
      </w:r>
    </w:p>
    <w:p>
      <w:pPr>
        <w:spacing w:after="120" w:line="276"/>
        <w:ind w:left="720" w:hanging="360"/>
      </w:pPr>
      <w:r>
        <w:t>18.2  A notice is deemed received: if delivered by hand, at the time of delivery; if by post, at 9.00 a.m. on the second Business Day after posting; and if by email, at the time of transmission (provided no failure message is received).</w:t>
      </w:r>
    </w:p>
    <w:p>
      <w:pPr>
        <w:pStyle w:val="Heading1"/>
      </w:pPr>
      <w:r>
        <w:t xml:space="preserve">19.  Counterparts</w:t>
      </w:r>
    </w:p>
    <w:p>
      <w:pPr>
        <w:spacing w:after="120" w:line="276"/>
        <w:ind w:left="720" w:hanging="360"/>
      </w:pPr>
      <w:r>
        <w:t>19.1  This Agreement may be executed in any number of counterparts, each of which when executed and delivered constitutes a duplicate original, but all the counterparts together constitute one agreement.</w:t>
      </w:r>
    </w:p>
    <w:p>
      <w:pPr>
        <w:pStyle w:val="Heading1"/>
      </w:pPr>
      <w:r>
        <w:t xml:space="preserve">20.  Governing law and jurisdiction</w:t>
      </w:r>
    </w:p>
    <w:p>
      <w:pPr>
        <w:spacing w:after="120" w:line="276"/>
        <w:ind w:left="720" w:hanging="360"/>
      </w:pPr>
      <w:r>
        <w:t>20.1  This Agreement and any dispute or claim (including non-contractual disputes or claims) arising out of or in connection with it or its subject matter are governed by and construed in accordance with the law of England and Wales.</w:t>
      </w:r>
    </w:p>
    <w:p>
      <w:pPr>
        <w:spacing w:after="120" w:line="276"/>
        <w:ind w:left="720" w:hanging="360"/>
      </w:pPr>
      <w:r>
        <w:t>20.2  Each party irrevocably submits to the exclusive jurisdiction of the courts of England and Wales to settle any dispute or claim arising out of or in connection with this Agreement.</w:t>
      </w:r>
    </w:p>
    <w:p>
      <w:pPr>
        <w:spacing w:after="120" w:before="240"/>
      </w:pPr>
      <w:r>
        <w:rPr>
          <w:i/>
          <w:iCs/>
        </w:rPr>
        <w:t xml:space="preserve">IN WITNESS WHEREOF this Agreement has been duly executed by the parties on the date first stated above.</w:t>
      </w:r>
    </w:p>
    <w:p>
      <w:pPr>
        <w:pStyle w:val="Heading1"/>
        <w:pageBreakBefore/>
      </w:pPr>
      <w:r>
        <w:t xml:space="preserve">SCHEDULE 1 — The Sellers and apportionment of Consideration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300"/>
        <w:gridCol w:w="2660"/>
      </w:tblGrid>
      <w:tr>
        <w:tc>
          <w:tcPr>
            <w:tcW w:type="dxa" w:w="30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Seller</w:t>
            </w:r>
          </w:p>
        </w:tc>
        <w:tc>
          <w:tcPr>
            <w:tcW w:type="dxa" w:w="14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Shares</w:t>
            </w:r>
          </w:p>
        </w:tc>
        <w:tc>
          <w:tcPr>
            <w:tcW w:type="dxa" w:w="23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 holding</w:t>
            </w:r>
          </w:p>
        </w:tc>
        <w:tc>
          <w:tcPr>
            <w:tcW w:type="dxa" w:w="266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Share of Consideration*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Geoffrey Aldermont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620,000</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62%</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£35,774,000</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Aldermont Family Trust (2009)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180,000</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18%</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£10,386,000</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Hartington Equity Partners LLP</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200,000</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20%</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£11,540,000</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Total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1,000,000</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100%</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£57,700,000</w:t>
            </w:r>
          </w:p>
        </w:tc>
      </w:tr>
    </w:tbl>
    <w:p>
      <w:pPr>
        <w:spacing w:after="120" w:line="276"/>
        <w:rPr>
          <w:i/>
          <w:iCs/>
          <w:sz w:val="18"/>
          <w:szCs w:val="18"/>
        </w:rPr>
      </w:pPr>
      <w:r>
        <w:rPr>
          <w:i/>
          <w:iCs/>
          <w:sz w:val="18"/>
          <w:szCs w:val="18"/>
        </w:rPr>
        <w:t xml:space="preserve">*Estimated, based on the estimated Consideration of £57,700,000 and before the Completion Accounts adjustment and the Escrow Amount of £5,770,000, which is deducted pro rata.</w:t>
      </w:r>
    </w:p>
    <w:p>
      <w:pPr>
        <w:pStyle w:val="Heading1"/>
        <w:pageBreakBefore/>
      </w:pPr>
      <w:r>
        <w:t xml:space="preserve">SCHEDULE 2 — Particulars of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Name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Aldermont Controls Limited</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Registered number</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04218776</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Date of incorporation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14 February 2002</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Registered office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Brunel Works, Tewkesbury Road, Cheltenham GL51 9HA</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Issued share capital</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£1,000,000 divided into 1,000,000 ordinary shares of £1 each</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Directors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Geoffrey Aldermont; Daniel Greaves (Managing Director); Susan Pryce (Finance Director)</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Secretary</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Margaret Aldermont</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Accounting reference date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31 December</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Auditors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Lockhart Reade LLP</w:t>
            </w:r>
          </w:p>
        </w:tc>
      </w:tr>
    </w:tbl>
    <w:p>
      <w:pPr>
        <w:pStyle w:val="Heading1"/>
        <w:pageBreakBefore/>
      </w:pPr>
      <w:r>
        <w:t xml:space="preserve">SCHEDULE 3 — Completion arrangements</w:t>
      </w:r>
    </w:p>
    <w:p>
      <w:pPr>
        <w:pStyle w:val="Heading2"/>
      </w:pPr>
      <w:r>
        <w:t xml:space="preserve">Part 1 — Sellers' obligations</w:t>
      </w:r>
    </w:p>
    <w:p>
      <w:pPr>
        <w:spacing w:after="80"/>
        <w:ind w:left="720" w:hanging="360"/>
      </w:pPr>
      <w:r>
        <w:t>(a)  transfers of the Shares duly executed by the registered holders in favour of the Buyer, together with the relative share certificates;</w:t>
      </w:r>
    </w:p>
    <w:p>
      <w:pPr>
        <w:spacing w:after="80"/>
        <w:ind w:left="720" w:hanging="360"/>
      </w:pPr>
      <w:r>
        <w:t>(b)  the statutory registers and minute books of the Company, written up to (but not including) Completion;</w:t>
      </w:r>
    </w:p>
    <w:p>
      <w:pPr>
        <w:spacing w:after="80"/>
        <w:ind w:left="720" w:hanging="360"/>
      </w:pPr>
      <w:r>
        <w:t>(c)  letters of resignation of Geoffrey Aldermont and the secretary, in the agreed form;</w:t>
      </w:r>
    </w:p>
    <w:p>
      <w:pPr>
        <w:spacing w:after="80"/>
        <w:ind w:left="720" w:hanging="360"/>
      </w:pPr>
      <w:r>
        <w:t>(d)  the Disclosure Letter duly signed by or on behalf of the Sellers;</w:t>
      </w:r>
    </w:p>
    <w:p>
      <w:pPr>
        <w:spacing w:after="80"/>
        <w:ind w:left="720" w:hanging="360"/>
      </w:pPr>
      <w:r>
        <w:t>(e)  evidence of the satisfaction of the condition in clause 4.1(a) (Wexbourne Retail waiver);</w:t>
      </w:r>
    </w:p>
    <w:p>
      <w:pPr>
        <w:spacing w:after="80"/>
        <w:ind w:left="720" w:hanging="360"/>
      </w:pPr>
      <w:r>
        <w:t>(f)  executed releases of all security over the assets of the Company and Forms MR04 for filing;</w:t>
      </w:r>
    </w:p>
    <w:p>
      <w:pPr>
        <w:spacing w:after="80"/>
        <w:ind w:left="720" w:hanging="360"/>
      </w:pPr>
      <w:r>
        <w:t>(g)  the Tax Covenant and the Escrow Agreement duly executed by the Sellers.</w:t>
      </w:r>
    </w:p>
    <w:p>
      <w:pPr>
        <w:pStyle w:val="Heading2"/>
      </w:pPr>
      <w:r>
        <w:t xml:space="preserve">Part 2 — Buyer's obligations</w:t>
      </w:r>
    </w:p>
    <w:p>
      <w:pPr>
        <w:spacing w:after="80"/>
        <w:ind w:left="720" w:hanging="360"/>
      </w:pPr>
      <w:r>
        <w:t xml:space="preserve">(a)  pay the completion amount of </w:t>
      </w:r>
      <w:del w:id="1001" w:author="Marcus Vesey (Harland Vesey LLP)" w:date="2026-03-25T11:20:00Z">
        <w:r>
          <w:delText xml:space="preserve">£50,487,500</w:delText>
        </w:r>
      </w:del>
      <w:ins w:id="1002" w:author="Marcus Vesey (Harland Vesey LLP)" w:date="2026-03-25T11:20:00Z">
        <w:r>
          <w:t xml:space="preserve">£51,930,000</w:t>
        </w:r>
      </w:ins>
      <w:r>
        <w:t xml:space="preserve"> to the Sellers' Solicitors;</w:t>
      </w:r>
    </w:p>
    <w:p>
      <w:pPr>
        <w:spacing w:after="80"/>
        <w:ind w:left="720" w:hanging="360"/>
      </w:pPr>
      <w:r>
        <w:t xml:space="preserve">(b)  pay the Escrow Amount of </w:t>
      </w:r>
      <w:del w:id="1003" w:author="Marcus Vesey (Harland Vesey LLP)" w:date="2026-03-25T11:20:00Z">
        <w:r>
          <w:delText xml:space="preserve">£7,212,500</w:delText>
        </w:r>
      </w:del>
      <w:ins w:id="1004" w:author="Marcus Vesey (Harland Vesey LLP)" w:date="2026-03-25T11:20:00Z">
        <w:r>
          <w:t xml:space="preserve">£5,770,000</w:t>
        </w:r>
      </w:ins>
      <w:r>
        <w:t xml:space="preserve"> into the Escrow Account;</w:t>
      </w:r>
    </w:p>
    <w:p>
      <w:pPr>
        <w:spacing w:after="80"/>
        <w:ind w:left="720" w:hanging="360"/>
      </w:pPr>
      <w:r>
        <w:t>(c)  deliver a counterpart of this Agreement, the Tax Covenant and the Escrow Agreement executed by the Buyer;</w:t>
      </w:r>
    </w:p>
    <w:p>
      <w:pPr>
        <w:spacing w:after="80"/>
        <w:ind w:left="720" w:hanging="360"/>
      </w:pPr>
      <w:r>
        <w:t>(d)  deliver a certified copy of the board resolutions of the Buyer authorising the transaction.</w:t>
      </w:r>
    </w:p>
    <w:p>
      <w:pPr>
        <w:pStyle w:val="Heading1"/>
        <w:pageBreakBefore/>
      </w:pPr>
      <w:r>
        <w:t xml:space="preserve">SCHEDULE 4 — Warranties</w:t>
      </w:r>
    </w:p>
    <w:p>
      <w:pPr>
        <w:spacing w:after="60" w:before="160"/>
      </w:pPr>
      <w:r>
        <w:rPr>
          <w:b/>
          <w:bCs/>
        </w:rPr>
        <w:t xml:space="preserve">1. Capacity and authority</w:t>
      </w:r>
    </w:p>
    <w:p>
      <w:pPr>
        <w:spacing w:after="80" w:line="268"/>
        <w:ind w:left="720" w:hanging="360"/>
      </w:pPr>
      <w:r>
        <w:t>1.1  Each Seller has the requisite power and authority, and has taken all necessary action, to enter into and perform this Agreement and the documents to be executed by it.</w:t>
      </w:r>
    </w:p>
    <w:p>
      <w:pPr>
        <w:spacing w:after="80" w:line="268"/>
        <w:ind w:left="720" w:hanging="360"/>
      </w:pPr>
      <w:r>
        <w:t>1.2  This Agreement and the documents to be executed by each Seller constitute, or will when executed constitute, binding obligations of that Seller enforceable in accordance with their terms.</w:t>
      </w:r>
    </w:p>
    <w:p>
      <w:pPr>
        <w:spacing w:after="80" w:line="268"/>
        <w:ind w:left="720" w:hanging="360"/>
      </w:pPr>
      <w:r>
        <w:t>1.3  No consent, approval or authorisation of any third party or authority is required by any Seller for the entry into or performance of this Agreement.</w:t>
      </w:r>
    </w:p>
    <w:p>
      <w:pPr>
        <w:spacing w:after="60" w:before="160"/>
      </w:pPr>
      <w:r>
        <w:rPr>
          <w:b/>
          <w:bCs/>
        </w:rPr>
        <w:t xml:space="preserve">2. The Shares and the Company</w:t>
      </w:r>
    </w:p>
    <w:p>
      <w:pPr>
        <w:spacing w:after="80" w:line="268"/>
        <w:ind w:left="720" w:hanging="360"/>
      </w:pPr>
      <w:r>
        <w:t>2.1  The Shares constitute the whole of the issued and allotted share capital of the Company, are fully paid, and are legally and beneficially owned by the Sellers free from all Encumbrances.</w:t>
      </w:r>
    </w:p>
    <w:p>
      <w:pPr>
        <w:spacing w:after="80" w:line="268"/>
        <w:ind w:left="720" w:hanging="360"/>
      </w:pPr>
      <w:r>
        <w:t>2.2  There is no option, right to acquire, mortgage, charge, pledge or other form of security or Encumbrance on, over or affecting any of the Shares, and no person has claimed to be entitled to any of the foregoing.</w:t>
      </w:r>
    </w:p>
    <w:p>
      <w:pPr>
        <w:spacing w:after="80" w:line="268"/>
        <w:ind w:left="720" w:hanging="360"/>
      </w:pPr>
      <w:r>
        <w:t>2.3  The Company has no subsidiaries and does not hold any shares in the capital of any other body corporate.</w:t>
      </w:r>
    </w:p>
    <w:p>
      <w:pPr>
        <w:spacing w:after="80" w:line="268"/>
        <w:ind w:left="720" w:hanging="360"/>
      </w:pPr>
      <w:r>
        <w:t>2.4  The statutory books of the Company are up to date, in its possession and contain accurate records of all matters required to be dealt with in them.</w:t>
      </w:r>
    </w:p>
    <w:p>
      <w:pPr>
        <w:spacing w:after="60" w:before="160"/>
      </w:pPr>
      <w:r>
        <w:rPr>
          <w:b/>
          <w:bCs/>
        </w:rPr>
        <w:t xml:space="preserve">3. Accounts and financial position</w:t>
      </w:r>
    </w:p>
    <w:p>
      <w:pPr>
        <w:spacing w:after="80" w:line="268"/>
        <w:ind w:left="720" w:hanging="360"/>
      </w:pPr>
      <w:r>
        <w:t>3.1  The Accounts have been prepared in accordance with applicable law and UK GAAP and give a true and fair view of the assets, liabilities and state of affairs of the Company as at the Accounts Date and of its profit or loss for the period then ended.</w:t>
      </w:r>
    </w:p>
    <w:p>
      <w:pPr>
        <w:spacing w:after="80" w:line="268"/>
        <w:ind w:left="720" w:hanging="360"/>
      </w:pPr>
      <w:r>
        <w:t>3.2  The Management Accounts have been prepared with reasonable care on a basis consistent with the Accounts and are not misaffected by any material inaccuracy.</w:t>
      </w:r>
    </w:p>
    <w:p>
      <w:pPr>
        <w:spacing w:after="80" w:line="268"/>
        <w:ind w:left="720" w:hanging="360"/>
      </w:pPr>
      <w:r>
        <w:t>3.3  Since the Accounts Date the business of the Company has been carried on in the ordinary course and there has been no material adverse change in its financial or trading position.</w:t>
      </w:r>
    </w:p>
    <w:p>
      <w:pPr>
        <w:spacing w:after="60" w:before="160"/>
      </w:pPr>
      <w:r>
        <w:rPr>
          <w:b/>
          <w:bCs/>
        </w:rPr>
        <w:t xml:space="preserve">4. Contracts</w:t>
      </w:r>
    </w:p>
    <w:p>
      <w:pPr>
        <w:spacing w:after="80" w:line="268"/>
        <w:ind w:left="720" w:hanging="360"/>
      </w:pPr>
      <w:r>
        <w:t>4.1  Save as fairly disclosed, the Company is not a party to any contract which is of an unusual or onerous nature, or which is outside the ordinary course of business, or which cannot be terminated on six months' notice or less.</w:t>
      </w:r>
    </w:p>
    <w:p>
      <w:pPr>
        <w:spacing w:after="80" w:line="268"/>
        <w:ind w:left="720" w:hanging="360"/>
      </w:pPr>
      <w:r>
        <w:t>4.2  No party to a material contract with the Company has given notice to terminate it or, so far as the Sellers are aware, is entitled to terminate it by reason of the entry into or performance of this Agreement, save as fairly disclosed.</w:t>
      </w:r>
    </w:p>
    <w:p>
      <w:pPr>
        <w:spacing w:after="80" w:line="268"/>
        <w:ind w:left="720" w:hanging="360"/>
      </w:pPr>
      <w:r>
        <w:t>4.3  The Company is not in material default under any contract to which it is a party and, so far as the Sellers are aware, no other party is in material default.</w:t>
      </w:r>
    </w:p>
    <w:p>
      <w:pPr>
        <w:spacing w:after="60" w:before="160"/>
      </w:pPr>
      <w:r>
        <w:rPr>
          <w:b/>
          <w:bCs/>
        </w:rPr>
        <w:t xml:space="preserve">5. Litigation</w:t>
      </w:r>
    </w:p>
    <w:p>
      <w:pPr>
        <w:spacing w:after="80" w:line="268"/>
        <w:ind w:left="720" w:hanging="360"/>
      </w:pPr>
      <w:r>
        <w:t>5.1  Save as fairly disclosed, the Company is not engaged in any litigation, arbitration or other proceedings, and no such proceedings are pending or threatened by or against the Company.</w:t>
      </w:r>
    </w:p>
    <w:p>
      <w:pPr>
        <w:spacing w:after="80" w:line="268"/>
        <w:ind w:left="720" w:hanging="360"/>
      </w:pPr>
      <w:r>
        <w:t>5.2  There is no outstanding judgment, order or award against the Company, and the Company is not subject to any investigation by any governmental or regulatory body.</w:t>
      </w:r>
    </w:p>
    <w:p>
      <w:pPr>
        <w:spacing w:after="60" w:before="160"/>
      </w:pPr>
      <w:r>
        <w:rPr>
          <w:b/>
          <w:bCs/>
        </w:rPr>
        <w:t xml:space="preserve">6. Intellectual property and IT</w:t>
      </w:r>
    </w:p>
    <w:p>
      <w:pPr>
        <w:spacing w:after="80" w:line="268"/>
        <w:ind w:left="720" w:hanging="360"/>
      </w:pPr>
      <w:r>
        <w:t>6.1  The Company owns or has the right to use all intellectual property rights necessary to carry on its business as currently conducted, free from Encumbrances.</w:t>
      </w:r>
    </w:p>
    <w:p>
      <w:pPr>
        <w:spacing w:after="80" w:line="268"/>
        <w:ind w:left="720" w:hanging="360"/>
      </w:pPr>
      <w:r>
        <w:t>6.2  So far as the Sellers are aware, the activities of the Company do not infringe the intellectual property rights of any third party, and no claim of infringement has been made against the Company.</w:t>
      </w:r>
    </w:p>
    <w:p>
      <w:pPr>
        <w:spacing w:after="80" w:line="268"/>
        <w:ind w:left="720" w:hanging="360"/>
      </w:pPr>
      <w:r>
        <w:t>6.3  The IT systems used by the Company are owned by or licensed to it and are adequate for the current requirements of the business.</w:t>
      </w:r>
    </w:p>
    <w:p>
      <w:pPr>
        <w:spacing w:after="60" w:before="160"/>
      </w:pPr>
      <w:r>
        <w:rPr>
          <w:b/>
          <w:bCs/>
        </w:rPr>
        <w:t xml:space="preserve">7. Property</w:t>
      </w:r>
    </w:p>
    <w:p>
      <w:pPr>
        <w:spacing w:after="80" w:line="268"/>
        <w:ind w:left="720" w:hanging="360"/>
      </w:pPr>
      <w:r>
        <w:t>7.1  The particulars of the Properties set out in the Data Room are true and accurate. The Company has a good and marketable leasehold title to the Properties and no notice of breach of covenant has been received and remains outstanding.</w:t>
      </w:r>
    </w:p>
    <w:p>
      <w:pPr>
        <w:spacing w:after="80" w:line="268"/>
        <w:ind w:left="720" w:hanging="360"/>
      </w:pPr>
      <w:r>
        <w:t>7.2  The Company has no liability (actual or contingent) in respect of any property previously occupied by it or in which it previously held an interest.</w:t>
      </w:r>
    </w:p>
    <w:p>
      <w:pPr>
        <w:spacing w:after="60" w:before="160"/>
      </w:pPr>
      <w:r>
        <w:rPr>
          <w:b/>
          <w:bCs/>
        </w:rPr>
        <w:t xml:space="preserve">8. Assets</w:t>
      </w:r>
    </w:p>
    <w:p>
      <w:pPr>
        <w:spacing w:after="80" w:line="268"/>
        <w:ind w:left="720" w:hanging="360"/>
      </w:pPr>
      <w:r>
        <w:t>8.1  The Company owns or is entitled to use all assets used in or necessary for the carrying on of its business, and (save for assets disposed of in the ordinary course) all such assets included in the Accounts remain its property.</w:t>
      </w:r>
    </w:p>
    <w:p>
      <w:pPr>
        <w:spacing w:after="80" w:line="268"/>
        <w:ind w:left="720" w:hanging="360"/>
      </w:pPr>
      <w:r>
        <w:t>8.2  The plant, machinery and equipment owned or used by the Company are in reasonable working order having regard to their age and use.</w:t>
      </w:r>
    </w:p>
    <w:p>
      <w:pPr>
        <w:spacing w:after="60" w:before="160"/>
      </w:pPr>
      <w:r>
        <w:rPr>
          <w:b/>
          <w:bCs/>
        </w:rPr>
        <w:t xml:space="preserve">9. Employees</w:t>
      </w:r>
    </w:p>
    <w:p>
      <w:pPr>
        <w:spacing w:after="80" w:line="268"/>
        <w:ind w:left="720" w:hanging="360"/>
      </w:pPr>
      <w:r>
        <w:t>9.1  The Data Room contains accurate particulars of the terms of employment of all employees, including remuneration, benefits and notice periods.</w:t>
      </w:r>
    </w:p>
    <w:p>
      <w:pPr>
        <w:spacing w:after="80" w:line="268"/>
        <w:ind w:left="720" w:hanging="360"/>
      </w:pPr>
      <w:r>
        <w:t>9.2  Save as fairly disclosed, there are no amounts owing to any present or former employee other than remuneration accrued in the ordinary course, and no liability has been incurred for breach of any contract of employment or for redundancy or unfair or wrongful dismissal.</w:t>
      </w:r>
    </w:p>
    <w:p>
      <w:pPr>
        <w:spacing w:after="80" w:line="268"/>
        <w:ind w:left="720" w:hanging="360"/>
      </w:pPr>
      <w:r>
        <w:t>9.3  There is no industrial action, collective dispute or recognised trade union in respect of the Company's employees.</w:t>
      </w:r>
    </w:p>
    <w:p>
      <w:pPr>
        <w:spacing w:after="60" w:before="160"/>
      </w:pPr>
      <w:r>
        <w:rPr>
          <w:b/>
          <w:bCs/>
        </w:rPr>
        <w:t xml:space="preserve">10. Insolvency</w:t>
      </w:r>
    </w:p>
    <w:p>
      <w:pPr>
        <w:spacing w:after="80" w:line="268"/>
        <w:ind w:left="720" w:hanging="360"/>
      </w:pPr>
      <w:r>
        <w:t>10.1  No order has been made, petition presented or resolution passed for the winding up of the Company, and no administrator, receiver or administrative receiver has been appointed.</w:t>
      </w:r>
    </w:p>
    <w:p>
      <w:pPr>
        <w:spacing w:after="80" w:line="268"/>
        <w:ind w:left="720" w:hanging="360"/>
      </w:pPr>
      <w:r>
        <w:t>10.2  The Company is not unable to pay its debts within the meaning of section 123 of the Insolvency Act 1986.</w:t>
      </w:r>
    </w:p>
    <w:p>
      <w:pPr>
        <w:spacing w:after="60" w:before="160"/>
      </w:pPr>
      <w:r>
        <w:rPr>
          <w:b/>
          <w:bCs/>
        </w:rPr>
        <w:t xml:space="preserve">11. Pensions</w:t>
      </w:r>
    </w:p>
    <w:p>
      <w:pPr>
        <w:spacing w:after="80" w:line="268"/>
        <w:ind w:left="720" w:hanging="360"/>
      </w:pPr>
      <w:r>
        <w:t>11.1  Save for the group personal pension plan fairly disclosed, the Company is not under any obligation to provide retirement, death or disability benefits to any employee, and there is no defined-benefit arrangement.</w:t>
      </w:r>
    </w:p>
    <w:p>
      <w:pPr>
        <w:spacing w:after="80" w:line="268"/>
        <w:ind w:left="720" w:hanging="360"/>
      </w:pPr>
      <w:r>
        <w:t>11.2  All contributions due under the pension arrangements have been paid when due, save as fairly disclosed.</w:t>
      </w:r>
    </w:p>
    <w:p>
      <w:pPr>
        <w:spacing w:after="60" w:before="160"/>
      </w:pPr>
      <w:r>
        <w:rPr>
          <w:b/>
          <w:bCs/>
        </w:rPr>
        <w:t xml:space="preserve">12. Tax</w:t>
      </w:r>
    </w:p>
    <w:p>
      <w:pPr>
        <w:spacing w:after="80" w:line="268"/>
        <w:ind w:left="720" w:hanging="360"/>
      </w:pPr>
      <w:r>
        <w:t>12.1  All Tax for which the Company is liable and which has fallen due for payment has been paid, and the Company has made all returns and provided all information required for Tax purposes within the requisite time limits.</w:t>
      </w:r>
    </w:p>
    <w:p>
      <w:pPr>
        <w:spacing w:after="80" w:line="268"/>
        <w:ind w:left="720" w:hanging="360"/>
      </w:pPr>
      <w:r>
        <w:t>12.2  The Company is not, and has not in the last four years been, the subject of any dispute or investigation with any Tax authority, save as fairly disclosed (including the outstanding R&amp;D tax relief claim).</w:t>
      </w:r>
    </w:p>
    <w:p>
      <w:pPr>
        <w:spacing w:after="80" w:line="268"/>
        <w:ind w:left="720" w:hanging="360"/>
      </w:pPr>
      <w:r>
        <w:t>12.3  The Company has duly deducted and accounted for all amounts which it was obliged to deduct in respect of Tax, including under PAYE and in respect of National Insurance contributions.</w:t>
      </w:r>
    </w:p>
    <w:p>
      <w:pPr>
        <w:spacing w:after="80" w:line="268"/>
        <w:ind w:left="720" w:hanging="360"/>
      </w:pPr>
      <w:r>
        <w:t>12.4  The Company is and has at all times been resident for Tax purposes only in the United Kingdom.</w:t>
      </w:r>
    </w:p>
    <w:p>
      <w:pPr>
        <w:pStyle w:val="Heading1"/>
        <w:pageBreakBefore/>
      </w:pPr>
      <w:r>
        <w:t xml:space="preserve">SCHEDULE 5 — Tax Covenant</w:t>
      </w:r>
    </w:p>
    <w:p>
      <w:pPr>
        <w:spacing w:after="120" w:line="276"/>
      </w:pPr>
      <w:r>
        <w:t xml:space="preserve">1.  In this Schedule, "Tax" means all forms of taxation and statutory, governmental, state, provincial, local or municipal impositions, duties, contributions and levies, and all penalties, charges and interest relating to them; and "Event" includes any transaction, act, omission or occurrence of any nature.</w:t>
      </w:r>
    </w:p>
    <w:p>
      <w:pPr>
        <w:spacing w:after="120" w:line="276"/>
      </w:pPr>
      <w:r>
        <w:t xml:space="preserve">2.  Subject to the limitations in clause 8 and Schedule 7, the Sellers covenant to pay to the Buyer an amount equal to: (a) any Tax liability of the Company arising in respect of or in consequence of any Event occurring, or any income, profits or gains earned, accrued or received, on or before Completion; (b) any Tax liability that arises as a result of the relationship of the Company with any person before Completion; and (c) the outstanding R&amp;D tax relief claim referred to in the Disclosure Letter to the extent it is disallowed by HMRC and gives rise to a Tax liability or repayment obligation.</w:t>
      </w:r>
    </w:p>
    <w:p>
      <w:pPr>
        <w:spacing w:after="120" w:line="276"/>
      </w:pPr>
      <w:r>
        <w:t xml:space="preserve">3.  The covenant in paragraph 2 does not apply to the extent that: (a) provision or reserve for the Tax liability was made in the Accounts or the Completion Accounts; (b) the Tax liability arises in the ordinary course of business since the Accounts Date; or (c) it arises as a result of a change in law or in the published practice of any Tax authority after Completion.</w:t>
      </w:r>
    </w:p>
    <w:p>
      <w:pPr>
        <w:spacing w:after="120" w:line="276"/>
      </w:pPr>
      <w:r>
        <w:t xml:space="preserve">4.  Payment is due 10 Business Days before the date on which the Tax in question is due to be paid to the relevant Tax authority, or, in the case of a repayment obligation, 10 Business Days after the Buyer demands it.</w:t>
      </w:r>
    </w:p>
    <w:p>
      <w:pPr>
        <w:spacing w:after="120" w:line="276"/>
      </w:pPr>
      <w:r>
        <w:t xml:space="preserve">5.  The Buyer shall procure that the Company takes such action as the Sellers reasonably request to dispute or resolve any Tax claim, subject to the Buyer being indemnified to its reasonable satisfaction against all costs and liabilities.</w:t>
      </w:r>
    </w:p>
    <w:p>
      <w:pPr>
        <w:spacing w:after="120" w:line="276"/>
      </w:pPr>
      <w:r>
        <w:t xml:space="preserve">6.  The Sellers shall be entitled to the benefit of any over-provision, repayment or saving of Tax relating to the period before Completion, to be dealt with by way of adjustment to amounts due under this Schedule.</w:t>
      </w:r>
    </w:p>
    <w:p>
      <w:pPr>
        <w:pStyle w:val="Heading1"/>
        <w:pageBreakBefore/>
      </w:pPr>
      <w:r>
        <w:t xml:space="preserve">SCHEDULE 6 — Completion Accounts</w:t>
      </w:r>
    </w:p>
    <w:p>
      <w:pPr>
        <w:spacing w:after="120" w:line="276"/>
      </w:pPr>
      <w:r>
        <w:t xml:space="preserve">1.  The Buyer shall procure that draft Completion Accounts are prepared and delivered to the Sellers within 45 Business Days after Completion, drawn up as at the close of business on the Completion Date in accordance with the accounting policies set out in Part 2 of this Schedule and otherwise in accordance with UK GAAP applied consistently with the Accounts.</w:t>
      </w:r>
    </w:p>
    <w:p>
      <w:pPr>
        <w:spacing w:after="120" w:line="276"/>
      </w:pPr>
      <w:r>
        <w:t xml:space="preserve">2.  The Sellers may within 20 Business Days give the Buyer written notice of any item they dispute, failing which the draft Completion Accounts become final and binding. If the parties cannot resolve a dispute within a further 15 Business Days, the matter shall be referred to an independent firm of chartered accountants acting as expert and not as arbitrator, whose decision is final and binding (save for manifest error).</w:t>
      </w:r>
    </w:p>
    <w:p>
      <w:pPr>
        <w:spacing w:after="120" w:line="276"/>
      </w:pPr>
      <w:r>
        <w:t xml:space="preserve">3.  The target working capital is £2,750,000. To the extent that the final Working Capital exceeds or falls short of that figure, the Consideration is adjusted upwards or downwards accordingly, pound for pound, and Net Debt is deducted as finally determined.</w:t>
      </w:r>
    </w:p>
    <w:p>
      <w:pPr>
        <w:pStyle w:val="Heading1"/>
        <w:pageBreakBefore/>
      </w:pPr>
      <w:r>
        <w:t xml:space="preserve">SCHEDULE 7 — Limitations on Sellers' liability (supplementary)</w:t>
      </w:r>
    </w:p>
    <w:p>
      <w:pPr>
        <w:spacing w:after="80"/>
        <w:ind w:left="720" w:hanging="360"/>
      </w:pPr>
      <w:r>
        <w:t>1.  The Sellers are not liable for any Warranty Claim to the extent it would not have arisen but for a voluntary act of the Buyer or the Company after Completion outside the ordinary course of business.</w:t>
      </w:r>
    </w:p>
    <w:p>
      <w:pPr>
        <w:spacing w:after="80"/>
        <w:ind w:left="720" w:hanging="360"/>
      </w:pPr>
      <w:r>
        <w:t>2.  The Buyer shall not be entitled to recover more than once in respect of the same loss, whether under the Warranties, the Tax Covenant or any indemnity.</w:t>
      </w:r>
    </w:p>
    <w:p>
      <w:pPr>
        <w:spacing w:after="80"/>
        <w:ind w:left="720" w:hanging="360"/>
      </w:pPr>
      <w:r>
        <w:t>3.  If the Sellers pay a Warranty Claim and the Buyer or the Company subsequently recovers from a third party (including under any insurance) a sum referable to that claim, the Buyer shall repay to the Sellers the amount so recovered (net of costs and Tax), up to the amount of the Sellers' payment.</w:t>
      </w:r>
    </w:p>
    <w:p>
      <w:pPr>
        <w:spacing w:after="80"/>
        <w:ind w:left="720" w:hanging="360"/>
      </w:pPr>
      <w:r>
        <w:t>4.  The liability of each Seller under the Warranties is several and not joint, and is limited to that Seller's pro rata share of the Consideration, save that the Fundamental Warranties are given by each Seller in respect of its own capacity and title only.</w:t>
      </w:r>
    </w:p>
    <w:p>
      <w:pPr>
        <w:pStyle w:val="Heading1"/>
        <w:pageBreakBefore/>
      </w:pPr>
      <w:r>
        <w:t xml:space="preserve">EXECUTION</w:t>
      </w:r>
    </w:p>
    <w:p>
      <w:pPr>
        <w:spacing w:after="0" w:before="200"/>
      </w:pPr>
      <w:r>
        <w:rPr>
          <w:b/>
          <w:bCs/>
        </w:rPr>
        <w:t xml:space="preserve">SIGNED by GEOFFREY ALDERMONT</w:t>
      </w:r>
    </w:p>
    <w:p>
      <w:pPr>
        <w:spacing w:after="0" w:before="200"/>
      </w:pPr>
      <w:r>
        <w:t xml:space="preserve">_______________________________</w:t>
      </w:r>
    </w:p>
    <w:p>
      <w:pPr>
        <w:spacing w:after="200"/>
      </w:pPr>
      <w:r>
        <w:t xml:space="preserve">Geoffrey Aldermont</w:t>
      </w:r>
    </w:p>
    <w:p>
      <w:pPr>
        <w:spacing w:after="0" w:before="200"/>
      </w:pPr>
      <w:r>
        <w:rPr>
          <w:b/>
          <w:bCs/>
        </w:rPr>
        <w:t xml:space="preserve">SIGNED for and on behalf of the Aldermont Family Trust (2009) by its trustees</w:t>
      </w:r>
    </w:p>
    <w:p>
      <w:pPr>
        <w:spacing w:after="0" w:before="200"/>
      </w:pPr>
      <w:r>
        <w:t xml:space="preserve">_______________________________</w:t>
      </w:r>
    </w:p>
    <w:p>
      <w:pPr>
        <w:spacing w:after="200"/>
      </w:pPr>
      <w:r>
        <w:t xml:space="preserve">Geoffrey Aldermont and Margaret Aldermont</w:t>
      </w:r>
    </w:p>
    <w:p>
      <w:pPr>
        <w:spacing w:after="0" w:before="200"/>
      </w:pPr>
      <w:r>
        <w:rPr>
          <w:b/>
          <w:bCs/>
        </w:rPr>
        <w:t xml:space="preserve">SIGNED for and on behalf of HARTINGTON EQUITY PARTNERS LLP</w:t>
      </w:r>
    </w:p>
    <w:p>
      <w:pPr>
        <w:spacing w:after="0" w:before="200"/>
      </w:pPr>
      <w:r>
        <w:t xml:space="preserve">_______________________________</w:t>
      </w:r>
    </w:p>
    <w:p>
      <w:pPr>
        <w:spacing w:after="200"/>
      </w:pPr>
      <w:r>
        <w:t xml:space="preserve">Julian Foxton, Partner</w:t>
      </w:r>
    </w:p>
    <w:p>
      <w:pPr>
        <w:spacing w:after="0" w:before="200"/>
      </w:pPr>
      <w:r>
        <w:rPr>
          <w:b/>
          <w:bCs/>
        </w:rPr>
        <w:t xml:space="preserve">SIGNED for and on behalf of MARRICK BIDCO LIMITED</w:t>
      </w:r>
    </w:p>
    <w:p>
      <w:pPr>
        <w:spacing w:after="0" w:before="200"/>
      </w:pPr>
      <w:r>
        <w:t xml:space="preserve">_______________________________</w:t>
      </w:r>
    </w:p>
    <w:p>
      <w:pPr>
        <w:spacing w:after="200"/>
      </w:pPr>
      <w:r>
        <w:t xml:space="preserve">Daniel Reeve, Director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is a limited liability partnership registered in England and Wales (registered number OC372145). A list of members is available at the registered office. Authorised and regulated by the Solicitors Regulation Authority.</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Tempest — Share Purchase Agreement (Draft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2026-06-26T15:47:33.195Z</dcterms:created>
  <dcterms:modified xsi:type="dcterms:W3CDTF">2026-06-26T15:47:33.196Z</dcterms:modified>
</cp:coreProperties>
</file>

<file path=docProps/custom.xml><?xml version="1.0" encoding="utf-8"?>
<Properties xmlns="http://schemas.openxmlformats.org/officeDocument/2006/custom-properties" xmlns:vt="http://schemas.openxmlformats.org/officeDocument/2006/docPropsVTypes"/>
</file>