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sz w:val="20"/>
          <w:szCs w:val="20"/>
        </w:rPr>
        <w:t xml:space="preserve">DATED                            2025</w:t>
      </w:r>
    </w:p>
    <w:p>
      <w:pPr>
        <w:spacing w:after="120" w:before="120"/>
        <w:jc w:val="center"/>
      </w:pPr>
      <w:r>
        <w:rPr>
          <w:b/>
          <w:bCs/>
          <w:sz w:val="26"/>
          <w:szCs w:val="26"/>
        </w:rPr>
        <w:t xml:space="preserve">SHARE PURCHASE AGREEMENT</w:t>
      </w:r>
    </w:p>
    <w:p>
      <w:pPr>
        <w:spacing w:after="240"/>
      </w:pPr>
    </w:p>
    <w:p>
      <w:pPr>
        <w:spacing w:after="120"/>
        <w:jc w:val="center"/>
      </w:pPr>
      <w:r>
        <w:t xml:space="preserve">relating to the entire issued share capital of</w:t>
      </w:r>
    </w:p>
    <w:p>
      <w:pPr>
        <w:spacing w:after="120"/>
        <w:jc w:val="center"/>
      </w:pPr>
      <w:r>
        <w:rPr>
          <w:b/>
          <w:bCs/>
        </w:rPr>
        <w:t xml:space="preserve">MEADOWBANK FOODS LIMITED</w:t>
      </w:r>
    </w:p>
    <w:p>
      <w:pPr>
        <w:spacing w:after="360"/>
      </w:pPr>
    </w:p>
    <w:p>
      <w:pPr>
        <w:spacing w:after="120"/>
        <w:jc w:val="center"/>
      </w:pPr>
      <w:r>
        <w:t xml:space="preserve">- between -</w:t>
      </w:r>
    </w:p>
    <w:p>
      <w:pPr>
        <w:spacing w:after="120"/>
        <w:jc w:val="center"/>
      </w:pPr>
      <w:r>
        <w:rPr>
          <w:b/>
          <w:bCs/>
        </w:rPr>
        <w:t xml:space="preserve">THE PERSONS WHOSE NAMES AND ADDRESSES ARE SET OUT IN SCHEDULE 1</w:t>
      </w:r>
    </w:p>
    <w:p>
      <w:pPr>
        <w:spacing w:after="120"/>
        <w:jc w:val="center"/>
      </w:pPr>
      <w:r>
        <w:t xml:space="preserve">(as Sellers)</w:t>
      </w:r>
    </w:p>
    <w:p>
      <w:pPr>
        <w:spacing w:after="120"/>
        <w:jc w:val="center"/>
      </w:pPr>
      <w:r>
        <w:t xml:space="preserve">- and -</w:t>
      </w:r>
    </w:p>
    <w:p>
      <w:pPr>
        <w:spacing w:after="120"/>
        <w:jc w:val="center"/>
      </w:pPr>
      <w:r>
        <w:rPr>
          <w:b/>
          <w:bCs/>
        </w:rPr>
        <w:t xml:space="preserve">BEACON BIDCO LIMITED (as Buyer)</w:t>
      </w:r>
    </w:p>
    <w:p>
      <w:pPr>
        <w:spacing w:after="600"/>
      </w:pPr>
    </w:p>
    <w:p>
      <w:pPr>
        <w:spacing w:after="120"/>
        <w:jc w:val="center"/>
      </w:pPr>
      <w:r>
        <w:rPr>
          <w:b/>
          <w:bCs/>
        </w:rPr>
        <w:t xml:space="preserve">Whitfield Carter LLP</w:t>
      </w:r>
    </w:p>
    <w:p>
      <w:pPr>
        <w:spacing w:after="120"/>
        <w:jc w:val="center"/>
      </w:pPr>
      <w:r>
        <w:rPr>
          <w:sz w:val="18"/>
          <w:szCs w:val="18"/>
        </w:rPr>
        <w:t xml:space="preserve">22 Bishopsgate, London EC2N 4BQ</w:t>
      </w:r>
    </w:p>
    <w:p>
      <w:r>
        <w:br w:type="page"/>
      </w:r>
    </w:p>
    <w:p>
      <w:pPr>
        <w:spacing w:after="120"/>
      </w:pPr>
      <w:r>
        <w:rPr>
          <w:b/>
          <w:bCs/>
        </w:rPr>
        <w:t xml:space="preserve">THIS AGREEMENT</w:t>
      </w:r>
      <w:r>
        <w:t xml:space="preserve"> is made on [        ] 2025</w:t>
      </w:r>
    </w:p>
    <w:p>
      <w:pPr>
        <w:spacing w:after="120" w:line="276"/>
      </w:pPr>
      <w:r>
        <w:t xml:space="preserve">BETWEEN:</w:t>
      </w:r>
    </w:p>
    <w:p>
      <w:pPr>
        <w:pStyle w:val="ListParagraph"/>
        <w:numPr>
          <w:ilvl w:val="0"/>
          <w:numId w:val="2"/>
        </w:numPr>
        <w:spacing w:after="100"/>
      </w:pPr>
      <w:r>
        <w:t xml:space="preserve"> THE SEVERAL PERSONS whose names and addresses are set out in column (1) of the table in Schedule 1 (together the “Sellers” and each a “Seller”); and</w:t>
      </w:r>
    </w:p>
    <w:p>
      <w:pPr>
        <w:pStyle w:val="ListParagraph"/>
        <w:numPr>
          <w:ilvl w:val="0"/>
          <w:numId w:val="2"/>
        </w:numPr>
        <w:spacing w:after="120"/>
      </w:pPr>
      <w:r>
        <w:t xml:space="preserve"> BEACON BIDCO LIMITED, a company incorporated in England and Wales with registered number 15402887 whose registered office is at 22 Bishopsgate, London EC2N 4BQ (the “Buyer”),</w:t>
      </w:r>
    </w:p>
    <w:p>
      <w:pPr>
        <w:spacing w:after="120" w:line="276"/>
      </w:pPr>
      <w:r>
        <w:t xml:space="preserve">each a “Party” and together the “Parties”.</w:t>
      </w:r>
    </w:p>
    <w:p>
      <w:pPr>
        <w:spacing w:after="120" w:line="276"/>
      </w:pPr>
      <w:r>
        <w:rPr>
          <w:b/>
          <w:bCs/>
        </w:rPr>
        <w:t xml:space="preserve">WHEREAS:</w:t>
      </w:r>
    </w:p>
    <w:p>
      <w:pPr>
        <w:pStyle w:val="ListParagraph"/>
        <w:numPr>
          <w:ilvl w:val="0"/>
          <w:numId w:val="3"/>
        </w:numPr>
        <w:spacing w:after="100"/>
      </w:pPr>
      <w:r>
        <w:t xml:space="preserve"> Meadowbank Foods Limited (the “Company”) is a private company limited by shares incorporated in England and Wales with registered number 04918732, further details of which are set out in Schedule 2.</w:t>
      </w:r>
    </w:p>
    <w:p>
      <w:pPr>
        <w:pStyle w:val="ListParagraph"/>
        <w:numPr>
          <w:ilvl w:val="0"/>
          <w:numId w:val="3"/>
        </w:numPr>
        <w:spacing w:after="100"/>
      </w:pPr>
      <w:r>
        <w:t xml:space="preserve"> The Sellers are the legal and beneficial owners of the Shares, comprising the entire issued share capital of the Company.</w:t>
      </w:r>
    </w:p>
    <w:p>
      <w:pPr>
        <w:pStyle w:val="ListParagraph"/>
        <w:numPr>
          <w:ilvl w:val="0"/>
          <w:numId w:val="3"/>
        </w:numPr>
        <w:spacing w:after="100"/>
      </w:pPr>
      <w:r>
        <w:t xml:space="preserve"> The Sellers have agreed to sell and the Buyer has agreed to purchase the Shares on and subject to the terms and conditions of this Agreement.</w:t>
      </w:r>
    </w:p>
    <w:p>
      <w:pPr>
        <w:spacing w:after="120" w:line="276"/>
      </w:pPr>
      <w:r>
        <w:rPr>
          <w:b/>
          <w:bCs/>
        </w:rPr>
        <w:t xml:space="preserve">IT IS AGREED as follows:</w:t>
      </w:r>
    </w:p>
    <w:p>
      <w:pPr>
        <w:pStyle w:val="ListParagraph"/>
        <w:numPr>
          <w:ilvl w:val="0"/>
          <w:numId w:val="4"/>
        </w:numPr>
        <w:spacing w:after="120" w:before="200"/>
      </w:pPr>
      <w:r>
        <w:rPr>
          <w:b/>
          <w:bCs/>
          <w:caps/>
        </w:rPr>
        <w:t xml:space="preserve"> Definitions and Interpretation</w:t>
      </w:r>
    </w:p>
    <w:p>
      <w:pPr>
        <w:pStyle w:val="ListParagraph"/>
        <w:numPr>
          <w:ilvl w:val="0"/>
          <w:numId w:val="2"/>
        </w:numPr>
        <w:spacing w:after="100" w:line="276"/>
      </w:pPr>
      <w:r>
        <w:t xml:space="preserve"> In this Agreement, unless the context otherwise requires, the following words and expressions have the following meanings:</w:t>
      </w:r>
    </w:p>
    <w:p>
      <w:pPr>
        <w:spacing w:after="90" w:line="276"/>
        <w:ind w:left="720"/>
      </w:pPr>
      <w:r>
        <w:rPr>
          <w:b/>
          <w:bCs/>
        </w:rPr>
        <w:t xml:space="preserve">“Accounts”</w:t>
      </w:r>
      <w:r>
        <w:t xml:space="preserve"> means the audited financial statements of the Company for the financial year ended 31 December 2024, comprising the balance sheet, profit and loss account, cash flow statement, notes and directors’ and auditors’ reports, in the agreed form;</w:t>
      </w:r>
    </w:p>
    <w:p>
      <w:pPr>
        <w:spacing w:after="90" w:line="276"/>
        <w:ind w:left="720"/>
      </w:pPr>
      <w:r>
        <w:rPr>
          <w:b/>
          <w:bCs/>
        </w:rPr>
        <w:t xml:space="preserve">“Business Day”</w:t>
      </w:r>
      <w:r>
        <w:t xml:space="preserve"> means a day (other than a Saturday, Sunday or public holiday) on which clearing banks are generally open for business in London;</w:t>
      </w:r>
    </w:p>
    <w:p>
      <w:pPr>
        <w:spacing w:after="90" w:line="276"/>
        <w:ind w:left="720"/>
      </w:pPr>
      <w:r>
        <w:rPr>
          <w:b/>
          <w:bCs/>
        </w:rPr>
        <w:t xml:space="preserve">“Completion”</w:t>
      </w:r>
      <w:r>
        <w:t xml:space="preserve"> means completion of the sale and purchase of the Shares in accordance with clause 6;</w:t>
      </w:r>
    </w:p>
    <w:p>
      <w:pPr>
        <w:spacing w:after="90" w:line="276"/>
        <w:ind w:left="720"/>
      </w:pPr>
      <w:r>
        <w:rPr>
          <w:b/>
          <w:bCs/>
        </w:rPr>
        <w:t xml:space="preserve">“Completion Date”</w:t>
      </w:r>
      <w:r>
        <w:t xml:space="preserve"> means the date on which Completion takes place;</w:t>
      </w:r>
    </w:p>
    <w:p>
      <w:pPr>
        <w:spacing w:after="90" w:line="276"/>
        <w:ind w:left="720"/>
      </w:pPr>
      <w:r>
        <w:rPr>
          <w:b/>
          <w:bCs/>
        </w:rPr>
        <w:t xml:space="preserve">“Consideration”</w:t>
      </w:r>
      <w:r>
        <w:t xml:space="preserve"> means the aggregate consideration for the Shares payable in accordance with clause 3;</w:t>
      </w:r>
    </w:p>
    <w:p>
      <w:pPr>
        <w:spacing w:after="90" w:line="276"/>
        <w:ind w:left="720"/>
      </w:pPr>
      <w:r>
        <w:rPr>
          <w:b/>
          <w:bCs/>
        </w:rPr>
        <w:t xml:space="preserve">“Data Room”</w:t>
      </w:r>
      <w:r>
        <w:t xml:space="preserve"> means the electronic data room maintained by the Sellers hosted by Datasite, the contents of which are listed in the index annexed to the Disclosure Letter;</w:t>
      </w:r>
    </w:p>
    <w:p>
      <w:pPr>
        <w:spacing w:after="90" w:line="276"/>
        <w:ind w:left="720"/>
      </w:pPr>
      <w:r>
        <w:rPr>
          <w:b/>
          <w:bCs/>
        </w:rPr>
        <w:t xml:space="preserve">“Deferred Consideration”</w:t>
      </w:r>
      <w:r>
        <w:t xml:space="preserve"> means the sum of £2,000,000 payable in accordance with clause 3.4 and Schedule 6;</w:t>
      </w:r>
    </w:p>
    <w:p>
      <w:pPr>
        <w:spacing w:after="90" w:line="276"/>
        <w:ind w:left="720"/>
      </w:pPr>
      <w:r>
        <w:rPr>
          <w:b/>
          <w:bCs/>
        </w:rPr>
        <w:t xml:space="preserve">“Disclosure Letter”</w:t>
      </w:r>
      <w:r>
        <w:t xml:space="preserve"> means the letter of even date with this Agreement from the Warrantors to the Buyer, together with the bundle of documents annexed to it, disclosing matters in relation to the Warranties;</w:t>
      </w:r>
    </w:p>
    <w:p>
      <w:pPr>
        <w:spacing w:after="90" w:line="276"/>
        <w:ind w:left="720"/>
      </w:pPr>
      <w:r>
        <w:rPr>
          <w:b/>
          <w:bCs/>
        </w:rPr>
        <w:t xml:space="preserve">“Encumbrance”</w:t>
      </w:r>
      <w:r>
        <w:t xml:space="preserve"> means any mortgage, charge, pledge, lien, option, restriction, right of first refusal, right of pre-emption, third-party right or interest, or other encumbrance or security interest of any kind, or any agreement to create any of the foregoing;</w:t>
      </w:r>
    </w:p>
    <w:p>
      <w:pPr>
        <w:spacing w:after="90" w:line="276"/>
        <w:ind w:left="720"/>
      </w:pPr>
      <w:r>
        <w:rPr>
          <w:b/>
          <w:bCs/>
        </w:rPr>
        <w:t xml:space="preserve">“Retention Amount”</w:t>
      </w:r>
      <w:r>
        <w:t xml:space="preserve"> means the sum of £2,000,000 to be retained and dealt with in accordance with clause 3.3 and the Retention Account Instruction Letter;</w:t>
      </w:r>
    </w:p>
    <w:p>
      <w:pPr>
        <w:spacing w:after="90" w:line="276"/>
        <w:ind w:left="720"/>
      </w:pPr>
      <w:r>
        <w:rPr>
          <w:b/>
          <w:bCs/>
        </w:rPr>
        <w:t xml:space="preserve">“Senior Facilities Agreement”</w:t>
      </w:r>
      <w:r>
        <w:t xml:space="preserve"> means the senior facilities agreement to be entered into at Completion between, among others, the Buyer and Sterling Commercial Bank plc;</w:t>
      </w:r>
    </w:p>
    <w:p>
      <w:pPr>
        <w:spacing w:after="90" w:line="276"/>
        <w:ind w:left="720"/>
      </w:pPr>
      <w:r>
        <w:rPr>
          <w:b/>
          <w:bCs/>
        </w:rPr>
        <w:t xml:space="preserve">“Shares”</w:t>
      </w:r>
      <w:r>
        <w:t xml:space="preserve"> means the 1,000,000 ordinary shares of £1.00 each in the capital of the Company, comprising the entire issued and allotted share capital of the Company;</w:t>
      </w:r>
    </w:p>
    <w:p>
      <w:pPr>
        <w:spacing w:after="90" w:line="276"/>
        <w:ind w:left="720"/>
      </w:pPr>
      <w:r>
        <w:rPr>
          <w:b/>
          <w:bCs/>
        </w:rPr>
        <w:t xml:space="preserve">“Tax” and “Taxation”</w:t>
      </w:r>
      <w:r>
        <w:t xml:space="preserve"> means all forms of taxation, duties, levies, imposts, charges, withholdings, contributions and rates whenever created or imposed and whether of the United Kingdom or elsewhere, together with all related interest, penalties, surcharges and fines;</w:t>
      </w:r>
    </w:p>
    <w:p>
      <w:pPr>
        <w:spacing w:after="90" w:line="276"/>
        <w:ind w:left="720"/>
      </w:pPr>
      <w:r>
        <w:rPr>
          <w:b/>
          <w:bCs/>
        </w:rPr>
        <w:t xml:space="preserve">“Tax Covenant”</w:t>
      </w:r>
      <w:r>
        <w:t xml:space="preserve"> means the tax covenant set out in Schedule 5;</w:t>
      </w:r>
    </w:p>
    <w:p>
      <w:pPr>
        <w:spacing w:after="90" w:line="276"/>
        <w:ind w:left="720"/>
      </w:pPr>
      <w:r>
        <w:rPr>
          <w:b/>
          <w:bCs/>
        </w:rPr>
        <w:t xml:space="preserve">“Warranties”</w:t>
      </w:r>
      <w:r>
        <w:t xml:space="preserve"> means the warranties given by the Warrantors set out in clause 8 and Schedule 4;</w:t>
      </w:r>
    </w:p>
    <w:p>
      <w:pPr>
        <w:spacing w:after="90" w:line="276"/>
        <w:ind w:left="720"/>
      </w:pPr>
      <w:r>
        <w:rPr>
          <w:b/>
          <w:bCs/>
        </w:rPr>
        <w:t xml:space="preserve">“Warrantors”</w:t>
      </w:r>
      <w:r>
        <w:t xml:space="preserve"> means Geoffrey Marwick and the Marwick Family Trust (acting by its trustees), and “Warrantor” means any of them;</w:t>
      </w:r>
    </w:p>
    <w:p>
      <w:pPr>
        <w:pStyle w:val="ListParagraph"/>
        <w:numPr>
          <w:ilvl w:val="0"/>
          <w:numId w:val="2"/>
        </w:numPr>
        <w:spacing w:after="100" w:line="276"/>
      </w:pPr>
      <w:r>
        <w:t xml:space="preserve"> In this Agreement, a reference to a clause, sub-clause or Schedule is to a clause, sub-clause or Schedule of or to this Agreement; the Schedules form part of this Agreement; headings are for convenience only and do not affect interpretation; words importing the singular include the plural and vice versa; and a reference to a statute includes any subordinate legislation made under it and any modification or re-enactment of it.</w:t>
      </w:r>
    </w:p>
    <w:p>
      <w:pPr>
        <w:pStyle w:val="ListParagraph"/>
        <w:numPr>
          <w:ilvl w:val="0"/>
          <w:numId w:val="2"/>
        </w:numPr>
        <w:spacing w:after="100" w:line="276"/>
      </w:pPr>
      <w:r>
        <w:t xml:space="preserve"> Where any statement is qualified by the expression “so far as the Warrantors are aware” or any similar expression, that statement is deemed to include an additional statement that it has been made after due and careful enquiry of Geoffrey Marwick, the Finance Director and the Operations Director of the Company.</w:t>
      </w:r>
    </w:p>
    <w:p>
      <w:pPr>
        <w:pStyle w:val="ListParagraph"/>
        <w:numPr>
          <w:ilvl w:val="0"/>
          <w:numId w:val="4"/>
        </w:numPr>
        <w:spacing w:after="120" w:before="200"/>
      </w:pPr>
      <w:r>
        <w:rPr>
          <w:b/>
          <w:bCs/>
          <w:caps/>
        </w:rPr>
        <w:t xml:space="preserve"> Sale and Purchase of the Shares</w:t>
      </w:r>
    </w:p>
    <w:p>
      <w:pPr>
        <w:pStyle w:val="ListParagraph"/>
        <w:numPr>
          <w:ilvl w:val="0"/>
          <w:numId w:val="2"/>
        </w:numPr>
        <w:spacing w:after="100" w:line="276"/>
      </w:pPr>
      <w:r>
        <w:t xml:space="preserve"> On and subject to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paid or made on or after the Completion Date.</w:t>
      </w:r>
    </w:p>
    <w:p>
      <w:pPr>
        <w:pStyle w:val="ListParagraph"/>
        <w:numPr>
          <w:ilvl w:val="0"/>
          <w:numId w:val="2"/>
        </w:numPr>
        <w:spacing w:after="100" w:line="276"/>
      </w:pPr>
      <w:r>
        <w:t xml:space="preserve"> Each Seller waives, and shall procure the waiver of, any rights of pre-emption or other restrictions on transfer conferred on it under the articles of association of the Company or otherwise in respect of the Shares.</w:t>
      </w:r>
    </w:p>
    <w:p>
      <w:pPr>
        <w:pStyle w:val="ListParagraph"/>
        <w:numPr>
          <w:ilvl w:val="0"/>
          <w:numId w:val="2"/>
        </w:numPr>
        <w:spacing w:after="100" w:line="276"/>
      </w:pPr>
      <w:r>
        <w:t xml:space="preserve"> The Buyer shall not be obliged to complete the purchase of any of the Shares unless the purchase of all of the Shares is completed simultaneously.</w:t>
      </w:r>
    </w:p>
    <w:p>
      <w:pPr>
        <w:pStyle w:val="ListParagraph"/>
        <w:numPr>
          <w:ilvl w:val="0"/>
          <w:numId w:val="4"/>
        </w:numPr>
        <w:spacing w:after="120" w:before="200"/>
      </w:pPr>
      <w:r>
        <w:rPr>
          <w:b/>
          <w:bCs/>
          <w:caps/>
        </w:rPr>
        <w:t xml:space="preserve"> Consideration</w:t>
      </w:r>
    </w:p>
    <w:p>
      <w:pPr>
        <w:pStyle w:val="ListParagraph"/>
        <w:numPr>
          <w:ilvl w:val="0"/>
          <w:numId w:val="2"/>
        </w:numPr>
        <w:spacing w:after="100" w:line="276"/>
      </w:pPr>
      <w:r>
        <w:t xml:space="preserve"> The total consideration for the Shares shall be an amount equal to £47,500,000 (the “Consideration”), being the Enterprise Value of £52,000,000 as adjusted for estimated Net Debt of £4,500,000 at Completion, and subject to adjustment in accordance with clause 4 (Completion Accounts).</w:t>
      </w:r>
    </w:p>
    <w:p>
      <w:pPr>
        <w:pStyle w:val="ListParagraph"/>
        <w:numPr>
          <w:ilvl w:val="0"/>
          <w:numId w:val="2"/>
        </w:numPr>
        <w:spacing w:after="100" w:line="276"/>
      </w:pPr>
      <w:r>
        <w:t xml:space="preserve"> The Consideration shall be satisfied by the Buyer as follows:</w:t>
      </w:r>
    </w:p>
    <w:p>
      <w:pPr>
        <w:pStyle w:val="ListParagraph"/>
        <w:numPr>
          <w:ilvl w:val="0"/>
          <w:numId w:val="3"/>
        </w:numPr>
        <w:spacing w:after="100" w:line="276"/>
      </w:pPr>
      <w:r>
        <w:t xml:space="preserve"> as to £43,500,000 (the “Completion Payment”), in cash on Completion in accordance with clause 6;</w:t>
      </w:r>
    </w:p>
    <w:p>
      <w:pPr>
        <w:pStyle w:val="ListParagraph"/>
        <w:numPr>
          <w:ilvl w:val="0"/>
          <w:numId w:val="3"/>
        </w:numPr>
        <w:spacing w:after="100" w:line="276"/>
      </w:pPr>
      <w:r>
        <w:t xml:space="preserve"> as to £2,000,000, by payment into the Retention Account in accordance with clause 3.3; and</w:t>
      </w:r>
    </w:p>
    <w:p>
      <w:pPr>
        <w:pStyle w:val="ListParagraph"/>
        <w:numPr>
          <w:ilvl w:val="0"/>
          <w:numId w:val="3"/>
        </w:numPr>
        <w:spacing w:after="100" w:line="276"/>
      </w:pPr>
      <w:r>
        <w:t xml:space="preserve"> as to £2,000,000, as Deferred Consideration in accordance with clause 3.4 and Schedule 6.</w:t>
      </w:r>
    </w:p>
    <w:p>
      <w:pPr>
        <w:pStyle w:val="ListParagraph"/>
        <w:numPr>
          <w:ilvl w:val="0"/>
          <w:numId w:val="2"/>
        </w:numPr>
        <w:spacing w:after="100" w:line="276"/>
      </w:pPr>
      <w:r>
        <w:t xml:space="preserve"> On Completion the Buyer shall pay the Retention Amount of £2,000,000 into a joint interest-bearing deposit account in the names of the Sellers’ Solicitors and the Buyer’s Solicitors (the “Retention Account”), to be held as security for any Claims. Any amount remaining in the Retention Account 18 months after the Completion Date, less any amounts properly withheld in respect of notified but unresolved Claims, shall be released to the Sellers together with accrued interest.</w:t>
      </w:r>
    </w:p>
    <w:p>
      <w:pPr>
        <w:pStyle w:val="ListParagraph"/>
        <w:numPr>
          <w:ilvl w:val="0"/>
          <w:numId w:val="2"/>
        </w:numPr>
        <w:spacing w:after="100" w:line="276"/>
      </w:pPr>
      <w:r>
        <w:t xml:space="preserve"> The Deferred Consideration of £2,000,000 shall become payable on the first anniversary of the Completion Date, subject to and adjusted in accordance with the EBITDA targets and set-off provisions set out in Schedule 6.</w:t>
      </w:r>
    </w:p>
    <w:p>
      <w:pPr>
        <w:pStyle w:val="ListParagraph"/>
        <w:numPr>
          <w:ilvl w:val="0"/>
          <w:numId w:val="2"/>
        </w:numPr>
        <w:spacing w:after="100" w:line="276"/>
      </w:pPr>
      <w:r>
        <w:t xml:space="preserve"> Each payment to be made to the Sellers under this Agreement shall be made to the Sellers’ Solicitors (whose receipt shall be an absolute discharge of the Buyer’s obligation to pay) and shall be apportioned among the Sellers in the proportions set out in column (3) of Schedule 1.</w:t>
      </w:r>
    </w:p>
    <w:p>
      <w:pPr>
        <w:pStyle w:val="ListParagraph"/>
        <w:numPr>
          <w:ilvl w:val="0"/>
          <w:numId w:val="2"/>
        </w:numPr>
        <w:spacing w:after="100" w:line="276"/>
      </w:pPr>
      <w:r>
        <w:t xml:space="preserve"> Any payment made by a Warrantor in respect of a Claim, or by the Buyer in respect of the Consideration, shall (so far as possible) be treated as an adjustment to the Consideration paid for the Shares.</w:t>
      </w:r>
    </w:p>
    <w:p>
      <w:pPr>
        <w:pStyle w:val="ListParagraph"/>
        <w:numPr>
          <w:ilvl w:val="0"/>
          <w:numId w:val="4"/>
        </w:numPr>
        <w:spacing w:after="120" w:before="200"/>
      </w:pPr>
      <w:r>
        <w:rPr>
          <w:b/>
          <w:bCs/>
          <w:caps/>
        </w:rPr>
        <w:t xml:space="preserve"> Completion Accounts</w:t>
      </w:r>
    </w:p>
    <w:p>
      <w:pPr>
        <w:pStyle w:val="ListParagraph"/>
        <w:numPr>
          <w:ilvl w:val="0"/>
          <w:numId w:val="2"/>
        </w:numPr>
        <w:spacing w:after="100" w:line="276"/>
      </w:pPr>
      <w:r>
        <w:t xml:space="preserve"> As soon as reasonably practicable and in any event within 45 Business Days after the Completion Date, the Buyer shall procure that draft completion accounts (the “Completion Accounts”) are prepared in accordance with Schedule 3, setting out the Actual Net Debt and the Actual Working Capital of the Company as at the Completion Date.</w:t>
      </w:r>
    </w:p>
    <w:p>
      <w:pPr>
        <w:pStyle w:val="ListParagraph"/>
        <w:numPr>
          <w:ilvl w:val="0"/>
          <w:numId w:val="2"/>
        </w:numPr>
        <w:spacing w:after="100" w:line="276"/>
      </w:pPr>
      <w:r>
        <w:t xml:space="preserve"> If the Actual Net Debt exceeds the Estimated Net Debt, the Consideration shall be reduced by the amount of the excess; if the Actual Net Debt is less than the Estimated Net Debt, the Consideration shall be increased by the shortfall. A corresponding adjustment shall be made for any difference between Actual Working Capital and the Target Working Capital of £8,800,000, on a pound-for-pound basis.</w:t>
      </w:r>
    </w:p>
    <w:p>
      <w:pPr>
        <w:pStyle w:val="ListParagraph"/>
        <w:numPr>
          <w:ilvl w:val="0"/>
          <w:numId w:val="2"/>
        </w:numPr>
        <w:spacing w:after="100" w:line="276"/>
      </w:pPr>
      <w:r>
        <w:t xml:space="preserve"> Any adjusting payment under clause 4.2 shall be made within 10 Business Days of the Completion Accounts becoming final and binding, together with interest at 2% above the base rate of the Bank of England from the Completion Date.</w:t>
      </w:r>
    </w:p>
    <w:p>
      <w:pPr>
        <w:pStyle w:val="ListParagraph"/>
        <w:numPr>
          <w:ilvl w:val="0"/>
          <w:numId w:val="4"/>
        </w:numPr>
        <w:spacing w:after="120" w:before="200"/>
      </w:pPr>
      <w:r>
        <w:rPr>
          <w:b/>
          <w:bCs/>
          <w:caps/>
        </w:rPr>
        <w:t xml:space="preserve"> Conditions</w:t>
      </w:r>
    </w:p>
    <w:p>
      <w:pPr>
        <w:pStyle w:val="ListParagraph"/>
        <w:numPr>
          <w:ilvl w:val="0"/>
          <w:numId w:val="2"/>
        </w:numPr>
        <w:spacing w:after="100" w:line="276"/>
      </w:pPr>
      <w:r>
        <w:t xml:space="preserve"> Completion is conditional upon the following Conditions having been satisfied (or waived in accordance with clause 5.3) on or before the Long Stop Date:</w:t>
      </w:r>
    </w:p>
    <w:p>
      <w:pPr>
        <w:pStyle w:val="ListParagraph"/>
        <w:numPr>
          <w:ilvl w:val="0"/>
          <w:numId w:val="3"/>
        </w:numPr>
        <w:spacing w:after="100" w:line="276"/>
      </w:pPr>
      <w:r>
        <w:t xml:space="preserve"> no provision of any applicable law prohibiting or restricting the sale and purchase of the Shares having been enacted or made;</w:t>
      </w:r>
    </w:p>
    <w:p>
      <w:pPr>
        <w:pStyle w:val="ListParagraph"/>
        <w:numPr>
          <w:ilvl w:val="0"/>
          <w:numId w:val="3"/>
        </w:numPr>
        <w:spacing w:after="100" w:line="276"/>
      </w:pPr>
      <w:r>
        <w:t xml:space="preserve"> the lender under the Senior Facilities Agreement having confirmed in writing that all conditions precedent to the initial utilisation of the facilities have been satisfied or waived;</w:t>
      </w:r>
    </w:p>
    <w:p>
      <w:pPr>
        <w:pStyle w:val="ListParagraph"/>
        <w:numPr>
          <w:ilvl w:val="0"/>
          <w:numId w:val="3"/>
        </w:numPr>
        <w:spacing w:after="100" w:line="276"/>
      </w:pPr>
      <w:r>
        <w:t xml:space="preserve"> the Warranties given at the date of this Agreement remaining true and accurate in all material respects at Completion; and</w:t>
      </w:r>
    </w:p>
    <w:p>
      <w:pPr>
        <w:pStyle w:val="ListParagraph"/>
        <w:numPr>
          <w:ilvl w:val="0"/>
          <w:numId w:val="3"/>
        </w:numPr>
        <w:spacing w:after="100" w:line="276"/>
      </w:pPr>
      <w:r>
        <w:t xml:space="preserve"> the resignations referred to in paragraph 1 of Part 2 of Schedule 7 having been delivered to the Buyer.</w:t>
      </w:r>
    </w:p>
    <w:p>
      <w:pPr>
        <w:pStyle w:val="ListParagraph"/>
        <w:numPr>
          <w:ilvl w:val="0"/>
          <w:numId w:val="2"/>
        </w:numPr>
        <w:spacing w:after="100" w:line="276"/>
      </w:pPr>
      <w:r>
        <w:t xml:space="preserve"> The Buyer shall use reasonable endeavours to procure satisfaction of the Condition in clause 5.1(b) as soon as possible and in any event by the Long Stop Date, being the date falling three months after the date of this Agreement.</w:t>
      </w:r>
    </w:p>
    <w:p>
      <w:pPr>
        <w:pStyle w:val="ListParagraph"/>
        <w:numPr>
          <w:ilvl w:val="0"/>
          <w:numId w:val="2"/>
        </w:numPr>
        <w:spacing w:after="100" w:line="276"/>
      </w:pPr>
      <w:r>
        <w:t xml:space="preserve"> If any Condition is not satisfied or waived on or before the Long Stop Date, this Agreement (other than the Surviving Provisions) shall automatically terminate and no Party shall have any claim against any other, save in respect of any prior breach.</w:t>
      </w:r>
    </w:p>
    <w:p>
      <w:pPr>
        <w:pStyle w:val="ListParagraph"/>
        <w:numPr>
          <w:ilvl w:val="0"/>
          <w:numId w:val="4"/>
        </w:numPr>
        <w:spacing w:after="120" w:before="200"/>
      </w:pPr>
      <w:r>
        <w:rPr>
          <w:b/>
          <w:bCs/>
          <w:caps/>
        </w:rPr>
        <w:t xml:space="preserve"> Completion</w:t>
      </w:r>
    </w:p>
    <w:p>
      <w:pPr>
        <w:pStyle w:val="ListParagraph"/>
        <w:numPr>
          <w:ilvl w:val="0"/>
          <w:numId w:val="2"/>
        </w:numPr>
        <w:spacing w:after="100" w:line="276"/>
      </w:pPr>
      <w:r>
        <w:t xml:space="preserve"> Completion shall take place at the offices of the Buyer’s Solicitors (or at such other place as the Parties may agree) on the date falling five Business Days after the date on which the last of the Conditions is satisfied or waived, or at such other time and date as the Parties may agree.</w:t>
      </w:r>
    </w:p>
    <w:p>
      <w:pPr>
        <w:pStyle w:val="ListParagraph"/>
        <w:numPr>
          <w:ilvl w:val="0"/>
          <w:numId w:val="2"/>
        </w:numPr>
        <w:spacing w:after="100" w:line="276"/>
      </w:pPr>
      <w:r>
        <w:t xml:space="preserve"> At Completion the Sellers shall do, or procure the doing of, all of the things set out in Part 1 of Schedule 7, including delivering duly executed transfers of the Shares in favour of the Buyer, the share certificates, the statutory books of the Company, and the resignations and board minutes referred to in that Schedule.</w:t>
      </w:r>
    </w:p>
    <w:p>
      <w:pPr>
        <w:pStyle w:val="ListParagraph"/>
        <w:numPr>
          <w:ilvl w:val="0"/>
          <w:numId w:val="2"/>
        </w:numPr>
        <w:spacing w:after="100" w:line="276"/>
      </w:pPr>
      <w:r>
        <w:t xml:space="preserve"> At Completion the Buyer shall pay the Completion Payment and the Retention Amount in accordance with clause 3, and shall deliver a certified copy of the board minutes of the Buyer authorising the transaction.</w:t>
      </w:r>
    </w:p>
    <w:p>
      <w:pPr>
        <w:pStyle w:val="ListParagraph"/>
        <w:numPr>
          <w:ilvl w:val="0"/>
          <w:numId w:val="2"/>
        </w:numPr>
        <w:spacing w:after="100" w:line="276"/>
      </w:pPr>
      <w:r>
        <w:t xml:space="preserve"> Neither Party is obliged to complete this Agreement unless the other Party complies fully with the requirements of this clause 6 and Schedule 7. If Completion does not take place because a Seller fails to comply, the Buyer may (without prejudice to any other right) defer Completion, proceed to Completion so far as practicable, or terminate this Agreement by notice in writing.</w:t>
      </w:r>
    </w:p>
    <w:p>
      <w:pPr>
        <w:pStyle w:val="ListParagraph"/>
        <w:numPr>
          <w:ilvl w:val="0"/>
          <w:numId w:val="4"/>
        </w:numPr>
        <w:spacing w:after="120" w:before="200"/>
      </w:pPr>
      <w:r>
        <w:rPr>
          <w:b/>
          <w:bCs/>
          <w:caps/>
        </w:rPr>
        <w:t xml:space="preserve"> Pre-Completion Conduct</w:t>
      </w:r>
    </w:p>
    <w:p>
      <w:pPr>
        <w:pStyle w:val="ListParagraph"/>
        <w:numPr>
          <w:ilvl w:val="0"/>
          <w:numId w:val="2"/>
        </w:numPr>
        <w:spacing w:after="100" w:line="276"/>
      </w:pPr>
      <w:r>
        <w:t xml:space="preserve"> From the date of this Agreement until Completion, each Warrantor shall procure that the Company carries on its business in the ordinary and usual course consistent with past practice and so as to maintain it as a going concern, and shall not, without the prior written consent of the Buyer (such consent not to be unreasonably withheld or delayed), permit the Company to:</w:t>
      </w:r>
    </w:p>
    <w:p>
      <w:pPr>
        <w:pStyle w:val="ListParagraph"/>
        <w:numPr>
          <w:ilvl w:val="0"/>
          <w:numId w:val="5"/>
        </w:numPr>
        <w:spacing w:after="100" w:line="276"/>
      </w:pPr>
      <w:r>
        <w:t xml:space="preserve"> declare, make or pay any dividend or other distribution;</w:t>
      </w:r>
    </w:p>
    <w:p>
      <w:pPr>
        <w:pStyle w:val="ListParagraph"/>
        <w:numPr>
          <w:ilvl w:val="0"/>
          <w:numId w:val="5"/>
        </w:numPr>
        <w:spacing w:after="100" w:line="276"/>
      </w:pPr>
      <w:r>
        <w:t xml:space="preserve"> create, allot or issue any shares, or grant any option over or right to acquire any shares;</w:t>
      </w:r>
    </w:p>
    <w:p>
      <w:pPr>
        <w:pStyle w:val="ListParagraph"/>
        <w:numPr>
          <w:ilvl w:val="0"/>
          <w:numId w:val="5"/>
        </w:numPr>
        <w:spacing w:after="100" w:line="276"/>
      </w:pPr>
      <w:r>
        <w:t xml:space="preserve"> incur any capital expenditure exceeding £50,000 in respect of any one item;</w:t>
      </w:r>
    </w:p>
    <w:p>
      <w:pPr>
        <w:pStyle w:val="ListParagraph"/>
        <w:numPr>
          <w:ilvl w:val="0"/>
          <w:numId w:val="5"/>
        </w:numPr>
        <w:spacing w:after="100" w:line="276"/>
      </w:pPr>
      <w:r>
        <w:t xml:space="preserve"> dispose of or agree to dispose of any material asset other than trading stock in the ordinary course;</w:t>
      </w:r>
    </w:p>
    <w:p>
      <w:pPr>
        <w:pStyle w:val="ListParagraph"/>
        <w:numPr>
          <w:ilvl w:val="0"/>
          <w:numId w:val="5"/>
        </w:numPr>
        <w:spacing w:after="100" w:line="276"/>
      </w:pPr>
      <w:r>
        <w:t xml:space="preserve"> enter into, materially amend or terminate any contract which is material to the business of the Company; or</w:t>
      </w:r>
    </w:p>
    <w:p>
      <w:pPr>
        <w:pStyle w:val="ListParagraph"/>
        <w:numPr>
          <w:ilvl w:val="0"/>
          <w:numId w:val="5"/>
        </w:numPr>
        <w:spacing w:after="100" w:line="276"/>
      </w:pPr>
      <w:r>
        <w:t xml:space="preserve"> make any material change to the terms of employment of any senior employee or engage or dismiss any senior employee.</w:t>
      </w:r>
    </w:p>
    <w:p>
      <w:pPr>
        <w:pStyle w:val="ListParagraph"/>
        <w:numPr>
          <w:ilvl w:val="0"/>
          <w:numId w:val="2"/>
        </w:numPr>
        <w:spacing w:after="100" w:line="276"/>
      </w:pPr>
      <w:r>
        <w:t xml:space="preserve"> The Warrantors shall promptly notify the Buyer in writing on becoming aware of any matter arising before Completion which constitutes, or would reasonably be expected to constitute, a breach of any Warranty.</w:t>
      </w:r>
    </w:p>
    <w:p>
      <w:pPr>
        <w:pStyle w:val="ListParagraph"/>
        <w:numPr>
          <w:ilvl w:val="0"/>
          <w:numId w:val="4"/>
        </w:numPr>
        <w:spacing w:after="120" w:before="200"/>
      </w:pPr>
      <w:r>
        <w:rPr>
          <w:b/>
          <w:bCs/>
          <w:caps/>
        </w:rPr>
        <w:t xml:space="preserve"> Warranties</w:t>
      </w:r>
    </w:p>
    <w:p>
      <w:pPr>
        <w:pStyle w:val="ListParagraph"/>
        <w:numPr>
          <w:ilvl w:val="0"/>
          <w:numId w:val="2"/>
        </w:numPr>
        <w:spacing w:after="100" w:line="276"/>
      </w:pPr>
      <w:r>
        <w:t xml:space="preserve"> The Warrantors jointly and severally warrant to the Buyer in the terms of the Warranties set out in Schedule 4 as at the date of this Agreement and (by reference to the facts and circumstances then existing) as at Completion.</w:t>
      </w:r>
    </w:p>
    <w:p>
      <w:pPr>
        <w:pStyle w:val="ListParagraph"/>
        <w:numPr>
          <w:ilvl w:val="0"/>
          <w:numId w:val="2"/>
        </w:numPr>
        <w:spacing w:after="100" w:line="276"/>
      </w:pPr>
      <w:r>
        <w:t xml:space="preserve"> The Warranties are qualified by, and the Buyer shall have no Claim in respect of any matter to the extent that it is, fairly disclosed in the Disclosure Letter with sufficient detail to enable the Buyer to identify the nature and scope of the matter disclosed.</w:t>
      </w:r>
    </w:p>
    <w:p>
      <w:pPr>
        <w:pStyle w:val="ListParagraph"/>
        <w:numPr>
          <w:ilvl w:val="0"/>
          <w:numId w:val="2"/>
        </w:numPr>
        <w:spacing w:after="100" w:line="276"/>
      </w:pPr>
      <w:r>
        <w:t xml:space="preserve"> Each Warranty is separate and independent and, save as expressly provided, is not limited by reference to any other Warranty or any other provision of this Agreement.</w:t>
      </w:r>
    </w:p>
    <w:p>
      <w:pPr>
        <w:pStyle w:val="ListParagraph"/>
        <w:numPr>
          <w:ilvl w:val="0"/>
          <w:numId w:val="2"/>
        </w:numPr>
        <w:spacing w:after="100" w:line="276"/>
      </w:pPr>
      <w:r>
        <w:t xml:space="preserve"> The rights and remedies of the Buyer in respect of any breach of the Warranties shall not be affected by Completion, by any investigation made by or on behalf of the Buyer into the affairs of the Company (except to the extent fairly disclosed), or by any failure to exercise or delay in exercising any right or remedy.</w:t>
      </w:r>
    </w:p>
    <w:p>
      <w:pPr>
        <w:pStyle w:val="ListParagraph"/>
        <w:numPr>
          <w:ilvl w:val="0"/>
          <w:numId w:val="2"/>
        </w:numPr>
        <w:spacing w:after="100" w:line="276"/>
      </w:pPr>
      <w:r>
        <w:t xml:space="preserve"> The liability of the Warrantors in respect of the Warranties shall be limited as set out in clause 9 and Schedule 8, save that none of those limitations applies to any Claim arising from the fraud, fraudulent misrepresentation or wilful concealment of any Warrantor.</w:t>
      </w:r>
    </w:p>
    <w:p>
      <w:pPr>
        <w:pStyle w:val="ListParagraph"/>
        <w:numPr>
          <w:ilvl w:val="0"/>
          <w:numId w:val="4"/>
        </w:numPr>
        <w:spacing w:after="120" w:before="200"/>
      </w:pPr>
      <w:r>
        <w:rPr>
          <w:b/>
          <w:bCs/>
          <w:caps/>
        </w:rPr>
        <w:t xml:space="preserve"> Limitations on Liability</w:t>
      </w:r>
    </w:p>
    <w:p>
      <w:pPr>
        <w:pStyle w:val="ListParagraph"/>
        <w:numPr>
          <w:ilvl w:val="0"/>
          <w:numId w:val="2"/>
        </w:numPr>
        <w:spacing w:after="100" w:line="276"/>
      </w:pPr>
      <w:r>
        <w:t xml:space="preserve"> The aggregate liability of the Warrantors in respect of all Claims (other than Tax Claims) shall not exceed </w:t>
      </w:r>
      <w:del w:id="201" w:author="Adam Selby (Denham Lewis LLP)" w:date="2025-09-08T11:20:00Z">
        <w:r>
          <w:delText xml:space="preserve">£11,875,000, being 25% of the Consideration</w:delText>
        </w:r>
      </w:del>
      <w:ins w:id="202" w:author="Adam Selby (Denham Lewis LLP)" w:date="2025-09-08T11:20:00Z">
        <w:del w:id="301" w:author="James Osei (Whitfield Carter LLP)" w:date="2025-09-19T16:05:00Z">
          <w:r>
            <w:delText xml:space="preserve">£9,500,000, being 20% of the Consideration</w:delText>
          </w:r>
        </w:del>
      </w:ins>
      <w:ins w:id="302" w:author="James Osei (Whitfield Carter LLP)" w:date="2025-09-19T16:05:00Z">
        <w:r>
          <w:t xml:space="preserve">£10,687,500, being 22.5% of the Consideration</w:t>
        </w:r>
      </w:ins>
      <w:r>
        <w:t xml:space="preserve">. The aggregate liability of the Warrantors in respect of all Claims under the Tax Covenant and the Tax Warranties shall not exceed £47,500,000, being the amount of the Consideration. The aggregate liability of the Warrantors for all Claims of every kind shall in no event exceed the Consideration actually received by the Sellers.</w:t>
      </w:r>
    </w:p>
    <w:p>
      <w:pPr>
        <w:pStyle w:val="ListParagraph"/>
        <w:numPr>
          <w:ilvl w:val="0"/>
          <w:numId w:val="2"/>
        </w:numPr>
        <w:spacing w:after="100" w:line="276"/>
      </w:pPr>
      <w:r>
        <w:t xml:space="preserve"> The Warrantors shall not be liable in respect of any Claim unless the amount of that Claim (or of a series of connected Claims arising from substantially the same facts) exceeds </w:t>
      </w:r>
      <w:del w:id="209" w:author="Adam Selby (Denham Lewis LLP)" w:date="2025-09-08T11:35:00Z">
        <w:r>
          <w:delText xml:space="preserve">£25,000</w:delText>
        </w:r>
      </w:del>
      <w:ins w:id="210" w:author="Adam Selby (Denham Lewis LLP)" w:date="2025-09-08T11:35:00Z">
        <w:del w:id="303" w:author="James Osei (Whitfield Carter LLP)" w:date="2025-09-19T16:09:00Z">
          <w:r>
            <w:delText xml:space="preserve">£40,000</w:delText>
          </w:r>
        </w:del>
      </w:ins>
      <w:ins w:id="304" w:author="James Osei (Whitfield Carter LLP)" w:date="2025-09-19T16:09:00Z">
        <w:r>
          <w:t xml:space="preserve">£35,000</w:t>
        </w:r>
      </w:ins>
      <w:r>
        <w:t xml:space="preserve">, and unless the aggregate liability in respect of all Claims not so excluded exceeds </w:t>
      </w:r>
      <w:del w:id="211" w:author="Adam Selby (Denham Lewis LLP)" w:date="2025-09-08T11:35:00Z">
        <w:r>
          <w:delText xml:space="preserve">£475,000</w:delText>
        </w:r>
      </w:del>
      <w:ins w:id="212" w:author="Adam Selby (Denham Lewis LLP)" w:date="2025-09-08T11:35:00Z">
        <w:r>
          <w:t xml:space="preserve">£650,000</w:t>
        </w:r>
      </w:ins>
      <w:r>
        <w:t xml:space="preserve">, in which case the Warrantors shall be liable for the whole amount and not merely the excess.</w:t>
      </w:r>
    </w:p>
    <w:p>
      <w:pPr>
        <w:pStyle w:val="ListParagraph"/>
        <w:numPr>
          <w:ilvl w:val="0"/>
          <w:numId w:val="2"/>
        </w:numPr>
        <w:spacing w:after="100" w:line="276"/>
      </w:pPr>
      <w:r>
        <w:t xml:space="preserve"> The Warrantors shall not be liable in respect of any Claim (other than a Tax Claim) unless written notice of the Claim, stating in reasonable detail its nature and the Buyer’s bona fide estimate of the amount, is given to the Warrantors within </w:t>
      </w:r>
      <w:del w:id="203" w:author="Adam Selby (Denham Lewis LLP)" w:date="2025-09-08T11:24:00Z">
        <w:r>
          <w:delText xml:space="preserve">24</w:delText>
        </w:r>
      </w:del>
      <w:ins w:id="204" w:author="Adam Selby (Denham Lewis LLP)" w:date="2025-09-08T11:24:00Z">
        <w:r>
          <w:t xml:space="preserve">18</w:t>
        </w:r>
      </w:ins>
      <w:r>
        <w:t xml:space="preserve"> months after the Completion Date. In the case of a Tax Claim, written notice must be given within </w:t>
      </w:r>
      <w:del w:id="205" w:author="Adam Selby (Denham Lewis LLP)" w:date="2025-09-08T11:24:00Z">
        <w:r>
          <w:delText xml:space="preserve">7</w:delText>
        </w:r>
      </w:del>
      <w:ins w:id="206" w:author="Adam Selby (Denham Lewis LLP)" w:date="2025-09-08T11:24:00Z">
        <w:r>
          <w:t xml:space="preserve">6</w:t>
        </w:r>
      </w:ins>
      <w:r>
        <w:t xml:space="preserve"> years after the Completion Date.</w:t>
      </w:r>
    </w:p>
    <w:p>
      <w:pPr>
        <w:pStyle w:val="ListParagraph"/>
        <w:numPr>
          <w:ilvl w:val="0"/>
          <w:numId w:val="2"/>
        </w:numPr>
        <w:spacing w:after="100" w:line="276"/>
      </w:pPr>
      <w:r>
        <w:t xml:space="preserve"> Any Claim shall (if it has not been previously satisfied, settled or withdrawn) be deemed to have been withdrawn unless legal proceedings in respect of it have been issued and validly served on the relevant Warrantor within nine months of the date of the notice given under clause 9.3.</w:t>
      </w:r>
    </w:p>
    <w:p>
      <w:pPr>
        <w:pStyle w:val="ListParagraph"/>
        <w:numPr>
          <w:ilvl w:val="0"/>
          <w:numId w:val="2"/>
        </w:numPr>
        <w:spacing w:after="100" w:line="276"/>
      </w:pPr>
      <w:r>
        <w:t xml:space="preserve"> The Warrantors shall not be liable in respect of any Claim to the extent that it: (a) arises from a matter fairly disclosed in the Disclosure Letter; (b) arises or is increased as a result of any change in law or accounting practice after Completion; (c) has been recovered by the Buyer under any policy of insurance; or (d) is attributable to any voluntary act or omission of the Buyer after Completion outside the ordinary course of business.</w:t>
      </w:r>
    </w:p>
    <w:p>
      <w:pPr>
        <w:pStyle w:val="ListParagraph"/>
        <w:numPr>
          <w:ilvl w:val="0"/>
          <w:numId w:val="2"/>
        </w:numPr>
        <w:spacing w:after="100" w:line="276"/>
      </w:pPr>
      <w:r>
        <w:t xml:space="preserve"> Nothing in this clause 9 or Schedule 8 applies to limit the liability of any Warrantor in respect of any Claim arising from fraud, fraudulent misrepresentation, dishonesty or wilful concealment on the part of that Warrantor.</w:t>
      </w:r>
    </w:p>
    <w:p>
      <w:pPr>
        <w:pStyle w:val="ListParagraph"/>
        <w:numPr>
          <w:ilvl w:val="0"/>
          <w:numId w:val="4"/>
        </w:numPr>
        <w:spacing w:after="120" w:before="200"/>
      </w:pPr>
      <w:r>
        <w:rPr>
          <w:b/>
          <w:bCs/>
          <w:caps/>
        </w:rPr>
        <w:t xml:space="preserve"> Tax Covenant</w:t>
      </w:r>
    </w:p>
    <w:p>
      <w:pPr>
        <w:pStyle w:val="ListParagraph"/>
        <w:numPr>
          <w:ilvl w:val="0"/>
          <w:numId w:val="2"/>
        </w:numPr>
        <w:spacing w:after="100" w:line="276"/>
      </w:pPr>
      <w:r>
        <w:t xml:space="preserve"> The provisions of Schedule 5 (Tax Covenant) shall take effect from Completion. The Warrantors covenant with the Buyer in the terms set out in Schedule 5, subject to the limitations in clause 9 and Schedule 8 to the extent expressed to apply to Tax Claims.</w:t>
      </w:r>
    </w:p>
    <w:p>
      <w:pPr>
        <w:pStyle w:val="ListParagraph"/>
        <w:numPr>
          <w:ilvl w:val="0"/>
          <w:numId w:val="4"/>
        </w:numPr>
        <w:spacing w:after="120" w:before="200"/>
      </w:pPr>
      <w:r>
        <w:rPr>
          <w:b/>
          <w:bCs/>
          <w:caps/>
        </w:rPr>
        <w:t xml:space="preserve"> Restrictive Covenants</w:t>
      </w:r>
    </w:p>
    <w:p>
      <w:pPr>
        <w:pStyle w:val="ListParagraph"/>
        <w:numPr>
          <w:ilvl w:val="0"/>
          <w:numId w:val="2"/>
        </w:numPr>
        <w:spacing w:after="100" w:line="276"/>
      </w:pPr>
      <w:r>
        <w:t xml:space="preserve"> Each Warrantor covenants with the Buyer (for itself and as trustee for the Company) that it shall not, directly or indirectly, for the period of </w:t>
      </w:r>
      <w:del w:id="207" w:author="Adam Selby (Denham Lewis LLP)" w:date="2025-09-08T11:31:00Z">
        <w:r>
          <w:delText xml:space="preserve">three</w:delText>
        </w:r>
      </w:del>
      <w:ins w:id="208" w:author="Adam Selby (Denham Lewis LLP)" w:date="2025-09-08T11:31:00Z">
        <w:r>
          <w:t xml:space="preserve">two</w:t>
        </w:r>
      </w:ins>
      <w:r>
        <w:t xml:space="preserve"> years after the Completion Date:</w:t>
      </w:r>
    </w:p>
    <w:p>
      <w:pPr>
        <w:pStyle w:val="ListParagraph"/>
        <w:numPr>
          <w:ilvl w:val="0"/>
          <w:numId w:val="3"/>
        </w:numPr>
        <w:spacing w:after="100" w:line="276"/>
      </w:pPr>
      <w:r>
        <w:t xml:space="preserve"> carry on or be engaged, concerned or interested in any business which competes with the business of the Company as carried on at Completion within the United Kingdom;</w:t>
      </w:r>
    </w:p>
    <w:p>
      <w:pPr>
        <w:pStyle w:val="ListParagraph"/>
        <w:numPr>
          <w:ilvl w:val="0"/>
          <w:numId w:val="3"/>
        </w:numPr>
        <w:spacing w:after="100" w:line="276"/>
      </w:pPr>
      <w:r>
        <w:t xml:space="preserve"> solicit or entice away, or endeavour to solicit or entice away, from the Company any person who was at Completion (or within the 12 months before Completion) a senior employee, director or consultant of the Company;</w:t>
      </w:r>
    </w:p>
    <w:p>
      <w:pPr>
        <w:pStyle w:val="ListParagraph"/>
        <w:numPr>
          <w:ilvl w:val="0"/>
          <w:numId w:val="3"/>
        </w:numPr>
        <w:spacing w:after="100" w:line="276"/>
      </w:pPr>
      <w:r>
        <w:t xml:space="preserve"> deal with, canvass, solicit or accept business from any person who was a customer or supplier of the Company in the 12 months before Completion in respect of goods or services competing with those of the Company; or</w:t>
      </w:r>
    </w:p>
    <w:p>
      <w:pPr>
        <w:pStyle w:val="ListParagraph"/>
        <w:numPr>
          <w:ilvl w:val="0"/>
          <w:numId w:val="3"/>
        </w:numPr>
        <w:spacing w:after="100" w:line="276"/>
      </w:pPr>
      <w:r>
        <w:t xml:space="preserve"> use or disclose any trade secret or confidential information of the Company.</w:t>
      </w:r>
    </w:p>
    <w:p>
      <w:pPr>
        <w:pStyle w:val="ListParagraph"/>
        <w:numPr>
          <w:ilvl w:val="0"/>
          <w:numId w:val="2"/>
        </w:numPr>
        <w:spacing w:after="100" w:line="276"/>
      </w:pPr>
      <w:r>
        <w:t xml:space="preserve"> Each restriction in clause 11.1 is a separate and severable undertaking and is considered by the Parties to be reasonable and necessary to protect the legitimate interests of the Buyer. If any restriction is held to be void but would be valid if some part were deleted or its period or area reduced, it shall apply with such modification as may be necessary to make it valid and effective.</w:t>
      </w:r>
    </w:p>
    <w:p>
      <w:pPr>
        <w:pStyle w:val="ListParagraph"/>
        <w:numPr>
          <w:ilvl w:val="0"/>
          <w:numId w:val="4"/>
        </w:numPr>
        <w:spacing w:after="120" w:before="200"/>
      </w:pPr>
      <w:r>
        <w:rPr>
          <w:b/>
          <w:bCs/>
          <w:caps/>
        </w:rPr>
        <w:t xml:space="preserve"> Confidentiality and Announcements</w:t>
      </w:r>
    </w:p>
    <w:p>
      <w:pPr>
        <w:pStyle w:val="ListParagraph"/>
        <w:numPr>
          <w:ilvl w:val="0"/>
          <w:numId w:val="2"/>
        </w:numPr>
        <w:spacing w:after="100" w:line="276"/>
      </w:pPr>
      <w:r>
        <w:t xml:space="preserve"> Subject to clause 12.2, each Party shall keep confidential the existence and terms of this Agreement and all information relating to the other Parties received in connection with it, and shall not use such information other than for the performance of its obligations under this Agreement.</w:t>
      </w:r>
    </w:p>
    <w:p>
      <w:pPr>
        <w:pStyle w:val="ListParagraph"/>
        <w:numPr>
          <w:ilvl w:val="0"/>
          <w:numId w:val="2"/>
        </w:numPr>
        <w:spacing w:after="100" w:line="276"/>
      </w:pPr>
      <w:r>
        <w:t xml:space="preserve"> A Party may disclose information which would otherwise be confidential if and to the extent required by law, by any court of competent jurisdiction, by any regulatory or governmental body, or by the rules of any recognised investment exchange, or to its professional advisers and financiers under a duty of confidentiality.</w:t>
      </w:r>
    </w:p>
    <w:p>
      <w:pPr>
        <w:pStyle w:val="ListParagraph"/>
        <w:numPr>
          <w:ilvl w:val="0"/>
          <w:numId w:val="2"/>
        </w:numPr>
        <w:spacing w:after="100" w:line="276"/>
      </w:pPr>
      <w:r>
        <w:t xml:space="preserve"> No announcement concerning the transaction contemplated by this Agreement shall be made by any Party without the prior written approval of the Buyer and the Sellers’ Representative (such approval not to be unreasonably withheld or delayed), except as required by law or regulation.</w:t>
      </w:r>
    </w:p>
    <w:p>
      <w:pPr>
        <w:pStyle w:val="ListParagraph"/>
        <w:numPr>
          <w:ilvl w:val="0"/>
          <w:numId w:val="4"/>
        </w:numPr>
        <w:spacing w:after="120" w:before="200"/>
      </w:pPr>
      <w:r>
        <w:rPr>
          <w:b/>
          <w:bCs/>
          <w:caps/>
        </w:rPr>
        <w:t xml:space="preserve"> Further Assurance</w:t>
      </w:r>
    </w:p>
    <w:p>
      <w:pPr>
        <w:pStyle w:val="ListParagraph"/>
        <w:numPr>
          <w:ilvl w:val="0"/>
          <w:numId w:val="2"/>
        </w:numPr>
        <w:spacing w:after="100" w:line="276"/>
      </w:pPr>
      <w:r>
        <w:t xml:space="preserve"> Each Seller shall, at the Buyer’s cost, do and execute, or procure to be done and executed, all such further acts, deeds, documents and things as may be necessary to give full effect to this Agreement and to vest the legal and beneficial title to the Shares in the Buyer.</w:t>
      </w:r>
    </w:p>
    <w:p>
      <w:pPr>
        <w:pStyle w:val="ListParagraph"/>
        <w:numPr>
          <w:ilvl w:val="0"/>
          <w:numId w:val="4"/>
        </w:numPr>
        <w:spacing w:after="120" w:before="200"/>
      </w:pPr>
      <w:r>
        <w:rPr>
          <w:b/>
          <w:bCs/>
          <w:caps/>
        </w:rPr>
        <w:t xml:space="preserve"> Entire Agreement</w:t>
      </w:r>
    </w:p>
    <w:p>
      <w:pPr>
        <w:pStyle w:val="ListParagraph"/>
        <w:numPr>
          <w:ilvl w:val="0"/>
          <w:numId w:val="2"/>
        </w:numPr>
        <w:spacing w:after="100" w:line="276"/>
      </w:pPr>
      <w:r>
        <w:t xml:space="preserve"> This Agreement, together with the Disclosure Letter and the other documents in the agreed form, constitutes the entire agreement between the Parties relating to its subject matter and supersedes all prior agreements, arrangements and understandings. Each Party acknowledges that it has not relied on any representation, warranty or undertaking which is not set out in this Agreement, save that nothing limits liability for fraud.</w:t>
      </w:r>
    </w:p>
    <w:p>
      <w:pPr>
        <w:pStyle w:val="ListParagraph"/>
        <w:numPr>
          <w:ilvl w:val="0"/>
          <w:numId w:val="4"/>
        </w:numPr>
        <w:spacing w:after="120" w:before="200"/>
      </w:pPr>
      <w:r>
        <w:rPr>
          <w:b/>
          <w:bCs/>
          <w:caps/>
        </w:rPr>
        <w:t xml:space="preserve"> Assignment</w:t>
      </w:r>
    </w:p>
    <w:p>
      <w:pPr>
        <w:pStyle w:val="ListParagraph"/>
        <w:numPr>
          <w:ilvl w:val="0"/>
          <w:numId w:val="2"/>
        </w:numPr>
        <w:spacing w:after="100" w:line="276"/>
      </w:pPr>
      <w:r>
        <w:t xml:space="preserve"> Except as set out in clause 15.2, no Party may assign, transfer, charge or otherwise deal with any of its rights under this Agreement without the prior written consent of the other Parties.</w:t>
      </w:r>
    </w:p>
    <w:p>
      <w:pPr>
        <w:pStyle w:val="ListParagraph"/>
        <w:numPr>
          <w:ilvl w:val="0"/>
          <w:numId w:val="2"/>
        </w:numPr>
        <w:spacing w:after="100" w:line="276"/>
      </w:pPr>
      <w:r>
        <w:t xml:space="preserve"> The Buyer may assign the benefit of this Agreement (including the Warranties and the Tax Covenant) to any member of its group and to any provider of finance to the Buyer by way of security, provided that the liability of the Warrantors shall not thereby be increased.</w:t>
      </w:r>
    </w:p>
    <w:p>
      <w:pPr>
        <w:pStyle w:val="ListParagraph"/>
        <w:numPr>
          <w:ilvl w:val="0"/>
          <w:numId w:val="4"/>
        </w:numPr>
        <w:spacing w:after="120" w:before="200"/>
      </w:pPr>
      <w:r>
        <w:rPr>
          <w:b/>
          <w:bCs/>
          <w:caps/>
        </w:rPr>
        <w:t xml:space="preserve"> Variation and Waiver</w:t>
      </w:r>
    </w:p>
    <w:p>
      <w:pPr>
        <w:pStyle w:val="ListParagraph"/>
        <w:numPr>
          <w:ilvl w:val="0"/>
          <w:numId w:val="2"/>
        </w:numPr>
        <w:spacing w:after="100" w:line="276"/>
      </w:pPr>
      <w:r>
        <w:t xml:space="preserve"> No variation of this Agreement is valid unless it is in writing and signed by or on behalf of each Party. A waiver of any right or remedy under this Agreement is only effective if given in writing and shall not be deemed a waiver of any subsequent breach or default.</w:t>
      </w:r>
    </w:p>
    <w:p>
      <w:pPr>
        <w:pStyle w:val="ListParagraph"/>
        <w:numPr>
          <w:ilvl w:val="0"/>
          <w:numId w:val="4"/>
        </w:numPr>
        <w:spacing w:after="120" w:before="200"/>
      </w:pPr>
      <w:r>
        <w:rPr>
          <w:b/>
          <w:bCs/>
          <w:caps/>
        </w:rPr>
        <w:t xml:space="preserve"> Costs</w:t>
      </w:r>
    </w:p>
    <w:p>
      <w:pPr>
        <w:pStyle w:val="ListParagraph"/>
        <w:numPr>
          <w:ilvl w:val="0"/>
          <w:numId w:val="2"/>
        </w:numPr>
        <w:spacing w:after="100" w:line="276"/>
      </w:pPr>
      <w:r>
        <w:t xml:space="preserve"> Except as otherwise provided, each Party shall bear its own costs and expenses incurred in connection with the negotiation, preparation and completion of this Agreement. The Buyer shall be responsible for any stamp duty or stamp duty reserve tax payable on the transfer of the Shares.</w:t>
      </w:r>
    </w:p>
    <w:p>
      <w:pPr>
        <w:pStyle w:val="ListParagraph"/>
        <w:numPr>
          <w:ilvl w:val="0"/>
          <w:numId w:val="4"/>
        </w:numPr>
        <w:spacing w:after="120" w:before="200"/>
      </w:pPr>
      <w:r>
        <w:rPr>
          <w:b/>
          <w:bCs/>
          <w:caps/>
        </w:rPr>
        <w:t xml:space="preserve"> Notices</w:t>
      </w:r>
    </w:p>
    <w:p>
      <w:pPr>
        <w:pStyle w:val="ListParagraph"/>
        <w:numPr>
          <w:ilvl w:val="0"/>
          <w:numId w:val="2"/>
        </w:numPr>
        <w:spacing w:after="100" w:line="276"/>
      </w:pPr>
      <w:r>
        <w:t xml:space="preserve"> Any notice given under this Agreement shall be in writing in English, delivered by hand or sent by pre-paid first-class post or by email to the address or email address of the relevant Party set out in this Agreement (or as otherwise notified), and shall be deemed received: if delivered by hand, at the time of delivery; if posted, at 9.00 a.m. on the second Business Day after posting; and if sent by email, at the time of transmission, provided no automated error notice is received.</w:t>
      </w:r>
    </w:p>
    <w:p>
      <w:pPr>
        <w:pStyle w:val="ListParagraph"/>
        <w:numPr>
          <w:ilvl w:val="0"/>
          <w:numId w:val="4"/>
        </w:numPr>
        <w:spacing w:after="120" w:before="200"/>
      </w:pPr>
      <w:r>
        <w:rPr>
          <w:b/>
          <w:bCs/>
          <w:caps/>
        </w:rPr>
        <w:t xml:space="preserve"> Third-Party Rights</w:t>
      </w:r>
    </w:p>
    <w:p>
      <w:pPr>
        <w:pStyle w:val="ListParagraph"/>
        <w:numPr>
          <w:ilvl w:val="0"/>
          <w:numId w:val="2"/>
        </w:numPr>
        <w:spacing w:after="100" w:line="276"/>
      </w:pPr>
      <w:r>
        <w:t xml:space="preserve"> Except as expressly stated, a person who is not a Party to this Agreement has no rights under the Contracts (Rights of Third Parties) Act 1999 to enforce any term of it. This clause does not affect any right or remedy of a third party which exists or is available apart from that Act. The Parties may rescind or vary this Agreement without the consent of any third party.</w:t>
      </w:r>
    </w:p>
    <w:p>
      <w:pPr>
        <w:pStyle w:val="ListParagraph"/>
        <w:numPr>
          <w:ilvl w:val="0"/>
          <w:numId w:val="4"/>
        </w:numPr>
        <w:spacing w:after="120" w:before="200"/>
      </w:pPr>
      <w:r>
        <w:rPr>
          <w:b/>
          <w:bCs/>
          <w:caps/>
        </w:rPr>
        <w:t xml:space="preserve"> Counterparts</w:t>
      </w:r>
    </w:p>
    <w:p>
      <w:pPr>
        <w:pStyle w:val="ListParagraph"/>
        <w:numPr>
          <w:ilvl w:val="0"/>
          <w:numId w:val="2"/>
        </w:numPr>
        <w:spacing w:after="100" w:line="276"/>
      </w:pPr>
      <w:r>
        <w:t xml:space="preserve"> This Agreement may be executed in any number of counterparts, each of which when executed and delivered constitutes an original, and all the counterparts together constitute one and the same instrument. Transmission of an executed counterpart by email (in PDF format) shall be effective delivery.</w:t>
      </w:r>
    </w:p>
    <w:p>
      <w:pPr>
        <w:pStyle w:val="ListParagraph"/>
        <w:numPr>
          <w:ilvl w:val="0"/>
          <w:numId w:val="4"/>
        </w:numPr>
        <w:spacing w:after="120" w:before="200"/>
      </w:pPr>
      <w:r>
        <w:rPr>
          <w:b/>
          <w:bCs/>
          <w:caps/>
        </w:rPr>
        <w:t xml:space="preserve"> Governing Law and Jurisdiction</w:t>
      </w:r>
    </w:p>
    <w:p>
      <w:pPr>
        <w:pStyle w:val="ListParagraph"/>
        <w:numPr>
          <w:ilvl w:val="0"/>
          <w:numId w:val="2"/>
        </w:numPr>
        <w:spacing w:after="100" w:line="276"/>
      </w:pPr>
      <w:r>
        <w:t xml:space="preserve"> This Agreement and any dispute or claim arising out of or in connection with it or its subject matter (including non-contractual disputes or claims) shall be governed by and construed in accordance with the law of England and Wales.</w:t>
      </w:r>
    </w:p>
    <w:p>
      <w:pPr>
        <w:pStyle w:val="ListParagraph"/>
        <w:numPr>
          <w:ilvl w:val="0"/>
          <w:numId w:val="2"/>
        </w:numPr>
        <w:spacing w:after="100" w:line="276"/>
      </w:pPr>
      <w:r>
        <w:t xml:space="preserve"> Each Party irrevocably agrees that the courts of England and Wales shall have exclusive jurisdiction to settle any dispute or claim arising out of or in connection with this Agreement or its subject matter or formation.</w:t>
      </w:r>
    </w:p>
    <w:p>
      <w:pPr>
        <w:spacing w:after="120" w:before="200"/>
      </w:pPr>
      <w:r>
        <w:rPr>
          <w:b/>
          <w:bCs/>
        </w:rPr>
        <w:t xml:space="preserve">IN WITNESS of which this Agreement has been duly executed and delivered as a deed on the date stated at the beginning of it.</w:t>
      </w:r>
    </w:p>
    <w:p>
      <w:pPr>
        <w:spacing w:after="120" w:line="276"/>
      </w:pPr>
      <w:r>
        <w:rPr>
          <w:b/>
          <w:bCs/>
        </w:rPr>
        <w:t xml:space="preserve">EXECUTED as a DEED by GEOFFREY MARWICK</w:t>
      </w:r>
    </w:p>
    <w:p>
      <w:pPr>
        <w:spacing w:after="120" w:line="276"/>
      </w:pPr>
      <w:r>
        <w:t xml:space="preserve">in the presence of:</w:t>
      </w:r>
    </w:p>
    <w:p>
      <w:pPr>
        <w:spacing w:after="120" w:line="276"/>
      </w:pPr>
      <w:r>
        <w:t xml:space="preserve">Signature: ........................................</w:t>
      </w:r>
    </w:p>
    <w:p>
      <w:pPr>
        <w:spacing w:after="120" w:line="276"/>
      </w:pPr>
      <w:r>
        <w:t xml:space="preserve">Witness signature: ...............    Name: ...............    Address: ...............</w:t>
      </w:r>
    </w:p>
    <w:p>
      <w:pPr>
        <w:spacing w:after="160"/>
      </w:pPr>
    </w:p>
    <w:p>
      <w:pPr>
        <w:spacing w:after="120" w:line="276"/>
      </w:pPr>
      <w:r>
        <w:rPr>
          <w:b/>
          <w:bCs/>
        </w:rPr>
        <w:t xml:space="preserve">EXECUTED as a DEED by the trustees of THE MARWICK FAMILY TRUST</w:t>
      </w:r>
    </w:p>
    <w:p>
      <w:pPr>
        <w:spacing w:after="120" w:line="276"/>
      </w:pPr>
      <w:r>
        <w:t xml:space="preserve">Signature of trustee: ........................................</w:t>
      </w:r>
    </w:p>
    <w:p>
      <w:pPr>
        <w:spacing w:after="120" w:line="276"/>
      </w:pPr>
      <w:r>
        <w:t xml:space="preserve">Signature of trustee: ........................................</w:t>
      </w:r>
    </w:p>
    <w:p>
      <w:pPr>
        <w:spacing w:after="160"/>
      </w:pPr>
    </w:p>
    <w:p>
      <w:pPr>
        <w:spacing w:after="120" w:line="276"/>
      </w:pPr>
      <w:r>
        <w:rPr>
          <w:b/>
          <w:bCs/>
        </w:rPr>
        <w:t xml:space="preserve">EXECUTED as a DEED by BEACON BIDCO LIMITED</w:t>
      </w:r>
    </w:p>
    <w:p>
      <w:pPr>
        <w:spacing w:after="120" w:line="276"/>
      </w:pPr>
      <w:r>
        <w:t xml:space="preserve">acting by a director in the presence of a witness:</w:t>
      </w:r>
    </w:p>
    <w:p>
      <w:pPr>
        <w:spacing w:after="120" w:line="276"/>
      </w:pPr>
      <w:r>
        <w:t xml:space="preserve">Director: ........................................</w:t>
      </w:r>
    </w:p>
    <w:p>
      <w:pPr>
        <w:spacing w:after="120" w:line="276"/>
      </w:pPr>
      <w:r>
        <w:t xml:space="preserve">Witness signature: ...............    Name: ...............    Address: ...............</w:t>
      </w:r>
    </w:p>
    <w:p>
      <w:r>
        <w:br w:type="page"/>
      </w:r>
    </w:p>
    <w:p>
      <w:pPr>
        <w:spacing w:after="120" w:line="276"/>
        <w:jc w:val="center"/>
      </w:pPr>
      <w:r>
        <w:rPr>
          <w:b/>
          <w:bCs/>
        </w:rP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(1) Seller</w:t>
            </w:r>
          </w:p>
        </w:tc>
        <w:tc>
          <w:tcPr>
            <w:tcW w:type="dxa" w:w="2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(2) Shares held</w:t>
            </w:r>
          </w:p>
        </w:tc>
        <w:tc>
          <w:tcPr>
            <w:tcW w:type="dxa" w:w="23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(3) % of Consideration</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Geoffrey Marwick, Hollowgate House, Wakefield WF4 4LP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650,000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65.0%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Marwick Family Trust (acting by its trustees G. Marwick and S. Marwick)</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300,000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30.0%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Susan Marwick, Hollowgate House, Wakefield WF4 4LP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w:t>
            </w:r>
          </w:p>
        </w:tc>
      </w:tr>
    </w:tbl>
    <w:p>
      <w:pPr>
        <w:spacing w:after="120" w:line="276"/>
      </w:pPr>
      <w:r>
        <w:t xml:space="preserve"/>
      </w:r>
    </w:p>
    <w:p>
      <w:pPr>
        <w:spacing w:after="120" w:line="276"/>
        <w:jc w:val="center"/>
      </w:pPr>
      <w:r>
        <w:rPr>
          <w:b/>
          <w:bCs/>
        </w:rPr>
        <w:t xml:space="preserve">SCHEDULE 2 — DETAILS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58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Detail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Company name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Meadowbank Foods Limited</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Registered number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04918732</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Date of incorporation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 March 2003</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Registered office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Unit 7, Calder Park, Wakefield WF2 7AW</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Issued share capital</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£1,000,000 divided into 1,000,000 ordinary shares of £1.00 each</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Directors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Geoffrey Marwick; Susan Marwick; Paul Easton (Finance Director)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Secretary</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Susan Marwick</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Accounting reference date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31 December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Auditors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Marlow Tax &amp; Advisory Ltd</w:t>
            </w:r>
          </w:p>
        </w:tc>
      </w:tr>
    </w:tbl>
    <w:p>
      <w:pPr>
        <w:spacing w:after="120" w:line="276"/>
      </w:pPr>
      <w:r>
        <w:t xml:space="preserve"/>
      </w:r>
    </w:p>
    <w:p>
      <w:pPr>
        <w:spacing w:after="120" w:line="276"/>
        <w:jc w:val="center"/>
      </w:pPr>
      <w:r>
        <w:rPr>
          <w:b/>
          <w:bCs/>
        </w:rPr>
        <w:t xml:space="preserve">SCHEDULE 3 — COMPLETION ACCOUNTS (PREPARATION)</w:t>
      </w:r>
    </w:p>
    <w:p>
      <w:pPr>
        <w:spacing w:after="120" w:line="276"/>
      </w:pPr>
      <w:r>
        <w:t xml:space="preserve">Part 1 — Basis of preparation. The Completion Accounts shall be prepared (a) in accordance with the specific accounting policies set out in Part 2; (b) to the extent not covered by Part 2, in accordance with the accounting policies, principles, practices and methods used in the preparation of the Accounts, applied consistently; and (c) to the extent not covered by (a) or (b), in accordance with UK GAAP as at the Completion Date.</w:t>
      </w:r>
    </w:p>
    <w:p>
      <w:pPr>
        <w:spacing w:after="120" w:line="276"/>
      </w:pPr>
      <w:r>
        <w:t xml:space="preserve">Part 2 — Specific policies. Net Debt comprises all borrowings, finance leases, accrued but unpaid interest, declared but unpaid dividends and corporation tax payable, less cash and cash equivalents. Working Capital comprises trade and other debtors and stock less trade and other creditors, in each case excluding items included in Net Debt. The Target Working Capital is £8,800,000.</w:t>
      </w:r>
    </w:p>
    <w:p>
      <w:pPr>
        <w:spacing w:after="120" w:line="276"/>
      </w:pPr>
      <w:r>
        <w:t xml:space="preserve"/>
      </w:r>
    </w:p>
    <w:p>
      <w:pPr>
        <w:spacing w:after="120" w:line="276"/>
        <w:jc w:val="center"/>
      </w:pPr>
      <w:r>
        <w:rPr>
          <w:b/>
          <w:bCs/>
        </w:rPr>
        <w:t xml:space="preserve">SCHEDULE 4 — WARRANTIES</w:t>
      </w:r>
    </w:p>
    <w:p>
      <w:pPr>
        <w:spacing w:after="120" w:line="276"/>
      </w:pPr>
      <w:r>
        <w:rPr>
          <w:b/>
          <w:bCs/>
        </w:rPr>
        <w:t xml:space="preserve">1. Capacity and the Shares</w:t>
      </w:r>
    </w:p>
    <w:p>
      <w:pPr>
        <w:spacing w:after="120" w:line="276"/>
      </w:pPr>
      <w:r>
        <w:t xml:space="preserve">Each Seller has the right, power and authority to enter into and perform this Agreement; the Shares constitute the whole of the issued and allotted share capital of the Company; the Shares are fully paid and are free from all Encumbrances; and no person has any right to require the allotment, issue, transfer or conversion of any share or loan capital of the Company.</w:t>
      </w:r>
    </w:p>
    <w:p>
      <w:pPr>
        <w:spacing w:after="120" w:line="276"/>
      </w:pPr>
      <w:r>
        <w:rPr>
          <w:b/>
          <w:bCs/>
        </w:rPr>
        <w:t xml:space="preserve">2. Accounts</w:t>
      </w:r>
    </w:p>
    <w:p>
      <w:pPr>
        <w:spacing w:after="120" w:line="276"/>
      </w:pPr>
      <w:r>
        <w:t xml:space="preserve">The Accounts have been prepared in accordance with the Companies Act 2006 and applicable accounting standards and give a true and fair view of the assets, liabilities and state of affairs of the Company as at the accounts date and of its profit or loss for the period then ended; and the Accounts are not affected by any extraordinary, exceptional or non-recurring item save as disclosed.</w:t>
      </w:r>
    </w:p>
    <w:p>
      <w:pPr>
        <w:spacing w:after="120" w:line="276"/>
      </w:pPr>
      <w:r>
        <w:rPr>
          <w:b/>
          <w:bCs/>
        </w:rPr>
        <w:t xml:space="preserve">3. Management Accounts and Position Since the Accounts Date</w:t>
      </w:r>
    </w:p>
    <w:p>
      <w:pPr>
        <w:spacing w:after="120" w:line="276"/>
      </w:pPr>
      <w:r>
        <w:t xml:space="preserve">The management accounts have been prepared with reasonable care; since the accounts date the business has been carried on in the ordinary course; there has been no material adverse change in the financial or trading position of the Company; and no dividend or distribution has been declared, paid or made except as provided in the Accounts.</w:t>
      </w:r>
    </w:p>
    <w:p>
      <w:pPr>
        <w:spacing w:after="120" w:line="276"/>
      </w:pPr>
      <w:r>
        <w:rPr>
          <w:b/>
          <w:bCs/>
        </w:rPr>
        <w:t xml:space="preserve">4. Assets</w:t>
      </w:r>
    </w:p>
    <w:p>
      <w:pPr>
        <w:spacing w:after="120" w:line="276"/>
      </w:pPr>
      <w:r>
        <w:t xml:space="preserve">The Company owns or is entitled to use all assets necessary for the conduct of its business as carried on at Completion; the Company has good and marketable title to all such assets free from Encumbrances; and the plant and machinery are in good working order having regard to their age and use.</w:t>
      </w:r>
    </w:p>
    <w:p>
      <w:pPr>
        <w:spacing w:after="120" w:line="276"/>
      </w:pPr>
      <w:r>
        <w:rPr>
          <w:b/>
          <w:bCs/>
        </w:rPr>
        <w:t xml:space="preserve">5. Contracts</w:t>
      </w:r>
    </w:p>
    <w:p>
      <w:pPr>
        <w:spacing w:after="120" w:line="276"/>
      </w:pPr>
      <w:r>
        <w:t xml:space="preserve">Particulars of all material contracts are fairly disclosed; the Company is not in material default under any such contract; and no counterparty has given notice to terminate any material contract. No contract is dependent on the continuation of the Sellers’ involvement and none contains change-of-control provisions save as disclosed.</w:t>
      </w:r>
    </w:p>
    <w:p>
      <w:pPr>
        <w:spacing w:after="120" w:line="276"/>
      </w:pPr>
      <w:r>
        <w:rPr>
          <w:b/>
          <w:bCs/>
        </w:rPr>
        <w:t xml:space="preserve">6. Litigation and Compliance</w:t>
      </w:r>
    </w:p>
    <w:p>
      <w:pPr>
        <w:spacing w:after="120" w:line="276"/>
      </w:pPr>
      <w:r>
        <w:t xml:space="preserve">The Company is not engaged in any litigation, arbitration or other proceedings (other than routine debt collection) and none is pending or threatened; and the Company has conducted its business in all material respects in accordance with applicable laws and regulations and holds all material licences and consents necessary for its business.</w:t>
      </w:r>
    </w:p>
    <w:p>
      <w:pPr>
        <w:spacing w:after="120" w:line="276"/>
      </w:pPr>
      <w:r>
        <w:rPr>
          <w:b/>
          <w:bCs/>
        </w:rPr>
        <w:t xml:space="preserve">7. Employees and Pensions</w:t>
      </w:r>
    </w:p>
    <w:p>
      <w:pPr>
        <w:spacing w:after="120" w:line="276"/>
      </w:pPr>
      <w:r>
        <w:t xml:space="preserve">Full and accurate particulars of the terms of employment of all senior employees are disclosed; there are no outstanding material claims by any employee; and the Company operates no defined-benefit pension arrangement, its only pension obligation being to make contributions to a defined-contribution auto-enrolment scheme as disclosed.</w:t>
      </w:r>
    </w:p>
    <w:p>
      <w:pPr>
        <w:spacing w:after="120" w:line="276"/>
      </w:pPr>
      <w:r>
        <w:rPr>
          <w:b/>
          <w:bCs/>
        </w:rPr>
        <w:t xml:space="preserve">8. Intellectual Property and IT</w:t>
      </w:r>
    </w:p>
    <w:p>
      <w:pPr>
        <w:spacing w:after="120" w:line="276"/>
      </w:pPr>
      <w:r>
        <w:t xml:space="preserve">The Company owns or has the right to use all intellectual property and information technology systems necessary for the conduct of its business; such rights are not the subject of any challenge; and there has been no material failure or security breach of the IT systems in the 24 months before the date of this Agreement.</w:t>
      </w:r>
    </w:p>
    <w:p>
      <w:pPr>
        <w:spacing w:after="120" w:line="276"/>
      </w:pPr>
      <w:r>
        <w:rPr>
          <w:b/>
          <w:bCs/>
        </w:rPr>
        <w:t xml:space="preserve">9. Real Property</w:t>
      </w:r>
    </w:p>
    <w:p>
      <w:pPr>
        <w:spacing w:after="120" w:line="276"/>
      </w:pPr>
      <w:r>
        <w:t xml:space="preserve">The properties listed in the Disclosure Letter comprise all the land and premises owned, occupied or used by the Company; the Company has good title to or a valid lease of each property; and there are no material disputes, notices or breaches in respect of any property.</w:t>
      </w:r>
    </w:p>
    <w:p>
      <w:pPr>
        <w:spacing w:after="120" w:line="276"/>
      </w:pPr>
      <w:r>
        <w:rPr>
          <w:b/>
          <w:bCs/>
        </w:rPr>
        <w:t xml:space="preserve">10. Food Safety and Regulatory</w:t>
      </w:r>
    </w:p>
    <w:p>
      <w:pPr>
        <w:spacing w:after="120" w:line="276"/>
      </w:pPr>
      <w:r>
        <w:t xml:space="preserve">The Company holds all approvals required under applicable food-safety legislation, including registration with the relevant food authority and current BRCGS certification; there has been no product recall, withdrawal or material customer complaint relating to food safety in the 36 months before Completion; and the Company complies in all material respects with all applicable food labelling, hygiene and traceability requirements.</w:t>
      </w:r>
    </w:p>
    <w:p>
      <w:pPr>
        <w:spacing w:after="120" w:line="276"/>
      </w:pPr>
      <w:r>
        <w:rPr>
          <w:b/>
          <w:bCs/>
        </w:rPr>
        <w:t xml:space="preserve">11. Tax</w:t>
      </w:r>
    </w:p>
    <w:p>
      <w:pPr>
        <w:spacing w:after="120" w:line="276"/>
      </w:pPr>
      <w:r>
        <w:t xml:space="preserve">The Company has duly and punctually paid all Tax for which it is liable and has made all returns and provided all information to the relevant Tax authorities within applicable time limits; the Company is not and has not in the last four years been the subject of any Tax investigation or dispute; and the Company is and has at all times been resident only in the United Kingdom for Tax purposes.</w:t>
      </w:r>
    </w:p>
    <w:p>
      <w:pPr>
        <w:spacing w:after="120" w:line="276"/>
      </w:pPr>
      <w:r>
        <w:rPr>
          <w:b/>
          <w:bCs/>
        </w:rPr>
        <w:t xml:space="preserve">12. Insolvency</w:t>
      </w:r>
    </w:p>
    <w:p>
      <w:pPr>
        <w:spacing w:after="120" w:line="276"/>
      </w:pPr>
      <w:r>
        <w:t xml:space="preserve">No order has been made, petition presented or resolution passed for the winding-up of the Company; no administrator, receiver or administrative receiver has been appointed; the Company has not entered into any voluntary arrangement; and the Company is not unable to pay its debts within the meaning of section 123 of the Insolvency Act 1986.</w:t>
      </w:r>
    </w:p>
    <w:p>
      <w:pPr>
        <w:spacing w:after="120" w:line="276"/>
      </w:pPr>
      <w:r>
        <w:t xml:space="preserve"/>
      </w:r>
    </w:p>
    <w:p>
      <w:pPr>
        <w:spacing w:after="120" w:line="276"/>
        <w:jc w:val="center"/>
      </w:pPr>
      <w:r>
        <w:rPr>
          <w:b/>
          <w:bCs/>
        </w:rPr>
        <w:t xml:space="preserve">SCHEDULE 5 — TAX COVENANT</w:t>
      </w:r>
    </w:p>
    <w:p>
      <w:pPr>
        <w:spacing w:after="120" w:line="276"/>
      </w:pPr>
      <w:r>
        <w:t xml:space="preserve">1. Covenant. The Warrantors jointly and severally covenant to pay the Buyer an amount equal to any Tax liability of the Company arising in respect of or by reference to any income, profits or gains earned, accrued or received, or any event occurring, on or before Completion, and any costs reasonably incurred by the Buyer or the Company in connection with such liability or in successfully taking any action under this Schedule.</w:t>
      </w:r>
    </w:p>
    <w:p>
      <w:pPr>
        <w:spacing w:after="120" w:line="276"/>
      </w:pPr>
      <w:r>
        <w:t xml:space="preserve">2. Exclusions. The covenant in paragraph 1 does not apply to the extent that provision or reserve for the liability was made in the Completion Accounts; the liability arises in the ordinary course of business since the accounts date; the liability would not have arisen but for a voluntary act of the Buyer after Completion otherwise than in the ordinary course; or the liability has been made good without cost to the Buyer.</w:t>
      </w:r>
    </w:p>
    <w:p>
      <w:pPr>
        <w:spacing w:after="120" w:line="276"/>
      </w:pPr>
      <w:r>
        <w:t xml:space="preserve">3. Conduct of claims; due date for payment; over-provisions; and corresponding savings are dealt with in paragraphs 4 to 9 of this Schedule, applying the same notification and limitation periods as set out in clause 9.</w:t>
      </w:r>
    </w:p>
    <w:p>
      <w:pPr>
        <w:spacing w:after="120" w:line="276"/>
      </w:pPr>
      <w:r>
        <w:t xml:space="preserve"/>
      </w:r>
    </w:p>
    <w:p>
      <w:pPr>
        <w:spacing w:after="120" w:line="276"/>
        <w:jc w:val="center"/>
      </w:pPr>
      <w:r>
        <w:rPr>
          <w:b/>
          <w:bCs/>
        </w:rPr>
        <w:t xml:space="preserve">SCHEDULE 6 — DEFERRED CONSIDERATION</w:t>
      </w:r>
    </w:p>
    <w:p>
      <w:pPr>
        <w:spacing w:after="120" w:line="276"/>
      </w:pPr>
      <w:r>
        <w:t xml:space="preserve">The Deferred Consideration of £2,000,000 shall be payable in full on the first anniversary of the Completion Date if the EBITDA of the Company for the 12-month period ending on the last day of the month preceding that anniversary (the “Earn-Out Period”) is equal to or greater than £6,200,000. If EBITDA for the Earn-Out Period is less than £6,200,000 but equal to or greater than £5,400,000, the Deferred Consideration shall be reduced pro rata on a straight-line basis. If EBITDA is less than £5,400,000, no Deferred Consideration shall be payable. The Buyer shall provide the Sellers’ Representative with a calculation of EBITDA within 30 Business Days of the end of the Earn-Out Period.</w:t>
      </w:r>
    </w:p>
    <w:p>
      <w:pPr>
        <w:spacing w:after="120" w:line="276"/>
      </w:pPr>
      <w:r>
        <w:t xml:space="preserve"/>
      </w:r>
    </w:p>
    <w:p>
      <w:pPr>
        <w:spacing w:after="120" w:line="276"/>
        <w:jc w:val="center"/>
      </w:pPr>
      <w:r>
        <w:rPr>
          <w:b/>
          <w:bCs/>
        </w:rPr>
        <w:t xml:space="preserve">SCHEDULE 7 — COMPLETION OBLIGATIONS</w:t>
      </w:r>
    </w:p>
    <w:p>
      <w:pPr>
        <w:spacing w:after="120" w:line="276"/>
      </w:pPr>
      <w:r>
        <w:t xml:space="preserve">Part 1 — Sellers’ obligations. At Completion the Sellers shall deliver: (a) duly executed stock transfer forms in respect of the Shares together with the relevant share certificates; (b) the statutory registers and minute books, common seal (if any), certificate of incorporation and any certificates of incorporation on change of name; (c) the written resignations of the resigning directors and the secretary; (d) the Disclosure Letter duly signed; (e) executed releases of all Encumbrances over the Shares and the assets of the Company; and (f) evidence of the repayment of all intra-group and director loans.</w:t>
      </w:r>
    </w:p>
    <w:p>
      <w:pPr>
        <w:spacing w:after="120" w:line="276"/>
      </w:pPr>
      <w:r>
        <w:t xml:space="preserve">Part 2 — Board resolutions. At Completion the Sellers shall procure that a board meeting of the Company is held at which the transfers of the Shares are approved for registration (subject to stamping), the resignations are accepted, the persons nominated by the Buyer are appointed as directors and secretary, and the registered office, auditors and bank mandates are changed as the Buyer directs.</w:t>
      </w:r>
    </w:p>
    <w:p>
      <w:pPr>
        <w:spacing w:after="120" w:line="276"/>
      </w:pPr>
      <w:r>
        <w:t xml:space="preserve">Part 3 — Buyer’s obligations. At Completion the Buyer shall pay the Completion Payment and the Retention Amount in accordance with clause 3 and deliver a certified copy of the board minutes of the Buyer authorising the execution and completion of this Agreement.</w:t>
      </w:r>
    </w:p>
    <w:p>
      <w:pPr>
        <w:spacing w:after="120" w:line="276"/>
      </w:pPr>
      <w:r>
        <w:t xml:space="preserve"/>
      </w:r>
    </w:p>
    <w:p>
      <w:pPr>
        <w:spacing w:after="120" w:line="276"/>
        <w:jc w:val="center"/>
      </w:pPr>
      <w:r>
        <w:rPr>
          <w:b/>
          <w:bCs/>
        </w:rPr>
        <w:t xml:space="preserve">SCHEDULE 8 — FURTHER LIMITATIONS ON LIABILITY</w:t>
      </w:r>
    </w:p>
    <w:p>
      <w:pPr>
        <w:spacing w:after="120" w:line="276"/>
      </w:pPr>
      <w:r>
        <w:t xml:space="preserve">This Schedule supplements clause 9. The Warrantors shall not be liable for any Claim to the extent it arises from a change in legislation after Completion; the Buyer shall take, and procure that the Company takes, all reasonable steps to mitigate any loss; the Buyer shall not be entitled to recover more than once in respect of the same loss; and any Claim shall be reduced by the amount of any corresponding saving or recovery from a third party. The provisions of this Schedule do not apply to any Claim arising from fraud.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666666"/>
        <w:sz w:val="16"/>
        <w:szCs w:val="16"/>
      </w:rPr>
      <w:t xml:space="preserve">WC-00124 | Project Beacon</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6"/>
        <w:szCs w:val="16"/>
      </w:rPr>
      <w:t xml:space="preserve">Share Purchase Agreement — Meadowbank Foods Limited (v1)</w:t>
    </w:r>
    <w:r>
      <w:rPr>
        <w:color w:val="666666"/>
        <w:sz w:val="16"/>
        <w:szCs w:val="16"/>
      </w:rPr>
      <w:t xml:space="preserve">	Confidential and may be legally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abstractNum>
  <w:abstractNum w:abstractNumId="3" w15:restartNumberingAfterBreak="0">
    <w:multiLevelType w:val="hybridMultilevel"/>
    <w:lvl w:ilvl="0" w15:tentative="1">
      <w:start w:val="1"/>
      <w:numFmt w:val="decimal"/>
      <w:lvlText w:val="%1"/>
      <w:lvlJc w:val="left"/>
      <w:pPr>
        <w:ind w:left="720" w:hanging="72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2026-06-25T19:40:45.063Z</dcterms:created>
  <dcterms:modified xsi:type="dcterms:W3CDTF">2026-06-25T19:40:45.063Z</dcterms:modified>
</cp:coreProperties>
</file>

<file path=docProps/custom.xml><?xml version="1.0" encoding="utf-8"?>
<Properties xmlns="http://schemas.openxmlformats.org/officeDocument/2006/custom-properties" xmlns:vt="http://schemas.openxmlformats.org/officeDocument/2006/docPropsVTypes"/>
</file>