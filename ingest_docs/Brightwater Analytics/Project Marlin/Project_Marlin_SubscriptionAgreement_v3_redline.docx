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18"/>
          <w:szCs w:val="18"/>
        </w:rPr>
        <w:t xml:space="preserve">DATED 3 DECEMBER 2025</w:t>
      </w:r>
    </w:p>
    <w:p>
      <w:pPr>
        <w:spacing w:before="1200"/>
        <w:jc w:val="center"/>
      </w:pPr>
      <w:r>
        <w:rPr>
          <w:b/>
          <w:bCs/>
          <w:sz w:val="40"/>
          <w:szCs w:val="40"/>
        </w:rPr>
        <w:t xml:space="preserve">SUBSCRIPTION AGREEMENT</w:t>
      </w:r>
    </w:p>
    <w:p>
      <w:pPr>
        <w:spacing w:after="1200"/>
        <w:jc w:val="center"/>
      </w:pPr>
      <w:r>
        <w:rPr>
          <w:sz w:val="24"/>
          <w:szCs w:val="24"/>
        </w:rPr>
        <w:t xml:space="preserve">relating to the Series B financing of Brightwater Analytics Limited</w:t>
      </w:r>
    </w:p>
    <w:p>
      <w:pPr>
        <w:jc w:val="center"/>
      </w:pPr>
      <w:r>
        <w:rPr>
          <w:sz w:val="20"/>
          <w:szCs w:val="20"/>
        </w:rPr>
        <w:t xml:space="preserve">(1)  BRIGHTWATER ANALYTICS LIMITED</w:t>
      </w:r>
    </w:p>
    <w:p>
      <w:pPr>
        <w:jc w:val="center"/>
      </w:pPr>
      <w:r>
        <w:rPr>
          <w:sz w:val="20"/>
          <w:szCs w:val="20"/>
        </w:rPr>
        <w:t xml:space="preserve">(2)  THE FOUNDERS</w:t>
      </w:r>
    </w:p>
    <w:p>
      <w:pPr>
        <w:jc w:val="center"/>
      </w:pPr>
      <w:r>
        <w:rPr>
          <w:sz w:val="20"/>
          <w:szCs w:val="20"/>
        </w:rPr>
        <w:t xml:space="preserve">(3)  THE INVESTORS</w:t>
      </w:r>
    </w:p>
    <w:p>
      <w:pPr>
        <w:spacing w:before="1600"/>
        <w:jc w:val="center"/>
      </w:pPr>
      <w:r>
        <w:rPr>
          <w:color w:val="555555"/>
          <w:sz w:val="16"/>
          <w:szCs w:val="16"/>
        </w:rPr>
        <w:t xml:space="preserve">Whitfield Carter LLP  —  22 Bishopsgate, London EC2N 4BQ</w:t>
      </w:r>
    </w:p>
    <w:p>
      <w:r>
        <w:br w:type="page"/>
      </w:r>
    </w:p>
    <w:p>
      <w:pPr>
        <w:spacing w:after="120"/>
        <w:jc w:val="center"/>
      </w:pPr>
      <w:r>
        <w:rPr>
          <w:b/>
          <w:bCs/>
        </w:rPr>
        <w:t xml:space="preserve">THIS AGREEMENT is made on 3 December 2025</w:t>
      </w:r>
    </w:p>
    <w:p>
      <w:r>
        <w:rPr>
          <w:b/>
          <w:bCs/>
        </w:rPr>
        <w:t xml:space="preserve">PARTIES</w:t>
      </w:r>
    </w:p>
    <w:p>
      <w:pPr>
        <w:pStyle w:val="ListParagraph"/>
        <w:numPr>
          <w:ilvl w:val="0"/>
          <w:numId w:val="2"/>
        </w:numPr>
      </w:pPr>
      <w:r>
        <w:t xml:space="preserve">Brightwater Analytics Limited, a company incorporated in England and Wales with registered number 10894522 whose registered office is at 8 Carlow Street, London NW1 7LH (the “Company”);</w:t>
      </w:r>
    </w:p>
    <w:p>
      <w:pPr>
        <w:pStyle w:val="ListParagraph"/>
        <w:numPr>
          <w:ilvl w:val="0"/>
          <w:numId w:val="2"/>
        </w:numPr>
      </w:pPr>
      <w:r>
        <w:t xml:space="preserve">the persons whose names and addresses are set out in Schedule 1 (the “Founders”); and</w:t>
      </w:r>
    </w:p>
    <w:p>
      <w:pPr>
        <w:pStyle w:val="ListParagraph"/>
        <w:numPr>
          <w:ilvl w:val="0"/>
          <w:numId w:val="2"/>
        </w:numPr>
      </w:pPr>
      <w:r>
        <w:t xml:space="preserve">the persons whose names and addresses are set out in Schedule 2 (the “Investors”), of whom Westbridge Growth Capital LLP is the “Lead Investor”.</w:t>
      </w:r>
    </w:p>
    <w:p>
      <w:pPr>
        <w:spacing w:before="120"/>
      </w:pPr>
      <w:r>
        <w:rPr>
          <w:b/>
          <w:bCs/>
        </w:rPr>
        <w:t xml:space="preserve">BACKGROUND</w:t>
      </w:r>
    </w:p>
    <w:p>
      <w:pPr>
        <w:pStyle w:val="ListParagraph"/>
        <w:numPr>
          <w:ilvl w:val="0"/>
          <w:numId w:val="2"/>
        </w:numPr>
      </w:pPr>
      <w:r>
        <w:t xml:space="preserve">The Company carries on the business of developing and licensing claims &amp; data-analytics SaaS for insurers.</w:t>
      </w:r>
    </w:p>
    <w:p>
      <w:pPr>
        <w:pStyle w:val="ListParagraph"/>
        <w:numPr>
          <w:ilvl w:val="0"/>
          <w:numId w:val="2"/>
        </w:numPr>
      </w:pPr>
      <w:r>
        <w:t xml:space="preserve">The Investors have agreed to subscribe for Series B Preferred Shares in the capital of the Company for an aggregate subscription price of £18,000,000 on and subject to the terms of this Agreement.</w:t>
      </w:r>
    </w:p>
    <w:p>
      <w:pPr>
        <w:pStyle w:val="ListParagraph"/>
        <w:numPr>
          <w:ilvl w:val="0"/>
          <w:numId w:val="2"/>
        </w:numPr>
      </w:pPr>
      <w:r>
        <w:t xml:space="preserve">On Completion the Company will adopt the New Articles and the parties will enter into the Investors’ Rights Agreement.</w:t>
      </w:r>
    </w:p>
    <w:p>
      <w:pPr>
        <w:pStyle w:val="Heading1"/>
      </w:pPr>
      <w:r>
        <w:t xml:space="preserve">Definitions and interpretation</w:t>
      </w:r>
    </w:p>
    <w:p>
      <w:pPr>
        <w:pStyle w:val="ListParagraph"/>
        <w:numPr>
          <w:ilvl w:val="1"/>
          <w:numId w:val="3"/>
        </w:numPr>
        <w:spacing w:after="100"/>
      </w:pPr>
      <w:r>
        <w:rPr>
          <w:b/>
          <w:bCs/>
        </w:rPr>
        <w:t xml:space="preserve">1.1  </w:t>
      </w:r>
      <w:r>
        <w:t xml:space="preserve">In this Agreement, unless the context otherwise requires, the following definitions apply:</w:t>
      </w:r>
    </w:p>
    <w:p>
      <w:pPr>
        <w:spacing w:after="80"/>
        <w:ind w:left="480"/>
      </w:pPr>
      <w:r>
        <w:rPr>
          <w:b/>
          <w:bCs/>
        </w:rPr>
        <w:t xml:space="preserve">Business Day: </w:t>
      </w:r>
      <w:r>
        <w:t xml:space="preserve">a day other than a Saturday, Sunday or public holiday in England on which banks are open for business in London;</w:t>
      </w:r>
    </w:p>
    <w:p>
      <w:pPr>
        <w:spacing w:after="80"/>
        <w:ind w:left="480"/>
      </w:pPr>
      <w:r>
        <w:rPr>
          <w:b/>
          <w:bCs/>
        </w:rPr>
        <w:t xml:space="preserve">Completion: </w:t>
      </w:r>
      <w:r>
        <w:t xml:space="preserve">completion of the subscription for the Subscription Shares in accordance with clause 4;</w:t>
      </w:r>
    </w:p>
    <w:p>
      <w:pPr>
        <w:spacing w:after="80"/>
        <w:ind w:left="480"/>
      </w:pPr>
      <w:r>
        <w:rPr>
          <w:b/>
          <w:bCs/>
        </w:rPr>
        <w:t xml:space="preserve">Completion Date: </w:t>
      </w:r>
      <w:r>
        <w:t xml:space="preserve">the date on which Completion takes place, expected to be 30 January 2026;</w:t>
      </w:r>
    </w:p>
    <w:p>
      <w:pPr>
        <w:spacing w:after="80"/>
        <w:ind w:left="480"/>
      </w:pPr>
      <w:r>
        <w:rPr>
          <w:b/>
          <w:bCs/>
        </w:rPr>
        <w:t xml:space="preserve">Disclosure Letter: </w:t>
      </w:r>
      <w:r>
        <w:t xml:space="preserve">the letter of the same date as this Agreement from the Warrantors to the Investors disclosing exceptions to the Warranties;</w:t>
      </w:r>
    </w:p>
    <w:p>
      <w:pPr>
        <w:spacing w:after="80"/>
        <w:ind w:left="480"/>
      </w:pPr>
      <w:r>
        <w:rPr>
          <w:b/>
          <w:bCs/>
        </w:rPr>
        <w:t xml:space="preserve">Investors’ Rights Agreement / IRA: </w:t>
      </w:r>
      <w:r>
        <w:t xml:space="preserve">the investors’ rights agreement to be entered into at Completion in the agreed form;</w:t>
      </w:r>
    </w:p>
    <w:p>
      <w:pPr>
        <w:spacing w:after="80"/>
        <w:ind w:left="480"/>
      </w:pPr>
      <w:r>
        <w:rPr>
          <w:b/>
          <w:bCs/>
        </w:rPr>
        <w:t xml:space="preserve">Investor Majority: </w:t>
      </w:r>
      <w:r>
        <w:t xml:space="preserve">Investors holding more than 50% of the Series B Shares for the time being, which must include the Lead Investor;</w:t>
      </w:r>
    </w:p>
    <w:p>
      <w:pPr>
        <w:spacing w:after="80"/>
        <w:ind w:left="480"/>
      </w:pPr>
      <w:r>
        <w:rPr>
          <w:b/>
          <w:bCs/>
        </w:rPr>
        <w:t xml:space="preserve">New Articles: </w:t>
      </w:r>
      <w:r>
        <w:t xml:space="preserve">the new articles of association of the Company to be adopted at Completion in the agreed form;</w:t>
      </w:r>
    </w:p>
    <w:p>
      <w:pPr>
        <w:spacing w:after="80"/>
        <w:ind w:left="480"/>
      </w:pPr>
      <w:r>
        <w:rPr>
          <w:b/>
          <w:bCs/>
        </w:rPr>
        <w:t xml:space="preserve">Series B Shares: </w:t>
      </w:r>
      <w:r>
        <w:t xml:space="preserve">the 1,119,847 series B preferred shares of £0.0001 each to be issued under this Agreement at the Subscription Price;</w:t>
      </w:r>
    </w:p>
    <w:p>
      <w:pPr>
        <w:spacing w:after="80"/>
        <w:ind w:left="480"/>
      </w:pPr>
      <w:r>
        <w:rPr>
          <w:b/>
          <w:bCs/>
        </w:rPr>
        <w:t xml:space="preserve">Subscription Price: </w:t>
      </w:r>
      <w:r>
        <w:t xml:space="preserve">£16.07 per Series B Share;</w:t>
      </w:r>
    </w:p>
    <w:p>
      <w:pPr>
        <w:spacing w:after="80"/>
        <w:ind w:left="480"/>
      </w:pPr>
      <w:r>
        <w:rPr>
          <w:b/>
          <w:bCs/>
        </w:rPr>
        <w:t xml:space="preserve">Subscription Shares: </w:t>
      </w:r>
      <w:r>
        <w:t xml:space="preserve">the Series B Shares to be subscribed for as set out in Schedule 2;</w:t>
      </w:r>
    </w:p>
    <w:p>
      <w:pPr>
        <w:spacing w:after="80"/>
        <w:ind w:left="480"/>
      </w:pPr>
      <w:r>
        <w:rPr>
          <w:b/>
          <w:bCs/>
        </w:rPr>
        <w:t xml:space="preserve">Warranties: </w:t>
      </w:r>
      <w:r>
        <w:t xml:space="preserve">the warranties set out in clause 7 and Schedule 4;</w:t>
      </w:r>
    </w:p>
    <w:p>
      <w:pPr>
        <w:spacing w:after="80"/>
        <w:ind w:left="480"/>
      </w:pPr>
      <w:r>
        <w:rPr>
          <w:b/>
          <w:bCs/>
        </w:rPr>
        <w:t xml:space="preserve">Warrantors: </w:t>
      </w:r>
      <w:r>
        <w:t xml:space="preserve">the Company and the Founders;</w:t>
      </w:r>
    </w:p>
    <w:p>
      <w:pPr>
        <w:pStyle w:val="ListParagraph"/>
        <w:numPr>
          <w:ilvl w:val="1"/>
          <w:numId w:val="3"/>
        </w:numPr>
        <w:spacing w:after="100"/>
      </w:pPr>
      <w:r>
        <w:rPr>
          <w:b/>
          <w:bCs/>
        </w:rPr>
        <w:t xml:space="preserve">1.2  </w:t>
      </w:r>
      <w:r>
        <w:t xml:space="preserve">Clause and Schedule headings do not affect interpretation. A reference to a statute or statutory provision is a reference to it as amended, extended or re-enacted from time to time.</w:t>
      </w:r>
    </w:p>
    <w:p>
      <w:pPr>
        <w:pStyle w:val="ListParagraph"/>
        <w:numPr>
          <w:ilvl w:val="1"/>
          <w:numId w:val="3"/>
        </w:numPr>
        <w:spacing w:after="100"/>
      </w:pPr>
      <w:r>
        <w:rPr>
          <w:b/>
          <w:bCs/>
        </w:rPr>
        <w:t xml:space="preserve">1.3  </w:t>
      </w:r>
      <w:r>
        <w:t xml:space="preserve">The Schedules form part of this Agreement and have the same force and effect as if set out in the body of this Agreement.</w:t>
      </w:r>
    </w:p>
    <w:p>
      <w:pPr>
        <w:pStyle w:val="Heading1"/>
      </w:pPr>
      <w:r>
        <w:t xml:space="preserve">Subscription</w:t>
      </w:r>
    </w:p>
    <w:p>
      <w:pPr>
        <w:pStyle w:val="ListParagraph"/>
        <w:numPr>
          <w:ilvl w:val="1"/>
          <w:numId w:val="3"/>
        </w:numPr>
        <w:spacing w:after="100"/>
      </w:pPr>
      <w:r>
        <w:rPr>
          <w:b/>
          <w:bCs/>
        </w:rPr>
        <w:t xml:space="preserve">2.1  </w:t>
      </w:r>
      <w:r>
        <w:t xml:space="preserve">Subject to the conditions in clause 3, each Investor agrees to subscribe for, and the Company agrees to allot and issue to that Investor, the number of Series B Shares set out opposite that Investor’s name in Schedule 2 at the Subscription Price, credited as fully paid.</w:t>
      </w:r>
    </w:p>
    <w:p>
      <w:pPr>
        <w:pStyle w:val="ListParagraph"/>
        <w:numPr>
          <w:ilvl w:val="1"/>
          <w:numId w:val="3"/>
        </w:numPr>
        <w:spacing w:after="100"/>
      </w:pPr>
      <w:r>
        <w:rPr>
          <w:b/>
          <w:bCs/>
        </w:rPr>
        <w:t xml:space="preserve">2.2  </w:t>
      </w:r>
      <w:r>
        <w:t xml:space="preserve">The aggregate Subscription Price payable by the Investors is £18,000,000, of which the Lead Investor shall subscribe £15,000,000.</w:t>
      </w:r>
    </w:p>
    <w:p>
      <w:pPr>
        <w:pStyle w:val="ListParagraph"/>
        <w:numPr>
          <w:ilvl w:val="1"/>
          <w:numId w:val="3"/>
        </w:numPr>
        <w:spacing w:after="100"/>
      </w:pPr>
      <w:r>
        <w:rPr>
          <w:b/>
          <w:bCs/>
        </w:rPr>
        <w:t xml:space="preserve">2.3  </w:t>
      </w:r>
      <w:r>
        <w:t xml:space="preserve">The Series B Shares will rank pari passu among themselves and will carry the rights and be subject to the restrictions set out in the New Articles, including a 1x non-participating liquidation preference and broad-based weighted average anti-dilution protection.</w:t>
      </w:r>
    </w:p>
    <w:p>
      <w:pPr>
        <w:pStyle w:val="ListParagraph"/>
        <w:numPr>
          <w:ilvl w:val="1"/>
          <w:numId w:val="3"/>
        </w:numPr>
        <w:spacing w:after="100"/>
      </w:pPr>
      <w:r>
        <w:rPr>
          <w:b/>
          <w:bCs/>
        </w:rPr>
        <w:t xml:space="preserve">2.4  </w:t>
      </w:r>
      <w:r>
        <w:t xml:space="preserve">Immediately prior to Completion the Company shall reserve and/or issue such number of shares under its share option scheme as is required so that the option pool represents 12% of the fully-diluted post-money share capital.</w:t>
      </w:r>
    </w:p>
    <w:p>
      <w:pPr>
        <w:pStyle w:val="Heading1"/>
      </w:pPr>
      <w:r>
        <w:t xml:space="preserve">Conditions to Completion</w:t>
      </w:r>
    </w:p>
    <w:p>
      <w:pPr>
        <w:pStyle w:val="ListParagraph"/>
        <w:numPr>
          <w:ilvl w:val="1"/>
          <w:numId w:val="3"/>
        </w:numPr>
        <w:spacing w:after="100"/>
      </w:pPr>
      <w:r>
        <w:rPr>
          <w:b/>
          <w:bCs/>
        </w:rPr>
        <w:t xml:space="preserve">3.1  </w:t>
      </w:r>
      <w:r>
        <w:t xml:space="preserve">Completion is conditional on each of the following being satisfied (or waived by the Lead Investor) on or before the Longstop Date of 27 February 2026:</w:t>
      </w:r>
    </w:p>
    <w:p>
      <w:pPr>
        <w:pStyle w:val="ListParagraph"/>
        <w:numPr>
          <w:ilvl w:val="2"/>
          <w:numId w:val="3"/>
        </w:numPr>
        <w:spacing w:after="100"/>
      </w:pPr>
      <w:r>
        <w:t xml:space="preserve">the Warranties being true and accurate in all material respects;</w:t>
      </w:r>
    </w:p>
    <w:p>
      <w:pPr>
        <w:pStyle w:val="ListParagraph"/>
        <w:numPr>
          <w:ilvl w:val="2"/>
          <w:numId w:val="3"/>
        </w:numPr>
        <w:spacing w:after="100"/>
      </w:pPr>
      <w:r>
        <w:t xml:space="preserve">the shareholders of the Company having passed the resolutions required to adopt the New Articles, dis-apply pre-emption rights and authorise the allotment of the Subscription Shares;</w:t>
      </w:r>
    </w:p>
    <w:p>
      <w:pPr>
        <w:pStyle w:val="ListParagraph"/>
        <w:numPr>
          <w:ilvl w:val="2"/>
          <w:numId w:val="3"/>
        </w:numPr>
        <w:spacing w:after="100"/>
      </w:pPr>
      <w:r>
        <w:t xml:space="preserve">the board of the Company having approved the Transaction and the entry into of the Transaction Documents;</w:t>
      </w:r>
    </w:p>
    <w:p>
      <w:pPr>
        <w:pStyle w:val="ListParagraph"/>
        <w:numPr>
          <w:ilvl w:val="2"/>
          <w:numId w:val="3"/>
        </w:numPr>
        <w:spacing w:after="100"/>
      </w:pPr>
      <w:r>
        <w:t xml:space="preserve">no Material Adverse Change having occurred in respect of the Company between the date of this Agreement and Completion; and</w:t>
      </w:r>
    </w:p>
    <w:p>
      <w:pPr>
        <w:pStyle w:val="ListParagraph"/>
        <w:numPr>
          <w:ilvl w:val="2"/>
          <w:numId w:val="3"/>
        </w:numPr>
        <w:spacing w:after="100"/>
      </w:pPr>
      <w:r>
        <w:t xml:space="preserve">delivery of the Disclosure Letter in agreed form.</w:t>
      </w:r>
    </w:p>
    <w:p>
      <w:pPr>
        <w:pStyle w:val="ListParagraph"/>
        <w:numPr>
          <w:ilvl w:val="1"/>
          <w:numId w:val="3"/>
        </w:numPr>
        <w:spacing w:after="100"/>
      </w:pPr>
      <w:r>
        <w:rPr>
          <w:b/>
          <w:bCs/>
        </w:rPr>
        <w:t xml:space="preserve">3.2  </w:t>
      </w:r>
      <w:r>
        <w:t xml:space="preserve">Each Warrantor shall use all reasonable endeavours to procure that the conditions in clause 3.1 are satisfied as soon as practicable and in any event by the Longstop Date.</w:t>
      </w:r>
    </w:p>
    <w:p>
      <w:pPr>
        <w:pStyle w:val="Heading1"/>
      </w:pPr>
      <w:r>
        <w:t xml:space="preserve">Completion</w:t>
      </w:r>
    </w:p>
    <w:p>
      <w:pPr>
        <w:pStyle w:val="ListParagraph"/>
        <w:numPr>
          <w:ilvl w:val="1"/>
          <w:numId w:val="3"/>
        </w:numPr>
        <w:spacing w:after="100"/>
      </w:pPr>
      <w:r>
        <w:rPr>
          <w:b/>
          <w:bCs/>
        </w:rPr>
        <w:t xml:space="preserve">4.1  </w:t>
      </w:r>
      <w:r>
        <w:t xml:space="preserve">Completion shall take place remotely by the exchange of documents in electronic form on the Completion Date.</w:t>
      </w:r>
    </w:p>
    <w:p>
      <w:pPr>
        <w:pStyle w:val="ListParagraph"/>
        <w:numPr>
          <w:ilvl w:val="1"/>
          <w:numId w:val="3"/>
        </w:numPr>
        <w:spacing w:after="100"/>
      </w:pPr>
      <w:r>
        <w:rPr>
          <w:b/>
          <w:bCs/>
        </w:rPr>
        <w:t xml:space="preserve">4.2  </w:t>
      </w:r>
      <w:r>
        <w:t xml:space="preserve">At Completion the Company shall: (a) hold a board meeting at which the directors approve the allotment and issue of the Subscription Shares, the adoption of the New Articles and the entry into the IRA; (b) enter the Investors in the register of members; and (c) deliver share certificates (or confirmation of uncertificated entry) for the Subscription Shares.</w:t>
      </w:r>
    </w:p>
    <w:p>
      <w:pPr>
        <w:pStyle w:val="ListParagraph"/>
        <w:numPr>
          <w:ilvl w:val="1"/>
          <w:numId w:val="3"/>
        </w:numPr>
        <w:spacing w:after="100"/>
      </w:pPr>
      <w:r>
        <w:rPr>
          <w:b/>
          <w:bCs/>
        </w:rPr>
        <w:t xml:space="preserve">4.3  </w:t>
      </w:r>
      <w:r>
        <w:t xml:space="preserve">At Completion each Investor shall pay its portion of the Subscription Price by electronic transfer to the client account notified by the Company’s solicitors in accordance with the funds flow statement.</w:t>
      </w:r>
    </w:p>
    <w:p>
      <w:pPr>
        <w:pStyle w:val="ListParagraph"/>
        <w:numPr>
          <w:ilvl w:val="1"/>
          <w:numId w:val="3"/>
        </w:numPr>
        <w:spacing w:after="100"/>
      </w:pPr>
      <w:r>
        <w:rPr>
          <w:b/>
          <w:bCs/>
        </w:rPr>
        <w:t xml:space="preserve">4.4  </w:t>
      </w:r>
      <w:r>
        <w:t xml:space="preserve">No Investor is obliged to complete the subscription unless the subscription by all Investors is completed simultaneously.</w:t>
      </w:r>
    </w:p>
    <w:p>
      <w:pPr>
        <w:pStyle w:val="Heading1"/>
      </w:pPr>
      <w:r>
        <w:t xml:space="preserve">Use of proceeds</w:t>
      </w:r>
    </w:p>
    <w:p>
      <w:pPr>
        <w:pStyle w:val="ListParagraph"/>
        <w:numPr>
          <w:ilvl w:val="1"/>
          <w:numId w:val="3"/>
        </w:numPr>
        <w:spacing w:after="100"/>
      </w:pPr>
      <w:r>
        <w:rPr>
          <w:b/>
          <w:bCs/>
        </w:rPr>
        <w:t xml:space="preserve">5.1  </w:t>
      </w:r>
      <w:r>
        <w:t xml:space="preserve">The Company shall apply the net proceeds of the subscription substantially in accordance with the budget approved by the board, principally to fund product development of its claims-analytics platform, expansion of its commercial team and working capital, and not to repay shareholder loans or fund any distribution.</w:t>
      </w:r>
    </w:p>
    <w:p>
      <w:pPr>
        <w:pStyle w:val="Heading1"/>
      </w:pPr>
      <w:r>
        <w:t xml:space="preserve">Founder undertakings</w:t>
      </w:r>
    </w:p>
    <w:p>
      <w:pPr>
        <w:pStyle w:val="ListParagraph"/>
        <w:numPr>
          <w:ilvl w:val="1"/>
          <w:numId w:val="3"/>
        </w:numPr>
        <w:spacing w:after="100"/>
      </w:pPr>
      <w:r>
        <w:rPr>
          <w:b/>
          <w:bCs/>
        </w:rPr>
        <w:t xml:space="preserve">6.1  </w:t>
      </w:r>
      <w:r>
        <w:t xml:space="preserve">Each Founder undertakes to devote substantially the whole of his or her business time to the Company and not, while a holder of shares and for 12 months afterwards, to compete with the business or solicit its employees or customers, save as permitted by the New Articles.</w:t>
      </w:r>
    </w:p>
    <w:p>
      <w:pPr>
        <w:pStyle w:val="Heading1"/>
      </w:pPr>
      <w:r>
        <w:t xml:space="preserve">Warranties</w:t>
      </w:r>
    </w:p>
    <w:p>
      <w:pPr>
        <w:pStyle w:val="ListParagraph"/>
        <w:numPr>
          <w:ilvl w:val="1"/>
          <w:numId w:val="3"/>
        </w:numPr>
        <w:spacing w:after="100"/>
      </w:pPr>
      <w:r>
        <w:rPr>
          <w:b/>
          <w:bCs/>
        </w:rPr>
        <w:t xml:space="preserve">7.1  </w:t>
      </w:r>
      <w:r>
        <w:t xml:space="preserve">The Warrantors jointly and severally (subject to clause 8) warrant to the Investors that each of the Warranties set out in Schedule 4 is true, accurate and not misleading as at the date of this Agreement and will be repeated at Completion by reference to the facts then existing.</w:t>
      </w:r>
    </w:p>
    <w:p>
      <w:pPr>
        <w:pStyle w:val="ListParagraph"/>
        <w:numPr>
          <w:ilvl w:val="1"/>
          <w:numId w:val="3"/>
        </w:numPr>
        <w:spacing w:after="100"/>
      </w:pPr>
      <w:r>
        <w:rPr>
          <w:b/>
          <w:bCs/>
        </w:rPr>
        <w:t xml:space="preserve">7.2  </w:t>
      </w:r>
      <w:r>
        <w:t xml:space="preserve">The Warranties are qualified by the matters fairly disclosed in the Disclosure Letter. No other knowledge of any Investor qualifies the Warranties.</w:t>
      </w:r>
    </w:p>
    <w:p>
      <w:pPr>
        <w:pStyle w:val="ListParagraph"/>
        <w:numPr>
          <w:ilvl w:val="1"/>
          <w:numId w:val="3"/>
        </w:numPr>
        <w:spacing w:after="100"/>
      </w:pPr>
      <w:r>
        <w:rPr>
          <w:b/>
          <w:bCs/>
        </w:rPr>
        <w:t xml:space="preserve">7.3  </w:t>
      </w:r>
      <w:r>
        <w:t xml:space="preserve">Each Warranty is a separate warranty and is not limited by reference to any other Warranty.</w:t>
      </w:r>
    </w:p>
    <w:p>
      <w:pPr>
        <w:pStyle w:val="Heading1"/>
      </w:pPr>
      <w:r>
        <w:t xml:space="preserve">Limitations on liability</w:t>
      </w:r>
    </w:p>
    <w:p>
      <w:pPr>
        <w:pStyle w:val="ListParagraph"/>
        <w:numPr>
          <w:ilvl w:val="1"/>
          <w:numId w:val="3"/>
        </w:numPr>
        <w:spacing w:after="100"/>
      </w:pPr>
      <w:r>
        <w:rPr>
          <w:b/>
          <w:bCs/>
        </w:rPr>
        <w:t xml:space="preserve">8.1  </w:t>
      </w:r>
      <w:r>
        <w:t xml:space="preserve">The aggregate liability of the Company in respect of all claims under the Warranties shall not exceed </w:t>
      </w:r>
      <w:del w:id="9101" w:author="Whitfield Carter LLP" w:date="2026-01-09T09:30:00Z">
        <w:r>
          <w:delText xml:space="preserve">£2,000,000</w:delText>
        </w:r>
      </w:del>
      <w:ins w:id="9102" w:author="Whitfield Carter LLP" w:date="2026-01-09T09:30:00Z">
        <w:r>
          <w:t xml:space="preserve">£1,500,000</w:t>
        </w:r>
      </w:ins>
      <w:r>
        <w:t xml:space="preserve">.</w:t>
      </w:r>
    </w:p>
    <w:p>
      <w:pPr>
        <w:pStyle w:val="ListParagraph"/>
        <w:numPr>
          <w:ilvl w:val="1"/>
          <w:numId w:val="3"/>
        </w:numPr>
        <w:spacing w:after="100"/>
      </w:pPr>
      <w:r>
        <w:rPr>
          <w:b/>
          <w:bCs/>
        </w:rPr>
        <w:t xml:space="preserve">8.2  </w:t>
      </w:r>
      <w:r>
        <w:t xml:space="preserve">The aggregate liability of each Founder in respect of all claims under the Warranties shall not exceed an amount equal to the gross subscription proceeds (if any) received by that Founder, and in any event shall not exceed 100% of that Founder’s gross cash proceeds from the round.</w:t>
      </w:r>
    </w:p>
    <w:p>
      <w:pPr>
        <w:pStyle w:val="ListParagraph"/>
        <w:numPr>
          <w:ilvl w:val="1"/>
          <w:numId w:val="3"/>
        </w:numPr>
        <w:spacing w:after="100"/>
      </w:pPr>
      <w:r>
        <w:rPr>
          <w:b/>
          <w:bCs/>
        </w:rPr>
        <w:t xml:space="preserve">8.3  </w:t>
      </w:r>
      <w:r>
        <w:t xml:space="preserve">No Warrantor is liable for a claim unless: (a) the amount of that claim exceeds </w:t>
      </w:r>
      <w:del w:id="9103" w:author="Whitfield Carter LLP" w:date="2026-01-09T09:30:00Z">
        <w:r>
          <w:delText xml:space="preserve">£10,000</w:delText>
        </w:r>
      </w:del>
      <w:ins w:id="9104" w:author="Whitfield Carter LLP" w:date="2026-01-09T09:30:00Z">
        <w:r>
          <w:t xml:space="preserve">£12,500</w:t>
        </w:r>
      </w:ins>
      <w:r>
        <w:t xml:space="preserve">; and (b) the aggregate of all claims exceeds </w:t>
      </w:r>
      <w:del w:id="9105" w:author="Whitfield Carter LLP" w:date="2026-01-09T09:30:00Z">
        <w:r>
          <w:delText xml:space="preserve">£50,000</w:delText>
        </w:r>
      </w:del>
      <w:ins w:id="9106" w:author="Whitfield Carter LLP" w:date="2026-01-09T09:30:00Z">
        <w:r>
          <w:t xml:space="preserve">£60,000</w:t>
        </w:r>
      </w:ins>
      <w:r>
        <w:t xml:space="preserve">, in which case the whole amount (and not just the excess) is recoverable.</w:t>
      </w:r>
    </w:p>
    <w:p>
      <w:pPr>
        <w:pStyle w:val="ListParagraph"/>
        <w:numPr>
          <w:ilvl w:val="1"/>
          <w:numId w:val="3"/>
        </w:numPr>
        <w:spacing w:after="100"/>
      </w:pPr>
      <w:r>
        <w:rPr>
          <w:b/>
          <w:bCs/>
        </w:rPr>
        <w:t xml:space="preserve">8.4  </w:t>
      </w:r>
      <w:r>
        <w:t xml:space="preserve">No Warrantor is liable for a claim unless written notice of the claim is given to that Warrantor within 24 months of Completion in respect of the business Warranties and within 7 years of Completion in respect of the tax Warranties.</w:t>
      </w:r>
    </w:p>
    <w:p>
      <w:pPr>
        <w:pStyle w:val="ListParagraph"/>
        <w:numPr>
          <w:ilvl w:val="1"/>
          <w:numId w:val="3"/>
        </w:numPr>
        <w:spacing w:after="100"/>
      </w:pPr>
      <w:r>
        <w:rPr>
          <w:b/>
          <w:bCs/>
        </w:rPr>
        <w:t xml:space="preserve">8.5  </w:t>
      </w:r>
      <w:r>
        <w:t xml:space="preserve">The limitations in this clause do not apply to a claim arising from the fraud or fraudulent misrepresentation of the relevant Warrantor.</w:t>
      </w:r>
    </w:p>
    <w:p>
      <w:pPr>
        <w:pStyle w:val="Heading1"/>
      </w:pPr>
      <w:r>
        <w:t xml:space="preserve">Confidentiality and announcements</w:t>
      </w:r>
    </w:p>
    <w:p>
      <w:pPr>
        <w:pStyle w:val="ListParagraph"/>
        <w:numPr>
          <w:ilvl w:val="1"/>
          <w:numId w:val="3"/>
        </w:numPr>
        <w:spacing w:after="100"/>
      </w:pPr>
      <w:r>
        <w:rPr>
          <w:b/>
          <w:bCs/>
        </w:rPr>
        <w:t xml:space="preserve">9.1  </w:t>
      </w:r>
      <w:r>
        <w:t xml:space="preserve">Each party shall keep confidential the terms of, and matters arising under, the Transaction Documents, save for disclosures required by law or regulation or to professional advisers. No announcement shall be made without the prior written consent of the Company and the Lead Investor (such consent not to be unreasonably withheld).</w:t>
      </w:r>
    </w:p>
    <w:p>
      <w:pPr>
        <w:pStyle w:val="Heading1"/>
      </w:pPr>
      <w:r>
        <w:t xml:space="preserve">Further assurance</w:t>
      </w:r>
    </w:p>
    <w:p>
      <w:pPr>
        <w:pStyle w:val="ListParagraph"/>
        <w:numPr>
          <w:ilvl w:val="1"/>
          <w:numId w:val="3"/>
        </w:numPr>
        <w:spacing w:after="100"/>
      </w:pPr>
      <w:r>
        <w:rPr>
          <w:b/>
          <w:bCs/>
        </w:rPr>
        <w:t xml:space="preserve">10.1  </w:t>
      </w:r>
      <w:r>
        <w:t xml:space="preserve">Each party shall (at its own cost) do and execute all such acts and documents as may reasonably be required to give full effect to this Agreement.</w:t>
      </w:r>
    </w:p>
    <w:p>
      <w:pPr>
        <w:pStyle w:val="Heading1"/>
      </w:pPr>
      <w:r>
        <w:t xml:space="preserve">Assignment</w:t>
      </w:r>
    </w:p>
    <w:p>
      <w:pPr>
        <w:pStyle w:val="ListParagraph"/>
        <w:numPr>
          <w:ilvl w:val="1"/>
          <w:numId w:val="3"/>
        </w:numPr>
        <w:spacing w:after="100"/>
      </w:pPr>
      <w:r>
        <w:rPr>
          <w:b/>
          <w:bCs/>
        </w:rPr>
        <w:t xml:space="preserve">11.1  </w:t>
      </w:r>
      <w:r>
        <w:t xml:space="preserve">No party may assign or transfer any of its rights under this Agreement, except that an Investor may assign its rights to an affiliate or to a transferee of its Series B Shares permitted under the New Articles.</w:t>
      </w:r>
    </w:p>
    <w:p>
      <w:pPr>
        <w:pStyle w:val="Heading1"/>
      </w:pPr>
      <w:r>
        <w:t xml:space="preserve">Entire agreement</w:t>
      </w:r>
    </w:p>
    <w:p>
      <w:pPr>
        <w:pStyle w:val="ListParagraph"/>
        <w:numPr>
          <w:ilvl w:val="1"/>
          <w:numId w:val="3"/>
        </w:numPr>
        <w:spacing w:after="100"/>
      </w:pPr>
      <w:r>
        <w:rPr>
          <w:b/>
          <w:bCs/>
        </w:rPr>
        <w:t xml:space="preserve">12.1  </w:t>
      </w:r>
      <w:r>
        <w:t xml:space="preserve">This Agreement and the other Transaction Documents constitute the entire agreement between the parties and supersede all prior agreements, including the term sheet dated 12 November 2025 (save for any provisions of it expressed to be binding).</w:t>
      </w:r>
    </w:p>
    <w:p>
      <w:pPr>
        <w:pStyle w:val="Heading1"/>
      </w:pPr>
      <w:r>
        <w:t xml:space="preserve">Notices</w:t>
      </w:r>
    </w:p>
    <w:p>
      <w:pPr>
        <w:pStyle w:val="ListParagraph"/>
        <w:numPr>
          <w:ilvl w:val="1"/>
          <w:numId w:val="3"/>
        </w:numPr>
        <w:spacing w:after="100"/>
      </w:pPr>
      <w:r>
        <w:rPr>
          <w:b/>
          <w:bCs/>
        </w:rPr>
        <w:t xml:space="preserve">13.1  </w:t>
      </w:r>
      <w:r>
        <w:t xml:space="preserve">Any notice must be in writing and delivered by hand, by pre-paid post or by email to the address of the relevant party set out in this Agreement (or as notified).</w:t>
      </w:r>
    </w:p>
    <w:p>
      <w:pPr>
        <w:pStyle w:val="Heading1"/>
      </w:pPr>
      <w:r>
        <w:t xml:space="preserve">Third party rights</w:t>
      </w:r>
    </w:p>
    <w:p>
      <w:pPr>
        <w:pStyle w:val="ListParagraph"/>
        <w:numPr>
          <w:ilvl w:val="1"/>
          <w:numId w:val="3"/>
        </w:numPr>
        <w:spacing w:after="100"/>
      </w:pPr>
      <w:r>
        <w:rPr>
          <w:b/>
          <w:bCs/>
        </w:rPr>
        <w:t xml:space="preserve">14.1  </w:t>
      </w:r>
      <w:r>
        <w:t xml:space="preserve">A person who is not a party has no right under the Contracts (Rights of Third Parties) Act 1999 to enforce any term of this Agreement, save that future Investors may enforce clause 2.</w:t>
      </w:r>
    </w:p>
    <w:p>
      <w:pPr>
        <w:pStyle w:val="Heading1"/>
      </w:pPr>
      <w:r>
        <w:t xml:space="preserve">Counterparts</w:t>
      </w:r>
    </w:p>
    <w:p>
      <w:pPr>
        <w:pStyle w:val="ListParagraph"/>
        <w:numPr>
          <w:ilvl w:val="1"/>
          <w:numId w:val="3"/>
        </w:numPr>
        <w:spacing w:after="100"/>
      </w:pPr>
      <w:r>
        <w:rPr>
          <w:b/>
          <w:bCs/>
        </w:rPr>
        <w:t xml:space="preserve">15.1  </w:t>
      </w:r>
      <w:r>
        <w:t xml:space="preserve">This Agreement may be executed in any number of counterparts, each of which constitutes an original and all of which together constitute one agreement.</w:t>
      </w:r>
    </w:p>
    <w:p>
      <w:pPr>
        <w:pStyle w:val="Heading1"/>
      </w:pPr>
      <w:r>
        <w:t xml:space="preserve">Governing law and jurisdiction</w:t>
      </w:r>
    </w:p>
    <w:p>
      <w:pPr>
        <w:pStyle w:val="ListParagraph"/>
        <w:numPr>
          <w:ilvl w:val="1"/>
          <w:numId w:val="3"/>
        </w:numPr>
        <w:spacing w:after="100"/>
      </w:pPr>
      <w:r>
        <w:rPr>
          <w:b/>
          <w:bCs/>
        </w:rPr>
        <w:t xml:space="preserve">16.1  </w:t>
      </w:r>
      <w:r>
        <w:t xml:space="preserve">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Founder</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Address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Ordinary Shares held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Nadia Forsyth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1,420,000</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Theo Eriksson (technical founder)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980,000</w:t>
            </w:r>
          </w:p>
        </w:tc>
      </w:tr>
    </w:tbl>
    <w:p>
      <w:pPr>
        <w:pStyle w:val="Heading1"/>
      </w:pPr>
      <w: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rPr>
          <w:tblHeader/>
        </w:trPr>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Investor</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Series B Shares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Subscription Price (£)</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Westbridge Growth Capital LLP (Lead)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933,206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£15,000,000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Ravensworth Ventures LLP</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124,427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£2,000,000</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Existing angels (as listed)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62,214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Total</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1,119,847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£18,000,000</w:t>
            </w:r>
          </w:p>
        </w:tc>
      </w:tr>
    </w:tbl>
    <w:p>
      <w:pPr>
        <w:spacing w:after="120"/>
        <w:rPr>
          <w:i/>
          <w:iCs/>
          <w:sz w:val="16"/>
          <w:szCs w:val="16"/>
        </w:rPr>
      </w:pPr>
      <w:r>
        <w:rPr>
          <w:i/>
          <w:iCs/>
          <w:sz w:val="16"/>
          <w:szCs w:val="16"/>
        </w:rPr>
        <w:t xml:space="preserve">Note: share counts are rounded to whole shares; aggregate subscription monies tie to the funds flow statement.</w:t>
      </w:r>
    </w:p>
    <w:p>
      <w:pPr>
        <w:pStyle w:val="Heading1"/>
      </w:pPr>
      <w:r>
        <w:t xml:space="preserve">Schedule 3 — Completion obligations</w:t>
      </w:r>
    </w:p>
    <w:p>
      <w:pPr>
        <w:pStyle w:val="ListParagraph"/>
        <w:numPr>
          <w:ilvl w:val="0"/>
          <w:numId w:val="4"/>
        </w:numPr>
        <w:spacing w:after="60"/>
      </w:pPr>
      <w:r>
        <w:t xml:space="preserve">Board minutes of the Company approving the Transaction.</w:t>
      </w:r>
    </w:p>
    <w:p>
      <w:pPr>
        <w:pStyle w:val="ListParagraph"/>
        <w:numPr>
          <w:ilvl w:val="0"/>
          <w:numId w:val="4"/>
        </w:numPr>
        <w:spacing w:after="60"/>
      </w:pPr>
      <w:r>
        <w:t xml:space="preserve">Shareholder resolutions adopting the New Articles and authorising the allotment.</w:t>
      </w:r>
    </w:p>
    <w:p>
      <w:pPr>
        <w:pStyle w:val="ListParagraph"/>
        <w:numPr>
          <w:ilvl w:val="0"/>
          <w:numId w:val="4"/>
        </w:numPr>
        <w:spacing w:after="60"/>
      </w:pPr>
      <w:r>
        <w:t xml:space="preserve">Executed Investors’ Rights Agreement.</w:t>
      </w:r>
    </w:p>
    <w:p>
      <w:pPr>
        <w:pStyle w:val="ListParagraph"/>
        <w:numPr>
          <w:ilvl w:val="0"/>
          <w:numId w:val="4"/>
        </w:numPr>
        <w:spacing w:after="60"/>
      </w:pPr>
      <w:r>
        <w:t xml:space="preserve">Updated register of members and share certificates.</w:t>
      </w:r>
    </w:p>
    <w:p>
      <w:pPr>
        <w:pStyle w:val="ListParagraph"/>
        <w:numPr>
          <w:ilvl w:val="0"/>
          <w:numId w:val="4"/>
        </w:numPr>
        <w:spacing w:after="60"/>
      </w:pPr>
      <w:r>
        <w:t xml:space="preserve">Funds flow statement and confirmation of receipt of subscription monies.</w:t>
      </w:r>
    </w:p>
    <w:p>
      <w:pPr>
        <w:pStyle w:val="Heading1"/>
      </w:pPr>
      <w:r>
        <w:t xml:space="preserve">Schedule 4 — Warranties</w:t>
      </w:r>
    </w:p>
    <w:p>
      <w:pPr>
        <w:pStyle w:val="Heading2"/>
      </w:pPr>
      <w:r>
        <w:t xml:space="preserve">Part A — Business Warranties</w:t>
      </w:r>
    </w:p>
    <w:p>
      <w:pPr>
        <w:pStyle w:val="ListParagraph"/>
        <w:numPr>
          <w:ilvl w:val="1"/>
          <w:numId w:val="3"/>
        </w:numPr>
        <w:spacing w:after="80"/>
      </w:pPr>
      <w:r>
        <w:t xml:space="preserve">The Company is duly incorporated and validly existing and has the power to carry on its business as now conducted.</w:t>
      </w:r>
    </w:p>
    <w:p>
      <w:pPr>
        <w:pStyle w:val="ListParagraph"/>
        <w:numPr>
          <w:ilvl w:val="1"/>
          <w:numId w:val="3"/>
        </w:numPr>
        <w:spacing w:after="80"/>
      </w:pPr>
      <w:r>
        <w:t xml:space="preserve">The information in the disclosed cap table is true and complete and sets out the entire issued and to-be-issued share capital of the Company.</w:t>
      </w:r>
    </w:p>
    <w:p>
      <w:pPr>
        <w:pStyle w:val="ListParagraph"/>
        <w:numPr>
          <w:ilvl w:val="1"/>
          <w:numId w:val="3"/>
        </w:numPr>
        <w:spacing w:after="80"/>
      </w:pPr>
      <w:r>
        <w:t xml:space="preserve">The Company has good title to, or valid licences for, all intellectual property used in its business, including the source code of its claims-analytics platform, and no third party has asserted any infringement claim.</w:t>
      </w:r>
    </w:p>
    <w:p>
      <w:pPr>
        <w:pStyle w:val="ListParagraph"/>
        <w:numPr>
          <w:ilvl w:val="1"/>
          <w:numId w:val="3"/>
        </w:numPr>
        <w:spacing w:after="80"/>
      </w:pPr>
      <w:r>
        <w:t xml:space="preserve">The Company is not engaged in any litigation, arbitration or regulatory proceedings and none is pending or threatened.</w:t>
      </w:r>
    </w:p>
    <w:p>
      <w:pPr>
        <w:pStyle w:val="ListParagraph"/>
        <w:numPr>
          <w:ilvl w:val="1"/>
          <w:numId w:val="3"/>
        </w:numPr>
        <w:spacing w:after="80"/>
      </w:pPr>
      <w:r>
        <w:t xml:space="preserve">The audited accounts for the financial year ended 31 December 2024 give a true and fair view of the state of affairs of the Company and were prepared in accordance with applicable accounting standards.</w:t>
      </w:r>
    </w:p>
    <w:p>
      <w:pPr>
        <w:pStyle w:val="ListParagraph"/>
        <w:numPr>
          <w:ilvl w:val="1"/>
          <w:numId w:val="3"/>
        </w:numPr>
        <w:spacing w:after="80"/>
      </w:pPr>
      <w:r>
        <w:t xml:space="preserve">Since the accounts date there has been no material adverse change in the financial or trading position of the Company.</w:t>
      </w:r>
    </w:p>
    <w:p>
      <w:pPr>
        <w:pStyle w:val="ListParagraph"/>
        <w:numPr>
          <w:ilvl w:val="1"/>
          <w:numId w:val="3"/>
        </w:numPr>
        <w:spacing w:after="80"/>
      </w:pPr>
      <w:r>
        <w:t xml:space="preserve">The Company has complied in all material respects with applicable data protection law (including the UK GDPR) in relation to the personal data it processes on behalf of its insurer customers.</w:t>
      </w:r>
    </w:p>
    <w:p>
      <w:pPr>
        <w:pStyle w:val="ListParagraph"/>
        <w:numPr>
          <w:ilvl w:val="1"/>
          <w:numId w:val="3"/>
        </w:numPr>
        <w:spacing w:after="80"/>
      </w:pPr>
      <w:r>
        <w:t xml:space="preserve">The contracts with the Company’s ten largest customers by revenue are in full force and effect and no such customer has given notice to terminate.</w:t>
      </w:r>
    </w:p>
    <w:p>
      <w:pPr>
        <w:pStyle w:val="ListParagraph"/>
        <w:numPr>
          <w:ilvl w:val="1"/>
          <w:numId w:val="3"/>
        </w:numPr>
        <w:spacing w:after="80"/>
      </w:pPr>
      <w:r>
        <w:t xml:space="preserve">The Company has not given any guarantee or indemnity in respect of the obligations of any third party.</w:t>
      </w:r>
    </w:p>
    <w:p>
      <w:pPr>
        <w:pStyle w:val="ListParagraph"/>
        <w:numPr>
          <w:ilvl w:val="1"/>
          <w:numId w:val="3"/>
        </w:numPr>
        <w:spacing w:after="80"/>
      </w:pPr>
      <w:r>
        <w:t xml:space="preserve">All material licences and consents required to carry on the business have been obtained and are in full force and effect.</w:t>
      </w:r>
    </w:p>
    <w:p>
      <w:pPr>
        <w:pStyle w:val="Heading2"/>
      </w:pPr>
      <w:r>
        <w:t xml:space="preserve">Part B — Tax Warranties</w:t>
      </w:r>
    </w:p>
    <w:p>
      <w:pPr>
        <w:pStyle w:val="ListParagraph"/>
        <w:numPr>
          <w:ilvl w:val="1"/>
          <w:numId w:val="3"/>
        </w:numPr>
        <w:spacing w:after="80"/>
      </w:pPr>
      <w:r>
        <w:t xml:space="preserve">The Company has duly and punctually paid all tax for which it is liable and is not, and has not in the last four years been, subject to any dispute with HMRC.</w:t>
      </w:r>
    </w:p>
    <w:p>
      <w:pPr>
        <w:pStyle w:val="ListParagraph"/>
        <w:numPr>
          <w:ilvl w:val="1"/>
          <w:numId w:val="3"/>
        </w:numPr>
        <w:spacing w:after="80"/>
      </w:pPr>
      <w:r>
        <w:t xml:space="preserve">The Company has properly operated PAYE and accounted for national insurance contributions, and has duly registered for and accounted for VAT.</w:t>
      </w:r>
    </w:p>
    <w:p>
      <w:pPr>
        <w:pStyle w:val="ListParagraph"/>
        <w:numPr>
          <w:ilvl w:val="1"/>
          <w:numId w:val="3"/>
        </w:numPr>
        <w:spacing w:after="80"/>
      </w:pPr>
      <w:r>
        <w:t xml:space="preserve">The Company has not entered into any transaction that could give rise to a liability under anti-avoidance legislation.</w:t>
      </w:r>
    </w:p>
    <w:p>
      <w:pPr>
        <w:pStyle w:val="ListParagraph"/>
        <w:numPr>
          <w:ilvl w:val="1"/>
          <w:numId w:val="3"/>
        </w:numPr>
        <w:spacing w:after="80"/>
      </w:pPr>
      <w:r>
        <w:t xml:space="preserve">The EMI options granted by the Company qualify, so far as the Company is aware, for the tax treatment under the EMI legislation and a valid valuation has been agreed with HMRC.</w:t>
      </w:r>
    </w:p>
    <w:p>
      <w:pPr>
        <w:spacing w:after="120" w:before="240"/>
      </w:pPr>
      <w:r>
        <w:rPr>
          <w:b/>
          <w:bCs/>
          <w:sz w:val="22"/>
          <w:szCs w:val="22"/>
        </w:rPr>
        <w:t xml:space="preserve">EXECUTION</w:t>
      </w:r>
    </w:p>
    <w:p>
      <w:pPr>
        <w:spacing w:after="120"/>
      </w:pPr>
      <w:r>
        <w:t xml:space="preserve">This document has been executed as a deed and is delivered and takes effect on the date stated at the beginning of it.</w:t>
      </w:r>
    </w:p>
    <w:p>
      <w:pPr>
        <w:spacing w:after="60" w:before="200"/>
      </w:pPr>
      <w:r>
        <w:rPr>
          <w:b/>
          <w:bCs/>
        </w:rPr>
        <w:t xml:space="preserve">Signed by NADIA FORSYTH duly authorised for and on behalf of BRIGHTWATER ANALYTICS LIMITED</w:t>
      </w:r>
    </w:p>
    <w:p>
      <w:pPr>
        <w:spacing w:after="60"/>
      </w:pPr>
      <w:r>
        <w:t xml:space="preserve">Signature:  ________________________________</w:t>
      </w:r>
    </w:p>
    <w:p>
      <w:pPr>
        <w:spacing w:after="60"/>
      </w:pPr>
      <w:r>
        <w:t xml:space="preserve">Name:  Nadia Forsyth</w:t>
      </w:r>
    </w:p>
    <w:p>
      <w:pPr>
        <w:spacing w:after="120"/>
      </w:pPr>
      <w:r>
        <w:t xml:space="preserve">Title:  Director</w:t>
      </w:r>
    </w:p>
    <w:p>
      <w:pPr>
        <w:spacing w:after="60" w:before="200"/>
      </w:pPr>
      <w:r>
        <w:rPr>
          <w:b/>
          <w:bCs/>
        </w:rPr>
        <w:t xml:space="preserve">Signed by NADIA FORSYTH (Founder)</w:t>
      </w:r>
    </w:p>
    <w:p>
      <w:pPr>
        <w:spacing w:after="60"/>
      </w:pPr>
      <w:r>
        <w:t xml:space="preserve">Signature:  ________________________________</w:t>
      </w:r>
    </w:p>
    <w:p>
      <w:pPr>
        <w:spacing w:after="60"/>
      </w:pPr>
      <w:r>
        <w:t xml:space="preserve">Name:  Nadia Forsyth</w:t>
      </w:r>
    </w:p>
    <w:p>
      <w:pPr>
        <w:spacing w:after="60" w:before="200"/>
      </w:pPr>
      <w:r>
        <w:rPr>
          <w:b/>
          <w:bCs/>
        </w:rPr>
        <w:t xml:space="preserve">Signed by THEO ERIKSSON (Founder)</w:t>
      </w:r>
    </w:p>
    <w:p>
      <w:pPr>
        <w:spacing w:after="60"/>
      </w:pPr>
      <w:r>
        <w:t xml:space="preserve">Signature:  ________________________________</w:t>
      </w:r>
    </w:p>
    <w:p>
      <w:pPr>
        <w:spacing w:after="60"/>
      </w:pPr>
      <w:r>
        <w:t xml:space="preserve">Name:  Theo Eriksson</w:t>
      </w:r>
    </w:p>
    <w:p>
      <w:pPr>
        <w:spacing w:after="60" w:before="200"/>
      </w:pPr>
      <w:r>
        <w:rPr>
          <w:b/>
          <w:bCs/>
        </w:rPr>
        <w:t xml:space="preserve">Signed by ROSALIND WHITAKER duly authorised for and on behalf of WESTBRIDGE GROWTH CAPITAL LLP</w:t>
      </w:r>
    </w:p>
    <w:p>
      <w:pPr>
        <w:spacing w:after="60"/>
      </w:pPr>
      <w:r>
        <w:t xml:space="preserve">Signature:  ________________________________</w:t>
      </w:r>
    </w:p>
    <w:p>
      <w:pPr>
        <w:spacing w:after="60"/>
      </w:pPr>
      <w:r>
        <w:t xml:space="preserve">Name:  Rosalind Whitaker</w:t>
      </w:r>
    </w:p>
    <w:p>
      <w:pPr>
        <w:spacing w:after="120"/>
      </w:pPr>
      <w:r>
        <w:t xml:space="preserve">Title:  Partner</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Subscription Agreement v1</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lvl w:ilvl="3" w15:tentative="1">
      <w:start w:val="1"/>
      <w:numFmt w:val="lowerRoman"/>
      <w:lvlText w:val="(%4)"/>
      <w:lvlJc w:val="left"/>
      <w:pPr>
        <w:ind w:left="1500" w:hanging="36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2026-06-29T11:23:49.226Z</dcterms:created>
  <dcterms:modified xsi:type="dcterms:W3CDTF">2026-06-29T11:23:49.226Z</dcterms:modified>
</cp:coreProperties>
</file>

<file path=docProps/custom.xml><?xml version="1.0" encoding="utf-8"?>
<Properties xmlns="http://schemas.openxmlformats.org/officeDocument/2006/custom-properties" xmlns:vt="http://schemas.openxmlformats.org/officeDocument/2006/docPropsVTypes"/>
</file>