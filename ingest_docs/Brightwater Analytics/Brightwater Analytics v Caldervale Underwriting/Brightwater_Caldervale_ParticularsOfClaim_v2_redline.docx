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b/>
          <w:bCs/>
        </w:rPr>
        <w:t xml:space="preserve">IN THE HIGH COURT OF JUSTICE</w:t>
      </w:r>
    </w:p>
    <w:p>
      <w:pPr>
        <w:spacing w:after="120" w:line="276"/>
      </w:pPr>
      <w:r>
        <w:t xml:space="preserve">BUSINESS AND PROPERTY COURTS OF ENGLAND AND WALES</w:t>
      </w:r>
    </w:p>
    <w:p>
      <w:pPr>
        <w:spacing w:after="120" w:line="276"/>
      </w:pPr>
      <w:r>
        <w:t xml:space="preserve">COMMERCIAL COURT (KBD)</w:t>
      </w:r>
    </w:p>
    <w:p>
      <w:pPr>
        <w:spacing w:after="160" w:line="276"/>
        <w:jc w:val="right"/>
      </w:pPr>
      <w:r>
        <w:t xml:space="preserve">Claim No. CL-2026-000148</w:t>
      </w:r>
    </w:p>
    <w:p>
      <w:pPr>
        <w:spacing w:after="120" w:line="276"/>
      </w:pPr>
      <w:r>
        <w:t xml:space="preserve">B E T W E E N:</w:t>
      </w:r>
    </w:p>
    <w:p>
      <w:pPr>
        <w:spacing w:after="0" w:line="276"/>
        <w:jc w:val="center"/>
      </w:pPr>
      <w:r>
        <w:rPr>
          <w:b/>
          <w:bCs/>
        </w:rPr>
        <w:t xml:space="preserve">BRIGHTWATER ANALYTICS LIMITED</w:t>
      </w:r>
    </w:p>
    <w:p>
      <w:pPr>
        <w:spacing w:after="60" w:line="276"/>
        <w:jc w:val="right"/>
      </w:pPr>
      <w:r>
        <w:rPr>
          <w:i/>
          <w:iCs/>
        </w:rPr>
        <w:t xml:space="preserve">Claimant</w:t>
      </w:r>
    </w:p>
    <w:p>
      <w:pPr>
        <w:spacing w:after="0" w:line="276"/>
        <w:jc w:val="center"/>
      </w:pPr>
      <w:r>
        <w:t xml:space="preserve">and</w:t>
      </w:r>
    </w:p>
    <w:p>
      <w:pPr>
        <w:spacing w:after="0" w:line="276"/>
        <w:jc w:val="center"/>
      </w:pPr>
      <w:r>
        <w:rPr>
          <w:b/>
          <w:bCs/>
        </w:rPr>
        <w:t xml:space="preserve">CALDERVALE UNDERWRITING LIMITED</w:t>
      </w:r>
    </w:p>
    <w:p>
      <w:pPr>
        <w:spacing w:after="160" w:line="276"/>
        <w:jc w:val="right"/>
      </w:pPr>
      <w:r>
        <w:rPr>
          <w:i/>
          <w:iCs/>
        </w:rPr>
        <w:t xml:space="preserve">Defendant</w:t>
      </w:r>
    </w:p>
    <w:p>
      <w:pPr>
        <w:spacing w:after="200" w:line="276"/>
        <w:jc w:val="center"/>
      </w:pPr>
      <w:r>
        <w:rPr>
          <w:b/>
          <w:bCs/>
        </w:rPr>
        <w:t xml:space="preserve">PARTICULARS OF CLAIM</w:t>
      </w:r>
    </w:p>
    <w:p>
      <w:pPr>
        <w:pStyle w:val="Heading2"/>
      </w:pPr>
      <w:r>
        <w:t xml:space="preserve">The parties</w:t>
      </w:r>
    </w:p>
    <w:p>
      <w:pPr>
        <w:pStyle w:val="ListParagraph"/>
        <w:numPr>
          <w:ilvl w:val="0"/>
          <w:numId w:val="2"/>
        </w:numPr>
        <w:spacing w:after="120" w:line="276"/>
      </w:pPr>
      <w:r>
        <w:t xml:space="preserve">The Claimant is a company that develops and licenses claims-analytics software to insurers. The Defendant is a specialist commercial-lines underwriting company.</w:t>
      </w:r>
    </w:p>
    <w:p>
      <w:pPr>
        <w:pStyle w:val="ListParagraph"/>
        <w:numPr>
          <w:ilvl w:val="0"/>
          <w:numId w:val="2"/>
        </w:numPr>
        <w:spacing w:after="120" w:line="276"/>
      </w:pPr>
      <w:r>
        <w:t xml:space="preserve">By a Master Subscription and Implementation Agreement dated 2 May 2024 (the “Agreement”), the Claimant agreed to grant the Defendant a subscription to its Brightwater Claims Intelligence platform (the “Platform”) and to deliver an implementation project, for a committed term of three years from 2 May 2024 (the “Term”).</w:t>
      </w:r>
    </w:p>
    <w:p>
      <w:pPr>
        <w:pStyle w:val="Heading2"/>
      </w:pPr>
      <w:r>
        <w:t xml:space="preserve">The material terms</w:t>
      </w:r>
    </w:p>
    <w:p>
      <w:pPr>
        <w:pStyle w:val="ListParagraph"/>
        <w:numPr>
          <w:ilvl w:val="0"/>
          <w:numId w:val="2"/>
        </w:numPr>
        <w:spacing w:after="120" w:line="276"/>
      </w:pPr>
      <w:r>
        <w:t xml:space="preserve">The Agreement contained, among others, the following express terms:</w:t>
      </w:r>
    </w:p>
    <w:p>
      <w:pPr>
        <w:pStyle w:val="ListParagraph"/>
        <w:numPr>
          <w:ilvl w:val="1"/>
          <w:numId w:val="2"/>
        </w:numPr>
        <w:spacing w:after="120" w:line="276"/>
      </w:pPr>
      <w:r>
        <w:t xml:space="preserve">By clause 7.1, the Defendant would pay an annual licence fee of £420,000, payable annually in advance.</w:t>
      </w:r>
    </w:p>
    <w:p>
      <w:pPr>
        <w:pStyle w:val="ListParagraph"/>
        <w:numPr>
          <w:ilvl w:val="1"/>
          <w:numId w:val="2"/>
        </w:numPr>
        <w:spacing w:after="120" w:line="276"/>
      </w:pPr>
      <w:r>
        <w:t xml:space="preserve">By clause 8.1, the Defendant would pay a fixed implementation fee of £180,000 in two milestones of £90,000 each: Milestone 1 on signature, and Milestone 2 within 30 days of Go-Live Acceptance.</w:t>
      </w:r>
    </w:p>
    <w:p>
      <w:pPr>
        <w:pStyle w:val="ListParagraph"/>
        <w:numPr>
          <w:ilvl w:val="1"/>
          <w:numId w:val="2"/>
        </w:numPr>
        <w:spacing w:after="120" w:line="276"/>
      </w:pPr>
      <w:r>
        <w:t xml:space="preserve">By clause 8.2, the Defendant would pay each undisputed invoice within 30 days.</w:t>
      </w:r>
    </w:p>
    <w:p>
      <w:pPr>
        <w:pStyle w:val="ListParagraph"/>
        <w:numPr>
          <w:ilvl w:val="1"/>
          <w:numId w:val="2"/>
        </w:numPr>
        <w:spacing w:after="120" w:line="276"/>
      </w:pPr>
      <w:r>
        <w:t xml:space="preserve">By clause 11 and Schedule 4, the Claimant warranted that the Platform would be available for not less than 99.5% of each calendar month, measured in accordance with the methodology in Schedule 4.</w:t>
      </w:r>
    </w:p>
    <w:p>
      <w:pPr>
        <w:pStyle w:val="ListParagraph"/>
        <w:numPr>
          <w:ilvl w:val="1"/>
          <w:numId w:val="2"/>
        </w:numPr>
        <w:spacing w:after="120" w:line="276"/>
      </w:pPr>
      <w:r>
        <w:t xml:space="preserve">By clause 16.3, either party could terminate for the other’s material breach not remedied within 30 days of written notice specifying the breach.</w:t>
      </w:r>
    </w:p>
    <w:p>
      <w:pPr>
        <w:pStyle w:val="Heading2"/>
      </w:pPr>
      <w:r>
        <w:t xml:space="preserve">Performance and acceptance</w:t>
      </w:r>
    </w:p>
    <w:p>
      <w:pPr>
        <w:pStyle w:val="ListParagraph"/>
        <w:numPr>
          <w:ilvl w:val="0"/>
          <w:numId w:val="2"/>
        </w:numPr>
        <w:spacing w:after="120" w:line="276"/>
      </w:pPr>
      <w:r>
        <w:t xml:space="preserve">The Claimant implemented the Platform and Go-Live Acceptance was achieved on 11 September 2024, when the Defendant’s Head of Data &amp; Analytics, Mr Robert Aldous, signed the Acceptance Certificate certifying that the acceptance criteria in Schedule 3 had been met.</w:t>
      </w:r>
    </w:p>
    <w:p>
      <w:pPr>
        <w:pStyle w:val="ListParagraph"/>
        <w:numPr>
          <w:ilvl w:val="0"/>
          <w:numId w:val="2"/>
        </w:numPr>
        <w:spacing w:after="120" w:line="276"/>
      </w:pPr>
      <w:r>
        <w:t xml:space="preserve">The Defendant paid the Year 1 licence fee of £420,000 and Milestone 1 of £90,000. The Claimant invoiced Milestone 2 of £90,000 on 12 September 2024.</w:t>
      </w:r>
    </w:p>
    <w:p>
      <w:pPr>
        <w:pStyle w:val="ListParagraph"/>
        <w:numPr>
          <w:ilvl w:val="0"/>
          <w:numId w:val="2"/>
        </w:numPr>
        <w:spacing w:after="120" w:line="276"/>
      </w:pPr>
      <w:r>
        <w:t xml:space="preserve">Throughout the period of operation the Platform was available at or above the 99.5% Service Level required by clause 11, measured in accordance with Schedule 4.</w:t>
      </w:r>
      <w:ins w:id="9101" w:author="Harriet Stanford" w:date="2026-01-12T10:00:00Z">
        <w:r>
          <w:t xml:space="preserve"> For the avoidance of doubt, the measurement methodology in Schedule 4 excludes Permitted Maintenance Windows and any unavailability attributable to the Defendant’s own network or single sign-on infrastructure. The outage on 14 June 2025 relied upon by the Defendant was caused by a failure of the Defendant’s single sign-on system and falls to be excluded.</w:t>
        </w:r>
      </w:ins>
    </w:p>
    <w:p>
      <w:pPr>
        <w:pStyle w:val="Heading2"/>
      </w:pPr>
      <w:r>
        <w:t xml:space="preserve">The Defendant’s breaches</w:t>
      </w:r>
    </w:p>
    <w:p>
      <w:pPr>
        <w:pStyle w:val="ListParagraph"/>
        <w:numPr>
          <w:ilvl w:val="0"/>
          <w:numId w:val="2"/>
        </w:numPr>
        <w:spacing w:after="120" w:line="276"/>
      </w:pPr>
      <w:r>
        <w:t xml:space="preserve">In breach of clause 8.2, the Defendant failed to pay the Milestone 2 invoice of £90,000, which remains outstanding.</w:t>
      </w:r>
    </w:p>
    <w:p>
      <w:pPr>
        <w:pStyle w:val="ListParagraph"/>
        <w:numPr>
          <w:ilvl w:val="0"/>
          <w:numId w:val="2"/>
        </w:numPr>
        <w:spacing w:after="120" w:line="276"/>
      </w:pPr>
      <w:r>
        <w:t xml:space="preserve">By letter dated 17 October 2025 the Defendant purported to terminate the Agreement with immediate effect, asserting persistent material breach of the Service Levels. The Defendant had no right to terminate. Further or alternatively, the Defendant gave no notice complying with clause 16.3 and allowed no period for remedy.</w:t>
      </w:r>
    </w:p>
    <w:p>
      <w:pPr>
        <w:pStyle w:val="ListParagraph"/>
        <w:numPr>
          <w:ilvl w:val="0"/>
          <w:numId w:val="2"/>
        </w:numPr>
        <w:spacing w:after="120" w:line="276"/>
      </w:pPr>
      <w:r>
        <w:t xml:space="preserve">The purported termination was a renunciation of the Agreement amounting to a repudiatory breach, which the Claimant accepted by its solicitors’ letter dated 14 November 2025, thereby bringing the Term to an end with two years unexpired.</w:t>
      </w:r>
    </w:p>
    <w:p>
      <w:pPr>
        <w:pStyle w:val="Heading2"/>
      </w:pPr>
      <w:r>
        <w:t xml:space="preserve">Loss and damage</w:t>
      </w:r>
    </w:p>
    <w:p>
      <w:pPr>
        <w:pStyle w:val="ListParagraph"/>
        <w:numPr>
          <w:ilvl w:val="0"/>
          <w:numId w:val="2"/>
        </w:numPr>
        <w:spacing w:after="120" w:line="276"/>
      </w:pPr>
      <w:r>
        <w:t xml:space="preserve">By reason of the matters aforesaid the Claimant has suffered loss and damage:</w:t>
      </w:r>
    </w:p>
    <w:p>
      <w:pPr>
        <w:pStyle w:val="ListParagraph"/>
        <w:numPr>
          <w:ilvl w:val="1"/>
          <w:numId w:val="2"/>
        </w:numPr>
        <w:spacing w:after="120" w:line="276"/>
      </w:pPr>
      <w:r>
        <w:t xml:space="preserve">the debt of £90,000 in respect of the unpaid Milestone 2; and</w:t>
      </w:r>
    </w:p>
    <w:p>
      <w:pPr>
        <w:pStyle w:val="ListParagraph"/>
        <w:numPr>
          <w:ilvl w:val="1"/>
          <w:numId w:val="2"/>
        </w:numPr>
        <w:spacing w:after="120" w:line="276"/>
      </w:pPr>
      <w:r>
        <w:t xml:space="preserve">damages for the loss of the licence fees that would have accrued over the unexpired Term, being two further years at £420,000, namely £840,000, giving credit for the costs the Claimant would have incurred in performing the remaining Term, as particularised in the Schedule of Loss served herewith.</w:t>
      </w:r>
    </w:p>
    <w:p>
      <w:pPr>
        <w:pStyle w:val="ListParagraph"/>
        <w:numPr>
          <w:ilvl w:val="0"/>
          <w:numId w:val="2"/>
        </w:numPr>
        <w:spacing w:after="120" w:line="276"/>
      </w:pPr>
      <w:r>
        <w:t xml:space="preserve">The Claimant claims interest on all sums found due pursuant to section 35A of the Senior Courts Act 1981 at such rate and for such period as the Court thinks fit</w:t>
      </w:r>
      <w:ins w:id="9110" w:author="Harriet Stanford" w:date="2026-01-12T10:05:00Z">
        <w:r>
          <w:t xml:space="preserve">, and in particular at the rate of 4% per annum above the Bank of England base rate from time to time, alternatively at such rate as the Court thinks fit</w:t>
        </w:r>
      </w:ins>
      <w:r>
        <w:t xml:space="preserve">.</w:t>
      </w:r>
    </w:p>
    <w:p>
      <w:pPr>
        <w:pStyle w:val="Heading2"/>
      </w:pPr>
      <w:r>
        <w:t xml:space="preserve">Prayer</w:t>
      </w:r>
    </w:p>
    <w:p>
      <w:pPr>
        <w:spacing w:after="60" w:before="80" w:line="276"/>
      </w:pPr>
      <w:r>
        <w:t xml:space="preserve">AND the Claimant claims:</w:t>
      </w:r>
    </w:p>
    <w:p>
      <w:pPr>
        <w:pStyle w:val="ListParagraph"/>
        <w:numPr>
          <w:ilvl w:val="0"/>
          <w:numId w:val="2"/>
        </w:numPr>
        <w:spacing w:after="120" w:line="276"/>
      </w:pPr>
      <w:r>
        <w:t xml:space="preserve">the sum of £90,000 as a debt;</w:t>
      </w:r>
    </w:p>
    <w:p>
      <w:pPr>
        <w:pStyle w:val="ListParagraph"/>
        <w:numPr>
          <w:ilvl w:val="0"/>
          <w:numId w:val="2"/>
        </w:numPr>
        <w:spacing w:after="120" w:line="276"/>
      </w:pPr>
      <w:r>
        <w:t xml:space="preserve">damages of £840,000;</w:t>
      </w:r>
    </w:p>
    <w:p>
      <w:pPr>
        <w:pStyle w:val="ListParagraph"/>
        <w:numPr>
          <w:ilvl w:val="0"/>
          <w:numId w:val="2"/>
        </w:numPr>
        <w:spacing w:after="120" w:line="276"/>
      </w:pPr>
      <w:r>
        <w:t xml:space="preserve">interest pursuant to section 35A of the Senior Courts Act 1981; and</w:t>
      </w:r>
    </w:p>
    <w:p>
      <w:pPr>
        <w:pStyle w:val="ListParagraph"/>
        <w:numPr>
          <w:ilvl w:val="0"/>
          <w:numId w:val="2"/>
        </w:numPr>
        <w:spacing w:after="120" w:line="276"/>
      </w:pPr>
      <w:r>
        <w:t xml:space="preserve">costs.</w:t>
      </w:r>
    </w:p>
    <w:p>
      <w:pPr>
        <w:spacing w:after="0" w:before="200" w:line="276"/>
      </w:pPr>
      <w:r>
        <w:rPr>
          <w:b/>
          <w:bCs/>
        </w:rPr>
        <w:t xml:space="preserve">HARRIET STANFORD</w:t>
      </w:r>
    </w:p>
    <w:p>
      <w:pPr>
        <w:spacing w:after="200" w:line="276"/>
      </w:pPr>
      <w:r>
        <w:t xml:space="preserve">Eldon Chambers</w:t>
      </w:r>
    </w:p>
    <w:p>
      <w:pPr>
        <w:spacing w:after="60" w:line="276"/>
      </w:pPr>
      <w:r>
        <w:rPr>
          <w:b/>
          <w:bCs/>
        </w:rPr>
        <w:t xml:space="preserve">Statement of Truth</w:t>
      </w:r>
    </w:p>
    <w:p>
      <w:pPr>
        <w:spacing w:after="160" w:line="276"/>
      </w:pPr>
      <w:r>
        <w:t xml:space="preserve">The Claimant believes that the facts stated in these Particulars of Claim are true. I am duly authorised by the Claimant to sign this statement.</w:t>
      </w:r>
    </w:p>
    <w:p>
      <w:pPr>
        <w:spacing w:after="0" w:line="276"/>
      </w:pPr>
      <w:r>
        <w:t xml:space="preserve">Signed: …………………  Nadia Forsyth, Chief Executive Officer, Brightwater Analytics Limited</w:t>
      </w:r>
    </w:p>
    <w:p>
      <w:pPr>
        <w:spacing w:after="120" w:line="276"/>
      </w:pPr>
      <w:r>
        <w:t xml:space="preserve">Dated: 19 January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4"/>
        <w:szCs w:val="14"/>
      </w:rPr>
      <w:t xml:space="preserve">Particulars of Claim</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4"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5"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6"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7"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8"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2026-06-27T22:57:08.349Z</dcterms:created>
  <dcterms:modified xsi:type="dcterms:W3CDTF">2026-06-27T22:57:08.349Z</dcterms:modified>
</cp:coreProperties>
</file>

<file path=docProps/custom.xml><?xml version="1.0" encoding="utf-8"?>
<Properties xmlns="http://schemas.openxmlformats.org/officeDocument/2006/custom-properties" xmlns:vt="http://schemas.openxmlformats.org/officeDocument/2006/docPropsVTypes"/>
</file>