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rPr>
          <w:sz w:val="18"/>
          <w:szCs w:val="18"/>
        </w:rPr>
      </w:pPr>
      <w:r>
        <w:rPr>
          <w:sz w:val="18"/>
          <w:szCs w:val="18"/>
        </w:rPr>
        <w:t xml:space="preserve">DATED 28 APRIL 2026</w:t>
      </w:r>
    </w:p>
    <w:p>
      <w:pPr>
        <w:spacing w:after="120"/>
        <w:jc w:val="center"/>
      </w:pPr>
      <w:r>
        <w:t xml:space="preserve"> </w:t>
      </w:r>
    </w:p>
    <w:p>
      <w:pPr>
        <w:spacing w:after="120"/>
        <w:jc w:val="center"/>
        <w:rPr>
          <w:b/>
          <w:bCs/>
          <w:sz w:val="22"/>
          <w:szCs w:val="22"/>
        </w:rPr>
      </w:pPr>
      <w:r>
        <w:rPr>
          <w:b/>
          <w:bCs/>
          <w:sz w:val="22"/>
          <w:szCs w:val="22"/>
        </w:rPr>
        <w:t xml:space="preserve">(1)  BRIGHTWATER ANALYTICS LIMITED</w:t>
      </w:r>
    </w:p>
    <w:p>
      <w:pPr>
        <w:spacing w:after="120"/>
        <w:jc w:val="center"/>
        <w:rPr>
          <w:sz w:val="20"/>
          <w:szCs w:val="20"/>
        </w:rPr>
      </w:pPr>
      <w:r>
        <w:rPr>
          <w:sz w:val="20"/>
          <w:szCs w:val="20"/>
        </w:rPr>
        <w:t xml:space="preserve">and</w:t>
      </w:r>
    </w:p>
    <w:p>
      <w:pPr>
        <w:spacing w:after="120"/>
        <w:jc w:val="center"/>
        <w:rPr>
          <w:b/>
          <w:bCs/>
          <w:sz w:val="22"/>
          <w:szCs w:val="22"/>
        </w:rPr>
      </w:pPr>
      <w:r>
        <w:rPr>
          <w:b/>
          <w:bCs/>
          <w:sz w:val="22"/>
          <w:szCs w:val="22"/>
        </w:rPr>
        <w:t xml:space="preserve">(2)  PENNINE MUTUAL INSURANCE PLC</w:t>
      </w:r>
    </w:p>
    <w:p>
      <w:pPr>
        <w:spacing w:after="120"/>
        <w:jc w:val="center"/>
      </w:pPr>
      <w:r>
        <w:t xml:space="preserve"> </w:t>
      </w:r>
    </w:p>
    <w:p>
      <w:pPr>
        <w:spacing w:after="120"/>
        <w:jc w:val="center"/>
      </w:pPr>
      <w:r>
        <w:t xml:space="preserve"> </w:t>
      </w:r>
    </w:p>
    <w:p>
      <w:pPr>
        <w:spacing w:after="120"/>
        <w:jc w:val="center"/>
        <w:rPr>
          <w:b/>
          <w:bCs/>
          <w:sz w:val="30"/>
          <w:szCs w:val="30"/>
        </w:rPr>
      </w:pPr>
      <w:r>
        <w:rPr>
          <w:b/>
          <w:bCs/>
          <w:sz w:val="30"/>
          <w:szCs w:val="30"/>
        </w:rPr>
        <w:t xml:space="preserve">MASTER SAAS AND DATA SERVICES AGREEMENT</w:t>
      </w:r>
    </w:p>
    <w:p>
      <w:pPr>
        <w:spacing w:after="120"/>
        <w:jc w:val="center"/>
        <w:rPr>
          <w:i/>
          <w:iCs/>
          <w:sz w:val="20"/>
          <w:szCs w:val="20"/>
        </w:rPr>
      </w:pPr>
      <w:r>
        <w:rPr>
          <w:i/>
          <w:iCs/>
          <w:sz w:val="20"/>
          <w:szCs w:val="20"/>
        </w:rPr>
        <w:t xml:space="preserve">relating to the Helio Claims Intelligence Platform</w:t>
      </w:r>
    </w:p>
    <w:p>
      <w:pPr>
        <w:spacing w:after="120"/>
        <w:jc w:val="center"/>
      </w:pPr>
      <w:r>
        <w:t xml:space="preserve"> </w:t>
      </w:r>
    </w:p>
    <w:p>
      <w:pPr>
        <w:spacing w:after="120"/>
        <w:jc w:val="center"/>
      </w:pPr>
      <w:r>
        <w:t xml:space="preserve"> </w:t>
      </w:r>
    </w:p>
    <w:p>
      <w:pPr>
        <w:spacing w:after="120"/>
        <w:jc w:val="center"/>
      </w:pPr>
      <w:r>
        <w:t xml:space="preserve"> </w:t>
      </w:r>
    </w:p>
    <w:p>
      <w:pPr>
        <w:spacing w:after="120"/>
        <w:jc w:val="center"/>
        <w:rPr>
          <w:b/>
          <w:bCs/>
          <w:sz w:val="20"/>
          <w:szCs w:val="20"/>
        </w:rPr>
      </w:pPr>
      <w:r>
        <w:rPr>
          <w:b/>
          <w:bCs/>
          <w:sz w:val="20"/>
          <w:szCs w:val="20"/>
        </w:rPr>
        <w:t xml:space="preserve">Whitfield Carter LLP</w:t>
      </w:r>
    </w:p>
    <w:p>
      <w:pPr>
        <w:spacing w:after="120"/>
        <w:jc w:val="center"/>
        <w:rPr>
          <w:sz w:val="16"/>
          <w:szCs w:val="16"/>
        </w:rPr>
      </w:pPr>
      <w:r>
        <w:rPr>
          <w:sz w:val="16"/>
          <w:szCs w:val="16"/>
        </w:rPr>
        <w:t xml:space="preserve">22 Bishopsgate, London EC2N 4BQ</w:t>
      </w:r>
    </w:p>
    <w:p>
      <w:pPr>
        <w:spacing w:after="120"/>
        <w:jc w:val="center"/>
        <w:rPr>
          <w:color w:val="777777"/>
          <w:sz w:val="16"/>
          <w:szCs w:val="16"/>
        </w:rPr>
      </w:pPr>
      <w:r>
        <w:rPr>
          <w:color w:val="777777"/>
          <w:sz w:val="16"/>
          <w:szCs w:val="16"/>
        </w:rPr>
        <w:t xml:space="preserve">Ref: WC-00157 / SaaS</w:t>
      </w:r>
    </w:p>
    <w:p>
      <w:pPr>
        <w:pageBreakBefore/>
      </w:pPr>
    </w:p>
    <w:p>
      <w:pPr>
        <w:pStyle w:val="Heading1"/>
      </w:pPr>
      <w:r>
        <w:t xml:space="preserve">THIS AGREEMENT is dated 28 April 2026</w:t>
      </w:r>
    </w:p>
    <w:p>
      <w:pPr>
        <w:pStyle w:val="Heading2"/>
      </w:pPr>
      <w:r>
        <w:t xml:space="preserve">PARTIES</w:t>
      </w:r>
    </w:p>
    <w:p>
      <w:pPr>
        <w:tabs>
          <w:tab w:val="left" w:pos="620"/>
        </w:tabs>
        <w:spacing w:after="100" w:line="276"/>
        <w:ind w:left="620" w:hanging="620"/>
      </w:pPr>
      <w:r>
        <w:t>(1)	BRIGHTWATER ANALYTICS LIMITED, a company incorporated in England and Wales with company number 11842663 whose registered office is at Kingfisher House, 14 Curtain Road, London EC2A 3PT (the “Supplier”); and</w:t>
      </w:r>
    </w:p>
    <w:p>
      <w:pPr>
        <w:tabs>
          <w:tab w:val="left" w:pos="620"/>
        </w:tabs>
        <w:spacing w:after="100" w:line="276"/>
        <w:ind w:left="620" w:hanging="620"/>
      </w:pPr>
      <w:r>
        <w:t>(2)	PENNINE MUTUAL INSURANCE PLC, a company incorporated in England and Wales with company number 00298471 whose registered office is at Pennine House, 2 Wellington Place, Leeds LS1 4BZ (the “Customer”),</w:t>
      </w:r>
    </w:p>
    <w:p>
      <w:pPr>
        <w:spacing w:after="120" w:line="276"/>
      </w:pPr>
      <w:r>
        <w:t xml:space="preserve">each a “Party” and together the “Parties”.</w:t>
      </w:r>
    </w:p>
    <w:p>
      <w:pPr>
        <w:pStyle w:val="Heading2"/>
      </w:pPr>
      <w:r>
        <w:t xml:space="preserve">BACKGROUND</w:t>
      </w:r>
    </w:p>
    <w:p>
      <w:pPr>
        <w:tabs>
          <w:tab w:val="left" w:pos="620"/>
        </w:tabs>
        <w:spacing w:after="100" w:line="276"/>
        <w:ind w:left="620" w:hanging="620"/>
      </w:pPr>
      <w:r>
        <w:t>(A)	The Supplier is the owner and operator of a cloud-hosted software-as-a-service platform known as the Helio Claims Intelligence Platform, which provides claims triage, fraud-analytics, reserving and management-information functionality for general insurers.</w:t>
      </w:r>
    </w:p>
    <w:p>
      <w:pPr>
        <w:tabs>
          <w:tab w:val="left" w:pos="620"/>
        </w:tabs>
        <w:spacing w:after="100" w:line="276"/>
        <w:ind w:left="620" w:hanging="620"/>
      </w:pPr>
      <w:r>
        <w:t>(B)	The Customer wishes to procure access to that platform, together with related implementation, configuration, support and data services, for use across its claims operations.</w:t>
      </w:r>
    </w:p>
    <w:p>
      <w:pPr>
        <w:tabs>
          <w:tab w:val="left" w:pos="620"/>
        </w:tabs>
        <w:spacing w:after="100" w:line="276"/>
        <w:ind w:left="620" w:hanging="620"/>
      </w:pPr>
      <w:r>
        <w:t>(C)	The Supplier has agreed to provide, and the Customer has agreed to receive, the Services on the terms and subject to the conditions set out in this Agreement.</w:t>
      </w:r>
    </w:p>
    <w:p>
      <w:pPr>
        <w:pageBreakBefore/>
      </w:pPr>
    </w:p>
    <w:p>
      <w:pPr>
        <w:keepNext/>
        <w:tabs>
          <w:tab w:val="left" w:pos="620"/>
        </w:tabs>
        <w:spacing w:after="100" w:before="200"/>
      </w:pPr>
      <w:r>
        <w:rPr>
          <w:b/>
          <w:bCs/>
        </w:rPr>
        <w:t>1.	DEFINITIONS AND INTERPRETATION</w:t>
      </w:r>
    </w:p>
    <w:p>
      <w:pPr>
        <w:tabs>
          <w:tab w:val="left" w:pos="620"/>
        </w:tabs>
        <w:spacing w:after="100" w:line="276"/>
        <w:ind w:left="620" w:hanging="620"/>
      </w:pPr>
      <w:r>
        <w:t>1.1	In this Agreement, the following definitions apply:</w:t>
      </w:r>
    </w:p>
    <w:p>
      <w:pPr>
        <w:spacing w:after="100" w:line="276"/>
        <w:ind w:left="620"/>
      </w:pPr>
      <w:r>
        <w:rPr>
          <w:b/>
          <w:bCs/>
        </w:rPr>
        <w:t xml:space="preserve">“Acceptance Tests”</w:t>
      </w:r>
      <w:r>
        <w:t xml:space="preserve"> means the tests to be carried out in accordance with Schedule 2 (Implementation Plan) to establish that the Platform conforms in all material respects to the Specification.</w:t>
      </w:r>
    </w:p>
    <w:p>
      <w:pPr>
        <w:spacing w:after="100" w:line="276"/>
        <w:ind w:left="620"/>
      </w:pPr>
      <w:r>
        <w:rPr>
          <w:b/>
          <w:bCs/>
        </w:rPr>
        <w:t xml:space="preserve">“Affiliate”</w:t>
      </w:r>
      <w:r>
        <w:t xml:space="preserve"> means in relation to a Party, any entity that directly or indirectly controls, is controlled by, or is under common control with, that Party.</w:t>
      </w:r>
    </w:p>
    <w:p>
      <w:pPr>
        <w:spacing w:after="100" w:line="276"/>
        <w:ind w:left="620"/>
      </w:pPr>
      <w:r>
        <w:rPr>
          <w:b/>
          <w:bCs/>
        </w:rPr>
        <w:t xml:space="preserve">“Authorised Users”</w:t>
      </w:r>
      <w:r>
        <w:t xml:space="preserve"> means those employees, agents and independent contractors of the Customer authorised by the Customer to use the Platform, up to the user numbers set out in Schedule 1 (Commercial Terms).</w:t>
      </w:r>
    </w:p>
    <w:p>
      <w:pPr>
        <w:spacing w:after="100" w:line="276"/>
        <w:ind w:left="620"/>
      </w:pPr>
      <w:r>
        <w:rPr>
          <w:b/>
          <w:bCs/>
        </w:rPr>
        <w:t xml:space="preserve">“Charges”</w:t>
      </w:r>
      <w:r>
        <w:t xml:space="preserve"> means the implementation fee, the annual subscription fees and any other charges payable by the Customer as set out in Schedule 1 (Commercial Terms).</w:t>
      </w:r>
    </w:p>
    <w:p>
      <w:pPr>
        <w:spacing w:after="100" w:line="276"/>
        <w:ind w:left="620"/>
      </w:pPr>
      <w:r>
        <w:rPr>
          <w:b/>
          <w:bCs/>
        </w:rPr>
        <w:t xml:space="preserve">“Confidential Information”</w:t>
      </w:r>
      <w:r>
        <w:t xml:space="preserve"> means all information, in any form, disclosed by or on behalf of one Party to the other that is marked or ought reasonably to be regarded as confidential, including the terms of this Agreement, the Supplier Materials and the Customer Data.</w:t>
      </w:r>
    </w:p>
    <w:p>
      <w:pPr>
        <w:spacing w:after="100" w:line="276"/>
        <w:ind w:left="620"/>
      </w:pPr>
      <w:r>
        <w:rPr>
          <w:b/>
          <w:bCs/>
        </w:rPr>
        <w:t xml:space="preserve">“Customer Data”</w:t>
      </w:r>
      <w:r>
        <w:t xml:space="preserve"> means all data, records and information (including Personal Data) provided to, input into, or generated by the Platform by or on behalf of the Customer or its Authorised Users.</w:t>
      </w:r>
    </w:p>
    <w:p>
      <w:pPr>
        <w:spacing w:after="100" w:line="276"/>
        <w:ind w:left="620"/>
      </w:pPr>
      <w:r>
        <w:rPr>
          <w:b/>
          <w:bCs/>
        </w:rPr>
        <w:t xml:space="preserve">“Data Protection Legislation”</w:t>
      </w:r>
      <w:r>
        <w:t xml:space="preserve"> means the UK GDPR, the Data Protection Act 2018, and all applicable laws relating to the processing of Personal Data and privacy in force from time to time.</w:t>
      </w:r>
    </w:p>
    <w:p>
      <w:pPr>
        <w:spacing w:after="100" w:line="276"/>
        <w:ind w:left="620"/>
      </w:pPr>
      <w:r>
        <w:rPr>
          <w:b/>
          <w:bCs/>
        </w:rPr>
        <w:t xml:space="preserve">“Documentation”</w:t>
      </w:r>
      <w:r>
        <w:t xml:space="preserve"> means the user and operational documentation for the Platform made available by the Supplier.</w:t>
      </w:r>
    </w:p>
    <w:p>
      <w:pPr>
        <w:spacing w:after="100" w:line="276"/>
        <w:ind w:left="620"/>
      </w:pPr>
      <w:r>
        <w:rPr>
          <w:b/>
          <w:bCs/>
        </w:rPr>
        <w:t xml:space="preserve">“Go-Live Date”</w:t>
      </w:r>
      <w:r>
        <w:t xml:space="preserve"> means the date on which the Platform is made available for live operational use following successful completion of the Acceptance Tests, targeted for 1 May 2026.</w:t>
      </w:r>
    </w:p>
    <w:p>
      <w:pPr>
        <w:spacing w:after="100" w:line="276"/>
        <w:ind w:left="620"/>
      </w:pPr>
      <w:r>
        <w:rPr>
          <w:b/>
          <w:bCs/>
        </w:rPr>
        <w:t xml:space="preserve">“Initial Term”</w:t>
      </w:r>
      <w:r>
        <w:t xml:space="preserve"> means the period of 3 years commencing on the Go-Live Date.</w:t>
      </w:r>
    </w:p>
    <w:p>
      <w:pPr>
        <w:spacing w:after="100" w:line="276"/>
        <w:ind w:left="620"/>
      </w:pPr>
      <w:r>
        <w:rPr>
          <w:b/>
          <w:bCs/>
        </w:rPr>
        <w:t xml:space="preserve">“Personal Data”</w:t>
      </w:r>
      <w:r>
        <w:t xml:space="preserve"> means has the meaning given in the Data Protection Legislation.</w:t>
      </w:r>
    </w:p>
    <w:p>
      <w:pPr>
        <w:spacing w:after="100" w:line="276"/>
        <w:ind w:left="620"/>
      </w:pPr>
      <w:r>
        <w:rPr>
          <w:b/>
          <w:bCs/>
        </w:rPr>
        <w:t xml:space="preserve">“Platform”</w:t>
      </w:r>
      <w:r>
        <w:t xml:space="preserve"> means the Helio Claims Intelligence Platform, comprising the software, applications and hosted environment described in Schedule 3 (Specification), as updated from time to time.</w:t>
      </w:r>
    </w:p>
    <w:p>
      <w:pPr>
        <w:spacing w:after="100" w:line="276"/>
        <w:ind w:left="620"/>
      </w:pPr>
      <w:r>
        <w:rPr>
          <w:b/>
          <w:bCs/>
        </w:rPr>
        <w:t xml:space="preserve">“Service Levels”</w:t>
      </w:r>
      <w:r>
        <w:t xml:space="preserve"> means the service availability and support service levels set out in Schedule 4 (Service Levels and Support).</w:t>
      </w:r>
    </w:p>
    <w:p>
      <w:pPr>
        <w:spacing w:after="100" w:line="276"/>
        <w:ind w:left="620"/>
      </w:pPr>
      <w:r>
        <w:rPr>
          <w:b/>
          <w:bCs/>
        </w:rPr>
        <w:t xml:space="preserve">“Services”</w:t>
      </w:r>
      <w:r>
        <w:t xml:space="preserve"> means the provision of access to the Platform, the Implementation Services and the support, maintenance and data services to be provided under this Agreement.</w:t>
      </w:r>
    </w:p>
    <w:p>
      <w:pPr>
        <w:spacing w:after="100" w:line="276"/>
        <w:ind w:left="620"/>
      </w:pPr>
      <w:r>
        <w:rPr>
          <w:b/>
          <w:bCs/>
        </w:rPr>
        <w:t xml:space="preserve">“Specification”</w:t>
      </w:r>
      <w:r>
        <w:t xml:space="preserve"> means the description of the Platform and its functionality set out in Schedule 3.</w:t>
      </w:r>
    </w:p>
    <w:p>
      <w:pPr>
        <w:spacing w:after="100" w:line="276"/>
        <w:ind w:left="620"/>
      </w:pPr>
      <w:r>
        <w:rPr>
          <w:b/>
          <w:bCs/>
        </w:rPr>
        <w:t xml:space="preserve">“Supplier Materials”</w:t>
      </w:r>
      <w:r>
        <w:t xml:space="preserve"> means the Platform, the Documentation, and all software, methodologies, models, algorithms and materials provided or used by the Supplier in connection with the Services.</w:t>
      </w:r>
    </w:p>
    <w:p>
      <w:pPr>
        <w:spacing w:after="100" w:line="276"/>
        <w:ind w:left="620"/>
      </w:pPr>
      <w:r>
        <w:rPr>
          <w:b/>
          <w:bCs/>
        </w:rPr>
        <w:t xml:space="preserve">“VAT”</w:t>
      </w:r>
      <w:r>
        <w:t xml:space="preserve"> means value added tax chargeable under the Value Added Tax Act 1994.</w:t>
      </w:r>
    </w:p>
    <w:p>
      <w:pPr>
        <w:tabs>
          <w:tab w:val="left" w:pos="620"/>
        </w:tabs>
        <w:spacing w:after="100" w:line="276"/>
        <w:ind w:left="620" w:hanging="620"/>
      </w:pPr>
      <w:r>
        <w:t>1.2	Clause, Schedule and paragraph headings shall not affect interpretation. A reference to a statute is a reference to it as amended or re-enacted. Words following including, include or in particular are illustrative and shall not limit the preceding words.</w:t>
      </w:r>
    </w:p>
    <w:p>
      <w:pPr>
        <w:tabs>
          <w:tab w:val="left" w:pos="620"/>
        </w:tabs>
        <w:spacing w:after="100" w:line="276"/>
        <w:ind w:left="620" w:hanging="620"/>
      </w:pPr>
      <w:r>
        <w:t>1.3	In the event of conflict between the clauses and any Schedule, the clauses shall prevail, save that Schedule 1 (Commercial Terms) shall prevail in respect of the Charges.</w:t>
      </w:r>
    </w:p>
    <w:p>
      <w:pPr>
        <w:keepNext/>
        <w:tabs>
          <w:tab w:val="left" w:pos="620"/>
        </w:tabs>
        <w:spacing w:after="100" w:before="200"/>
      </w:pPr>
      <w:r>
        <w:rPr>
          <w:b/>
          <w:bCs/>
        </w:rPr>
        <w:t>2.	TERM</w:t>
      </w:r>
    </w:p>
    <w:p>
      <w:pPr>
        <w:tabs>
          <w:tab w:val="left" w:pos="620"/>
        </w:tabs>
        <w:spacing w:after="100" w:line="276"/>
        <w:ind w:left="620" w:hanging="620"/>
      </w:pPr>
      <w:r>
        <w:t>2.1	This Agreement commences on the date set out above and, unless terminated earlier in accordance with its terms, continues for the Initial Term.</w:t>
      </w:r>
    </w:p>
    <w:p>
      <w:pPr>
        <w:tabs>
          <w:tab w:val="left" w:pos="620"/>
        </w:tabs>
        <w:spacing w:after="100" w:line="276"/>
        <w:ind w:left="620" w:hanging="620"/>
      </w:pPr>
      <w:r>
        <w:t>2.2	On expiry of the Initial Term, this Agreement shall automatically renew for successive periods of twelve (12) months (each a “Renewal Period”) unless either Party gives not less than ninety (90) days’ written notice of non-renewal prior to the end of the Initial Term or the then-current Renewal Period.</w:t>
      </w:r>
    </w:p>
    <w:p>
      <w:pPr>
        <w:keepNext/>
        <w:tabs>
          <w:tab w:val="left" w:pos="620"/>
        </w:tabs>
        <w:spacing w:after="100" w:before="200"/>
      </w:pPr>
      <w:r>
        <w:rPr>
          <w:b/>
          <w:bCs/>
        </w:rPr>
        <w:t>3.	IMPLEMENTATION AND ACCEPTANCE</w:t>
      </w:r>
    </w:p>
    <w:p>
      <w:pPr>
        <w:tabs>
          <w:tab w:val="left" w:pos="620"/>
        </w:tabs>
        <w:spacing w:after="100" w:line="276"/>
        <w:ind w:left="620" w:hanging="620"/>
      </w:pPr>
      <w:r>
        <w:t>3.1	The Supplier shall provide the Implementation Services and deliver the Platform in accordance with the implementation plan set out in Schedule 2.</w:t>
      </w:r>
    </w:p>
    <w:p>
      <w:pPr>
        <w:tabs>
          <w:tab w:val="left" w:pos="620"/>
        </w:tabs>
        <w:spacing w:after="100" w:line="276"/>
        <w:ind w:left="620" w:hanging="620"/>
      </w:pPr>
      <w:r>
        <w:t>3.2	The Customer shall provide such access, information, data feeds and personnel as are reasonably required to perform the Implementation Services, as set out in the Customer Responsibilities in Schedule 2.</w:t>
      </w:r>
    </w:p>
    <w:p>
      <w:pPr>
        <w:tabs>
          <w:tab w:val="left" w:pos="620"/>
        </w:tabs>
        <w:spacing w:after="100" w:line="276"/>
        <w:ind w:left="620" w:hanging="620"/>
      </w:pPr>
      <w:r>
        <w:t>3.3	On completion of implementation, the Parties shall carry out the Acceptance Tests. The Platform shall be deemed accepted on the earlier of (a) the Customer confirming in writing that the Acceptance Tests have been passed, or (b) the Customer using the Platform in live operation.</w:t>
      </w:r>
    </w:p>
    <w:p>
      <w:pPr>
        <w:tabs>
          <w:tab w:val="left" w:pos="620"/>
        </w:tabs>
        <w:spacing w:after="100" w:line="276"/>
        <w:ind w:left="620" w:hanging="620"/>
      </w:pPr>
      <w:r>
        <w:t>3.4	If the Platform fails the Acceptance Tests in any material respect, the Customer shall notify the Supplier of the defects and the Supplier shall use reasonable endeavours to remedy them and re-submit the Platform for testing within twenty (20) Business Days.</w:t>
      </w:r>
    </w:p>
    <w:p>
      <w:pPr>
        <w:keepNext/>
        <w:tabs>
          <w:tab w:val="left" w:pos="620"/>
        </w:tabs>
        <w:spacing w:after="100" w:before="200"/>
      </w:pPr>
      <w:r>
        <w:rPr>
          <w:b/>
          <w:bCs/>
        </w:rPr>
        <w:t>4.	GRANT OF ACCESS AND LICENCE</w:t>
      </w:r>
    </w:p>
    <w:p>
      <w:pPr>
        <w:tabs>
          <w:tab w:val="left" w:pos="620"/>
        </w:tabs>
        <w:spacing w:after="100" w:line="276"/>
        <w:ind w:left="620" w:hanging="620"/>
      </w:pPr>
      <w:r>
        <w:t>4.1	Subject to the Customer paying the Charges and complying with this Agreement, the Supplier grants to the Customer a non-exclusive, non-transferable right to permit the Authorised Users to access and use the Platform and the Documentation during the term solely for the Customer’s internal business operations.</w:t>
      </w:r>
    </w:p>
    <w:p>
      <w:pPr>
        <w:tabs>
          <w:tab w:val="left" w:pos="620"/>
        </w:tabs>
        <w:spacing w:after="80" w:line="276"/>
        <w:ind w:left="620" w:hanging="620"/>
      </w:pPr>
      <w:r>
        <w:t>4.2	The Customer shall not, and shall procure that the Authorised Users shall not:</w:t>
      </w:r>
    </w:p>
    <w:p>
      <w:pPr>
        <w:tabs>
          <w:tab w:val="left" w:pos="1180"/>
        </w:tabs>
        <w:spacing w:after="60" w:line="276"/>
        <w:ind w:left="1180" w:hanging="480"/>
      </w:pPr>
      <w:r>
        <w:t>(a)	except as permitted by law, copy, modify, reverse-engineer or create derivative works from the Platform;</w:t>
      </w:r>
    </w:p>
    <w:p>
      <w:pPr>
        <w:tabs>
          <w:tab w:val="left" w:pos="1180"/>
        </w:tabs>
        <w:spacing w:after="60" w:line="276"/>
        <w:ind w:left="1180" w:hanging="480"/>
      </w:pPr>
      <w:r>
        <w:t>(b)	access all or any part of the Platform to build a product or service which competes with the Platform;</w:t>
      </w:r>
    </w:p>
    <w:p>
      <w:pPr>
        <w:tabs>
          <w:tab w:val="left" w:pos="1180"/>
        </w:tabs>
        <w:spacing w:after="60" w:line="276"/>
        <w:ind w:left="1180" w:hanging="480"/>
      </w:pPr>
      <w:r>
        <w:t>(c)	use the Platform to provide services to third parties other than the Customer’s Affiliates permitted under clause 4.4; or</w:t>
      </w:r>
    </w:p>
    <w:p>
      <w:pPr>
        <w:tabs>
          <w:tab w:val="left" w:pos="1180"/>
        </w:tabs>
        <w:spacing w:after="60" w:line="276"/>
        <w:ind w:left="1180" w:hanging="480"/>
      </w:pPr>
      <w:r>
        <w:t>(d)	license, sell, rent, lease or otherwise commercially exploit the Platform save as expressly permitted under this Agreement.</w:t>
      </w:r>
    </w:p>
    <w:p>
      <w:pPr>
        <w:tabs>
          <w:tab w:val="left" w:pos="620"/>
        </w:tabs>
        <w:spacing w:after="100" w:line="276"/>
        <w:ind w:left="620" w:hanging="620"/>
      </w:pPr>
      <w:r>
        <w:t>4.3	The Supplier reserves all rights in the Platform and Supplier Materials not expressly granted to the Customer under this Agreement.</w:t>
      </w:r>
    </w:p>
    <w:p>
      <w:pPr>
        <w:tabs>
          <w:tab w:val="left" w:pos="620"/>
        </w:tabs>
        <w:spacing w:after="100" w:line="276"/>
        <w:ind w:left="620" w:hanging="620"/>
      </w:pPr>
      <w:r>
        <w:t>4.4	The Customer may permit its Affiliates listed in Schedule 1 to access the Platform as Authorised Users, provided that the Customer remains responsible for their compliance with this Agreement.</w:t>
      </w:r>
    </w:p>
    <w:p>
      <w:pPr>
        <w:keepNext/>
        <w:tabs>
          <w:tab w:val="left" w:pos="620"/>
        </w:tabs>
        <w:spacing w:after="100" w:before="200"/>
      </w:pPr>
      <w:r>
        <w:rPr>
          <w:b/>
          <w:bCs/>
        </w:rPr>
        <w:t>5.	SERVICE LEVELS, SUPPORT AND MAINTENANCE</w:t>
      </w:r>
    </w:p>
    <w:p>
      <w:pPr>
        <w:tabs>
          <w:tab w:val="left" w:pos="620"/>
        </w:tabs>
        <w:spacing w:after="100" w:line="276"/>
        <w:ind w:left="620" w:hanging="620"/>
      </w:pPr>
      <w:r>
        <w:t>5.1	The Supplier shall make the Platform available in accordance with the Service Levels set out in Schedule 4, targeting availability of at least 99.9% measured monthly (excluding Permitted Downtime).</w:t>
      </w:r>
    </w:p>
    <w:p>
      <w:pPr>
        <w:tabs>
          <w:tab w:val="left" w:pos="620"/>
        </w:tabs>
        <w:spacing w:after="100" w:line="276"/>
        <w:ind w:left="620" w:hanging="620"/>
      </w:pPr>
      <w:r>
        <w:t xml:space="preserve">5.2	Where the Supplier fails to meet the availability Service Level in any month, the Customer shall be entitled to the service credits set out in Schedule 4. Service credits are </w:t>
      </w:r>
      <w:del w:id="111" w:author="Amelia Hart (Castle &amp; Vane)" w:date="2026-04-03T11:00:00Z">
        <w:r>
          <w:delText>the Customer’s sole financial remedy for failure to meet the availability Service Level, save where such failure persists for three or more consecutive months, in which case clause 13.3 applies</w:delText>
        </w:r>
      </w:del>
      <w:ins w:id="112" w:author="Amelia Hart (Castle &amp; Vane)" w:date="2026-04-03T11:00:00Z">
        <w:r>
          <w:t>without prejudice to any other rights or remedies of the Customer, including the right to terminate under clause 13.3 and to claim damages</w:t>
        </w:r>
      </w:ins>
      <w:r>
        <w:t>.</w:t>
      </w:r>
    </w:p>
    <w:p>
      <w:pPr>
        <w:tabs>
          <w:tab w:val="left" w:pos="620"/>
        </w:tabs>
        <w:spacing w:after="100" w:line="276"/>
        <w:ind w:left="620" w:hanging="620"/>
      </w:pPr>
      <w:r>
        <w:t>5.3	The Supplier shall provide technical support during Support Hours and shall respond to and resolve incidents within the targets set out in Schedule 4.</w:t>
      </w:r>
    </w:p>
    <w:p>
      <w:pPr>
        <w:tabs>
          <w:tab w:val="left" w:pos="620"/>
        </w:tabs>
        <w:spacing w:after="100" w:line="276"/>
        <w:ind w:left="620" w:hanging="620"/>
      </w:pPr>
      <w:r>
        <w:t>5.4	The Supplier may make updates and enhancements to the Platform from time to time, provided that no update shall materially reduce the functionality of the Platform during the term.</w:t>
      </w:r>
    </w:p>
    <w:p>
      <w:pPr>
        <w:keepNext/>
        <w:tabs>
          <w:tab w:val="left" w:pos="620"/>
        </w:tabs>
        <w:spacing w:after="100" w:before="200"/>
      </w:pPr>
      <w:r>
        <w:rPr>
          <w:b/>
          <w:bCs/>
        </w:rPr>
        <w:t>6.	CHARGES AND PAYMENT</w:t>
      </w:r>
    </w:p>
    <w:p>
      <w:pPr>
        <w:tabs>
          <w:tab w:val="left" w:pos="620"/>
        </w:tabs>
        <w:spacing w:after="100" w:line="276"/>
        <w:ind w:left="620" w:hanging="620"/>
      </w:pPr>
      <w:r>
        <w:t>6.1	In consideration of the provision of the Services, the Customer shall pay the Charges set out in Schedule 1. The implementation fee is £120,000 (exclusive of VAT). The annual subscription fee for the first year of the Initial Term is £840,000 (exclusive of VAT).</w:t>
      </w:r>
    </w:p>
    <w:p>
      <w:pPr>
        <w:tabs>
          <w:tab w:val="left" w:pos="620"/>
        </w:tabs>
        <w:spacing w:after="100" w:line="276"/>
        <w:ind w:left="620" w:hanging="620"/>
      </w:pPr>
      <w:r>
        <w:t>6.2	The annual subscription fee shall increase by five per cent (5%) on each anniversary of the Go-Live Date, such that the subscription fee is £882,000 for the second year and £926,100 for the third year of the Initial Term.</w:t>
      </w:r>
    </w:p>
    <w:p>
      <w:pPr>
        <w:tabs>
          <w:tab w:val="left" w:pos="620"/>
        </w:tabs>
        <w:spacing w:after="100" w:line="276"/>
        <w:ind w:left="620" w:hanging="620"/>
      </w:pPr>
      <w:r>
        <w:t>6.3	The Supplier shall invoice the implementation fee on signature and the annual subscription fee annually in advance on the Go-Live Date and each anniversary. The Customer shall pay each undisputed invoice within 30 days of the date of invoice.</w:t>
      </w:r>
    </w:p>
    <w:p>
      <w:pPr>
        <w:tabs>
          <w:tab w:val="left" w:pos="620"/>
        </w:tabs>
        <w:spacing w:after="100" w:line="276"/>
        <w:ind w:left="620" w:hanging="620"/>
      </w:pPr>
      <w:r>
        <w:t>6.4	All Charges are exclusive of VAT, added at the prevailing rate. If the Customer fails to pay an undisputed sum by the due date, the Supplier may charge interest at four per cent (4%) per annum above the Bank of England base rate.</w:t>
      </w:r>
    </w:p>
    <w:p>
      <w:pPr>
        <w:tabs>
          <w:tab w:val="left" w:pos="620"/>
        </w:tabs>
        <w:spacing w:after="100" w:line="276"/>
        <w:ind w:left="620" w:hanging="620"/>
      </w:pPr>
      <w:r>
        <w:t>6.5	If the Customer disputes an invoice in good faith, it shall pay the undisputed portion by the due date and the Parties shall resolve the disputed portion under clause 17.</w:t>
      </w:r>
    </w:p>
    <w:p>
      <w:pPr>
        <w:keepNext/>
        <w:tabs>
          <w:tab w:val="left" w:pos="620"/>
        </w:tabs>
        <w:spacing w:after="100" w:before="200"/>
      </w:pPr>
      <w:r>
        <w:rPr>
          <w:b/>
          <w:bCs/>
        </w:rPr>
        <w:t>7.	CUSTOMER OBLIGATIONS</w:t>
      </w:r>
    </w:p>
    <w:p>
      <w:pPr>
        <w:tabs>
          <w:tab w:val="left" w:pos="620"/>
        </w:tabs>
        <w:spacing w:after="80" w:line="276"/>
        <w:ind w:left="620" w:hanging="620"/>
      </w:pPr>
      <w:r>
        <w:t>7.1	The Customer shall:</w:t>
      </w:r>
    </w:p>
    <w:p>
      <w:pPr>
        <w:tabs>
          <w:tab w:val="left" w:pos="1180"/>
        </w:tabs>
        <w:spacing w:after="60" w:line="276"/>
        <w:ind w:left="1180" w:hanging="480"/>
      </w:pPr>
      <w:r>
        <w:t>(a)	provide the Supplier with all necessary co-operation, access and Customer Data required to provide the Services;</w:t>
      </w:r>
    </w:p>
    <w:p>
      <w:pPr>
        <w:tabs>
          <w:tab w:val="left" w:pos="1180"/>
        </w:tabs>
        <w:spacing w:after="60" w:line="276"/>
        <w:ind w:left="1180" w:hanging="480"/>
      </w:pPr>
      <w:r>
        <w:t>(b)	ensure the Authorised Users use the Platform in accordance with this Agreement and the Documentation, and be responsible for any breach by an Authorised User;</w:t>
      </w:r>
    </w:p>
    <w:p>
      <w:pPr>
        <w:tabs>
          <w:tab w:val="left" w:pos="1180"/>
        </w:tabs>
        <w:spacing w:after="60" w:line="276"/>
        <w:ind w:left="1180" w:hanging="480"/>
      </w:pPr>
      <w:r>
        <w:t>(c)	be solely responsible for procuring and maintaining its network connections and for all problems arising from its own equipment; and</w:t>
      </w:r>
    </w:p>
    <w:p>
      <w:pPr>
        <w:tabs>
          <w:tab w:val="left" w:pos="1180"/>
        </w:tabs>
        <w:spacing w:after="60" w:line="276"/>
        <w:ind w:left="1180" w:hanging="480"/>
      </w:pPr>
      <w:r>
        <w:t>(d)	ensure it has all necessary rights and consents to provide the Customer Data to the Supplier for processing under this Agreement.</w:t>
      </w:r>
    </w:p>
    <w:p>
      <w:pPr>
        <w:keepNext/>
        <w:tabs>
          <w:tab w:val="left" w:pos="620"/>
        </w:tabs>
        <w:spacing w:after="100" w:before="200"/>
      </w:pPr>
      <w:r>
        <w:rPr>
          <w:b/>
          <w:bCs/>
        </w:rPr>
        <w:t>8.	INTELLECTUAL PROPERTY RIGHTS</w:t>
      </w:r>
    </w:p>
    <w:p>
      <w:pPr>
        <w:tabs>
          <w:tab w:val="left" w:pos="620"/>
        </w:tabs>
        <w:spacing w:after="100" w:line="276"/>
        <w:ind w:left="620" w:hanging="620"/>
      </w:pPr>
      <w:r>
        <w:t>8.1	The Customer acknowledges that all intellectual property rights in the Platform and the Supplier Materials are owned by the Supplier or its licensors. Save for the rights expressly granted, the Customer acquires no rights in the Supplier Materials.</w:t>
      </w:r>
    </w:p>
    <w:p>
      <w:pPr>
        <w:tabs>
          <w:tab w:val="left" w:pos="620"/>
        </w:tabs>
        <w:spacing w:after="100" w:line="276"/>
        <w:ind w:left="620" w:hanging="620"/>
      </w:pPr>
      <w:r>
        <w:t>8.2	The Customer and its licensors retain all intellectual property rights in the Customer Data. The Customer grants the Supplier a non-exclusive licence to use the Customer Data to the extent necessary to provide the Services.</w:t>
      </w:r>
    </w:p>
    <w:p>
      <w:pPr>
        <w:tabs>
          <w:tab w:val="left" w:pos="620"/>
        </w:tabs>
        <w:spacing w:after="100" w:line="276"/>
        <w:ind w:left="620" w:hanging="620"/>
      </w:pPr>
      <w:del w:id="121" w:author="Amelia Hart (Castle &amp; Vane)" w:date="2026-04-03T11:00:00Z">
        <w:r>
          <w:delText>8.3	The Supplier may use anonymised and aggregated data derived from use of the Platform (which does not identify the Customer or any individual) to operate, improve and benchmark the Platform, provided always that such data is irreversibly anonymised and does not constitute Personal Data or Confidential Information of the Customer.</w:delText>
        </w:r>
      </w:del>
      <w:ins w:id="122" w:author="Amelia Hart (Castle &amp; Vane)" w:date="2026-04-03T11:00:00Z">
        <w:r>
          <w:t>8.3	The Supplier shall not use any Customer Data, whether or not anonymised or aggregated, for any purpose other than providing the Services to the Customer without the Customer’s prior written consent.</w:t>
        </w:r>
      </w:ins>
    </w:p>
    <w:p>
      <w:pPr>
        <w:keepNext/>
        <w:tabs>
          <w:tab w:val="left" w:pos="620"/>
        </w:tabs>
        <w:spacing w:after="100" w:before="200"/>
      </w:pPr>
      <w:r>
        <w:rPr>
          <w:b/>
          <w:bCs/>
        </w:rPr>
        <w:t>9.	INTELLECTUAL PROPERTY INDEMNITY</w:t>
      </w:r>
    </w:p>
    <w:p>
      <w:pPr>
        <w:tabs>
          <w:tab w:val="left" w:pos="620"/>
        </w:tabs>
        <w:spacing w:after="100" w:line="276"/>
        <w:ind w:left="620" w:hanging="620"/>
      </w:pPr>
      <w:r>
        <w:t>9.1	The Supplier shall indemnify the Customer against all losses, damages and reasonable costs arising out of any claim that the Customer’s use of the Platform in accordance with this Agreement infringes the intellectual property rights of a third party, subject to clause 11.</w:t>
      </w:r>
    </w:p>
    <w:p>
      <w:pPr>
        <w:tabs>
          <w:tab w:val="left" w:pos="620"/>
        </w:tabs>
        <w:spacing w:after="100" w:line="276"/>
        <w:ind w:left="620" w:hanging="620"/>
      </w:pPr>
      <w:r>
        <w:t>9.2	The indemnity in clause 9.1 shall not apply to the extent the claim arises from the Customer Data, any modification of the Platform not made by the Supplier, or use of the Platform other than in accordance with this Agreement.</w:t>
      </w:r>
    </w:p>
    <w:p>
      <w:pPr>
        <w:keepNext/>
        <w:tabs>
          <w:tab w:val="left" w:pos="620"/>
        </w:tabs>
        <w:spacing w:after="100" w:before="200"/>
      </w:pPr>
      <w:r>
        <w:rPr>
          <w:b/>
          <w:bCs/>
        </w:rPr>
        <w:t>10.	DATA PROTECTION</w:t>
      </w:r>
    </w:p>
    <w:p>
      <w:pPr>
        <w:tabs>
          <w:tab w:val="left" w:pos="620"/>
        </w:tabs>
        <w:spacing w:after="100" w:line="276"/>
        <w:ind w:left="620" w:hanging="620"/>
      </w:pPr>
      <w:r>
        <w:t>10.1	Each Party shall comply with its obligations under the Data Protection Legislation. For the Services, the Customer is the controller and the Supplier is the processor of the Customer Data that constitutes Personal Data.</w:t>
      </w:r>
    </w:p>
    <w:p>
      <w:pPr>
        <w:tabs>
          <w:tab w:val="left" w:pos="620"/>
        </w:tabs>
        <w:spacing w:after="100" w:line="276"/>
        <w:ind w:left="620" w:hanging="620"/>
      </w:pPr>
      <w:r>
        <w:t>10.2	The Supplier shall process the Personal Data only on the documented instructions of the Customer, as set out in Schedule 5 (Data Processing), and shall implement appropriate technical and organisational measures to protect the Personal Data against a Personal Data Breach.</w:t>
      </w:r>
    </w:p>
    <w:p>
      <w:pPr>
        <w:tabs>
          <w:tab w:val="left" w:pos="620"/>
        </w:tabs>
        <w:spacing w:after="100" w:line="276"/>
        <w:ind w:left="620" w:hanging="620"/>
      </w:pPr>
      <w:r>
        <w:t>10.3	The Supplier shall not transfer Personal Data outside the United Kingdom without the prior written consent of the Customer and shall ensure any such transfer is subject to appropriate safeguards under the Data Protection Legislation.</w:t>
      </w:r>
    </w:p>
    <w:p>
      <w:pPr>
        <w:tabs>
          <w:tab w:val="left" w:pos="620"/>
        </w:tabs>
        <w:spacing w:after="100" w:line="276"/>
        <w:ind w:left="620" w:hanging="620"/>
      </w:pPr>
      <w:r>
        <w:t>10.4	The Supplier shall notify the Customer without undue delay, and in any event within forty-eight (48) hours, after becoming aware of a Personal Data Breach affecting the Customer Data.</w:t>
      </w:r>
    </w:p>
    <w:p>
      <w:pPr>
        <w:keepNext/>
        <w:tabs>
          <w:tab w:val="left" w:pos="620"/>
        </w:tabs>
        <w:spacing w:after="100" w:before="200"/>
      </w:pPr>
      <w:r>
        <w:rPr>
          <w:b/>
          <w:bCs/>
        </w:rPr>
        <w:t>11.	LIMITATION OF LIABILITY</w:t>
      </w:r>
    </w:p>
    <w:p>
      <w:pPr>
        <w:tabs>
          <w:tab w:val="left" w:pos="620"/>
        </w:tabs>
        <w:spacing w:after="100" w:line="276"/>
        <w:ind w:left="620" w:hanging="620"/>
      </w:pPr>
      <w:r>
        <w:t>11.1	Nothing in this Agreement limits or excludes either Party’s liability for: (a) death or personal injury caused by negligence; (b) fraud or fraudulent misrepresentation; (c) the Customer’s obligation to pay the Charges; or (d) any liability which cannot lawfully be limited or excluded.</w:t>
      </w:r>
    </w:p>
    <w:p>
      <w:pPr>
        <w:tabs>
          <w:tab w:val="left" w:pos="620"/>
        </w:tabs>
        <w:spacing w:after="100" w:line="276"/>
        <w:ind w:left="620" w:hanging="620"/>
      </w:pPr>
      <w:r>
        <w:t>11.2	Subject to clause 11.1, neither Party shall be liable to the other, whether in contract, tort (including negligence), breach of statutory duty or otherwise, for any loss of profit, loss of revenue, loss of business, loss of anticipated savings, or any indirect or consequential loss.</w:t>
      </w:r>
    </w:p>
    <w:p>
      <w:pPr>
        <w:tabs>
          <w:tab w:val="left" w:pos="620"/>
        </w:tabs>
        <w:spacing w:after="100" w:line="276"/>
        <w:ind w:left="620" w:hanging="620"/>
      </w:pPr>
      <w:r>
        <w:t xml:space="preserve">11.3	Subject to clauses 11.1 and 11.4, the total aggregate liability of each Party arising under or in connection with this Agreement in each contract year shall not exceed an amount equal to </w:t>
      </w:r>
      <w:del w:id="131" w:author="Amelia Hart (Castle &amp; Vane)" w:date="2026-04-03T11:00:00Z">
        <w:r>
          <w:delText>one hundred per cent (100%)</w:delText>
        </w:r>
      </w:del>
      <w:ins w:id="132" w:author="Amelia Hart (Castle &amp; Vane)" w:date="2026-04-03T11:00:00Z">
        <w:r>
          <w:t>two hundred per cent (200%)</w:t>
        </w:r>
      </w:ins>
      <w:r>
        <w:t xml:space="preserve"> of the total Charges paid or payable by the Customer in the twelve (12) months preceding the date on which the claim first arose.</w:t>
      </w:r>
    </w:p>
    <w:p>
      <w:pPr>
        <w:tabs>
          <w:tab w:val="left" w:pos="620"/>
        </w:tabs>
        <w:spacing w:after="100" w:line="276"/>
        <w:ind w:left="620" w:hanging="620"/>
      </w:pPr>
      <w:r>
        <w:t xml:space="preserve">11.4	The limit in clause 11.3 shall not apply to the Supplier’s liability under the indemnity in clause 9 or to either Party’s liability arising from a breach of clause 10 (Data Protection) or clause 12 (Confidentiality), in respect of which the total aggregate liability of the relevant Party shall </w:t>
      </w:r>
      <w:del w:id="141" w:author="Amelia Hart (Castle &amp; Vane)" w:date="2026-04-03T11:00:00Z">
        <w:r>
          <w:delText>not exceed five million pounds (£5,000,000)</w:delText>
        </w:r>
      </w:del>
      <w:ins w:id="142" w:author="Amelia Hart (Castle &amp; Vane)" w:date="2026-04-03T11:00:00Z">
        <w:r>
          <w:t>be unlimited</w:t>
        </w:r>
      </w:ins>
      <w:r>
        <w:t>.</w:t>
      </w:r>
    </w:p>
    <w:p>
      <w:pPr>
        <w:keepNext/>
        <w:tabs>
          <w:tab w:val="left" w:pos="620"/>
        </w:tabs>
        <w:spacing w:after="100" w:before="200"/>
      </w:pPr>
      <w:r>
        <w:rPr>
          <w:b/>
          <w:bCs/>
        </w:rPr>
        <w:t>12.	CONFIDENTIALITY</w:t>
      </w:r>
    </w:p>
    <w:p>
      <w:pPr>
        <w:tabs>
          <w:tab w:val="left" w:pos="620"/>
        </w:tabs>
        <w:spacing w:after="100" w:line="276"/>
        <w:ind w:left="620" w:hanging="620"/>
      </w:pPr>
      <w:r>
        <w:t>12.1	Each Party shall keep the other Party’s Confidential Information confidential and shall not use it except for the purpose of exercising or performing its rights and obligations under this Agreement.</w:t>
      </w:r>
    </w:p>
    <w:p>
      <w:pPr>
        <w:tabs>
          <w:tab w:val="left" w:pos="620"/>
        </w:tabs>
        <w:spacing w:after="100" w:line="276"/>
        <w:ind w:left="620" w:hanging="620"/>
      </w:pPr>
      <w:r>
        <w:t>12.2	The restrictions in clause 12.1 do not apply to information which is or becomes public knowledge other than through breach of this Agreement, was lawfully in the receiving Party’s possession before disclosure, or is required to be disclosed by law or any regulatory authority.</w:t>
      </w:r>
    </w:p>
    <w:p>
      <w:pPr>
        <w:keepNext/>
        <w:tabs>
          <w:tab w:val="left" w:pos="620"/>
        </w:tabs>
        <w:spacing w:after="100" w:before="200"/>
      </w:pPr>
      <w:r>
        <w:rPr>
          <w:b/>
          <w:bCs/>
        </w:rPr>
        <w:t>13.	TERMINATION</w:t>
      </w:r>
    </w:p>
    <w:p>
      <w:pPr>
        <w:tabs>
          <w:tab w:val="left" w:pos="620"/>
        </w:tabs>
        <w:spacing w:after="80" w:line="276"/>
        <w:ind w:left="620" w:hanging="620"/>
      </w:pPr>
      <w:r>
        <w:t>13.1	Either Party may terminate this Agreement with immediate effect by written notice if the other Party:</w:t>
      </w:r>
    </w:p>
    <w:p>
      <w:pPr>
        <w:tabs>
          <w:tab w:val="left" w:pos="1180"/>
        </w:tabs>
        <w:spacing w:after="60" w:line="276"/>
        <w:ind w:left="1180" w:hanging="480"/>
      </w:pPr>
      <w:r>
        <w:t>(a)	commits a material breach which is irremediable or (if remediable) is not remedied within thirty (30) days of written notice;</w:t>
      </w:r>
    </w:p>
    <w:p>
      <w:pPr>
        <w:tabs>
          <w:tab w:val="left" w:pos="1180"/>
        </w:tabs>
        <w:spacing w:after="60" w:line="276"/>
        <w:ind w:left="1180" w:hanging="480"/>
      </w:pPr>
      <w:r>
        <w:t>(b)	repeatedly breaches the terms in a manner that reasonably justifies the opinion that its conduct is inconsistent with an intention or ability to give effect to the terms; or</w:t>
      </w:r>
    </w:p>
    <w:p>
      <w:pPr>
        <w:tabs>
          <w:tab w:val="left" w:pos="1180"/>
        </w:tabs>
        <w:spacing w:after="60" w:line="276"/>
        <w:ind w:left="1180" w:hanging="480"/>
      </w:pPr>
      <w:r>
        <w:t>(c)	is or becomes insolvent, enters administration, has a receiver appointed, or ceases or threatens to cease to carry on business.</w:t>
      </w:r>
    </w:p>
    <w:p>
      <w:pPr>
        <w:tabs>
          <w:tab w:val="left" w:pos="620"/>
        </w:tabs>
        <w:spacing w:after="100" w:line="276"/>
        <w:ind w:left="620" w:hanging="620"/>
      </w:pPr>
      <w:r>
        <w:t xml:space="preserve">13.2	The Customer may terminate this Agreement for convenience on not less than </w:t>
      </w:r>
      <w:del w:id="151" w:author="Amelia Hart (Castle &amp; Vane)" w:date="2026-04-03T11:00:00Z">
        <w:r>
          <w:delText>ninety (90)</w:delText>
        </w:r>
      </w:del>
      <w:ins w:id="152" w:author="Amelia Hart (Castle &amp; Vane)" w:date="2026-04-03T11:00:00Z">
        <w:r>
          <w:t>thirty (30)</w:t>
        </w:r>
      </w:ins>
      <w:r>
        <w:t xml:space="preserve"> days’ written notice</w:t>
      </w:r>
      <w:del w:id="153" w:author="Amelia Hart (Castle &amp; Vane)" w:date="2026-04-03T11:00:00Z">
        <w:r>
          <w:delText xml:space="preserve"> expiring no earlier than the end of the second year of the Initial Term, subject to payment of the early termination charge set out in Schedule 1</w:delText>
        </w:r>
      </w:del>
      <w:r>
        <w:t>.</w:t>
      </w:r>
    </w:p>
    <w:p>
      <w:pPr>
        <w:tabs>
          <w:tab w:val="left" w:pos="620"/>
        </w:tabs>
        <w:spacing w:after="100" w:line="276"/>
        <w:ind w:left="620" w:hanging="620"/>
      </w:pPr>
      <w:r>
        <w:t>13.3	The Customer may terminate this Agreement on thirty (30) days’ written notice if the Supplier fails to meet the availability Service Level for three (3) or more consecutive months.</w:t>
      </w:r>
    </w:p>
    <w:p>
      <w:pPr>
        <w:keepNext/>
        <w:tabs>
          <w:tab w:val="left" w:pos="620"/>
        </w:tabs>
        <w:spacing w:after="100" w:before="200"/>
      </w:pPr>
      <w:r>
        <w:rPr>
          <w:b/>
          <w:bCs/>
        </w:rPr>
        <w:t>14.	CONSEQUENCES OF TERMINATION AND EXIT</w:t>
      </w:r>
    </w:p>
    <w:p>
      <w:pPr>
        <w:tabs>
          <w:tab w:val="left" w:pos="620"/>
        </w:tabs>
        <w:spacing w:after="100" w:line="276"/>
        <w:ind w:left="620" w:hanging="620"/>
      </w:pPr>
      <w:r>
        <w:t>14.1	On expiry or termination, all licences granted under this Agreement shall immediately terminate and the Customer shall cease all use of the Platform.</w:t>
      </w:r>
    </w:p>
    <w:p>
      <w:pPr>
        <w:tabs>
          <w:tab w:val="left" w:pos="620"/>
        </w:tabs>
        <w:spacing w:after="100" w:line="276"/>
        <w:ind w:left="620" w:hanging="620"/>
      </w:pPr>
      <w:r>
        <w:t>14.2	For a period of sixty (60) days following termination, the Supplier shall, at the Customer’s request, provide reasonable exit assistance and return the Customer Data in a commonly used machine-readable format in accordance with the exit plan in Schedule 6. The Supplier shall thereafter securely delete the Customer Data, save to the extent required to be retained by law.</w:t>
      </w:r>
    </w:p>
    <w:p>
      <w:pPr>
        <w:keepNext/>
        <w:tabs>
          <w:tab w:val="left" w:pos="620"/>
        </w:tabs>
        <w:spacing w:after="100" w:before="200"/>
      </w:pPr>
      <w:r>
        <w:rPr>
          <w:b/>
          <w:bCs/>
        </w:rPr>
        <w:t>15.	WARRANTIES</w:t>
      </w:r>
    </w:p>
    <w:p>
      <w:pPr>
        <w:tabs>
          <w:tab w:val="left" w:pos="620"/>
        </w:tabs>
        <w:spacing w:after="80" w:line="276"/>
        <w:ind w:left="620" w:hanging="620"/>
      </w:pPr>
      <w:r>
        <w:t>15.1	The Supplier warrants that:</w:t>
      </w:r>
    </w:p>
    <w:p>
      <w:pPr>
        <w:tabs>
          <w:tab w:val="left" w:pos="1180"/>
        </w:tabs>
        <w:spacing w:after="60" w:line="276"/>
        <w:ind w:left="1180" w:hanging="480"/>
      </w:pPr>
      <w:r>
        <w:t>(a)	the Services will be provided with reasonable skill and care and by suitably qualified personnel;</w:t>
      </w:r>
    </w:p>
    <w:p>
      <w:pPr>
        <w:tabs>
          <w:tab w:val="left" w:pos="1180"/>
        </w:tabs>
        <w:spacing w:after="60" w:line="276"/>
        <w:ind w:left="1180" w:hanging="480"/>
      </w:pPr>
      <w:r>
        <w:t>(b)	the Platform will conform in all material respects to the Specification during the term; and</w:t>
      </w:r>
    </w:p>
    <w:p>
      <w:pPr>
        <w:tabs>
          <w:tab w:val="left" w:pos="1180"/>
        </w:tabs>
        <w:spacing w:after="60" w:line="276"/>
        <w:ind w:left="1180" w:hanging="480"/>
      </w:pPr>
      <w:r>
        <w:t>(c)	it will use commercially reasonable endeavours, consistent with current industry standards, to ensure the Platform is free from material defects and malicious code.</w:t>
      </w:r>
    </w:p>
    <w:p>
      <w:pPr>
        <w:tabs>
          <w:tab w:val="left" w:pos="620"/>
        </w:tabs>
        <w:spacing w:after="100" w:line="276"/>
        <w:ind w:left="620" w:hanging="620"/>
      </w:pPr>
      <w:r>
        <w:t>15.2	Except as expressly stated, all warranties, conditions and terms implied by statute or common law are, to the fullest extent permitted by law, excluded from this Agreement.</w:t>
      </w:r>
    </w:p>
    <w:p>
      <w:pPr>
        <w:keepNext/>
        <w:tabs>
          <w:tab w:val="left" w:pos="620"/>
        </w:tabs>
        <w:spacing w:after="100" w:before="200"/>
      </w:pPr>
      <w:r>
        <w:rPr>
          <w:b/>
          <w:bCs/>
        </w:rPr>
        <w:t>16.	FORCE MAJEURE</w:t>
      </w:r>
    </w:p>
    <w:p>
      <w:pPr>
        <w:tabs>
          <w:tab w:val="left" w:pos="620"/>
        </w:tabs>
        <w:spacing w:after="100" w:line="276"/>
        <w:ind w:left="620" w:hanging="620"/>
      </w:pPr>
      <w:r>
        <w:t>16.1	Neither Party shall be in breach nor liable for any delay or failure to perform if it results from a Force Majeure Event, provided the affected Party notifies the other and uses reasonable endeavours to mitigate. If the Force Majeure Event continues for more than sixty (60) days, either Party may terminate on fifteen (15) days’ written notice.</w:t>
      </w:r>
    </w:p>
    <w:p>
      <w:pPr>
        <w:keepNext/>
        <w:tabs>
          <w:tab w:val="left" w:pos="620"/>
        </w:tabs>
        <w:spacing w:after="100" w:before="200"/>
      </w:pPr>
      <w:r>
        <w:rPr>
          <w:b/>
          <w:bCs/>
        </w:rPr>
        <w:t>17.	DISPUTE RESOLUTION</w:t>
      </w:r>
    </w:p>
    <w:p>
      <w:pPr>
        <w:tabs>
          <w:tab w:val="left" w:pos="620"/>
        </w:tabs>
        <w:spacing w:after="100" w:line="276"/>
        <w:ind w:left="620" w:hanging="620"/>
      </w:pPr>
      <w:r>
        <w:t>17.1	Any dispute shall first be referred to the Commercial Director of the Supplier and the Group Procurement Director of the Customer, who shall attempt to resolve it in good faith within fifteen (15) Business Days.</w:t>
      </w:r>
    </w:p>
    <w:p>
      <w:pPr>
        <w:tabs>
          <w:tab w:val="left" w:pos="620"/>
        </w:tabs>
        <w:spacing w:after="100" w:line="276"/>
        <w:ind w:left="620" w:hanging="620"/>
      </w:pPr>
      <w:r>
        <w:t>17.2	If not resolved under clause 17.1, the Parties shall attempt to settle it by mediation in accordance with the CEDR Model Mediation Procedure before commencing court proceedings. Nothing in this clause prevents a Party from seeking interim injunctive relief.</w:t>
      </w:r>
    </w:p>
    <w:p>
      <w:pPr>
        <w:keepNext/>
        <w:tabs>
          <w:tab w:val="left" w:pos="620"/>
        </w:tabs>
        <w:spacing w:after="100" w:before="200"/>
      </w:pPr>
      <w:r>
        <w:rPr>
          <w:b/>
          <w:bCs/>
        </w:rPr>
        <w:t>18.	GENERAL</w:t>
      </w:r>
    </w:p>
    <w:p>
      <w:pPr>
        <w:tabs>
          <w:tab w:val="left" w:pos="620"/>
        </w:tabs>
        <w:spacing w:after="100" w:line="276"/>
        <w:ind w:left="620" w:hanging="620"/>
      </w:pPr>
      <w:r>
        <w:t>18.1	Assignment. Neither Party may assign, transfer or sub-contract any of its rights or obligations without the prior written consent of the other (not to be unreasonably withheld), save that either Party may assign to an Affiliate or in connection with a transfer of all or substantially all of its business.</w:t>
      </w:r>
    </w:p>
    <w:p>
      <w:pPr>
        <w:tabs>
          <w:tab w:val="left" w:pos="620"/>
        </w:tabs>
        <w:spacing w:after="100" w:line="276"/>
        <w:ind w:left="620" w:hanging="620"/>
      </w:pPr>
      <w:r>
        <w:t>18.2	Entire Agreement. This Agreement, together with its Schedules, constitutes the entire agreement between the Parties and supersedes all previous agreements, understandings and arrangements in respect of its subject matter.</w:t>
      </w:r>
    </w:p>
    <w:p>
      <w:pPr>
        <w:tabs>
          <w:tab w:val="left" w:pos="620"/>
        </w:tabs>
        <w:spacing w:after="100" w:line="276"/>
        <w:ind w:left="620" w:hanging="620"/>
      </w:pPr>
      <w:r>
        <w:t>18.3	Variation. No variation shall be effective unless in writing and signed by or on behalf of each Party.</w:t>
      </w:r>
    </w:p>
    <w:p>
      <w:pPr>
        <w:tabs>
          <w:tab w:val="left" w:pos="620"/>
        </w:tabs>
        <w:spacing w:after="100" w:line="276"/>
        <w:ind w:left="620" w:hanging="620"/>
      </w:pPr>
      <w:r>
        <w:t>18.4	Waiver. No failure or delay to exercise any right or remedy shall constitute a waiver of that or any other right or remedy.</w:t>
      </w:r>
    </w:p>
    <w:p>
      <w:pPr>
        <w:tabs>
          <w:tab w:val="left" w:pos="620"/>
        </w:tabs>
        <w:spacing w:after="100" w:line="276"/>
        <w:ind w:left="620" w:hanging="620"/>
      </w:pPr>
      <w:r>
        <w:t>18.5	Notices. Any notice shall be in writing and delivered by hand, pre-paid first-class post or email to the address of the relevant Party set out in this Agreement or as otherwise notified.</w:t>
      </w:r>
    </w:p>
    <w:p>
      <w:pPr>
        <w:tabs>
          <w:tab w:val="left" w:pos="620"/>
        </w:tabs>
        <w:spacing w:after="100" w:line="276"/>
        <w:ind w:left="620" w:hanging="620"/>
      </w:pPr>
      <w:r>
        <w:t>18.6	Third Party Rights. Save as expressly provided, a person who is not a Party shall have no rights under the Contracts (Rights of Third Parties) Act 1999 to enforce any term.</w:t>
      </w:r>
    </w:p>
    <w:p>
      <w:pPr>
        <w:tabs>
          <w:tab w:val="left" w:pos="620"/>
        </w:tabs>
        <w:spacing w:after="100" w:line="276"/>
        <w:ind w:left="620" w:hanging="620"/>
      </w:pPr>
      <w:r>
        <w:t>18.7	Counterparts. This Agreement may be executed in any number of counterparts, each of which when executed constitutes a duplicate original, but all together constitute one agreement.</w:t>
      </w:r>
    </w:p>
    <w:p>
      <w:pPr>
        <w:tabs>
          <w:tab w:val="left" w:pos="620"/>
        </w:tabs>
        <w:spacing w:after="100" w:line="276"/>
        <w:ind w:left="620" w:hanging="620"/>
      </w:pPr>
      <w:r>
        <w:t>18.8	Governing Law and Jurisdiction. This Agreement and any dispute or claim arising out of or in connection with it shall be governed by the law of England and Wales, and the Parties irrevocably submit to the exclusive jurisdiction of the courts of England and Wales.</w:t>
      </w:r>
    </w:p>
    <w:p>
      <w:pPr>
        <w:pageBreakBefore/>
      </w:pPr>
    </w:p>
    <w:p>
      <w:pPr>
        <w:pStyle w:val="Heading2"/>
      </w:pPr>
      <w:r>
        <w:t xml:space="preserve">EXECUTION</w:t>
      </w:r>
    </w:p>
    <w:p>
      <w:pPr>
        <w:spacing w:after="120" w:line="276"/>
      </w:pPr>
      <w:r>
        <w:t xml:space="preserve">This Agreement has been entered into on the date stated at the beginning of it.</w:t>
      </w:r>
    </w:p>
    <w:p>
      <w:pPr>
        <w:spacing w:after="120" w:line="276"/>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Signed for and on behalf of</w:t>
            </w:r>
          </w:p>
          <w:p>
            <w:r>
              <w:t xml:space="preserve">BRIGHTWATER ANALYTICS LIMITED</w:t>
            </w:r>
          </w:p>
        </w:tc>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Signed for and on behalf of</w:t>
            </w:r>
          </w:p>
          <w:p>
            <w:r>
              <w:t xml:space="preserve">PENNINE MUTUAL INSURANCE PLC</w:t>
            </w:r>
          </w:p>
        </w:tc>
      </w:tr>
      <w:tr>
        <w:trPr>
          <w:tblHeader w:val="false"/>
        </w:trPr>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rPr>
              <w:t xml:space="preserve"/>
            </w:r>
          </w:p>
          <w:p>
            <w:r>
              <w:rPr>
                <w:b w:val="false"/>
                <w:bCs w:val="false"/>
              </w:rPr>
              <w:t xml:space="preserve">Signature: ______________________</w:t>
            </w:r>
          </w:p>
        </w:tc>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rPr>
              <w:t xml:space="preserve"/>
            </w:r>
          </w:p>
          <w:p>
            <w:r>
              <w:rPr>
                <w:b w:val="false"/>
                <w:bCs w:val="false"/>
              </w:rPr>
              <w:t xml:space="preserve">Signature: ______________________</w:t>
            </w:r>
          </w:p>
        </w:tc>
      </w:tr>
      <w:tr>
        <w:trPr>
          <w:tblHeader w:val="false"/>
        </w:trPr>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rPr>
              <w:t xml:space="preserve">Name: Nadia Forsyth</w:t>
            </w:r>
          </w:p>
          <w:p>
            <w:r>
              <w:rPr>
                <w:b w:val="false"/>
                <w:bCs w:val="false"/>
              </w:rPr>
              <w:t xml:space="preserve">Title: Chief Executive Officer</w:t>
            </w:r>
          </w:p>
        </w:tc>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rPr>
              <w:t xml:space="preserve">Name: Catherine Vane</w:t>
            </w:r>
          </w:p>
          <w:p>
            <w:r>
              <w:rPr>
                <w:b w:val="false"/>
                <w:bCs w:val="false"/>
              </w:rPr>
              <w:t xml:space="preserve">Title: Group Procurement Director</w:t>
            </w:r>
          </w:p>
        </w:tc>
      </w:tr>
    </w:tbl>
    <w:p>
      <w:pPr>
        <w:pageBreakBefore/>
      </w:pPr>
    </w:p>
    <w:p>
      <w:pPr>
        <w:pStyle w:val="Heading1"/>
      </w:pPr>
      <w:r>
        <w:t xml:space="preserve">SCHEDULE 1 – COMMERCIAL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b/>
                <w:bCs/>
                <w:color w:val="FFFFFF"/>
              </w:rPr>
              <w:t xml:space="preserve">Item</w:t>
            </w:r>
          </w:p>
        </w:tc>
        <w:tc>
          <w:tcPr>
            <w:tcW w:type="dxa" w:w="61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b/>
                <w:bCs/>
                <w:color w:val="FFFFFF"/>
              </w:rPr>
              <w:t xml:space="preserve">Detail</w:t>
            </w:r>
          </w:p>
        </w:tc>
      </w:tr>
      <w:tr>
        <w:trPr>
          <w:tblHeader w:val="false"/>
        </w:trP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rPr>
              <w:t xml:space="preserve">Authorised Users</w:t>
            </w:r>
          </w:p>
        </w:tc>
        <w:tc>
          <w:tcPr>
            <w:tcW w:type="dxa" w:w="6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rPr>
              <w:t xml:space="preserve">Up to 350 named users; up to 1,200 occasional/read-only users</w:t>
            </w:r>
          </w:p>
        </w:tc>
      </w:tr>
      <w:tr>
        <w:trPr>
          <w:tblHeader w:val="false"/>
        </w:trP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rPr>
              <w:t xml:space="preserve">Customer Affiliates</w:t>
            </w:r>
          </w:p>
        </w:tc>
        <w:tc>
          <w:tcPr>
            <w:tcW w:type="dxa" w:w="6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rPr>
              <w:t xml:space="preserve">Pennine Mutual Claims Services Limited; Dales Mutual Insurance Limited</w:t>
            </w:r>
          </w:p>
        </w:tc>
      </w:tr>
      <w:tr>
        <w:trPr>
          <w:tblHeader w:val="false"/>
        </w:trP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rPr>
              <w:t xml:space="preserve">Implementation fee</w:t>
            </w:r>
          </w:p>
        </w:tc>
        <w:tc>
          <w:tcPr>
            <w:tcW w:type="dxa" w:w="6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rPr>
              <w:t xml:space="preserve">£120,000 (exclusive of VAT), invoiced on signature</w:t>
            </w:r>
          </w:p>
        </w:tc>
      </w:tr>
      <w:tr>
        <w:trPr>
          <w:tblHeader w:val="false"/>
        </w:trP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rPr>
              <w:t xml:space="preserve">Year 1 subscription</w:t>
            </w:r>
          </w:p>
        </w:tc>
        <w:tc>
          <w:tcPr>
            <w:tcW w:type="dxa" w:w="6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rPr>
              <w:t xml:space="preserve">£840,000 (exclusive of VAT)</w:t>
            </w:r>
          </w:p>
        </w:tc>
      </w:tr>
      <w:tr>
        <w:trPr>
          <w:tblHeader w:val="false"/>
        </w:trP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rPr>
              <w:t xml:space="preserve">Year 2 subscription</w:t>
            </w:r>
          </w:p>
        </w:tc>
        <w:tc>
          <w:tcPr>
            <w:tcW w:type="dxa" w:w="6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rPr>
              <w:t xml:space="preserve">£882,000 (exclusive of VAT) – 5% uplift</w:t>
            </w:r>
          </w:p>
        </w:tc>
      </w:tr>
      <w:tr>
        <w:trPr>
          <w:tblHeader w:val="false"/>
        </w:trP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rPr>
              <w:t xml:space="preserve">Year 3 subscription</w:t>
            </w:r>
          </w:p>
        </w:tc>
        <w:tc>
          <w:tcPr>
            <w:tcW w:type="dxa" w:w="6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rPr>
              <w:t xml:space="preserve">£926,100 (exclusive of VAT) – 5% uplift</w:t>
            </w:r>
          </w:p>
        </w:tc>
      </w:tr>
      <w:tr>
        <w:trPr>
          <w:tblHeader w:val="false"/>
        </w:trP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rPr>
              <w:t xml:space="preserve">Payment terms</w:t>
            </w:r>
          </w:p>
        </w:tc>
        <w:tc>
          <w:tcPr>
            <w:tcW w:type="dxa" w:w="6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rPr>
              <w:t xml:space="preserve">30 days from date of invoice</w:t>
            </w:r>
          </w:p>
        </w:tc>
      </w:tr>
      <w:tr>
        <w:trPr>
          <w:tblHeader w:val="false"/>
        </w:trP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rPr>
              <w:t xml:space="preserve">Early termination charge</w:t>
            </w:r>
          </w:p>
        </w:tc>
        <w:tc>
          <w:tcPr>
            <w:tcW w:type="dxa" w:w="6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rPr>
              <w:t xml:space="preserve">50% of the subscription fees that would have fallen due for the remainder of the Initial Term</w:t>
            </w:r>
          </w:p>
        </w:tc>
      </w:tr>
    </w:tbl>
    <w:p>
      <w:pPr>
        <w:pStyle w:val="Heading1"/>
      </w:pPr>
      <w:r>
        <w:t xml:space="preserve">SCHEDULE 2 – IMPLEMENTATION PLAN (summary)</w:t>
      </w:r>
    </w:p>
    <w:p>
      <w:pPr>
        <w:spacing w:after="120" w:line="276"/>
      </w:pPr>
      <w:r>
        <w:t xml:space="preserve">Phase 1 – Mobilisation and data discovery (Weeks 1–3). Phase 2 – Configuration, data-feed integration and model calibration (Weeks 4–10). Phase 3 – User acceptance testing and training (Weeks 11–14). Go-Live targeted for 1 May 2026. Customer Responsibilities: provision of claims data extracts, nominated SME availability, and timely UAT sign-off.</w:t>
      </w:r>
    </w:p>
    <w:p>
      <w:pPr>
        <w:pStyle w:val="Heading1"/>
      </w:pPr>
      <w:r>
        <w:t xml:space="preserve">SCHEDULE 3 – SPECIFICATION (summary)</w:t>
      </w:r>
    </w:p>
    <w:p>
      <w:pPr>
        <w:spacing w:after="120" w:line="276"/>
      </w:pPr>
      <w:r>
        <w:t xml:space="preserve">The Helio Claims Intelligence Platform comprises: a claims triage and segmentation engine; fraud-analytics and SIRA-aligned scoring; reserving and leakage analytics; configurable management-information dashboards; and a secure REST API. Hosted in UK-region data centres on a single-tenant logical environment.</w:t>
      </w:r>
    </w:p>
    <w:p>
      <w:pPr>
        <w:pStyle w:val="Heading1"/>
      </w:pPr>
      <w:r>
        <w:t xml:space="preserve">SCHEDULE 4 – SERVICE LEVELS AND SUPPORT (summary)</w:t>
      </w:r>
    </w:p>
    <w:p>
      <w:pPr>
        <w:spacing w:after="120" w:line="276"/>
      </w:pPr>
      <w:r>
        <w:t xml:space="preserve">Availability target 99.9% per calendar month (excluding Permitted Downtime). Service credits: 2% of monthly subscription per 0.1% below target, capped at 15% of monthly subscription. Support Hours 08:00–18:00 UK business days. Priority 1 response 30 minutes / target resolution 4 hours; Priority 2 response 2 hours / resolution 1 business day.</w:t>
      </w:r>
    </w:p>
    <w:p>
      <w:pPr>
        <w:pStyle w:val="Heading1"/>
      </w:pPr>
      <w:r>
        <w:t xml:space="preserve">SCHEDULE 5 – DATA PROCESSING TERMS (summary)</w:t>
      </w:r>
    </w:p>
    <w:p>
      <w:pPr>
        <w:spacing w:after="120" w:line="276"/>
      </w:pPr>
      <w:r>
        <w:t xml:space="preserve">Subject-matter: provision of the Services. Duration: the term. Nature and purpose: hosting and analytics processing of claims data. Types of Personal Data: claimant identifiers, contact details, claims and policy data. Data subjects: policyholders, claimants and third parties to claims. Processing is carried out on the Customer’s documented instructions; sub-processors are listed in Annex 1 to this Schedule.</w:t>
      </w:r>
    </w:p>
    <w:p>
      <w:pPr>
        <w:pStyle w:val="Heading1"/>
      </w:pPr>
      <w:r>
        <w:t xml:space="preserve">SCHEDULE 6 – EXIT PLAN (summary)</w:t>
      </w:r>
    </w:p>
    <w:p>
      <w:pPr>
        <w:spacing w:after="120" w:line="276"/>
      </w:pPr>
      <w:r>
        <w:t xml:space="preserve">On termination the Supplier shall provide up to 60 days’ exit assistance, export Customer Data in CSV and JSON formats, support knowledge transfer, and securely delete Customer Data on confirmation of successful migration.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2"/>
      </w:pBdr>
      <w:jc w:val="center"/>
    </w:pPr>
    <w:r>
      <w:rPr>
        <w:color w:val="808080"/>
        <w:sz w:val="14"/>
        <w:szCs w:val="14"/>
      </w:rPr>
      <w:t xml:space="preserve">Whitfield Carter LLP — Confidential and may be legally privileged.</w:t>
    </w:r>
  </w:p>
  <w:p>
    <w:pPr>
      <w:jc w:val="center"/>
    </w:pPr>
    <w:r>
      <w:rPr>
        <w:color w:val="808080"/>
        <w:sz w:val="15"/>
        <w:szCs w:val="15"/>
      </w:rPr>
      <w:t xml:space="preserve">WC-00157 – MSA v2 (Castle &amp; Vane redline)   |   Page</w:t>
    </w:r>
    <w:r>
      <w:rPr>
        <w:color w:val="808080"/>
        <w:sz w:val="15"/>
        <w:szCs w:val="15"/>
      </w:rPr>
      <w:fldChar w:fldCharType="begin"/>
      <w:instrText xml:space="preserve">PAGE</w:instrText>
      <w:fldChar w:fldCharType="separate"/>
      <w:fldChar w:fldCharType="end"/>
    </w:r>
    <w:r>
      <w:rPr>
        <w:color w:val="808080"/>
        <w:sz w:val="15"/>
        <w:szCs w:val="15"/>
      </w:rPr>
      <w:t xml:space="preserve"> of </w:t>
    </w:r>
    <w:r>
      <w:rPr>
        <w:color w:val="808080"/>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b/>
        <w:bCs/>
        <w:color w:val="1F3864"/>
        <w:sz w:val="24"/>
        <w:szCs w:val="24"/>
      </w:rPr>
      <w:t xml:space="preserve">Whitfield Carter LLP</w:t>
    </w:r>
  </w:p>
  <w:p>
    <w:pPr>
      <w:pBdr>
        <w:bottom w:val="single" w:color="1F3864" w:sz="6" w:space="2"/>
      </w:pBdr>
      <w:spacing w:after="120"/>
    </w:pPr>
    <w:r>
      <w:rPr>
        <w:color w:val="595959"/>
        <w:sz w:val="16"/>
        <w:szCs w:val="16"/>
      </w:rPr>
      <w:t xml:space="preserve">22 Bishopsgate, London EC2N 4BQ  ·  +44 (0)20 7946 0100</w:t>
    </w:r>
  </w:p>
  <w:p>
    <w:pPr>
      <w:spacing w:after="80"/>
    </w:pPr>
    <w:r>
      <w:rPr>
        <w:color w:val="808080"/>
        <w:sz w:val="16"/>
        <w:szCs w:val="16"/>
      </w:rPr>
      <w:t xml:space="preserve">Master SaaS Agreement – v2 REDLINE (mark-up by Castle &amp; Vane LLP, 3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6"/>
      <w:szCs w:val="26"/>
    </w:rPr>
  </w:style>
  <w:style w:type="paragraph" w:styleId="Heading2">
    <w:name w:val="Heading 2"/>
    <w:basedOn w:val="Normal"/>
    <w:next w:val="Normal"/>
    <w:qFormat/>
    <w:pPr>
      <w:spacing w:after="80" w:before="16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2026-06-27T22:15:36.622Z</dcterms:created>
  <dcterms:modified xsi:type="dcterms:W3CDTF">2026-06-27T22:15:36.622Z</dcterms:modified>
</cp:coreProperties>
</file>

<file path=docProps/custom.xml><?xml version="1.0" encoding="utf-8"?>
<Properties xmlns="http://schemas.openxmlformats.org/officeDocument/2006/custom-properties" xmlns:vt="http://schemas.openxmlformats.org/officeDocument/2006/docPropsVTypes"/>
</file>