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555555"/>
          <w:sz w:val="20"/>
          <w:szCs w:val="20"/>
        </w:rPr>
        <w:t xml:space="preserve">DATED 2025</w:t>
      </w:r>
    </w:p>
    <w:p>
      <w:pPr>
        <w:spacing w:after="600"/>
        <w:jc w:val="center"/>
      </w:pPr>
    </w:p>
    <w:p>
      <w:pPr>
        <w:spacing w:after="120"/>
        <w:jc w:val="center"/>
      </w:pPr>
      <w:r>
        <w:rPr>
          <w:b/>
          <w:bCs/>
          <w:sz w:val="24"/>
          <w:szCs w:val="24"/>
        </w:rPr>
        <w:t xml:space="preserve">(1)  ALDRIDGE BIOMATERIALS LIMITED</w:t>
      </w:r>
    </w:p>
    <w:p>
      <w:pPr>
        <w:spacing w:after="120"/>
        <w:jc w:val="center"/>
      </w:pPr>
      <w:r>
        <w:rPr>
          <w:sz w:val="22"/>
          <w:szCs w:val="22"/>
        </w:rPr>
        <w:t xml:space="preserve">- and -</w:t>
      </w:r>
    </w:p>
    <w:p>
      <w:pPr>
        <w:spacing w:after="600"/>
        <w:jc w:val="center"/>
      </w:pPr>
      <w:r>
        <w:rPr>
          <w:b/>
          <w:bCs/>
          <w:sz w:val="24"/>
          <w:szCs w:val="24"/>
        </w:rPr>
        <w:t xml:space="preserve">(2)  BRANDT PACKAGING SOLUTIONS GMBH</w:t>
      </w:r>
    </w:p>
    <w:p>
      <w:pPr>
        <w:spacing w:after="200"/>
        <w:jc w:val="center"/>
      </w:pPr>
      <w:r>
        <w:t xml:space="preserve">____________________________________________</w:t>
      </w:r>
    </w:p>
    <w:p>
      <w:pPr>
        <w:spacing w:after="80"/>
        <w:jc w:val="center"/>
      </w:pPr>
      <w:r>
        <w:rPr>
          <w:b/>
          <w:bCs/>
          <w:sz w:val="30"/>
          <w:szCs w:val="30"/>
        </w:rPr>
        <w:t xml:space="preserve">PATENT LICENCE AGREEMENT</w:t>
      </w:r>
    </w:p>
    <w:p>
      <w:pPr>
        <w:spacing w:after="200"/>
        <w:jc w:val="center"/>
      </w:pPr>
      <w:r>
        <w:rPr>
          <w:i/>
          <w:iCs/>
          <w:sz w:val="20"/>
          <w:szCs w:val="20"/>
        </w:rPr>
        <w:t xml:space="preserve">relating to the AB-COAT™ bio-based barrier coating patent family</w:t>
      </w:r>
    </w:p>
    <w:p>
      <w:pPr>
        <w:spacing w:after="600"/>
        <w:jc w:val="center"/>
      </w:pPr>
      <w:r>
        <w:t xml:space="preserve">____________________________________________</w:t>
      </w:r>
    </w:p>
    <w:p>
      <w:pPr>
        <w:spacing w:after="200"/>
        <w:jc w:val="center"/>
      </w:pPr>
      <w:r>
        <w:rPr>
          <w:b/>
          <w:bCs/>
          <w:color w:val="555555"/>
          <w:sz w:val="20"/>
          <w:szCs w:val="20"/>
        </w:rPr>
        <w:t xml:space="preserve">V1 — DRAFT</w:t>
      </w:r>
    </w:p>
    <w:p>
      <w:pPr>
        <w:spacing w:after="200"/>
        <w:jc w:val="center"/>
      </w:pPr>
      <w:r>
        <w:rPr>
          <w:color w:val="777777"/>
          <w:sz w:val="16"/>
          <w:szCs w:val="16"/>
        </w:rPr>
        <w:t xml:space="preserve">Whitfield Carter LLP, 22 Bishopsgate, London EC2N 4BQ</w:t>
      </w:r>
    </w:p>
    <w:p>
      <w:r>
        <w:br w:type="page"/>
      </w:r>
    </w:p>
    <w:p>
      <w:pPr>
        <w:pStyle w:val="Heading1"/>
        <w:spacing w:after="120" w:before="260"/>
      </w:pPr>
      <w:r>
        <w:rPr>
          <w:b/>
          <w:bCs/>
          <w:sz w:val="24"/>
          <w:szCs w:val="24"/>
        </w:rPr>
        <w:t xml:space="preserve">.   THIS AGREEMENT is dated 2025</w:t>
      </w:r>
    </w:p>
    <w:p>
      <w:pPr>
        <w:spacing w:after="80" w:before="120"/>
      </w:pPr>
      <w:r>
        <w:t xml:space="preserve">PARTIES</w:t>
      </w:r>
    </w:p>
    <w:p>
      <w:pPr>
        <w:spacing w:after="80"/>
      </w:pPr>
      <w:r>
        <w:rPr>
          <w:b/>
          <w:bCs/>
        </w:rPr>
        <w:t xml:space="preserve">PARTIES</w:t>
      </w:r>
    </w:p>
    <w:p>
      <w:pPr>
        <w:spacing w:after="120" w:line="264"/>
        <w:ind w:left="720" w:hanging="720"/>
      </w:pPr>
      <w:r>
        <w:t xml:space="preserve">(1)	</w:t>
      </w:r>
      <w:r>
        <w:t xml:space="preserve">ALDRIDGE BIOMATERIALS LIMITED, a company incorporated in England and Wales with registered number 13884201 whose registered office is at Unit 7, Granta Park, Cambridge CB21 6GP (</w:t>
      </w:r>
      <w:r>
        <w:rPr>
          <w:b/>
          <w:bCs/>
        </w:rPr>
        <w:t xml:space="preserve">Licensor</w:t>
      </w:r>
      <w:r>
        <w:t xml:space="preserve">);</w:t>
      </w:r>
    </w:p>
    <w:p>
      <w:pPr>
        <w:spacing w:after="120" w:line="264"/>
        <w:ind w:left="720" w:hanging="720"/>
      </w:pPr>
      <w:r>
        <w:t xml:space="preserve">(2)	</w:t>
      </w:r>
      <w:r>
        <w:t xml:space="preserve">BRANDT PACKAGING SOLUTIONS GMBH, a company incorporated in Germany with registered number HRB 204417 (Amtsgericht Düsseldorf) whose registered office is at Industriestraße 14, 40724 Hilden, Germany (</w:t>
      </w:r>
      <w:r>
        <w:rPr>
          <w:b/>
          <w:bCs/>
        </w:rPr>
        <w:t xml:space="preserve">Licensee</w:t>
      </w:r>
      <w:r>
        <w:t xml:space="preserve">).</w:t>
      </w:r>
    </w:p>
    <w:p>
      <w:pPr>
        <w:spacing w:after="80" w:before="160"/>
      </w:pPr>
      <w:r>
        <w:rPr>
          <w:b/>
          <w:bCs/>
        </w:rPr>
        <w:t xml:space="preserve">BACKGROUND</w:t>
      </w:r>
    </w:p>
    <w:p>
      <w:pPr>
        <w:spacing w:after="120" w:line="264"/>
        <w:ind w:left="720" w:hanging="720"/>
      </w:pPr>
      <w:r>
        <w:t xml:space="preserve">(A)	</w:t>
      </w:r>
      <w:r>
        <w:t xml:space="preserve">The Licensor has developed and owns certain patents and patent applications relating to bio-based oxygen- and grease-barrier coatings for flexible packaging substrates, marketed under the AB-COAT™ brand, particulars of which are set out in Schedule 1 (the Licensed Patents).</w:t>
      </w:r>
    </w:p>
    <w:p>
      <w:pPr>
        <w:spacing w:after="120" w:line="264"/>
        <w:ind w:left="720" w:hanging="720"/>
      </w:pPr>
      <w:r>
        <w:t xml:space="preserve">(B)	</w:t>
      </w:r>
      <w:r>
        <w:t xml:space="preserve">The Licensee manufactures and supplies flexible packaging materials and wishes to acquire a licence under the Licensed Patents to develop, manufacture and sell coated packaging products in the Field and the Territory on the terms of this Agreement.</w:t>
      </w:r>
    </w:p>
    <w:p>
      <w:pPr>
        <w:spacing w:after="120" w:line="264"/>
        <w:ind w:left="720" w:hanging="720"/>
      </w:pPr>
      <w:r>
        <w:t xml:space="preserve">(C)	</w:t>
      </w:r>
      <w:r>
        <w:t xml:space="preserve">The Licensor is willing to grant such a licence on the terms and subject to the conditions set out in this Agreement.</w:t>
      </w:r>
    </w:p>
    <w:p>
      <w:pPr>
        <w:spacing w:after="120" w:before="160"/>
      </w:pPr>
      <w:r>
        <w:rPr>
          <w:b/>
          <w:bCs/>
        </w:rPr>
        <w:t xml:space="preserve">AGREED TERMS</w:t>
      </w:r>
    </w:p>
    <w:p>
      <w:pPr>
        <w:pStyle w:val="Heading1"/>
        <w:spacing w:after="120" w:before="260"/>
      </w:pPr>
      <w:r>
        <w:rPr>
          <w:b/>
          <w:bCs/>
          <w:sz w:val="24"/>
          <w:szCs w:val="24"/>
        </w:rPr>
        <w:t xml:space="preserve">1.   Definitions and Interpretation</w:t>
      </w:r>
    </w:p>
    <w:p>
      <w:pPr>
        <w:spacing w:after="120" w:line="264"/>
        <w:ind w:left="720" w:hanging="720"/>
      </w:pPr>
      <w:r>
        <w:t xml:space="preserve">1.1	</w:t>
      </w:r>
      <w:r>
        <w:t xml:space="preserve">In this Agreement, the following definitions apply:</w:t>
      </w:r>
    </w:p>
    <w:p>
      <w:pPr>
        <w:spacing w:after="100" w:line="264"/>
        <w:ind w:left="720" w:hanging="0"/>
      </w:pPr>
      <w:r>
        <w:rPr>
          <w:b/>
          <w:bCs/>
        </w:rPr>
        <w:t xml:space="preserve">Affiliate </w:t>
      </w:r>
      <w:r>
        <w:t xml:space="preserve">means in relation to a party, any entity that directly or indirectly controls, is controlled by, or is under common control with, that party, where “control” means the ownership of more than 50% of the voting share capital.</w:t>
      </w:r>
    </w:p>
    <w:p>
      <w:pPr>
        <w:spacing w:after="100" w:line="264"/>
        <w:ind w:left="720" w:hanging="0"/>
      </w:pPr>
      <w:r>
        <w:rPr>
          <w:b/>
          <w:bCs/>
        </w:rPr>
        <w:t xml:space="preserve">Commencement Date </w:t>
      </w:r>
      <w:r>
        <w:t xml:space="preserve">means the date of this Agreement.</w:t>
      </w:r>
    </w:p>
    <w:p>
      <w:pPr>
        <w:spacing w:after="100" w:line="264"/>
        <w:ind w:left="720" w:hanging="0"/>
      </w:pPr>
      <w:r>
        <w:rPr>
          <w:b/>
          <w:bCs/>
        </w:rPr>
        <w:t xml:space="preserve">Field </w:t>
      </w:r>
      <w:r>
        <w:t xml:space="preserve">means the development, manufacture, use and sale of compostable and recyclable flexible packaging films and laminates for food and consumer-goods applications (the Compostable Flexible Packaging field).</w:t>
      </w:r>
    </w:p>
    <w:p>
      <w:pPr>
        <w:spacing w:after="100" w:line="264"/>
        <w:ind w:left="720" w:hanging="0"/>
      </w:pPr>
      <w:r>
        <w:rPr>
          <w:b/>
          <w:bCs/>
        </w:rPr>
        <w:t xml:space="preserve">Improvement </w:t>
      </w:r>
      <w:r>
        <w:t xml:space="preserve">means any improvement, modification, enhancement or development of any invention claimed in the Licensed Patents that is conceived or reduced to practice during the Term.</w:t>
      </w:r>
    </w:p>
    <w:p>
      <w:pPr>
        <w:spacing w:after="100" w:line="264"/>
        <w:ind w:left="720" w:hanging="0"/>
      </w:pPr>
      <w:r>
        <w:rPr>
          <w:b/>
          <w:bCs/>
        </w:rPr>
        <w:t xml:space="preserve">Licensed Products </w:t>
      </w:r>
      <w:r>
        <w:t xml:space="preserve">means any product that is developed, manufactured, used or sold by the Licensee (or its permitted sub-licensees) the manufacture, use or sale of which would, but for the licence granted under this Agreement, infringe a Valid Claim of the Licensed Patents.</w:t>
      </w:r>
    </w:p>
    <w:p>
      <w:pPr>
        <w:spacing w:after="100" w:line="264"/>
        <w:ind w:left="720" w:hanging="0"/>
      </w:pPr>
      <w:r>
        <w:rPr>
          <w:b/>
          <w:bCs/>
        </w:rPr>
        <w:t xml:space="preserve">Minimum Annual Royalty </w:t>
      </w:r>
      <w:r>
        <w:t xml:space="preserve">means the minimum royalty amounts set out in clause 5.4.</w:t>
      </w:r>
    </w:p>
    <w:p>
      <w:pPr>
        <w:spacing w:after="100" w:line="264"/>
        <w:ind w:left="720" w:hanging="0"/>
      </w:pPr>
      <w:r>
        <w:rPr>
          <w:b/>
          <w:bCs/>
        </w:rPr>
        <w:t xml:space="preserve">Net Sales </w:t>
      </w:r>
      <w:r>
        <w:t xml:space="preserve">means the gross amounts invoiced by the Licensee and its sub-licensees for Licensed Products sold to third parties, less the deductions set out in Schedule 3 (returns, trade discounts, VAT and other sales taxes, and carriage).</w:t>
      </w:r>
    </w:p>
    <w:p>
      <w:pPr>
        <w:spacing w:after="100" w:line="264"/>
        <w:ind w:left="720" w:hanging="0"/>
      </w:pPr>
      <w:r>
        <w:rPr>
          <w:b/>
          <w:bCs/>
        </w:rPr>
        <w:t xml:space="preserve">Quarter </w:t>
      </w:r>
      <w:r>
        <w:t xml:space="preserve">means each period of three months ending on 31 March, 30 June, 30 September and 31 December.</w:t>
      </w:r>
    </w:p>
    <w:p>
      <w:pPr>
        <w:spacing w:after="100" w:line="264"/>
        <w:ind w:left="720" w:hanging="0"/>
      </w:pPr>
      <w:r>
        <w:rPr>
          <w:b/>
          <w:bCs/>
        </w:rPr>
        <w:t xml:space="preserve">Royalty Rate </w:t>
      </w:r>
      <w:r>
        <w:t xml:space="preserve">means the percentage rate set out in clause 5.2.</w:t>
      </w:r>
    </w:p>
    <w:p>
      <w:pPr>
        <w:spacing w:after="100" w:line="264"/>
        <w:ind w:left="720" w:hanging="0"/>
      </w:pPr>
      <w:r>
        <w:rPr>
          <w:b/>
          <w:bCs/>
        </w:rPr>
        <w:t xml:space="preserve">Term </w:t>
      </w:r>
      <w:r>
        <w:t xml:space="preserve">means the period from the Commencement Date until expiry, lapse or revocation of the last to expire of the Licensed Patents, unless terminated earlier in accordance with clause 13.</w:t>
      </w:r>
    </w:p>
    <w:p>
      <w:pPr>
        <w:spacing w:after="100" w:line="264"/>
        <w:ind w:left="720" w:hanging="0"/>
      </w:pPr>
      <w:r>
        <w:rPr>
          <w:b/>
          <w:bCs/>
        </w:rPr>
        <w:t xml:space="preserve">Valid Claim </w:t>
      </w:r>
      <w:r>
        <w:t xml:space="preserve">means a claim of an issued and unexpired Licensed Patent that has not been held invalid or unenforceable by a court or tribunal of competent jurisdiction from which no appeal can be taken.</w:t>
      </w:r>
    </w:p>
    <w:p>
      <w:pPr>
        <w:spacing w:after="120" w:line="264"/>
        <w:ind w:left="720" w:hanging="720"/>
      </w:pPr>
      <w:r>
        <w:t xml:space="preserve">1.2	</w:t>
      </w:r>
      <w:r>
        <w:t xml:space="preserve">Clause and Schedule headings do not affect interpretation. A reference to a clause or Schedule is to a clause of, or Schedule to, this Agreement.</w:t>
      </w:r>
    </w:p>
    <w:p>
      <w:pPr>
        <w:spacing w:after="120" w:line="264"/>
        <w:ind w:left="720" w:hanging="720"/>
      </w:pPr>
      <w:r>
        <w:t xml:space="preserve">1.3	</w:t>
      </w:r>
      <w:r>
        <w:t xml:space="preserve">The Schedules form part of this Agreement and have effect as if set out in full in the body of this Agreement.</w:t>
      </w:r>
    </w:p>
    <w:p>
      <w:pPr>
        <w:spacing w:after="120" w:line="264"/>
        <w:ind w:left="720" w:hanging="720"/>
      </w:pPr>
      <w:r>
        <w:t xml:space="preserve">1.4	</w:t>
      </w:r>
      <w:r>
        <w:t xml:space="preserve">A reference to writing or written includes email.</w:t>
      </w:r>
    </w:p>
    <w:p>
      <w:pPr>
        <w:pStyle w:val="Heading1"/>
        <w:spacing w:after="120" w:before="260"/>
      </w:pPr>
      <w:r>
        <w:rPr>
          <w:b/>
          <w:bCs/>
          <w:sz w:val="24"/>
          <w:szCs w:val="24"/>
        </w:rPr>
        <w:t xml:space="preserve">2.   Grant of Licence</w:t>
      </w:r>
    </w:p>
    <w:p>
      <w:pPr>
        <w:spacing w:after="120" w:line="264"/>
        <w:ind w:left="720" w:hanging="720"/>
      </w:pPr>
      <w:r>
        <w:t xml:space="preserve">2.1	</w:t>
      </w:r>
      <w:r>
        <w:t xml:space="preserve">In consideration of the payments to be made under clause 5, the Licensor grants to the Licensee, with effect from the Commencement Date, an exclusive, non-transferable licence under the Licensed Patents to develop, manufacture, use and sell Licensed Products in the Field in </w:t>
      </w:r>
      <w:del w:id="5000" w:author="James Osei (Whitfield Carter LLP)" w:date="2025-11-21T16:05:00Z">
        <w:r>
          <w:rPr>
            <w:b w:val="false"/>
            <w:bCs w:val="false"/>
          </w:rPr>
          <w:delText xml:space="preserve">worldwide, excluding the United States, Canada and Mexico</w:delText>
        </w:r>
      </w:del>
      <w:ins w:id="5001" w:author="James Osei (Whitfield Carter LLP)" w:date="2025-11-21T16:05:00Z">
        <w:r>
          <w:rPr>
            <w:b w:val="false"/>
            <w:bCs w:val="false"/>
          </w:rPr>
          <w:t xml:space="preserve">the European Economic Area, the United Kingdom and Switzerland</w:t>
        </w:r>
      </w:ins>
      <w:r>
        <w:t xml:space="preserve"> (the Territory), subject to the terms of this Agreement.</w:t>
      </w:r>
    </w:p>
    <w:p>
      <w:pPr>
        <w:spacing w:after="120" w:line="264"/>
        <w:ind w:left="720" w:hanging="720"/>
      </w:pPr>
      <w:r>
        <w:t xml:space="preserve">2.2	</w:t>
      </w:r>
      <w:r>
        <w:t xml:space="preserve">The licence granted under clause 2.1 is exclusive in the Field, such that the Licensor shall not, during the Term, grant any licence under the Licensed Patents to any third party, nor itself exploit the Licensed Patents, in the Field in the Territory, save for the reservation in clause 2.4.</w:t>
      </w:r>
    </w:p>
    <w:p>
      <w:pPr>
        <w:spacing w:after="120" w:line="264"/>
        <w:ind w:left="720" w:hanging="720"/>
      </w:pPr>
      <w:r>
        <w:t xml:space="preserve">2.3	</w:t>
      </w:r>
      <w:r>
        <w:t xml:space="preserve">The Licensee may grant sub-licences of its rights under this Agreement to its Affiliates and, with the prior written consent of the Licensor (not to be unreasonably withheld), to third-party contract manufacturers, provided that the Licensee remains liable for the acts and omissions of its sub-licensees.</w:t>
      </w:r>
    </w:p>
    <w:p>
      <w:pPr>
        <w:spacing w:after="120" w:line="264"/>
        <w:ind w:left="720" w:hanging="720"/>
      </w:pPr>
      <w:r>
        <w:t xml:space="preserve">2.4	</w:t>
      </w:r>
      <w:r>
        <w:t xml:space="preserve">The Licensor reserves the right to use, and to license others to use, the Licensed Patents outside the Field and outside the Territory, and to use the Licensed Patents for internal research and development purposes.</w:t>
      </w:r>
    </w:p>
    <w:p>
      <w:pPr>
        <w:spacing w:after="120" w:line="264"/>
        <w:ind w:left="720" w:hanging="720"/>
      </w:pPr>
      <w:r>
        <w:t xml:space="preserve">2.5	</w:t>
      </w:r>
      <w:r>
        <w:t xml:space="preserve">No licence is granted under this Agreement other than as expressly set out in this clause 2. The Licensee acquires no right, title or interest in the Licensed Patents save the right to use them in accordance with this Agreement.</w:t>
      </w:r>
    </w:p>
    <w:p>
      <w:pPr>
        <w:pStyle w:val="Heading1"/>
        <w:spacing w:after="120" w:before="260"/>
      </w:pPr>
      <w:r>
        <w:rPr>
          <w:b/>
          <w:bCs/>
          <w:sz w:val="24"/>
          <w:szCs w:val="24"/>
        </w:rPr>
        <w:t xml:space="preserve">3.   Improvements</w:t>
      </w:r>
    </w:p>
    <w:p>
      <w:pPr>
        <w:spacing w:after="120" w:line="264"/>
        <w:ind w:left="720" w:hanging="720"/>
      </w:pPr>
      <w:r>
        <w:t xml:space="preserve">3.1	</w:t>
      </w:r>
      <w:r>
        <w:t xml:space="preserve">Each party shall promptly disclose to the other in writing any Improvement it makes during the Term.</w:t>
      </w:r>
    </w:p>
    <w:p>
      <w:pPr>
        <w:spacing w:after="120" w:line="264"/>
        <w:ind w:left="720" w:hanging="720"/>
      </w:pPr>
      <w:r>
        <w:t xml:space="preserve">3.2	</w:t>
      </w:r>
      <w:r>
        <w:t xml:space="preserve">Any Improvement made solely by the Licensor shall be owned by the Licensor and shall, if patentable and within the Field, be deemed added to the Licensed Patents at no additional consideration.</w:t>
      </w:r>
    </w:p>
    <w:p>
      <w:pPr>
        <w:spacing w:after="120" w:line="264"/>
        <w:ind w:left="720" w:hanging="720"/>
      </w:pPr>
      <w:r>
        <w:t xml:space="preserve">3.3	</w:t>
      </w:r>
      <w:r>
        <w:t xml:space="preserve">Any Improvement made solely by the Licensee shall be owned by the Licensee, which hereby grants the Licensor a non-exclusive, royalty-free, worldwide licence to use such Improvement outside the Field.</w:t>
      </w:r>
    </w:p>
    <w:p>
      <w:pPr>
        <w:pStyle w:val="Heading1"/>
        <w:spacing w:after="120" w:before="260"/>
      </w:pPr>
      <w:r>
        <w:rPr>
          <w:b/>
          <w:bCs/>
          <w:sz w:val="24"/>
          <w:szCs w:val="24"/>
        </w:rPr>
        <w:t xml:space="preserve">4.   Technology Transfer and Technical Assistance</w:t>
      </w:r>
    </w:p>
    <w:p>
      <w:pPr>
        <w:spacing w:after="120" w:line="264"/>
        <w:ind w:left="720" w:hanging="720"/>
      </w:pPr>
      <w:r>
        <w:t xml:space="preserve">4.1	</w:t>
      </w:r>
      <w:r>
        <w:t xml:space="preserve">Within 30 days of the Commencement Date the Licensor shall deliver to the Licensee the technical package described in Schedule 2, comprising coating formulations, application parameters and quality-control protocols reasonably necessary to enable the Licensee to manufacture Licensed Products.</w:t>
      </w:r>
    </w:p>
    <w:p>
      <w:pPr>
        <w:spacing w:after="120" w:line="264"/>
        <w:ind w:left="720" w:hanging="720"/>
      </w:pPr>
      <w:r>
        <w:t xml:space="preserve">4.2	</w:t>
      </w:r>
      <w:r>
        <w:t xml:space="preserve">The Licensor shall provide up to 15 person-days of technical assistance at the Licensee's facilities during the first 12 months at no additional charge; further assistance shall be charged at the Licensor's standard day rate of £1,200 per person-day plus reasonable expenses.</w:t>
      </w:r>
    </w:p>
    <w:p>
      <w:pPr>
        <w:pStyle w:val="Heading1"/>
        <w:spacing w:after="120" w:before="260"/>
      </w:pPr>
      <w:r>
        <w:rPr>
          <w:b/>
          <w:bCs/>
          <w:sz w:val="24"/>
          <w:szCs w:val="24"/>
        </w:rPr>
        <w:t xml:space="preserve">5.   Royalties and Payment</w:t>
      </w:r>
    </w:p>
    <w:p>
      <w:pPr>
        <w:spacing w:after="120" w:line="264"/>
        <w:ind w:left="720" w:hanging="720"/>
      </w:pPr>
      <w:r>
        <w:t xml:space="preserve">5.1	</w:t>
      </w:r>
      <w:r>
        <w:t xml:space="preserve">In consideration of the grant of the licence, the Licensee shall pay the Licensor a non-refundable, non-creditable upfront fee of </w:t>
      </w:r>
      <w:r>
        <w:rPr>
          <w:b/>
          <w:bCs/>
        </w:rPr>
        <w:t xml:space="preserve">£1,250,000</w:t>
      </w:r>
      <w:r>
        <w:t xml:space="preserve"> within 10 Business Days of the Commencement Date.</w:t>
      </w:r>
    </w:p>
    <w:p>
      <w:pPr>
        <w:spacing w:after="120" w:line="264"/>
        <w:ind w:left="720" w:hanging="720"/>
      </w:pPr>
      <w:r>
        <w:t xml:space="preserve">5.2	</w:t>
      </w:r>
      <w:r>
        <w:t xml:space="preserve">The Licensee shall pay the Licensor a running royalty of </w:t>
      </w:r>
      <w:del w:id="5010" w:author="James Osei (Whitfield Carter LLP)" w:date="2025-11-21T16:05:00Z">
        <w:r>
          <w:rPr>
            <w:b/>
            <w:bCs/>
          </w:rPr>
          <w:delText xml:space="preserve">4.0%</w:delText>
        </w:r>
      </w:del>
      <w:ins w:id="5011" w:author="James Osei (Whitfield Carter LLP)" w:date="2025-11-21T16:05:00Z">
        <w:r>
          <w:rPr>
            <w:b/>
            <w:bCs/>
          </w:rPr>
          <w:t xml:space="preserve">5.0%</w:t>
        </w:r>
      </w:ins>
      <w:r>
        <w:t xml:space="preserve"> of Net Sales of Licensed Products (the Royalty Rate).</w:t>
      </w:r>
    </w:p>
    <w:p>
      <w:pPr>
        <w:spacing w:after="120" w:line="264"/>
        <w:ind w:left="720" w:hanging="720"/>
      </w:pPr>
      <w:r>
        <w:t xml:space="preserve">5.3	</w:t>
      </w:r>
      <w:r>
        <w:t xml:space="preserve">Royalties shall accrue on the date of invoice of each Licensed Product and shall be paid quarterly in arrears within 30 days of the end of each Quarter, accompanied by the royalty report described in clause 6.</w:t>
      </w:r>
    </w:p>
    <w:p>
      <w:pPr>
        <w:spacing w:after="120" w:line="264"/>
        <w:ind w:left="720" w:hanging="720"/>
      </w:pPr>
      <w:r>
        <w:t xml:space="preserve">5.4	</w:t>
      </w:r>
      <w:r>
        <w:t xml:space="preserve">The Licensee shall pay the following Minimum Annual Royalty, creditable against running royalties accruing in the same contract year: £150,000 in contract year 1; £350,000 in contract year 2; and £500,000 in each subsequent contract year. If running royalties in any contract year are less than the Minimum Annual Royalty, the Licensee shall pay the shortfall within 30 days of the year end.</w:t>
      </w:r>
    </w:p>
    <w:p>
      <w:pPr>
        <w:spacing w:after="120" w:line="264"/>
        <w:ind w:left="720" w:hanging="720"/>
      </w:pPr>
      <w:r>
        <w:t xml:space="preserve">5.5	</w:t>
      </w:r>
      <w:r>
        <w:t xml:space="preserve">All sums are exclusive of VAT and shall be paid in pounds sterling by electronic transfer to the account notified by the Licensor. Late payments shall bear interest at 4% per annum above the base rate of Barclays Bank plc from time to time.</w:t>
      </w:r>
    </w:p>
    <w:p>
      <w:pPr>
        <w:spacing w:after="120" w:line="264"/>
        <w:ind w:left="720" w:hanging="720"/>
      </w:pPr>
      <w:r>
        <w:t xml:space="preserve">5.6	</w:t>
      </w:r>
      <w:r>
        <w:t xml:space="preserve">If the Licensee is required by law to withhold tax from any payment, the parties shall co-operate to obtain the benefit of any applicable double-taxation treaty between the United Kingdom and Germany.</w:t>
      </w:r>
    </w:p>
    <w:p>
      <w:pPr>
        <w:pStyle w:val="Heading1"/>
        <w:spacing w:after="120" w:before="260"/>
      </w:pPr>
      <w:r>
        <w:rPr>
          <w:b/>
          <w:bCs/>
          <w:sz w:val="24"/>
          <w:szCs w:val="24"/>
        </w:rPr>
        <w:t xml:space="preserve">6.   Records, Reports and Audit</w:t>
      </w:r>
    </w:p>
    <w:p>
      <w:pPr>
        <w:spacing w:after="120" w:line="264"/>
        <w:ind w:left="720" w:hanging="720"/>
      </w:pPr>
      <w:r>
        <w:t xml:space="preserve">6.1	</w:t>
      </w:r>
      <w:r>
        <w:t xml:space="preserve">The Licensee shall keep complete and accurate records of all Licensed Products manufactured and sold sufficient to verify the royalties payable, and shall retain such records for six years.</w:t>
      </w:r>
    </w:p>
    <w:p>
      <w:pPr>
        <w:spacing w:after="120" w:line="264"/>
        <w:ind w:left="720" w:hanging="720"/>
      </w:pPr>
      <w:r>
        <w:t xml:space="preserve">6.2	</w:t>
      </w:r>
      <w:r>
        <w:t xml:space="preserve">With each quarterly payment the Licensee shall provide a report showing, by Licensed Product, the quantity sold, gross invoiced amounts, deductions, Net Sales and royalties due.</w:t>
      </w:r>
    </w:p>
    <w:p>
      <w:pPr>
        <w:spacing w:after="120" w:line="264"/>
        <w:ind w:left="720" w:hanging="720"/>
      </w:pPr>
      <w:r>
        <w:t xml:space="preserve">6.3	</w:t>
      </w:r>
      <w:r>
        <w:t xml:space="preserve">The Licensor may, on not less than 10 Business Days' notice and not more than once in any 12-month period, appoint an independent chartered accountant to audit the Licensee's records. The cost of the audit shall be borne by the Licensor unless the audit reveals an underpayment exceeding 5%, in which case the Licensee shall bear the reasonable cost and pay the shortfall with interest.</w:t>
      </w:r>
    </w:p>
    <w:p>
      <w:pPr>
        <w:pStyle w:val="Heading1"/>
        <w:spacing w:after="120" w:before="260"/>
      </w:pPr>
      <w:r>
        <w:rPr>
          <w:b/>
          <w:bCs/>
          <w:sz w:val="24"/>
          <w:szCs w:val="24"/>
        </w:rPr>
        <w:t xml:space="preserve">7.   Prosecution, Maintenance and Marking</w:t>
      </w:r>
    </w:p>
    <w:p>
      <w:pPr>
        <w:spacing w:after="120" w:line="264"/>
        <w:ind w:left="720" w:hanging="720"/>
      </w:pPr>
      <w:r>
        <w:t xml:space="preserve">7.1	</w:t>
      </w:r>
      <w:r>
        <w:t xml:space="preserve">The Licensor shall, at its own cost, prosecute and maintain the Licensed Patents and shall not abandon any Licensed Patent in the Territory without first offering the Licensee the opportunity to assume responsibility for it.</w:t>
      </w:r>
    </w:p>
    <w:p>
      <w:pPr>
        <w:spacing w:after="120" w:line="264"/>
        <w:ind w:left="720" w:hanging="720"/>
      </w:pPr>
      <w:r>
        <w:t xml:space="preserve">7.2	</w:t>
      </w:r>
      <w:r>
        <w:t xml:space="preserve">The Licensee shall mark all Licensed Products with appropriate patent notices in accordance with the laws of the country of sale.</w:t>
      </w:r>
    </w:p>
    <w:p>
      <w:pPr>
        <w:pStyle w:val="Heading1"/>
        <w:spacing w:after="120" w:before="260"/>
      </w:pPr>
      <w:r>
        <w:rPr>
          <w:b/>
          <w:bCs/>
          <w:sz w:val="24"/>
          <w:szCs w:val="24"/>
        </w:rPr>
        <w:t xml:space="preserve">8.   Infringement and Enforcement</w:t>
      </w:r>
    </w:p>
    <w:p>
      <w:pPr>
        <w:spacing w:after="120" w:line="264"/>
        <w:ind w:left="720" w:hanging="720"/>
      </w:pPr>
      <w:r>
        <w:t xml:space="preserve">8.1	</w:t>
      </w:r>
      <w:r>
        <w:t xml:space="preserve">Each party shall promptly notify the other of any actual, suspected or threatened infringement of the Licensed Patents in the Field of which it becomes aware.</w:t>
      </w:r>
    </w:p>
    <w:p>
      <w:pPr>
        <w:spacing w:after="120" w:line="264"/>
        <w:ind w:left="720" w:hanging="720"/>
      </w:pPr>
      <w:r>
        <w:t xml:space="preserve">8.2	</w:t>
      </w:r>
      <w:r>
        <w:t xml:space="preserve">The Licensor shall have the first right, but not the obligation, to bring proceedings in respect of any infringement in the Field. If the Licensor does not take action within 90 days of notice, the Licensee may do so in its own name, and the Licensor shall provide reasonable assistance at the Licensee's cost.</w:t>
      </w:r>
    </w:p>
    <w:p>
      <w:pPr>
        <w:spacing w:after="120" w:line="264"/>
        <w:ind w:left="720" w:hanging="720"/>
      </w:pPr>
      <w:r>
        <w:t xml:space="preserve">8.3	</w:t>
      </w:r>
      <w:r>
        <w:t xml:space="preserve">Any damages or settlement recovered shall first reimburse the parties' costs, and the balance shall be shared 60% to the party bringing the action and 40% to the other party.</w:t>
      </w:r>
    </w:p>
    <w:p>
      <w:pPr>
        <w:pStyle w:val="Heading1"/>
        <w:spacing w:after="120" w:before="260"/>
      </w:pPr>
      <w:r>
        <w:rPr>
          <w:b/>
          <w:bCs/>
          <w:sz w:val="24"/>
          <w:szCs w:val="24"/>
        </w:rPr>
        <w:t xml:space="preserve">9.   Warranties</w:t>
      </w:r>
    </w:p>
    <w:p>
      <w:pPr>
        <w:spacing w:after="120" w:line="264"/>
        <w:ind w:left="720" w:hanging="720"/>
      </w:pPr>
      <w:r>
        <w:t xml:space="preserve">9.1	</w:t>
      </w:r>
      <w:r>
        <w:t xml:space="preserve">The Licensor warrants that: (a) it is the sole legal and beneficial owner of the Licensed Patents; (b) it has the right to grant the licence in this Agreement; and (c) so far as it is aware, the Licensed Patents are valid and subsisting and their exercise in the Field does not infringe the rights of any third party.</w:t>
      </w:r>
    </w:p>
    <w:p>
      <w:pPr>
        <w:spacing w:after="120" w:line="264"/>
        <w:ind w:left="720" w:hanging="720"/>
      </w:pPr>
      <w:r>
        <w:t xml:space="preserve">9.2	</w:t>
      </w:r>
      <w:r>
        <w:t xml:space="preserve">Except as expressly set out in this Agreement, all warranties, conditions and terms implied by statute or common law are excluded to the fullest extent permitted by law. In particular, the Licensor does not warrant that any Licensed Patent will proceed to grant or remain valid.</w:t>
      </w:r>
    </w:p>
    <w:p>
      <w:pPr>
        <w:pStyle w:val="Heading1"/>
        <w:spacing w:after="120" w:before="260"/>
      </w:pPr>
      <w:r>
        <w:rPr>
          <w:b/>
          <w:bCs/>
          <w:sz w:val="24"/>
          <w:szCs w:val="24"/>
        </w:rPr>
        <w:t xml:space="preserve">10.   Limitation of Liability</w:t>
      </w:r>
    </w:p>
    <w:p>
      <w:pPr>
        <w:spacing w:after="120" w:line="264"/>
        <w:ind w:left="720" w:hanging="720"/>
      </w:pPr>
      <w:r>
        <w:t xml:space="preserve">10.1	</w:t>
      </w:r>
      <w:r>
        <w:t xml:space="preserve">Nothing in this Agreement excludes or limits either party's liability for death or personal injury caused by negligence, for fraud, or for any other liability that cannot be excluded by law.</w:t>
      </w:r>
    </w:p>
    <w:p>
      <w:pPr>
        <w:spacing w:after="120" w:line="264"/>
        <w:ind w:left="720" w:hanging="720"/>
      </w:pPr>
      <w:r>
        <w:t xml:space="preserve">10.2	</w:t>
      </w:r>
      <w:r>
        <w:t xml:space="preserve">Subject to clause 10.1, each party's total aggregate liability arising under or in connection with this Agreement shall not exceed </w:t>
      </w:r>
      <w:del w:id="5020" w:author="James Osei (Whitfield Carter LLP)" w:date="2025-11-21T16:05:00Z">
        <w:r>
          <w:rPr>
            <w:b/>
            <w:bCs/>
          </w:rPr>
          <w:delText xml:space="preserve">the greater of £5,000,000 and the total fees and royalties paid or payable under this Agreement</w:delText>
        </w:r>
      </w:del>
      <w:ins w:id="5021" w:author="James Osei (Whitfield Carter LLP)" w:date="2025-11-21T16:05:00Z">
        <w:r>
          <w:rPr>
            <w:b/>
            <w:bCs/>
          </w:rPr>
          <w:t xml:space="preserve">the total fees and royalties paid by the Licensee in the 12 months preceding the event giving rise to the claim, subject to an overall cap of £3,000,000</w:t>
        </w:r>
      </w:ins>
      <w:r>
        <w:t xml:space="preserve">.</w:t>
      </w:r>
    </w:p>
    <w:p>
      <w:pPr>
        <w:spacing w:after="120" w:line="264"/>
        <w:ind w:left="720" w:hanging="720"/>
      </w:pPr>
      <w:r>
        <w:t xml:space="preserve">10.3	</w:t>
      </w:r>
      <w:r>
        <w:t xml:space="preserve">Subject to clause 10.1, neither party shall be liable for loss of profit, loss of revenue, loss of anticipated savings, or any indirect or consequential loss.</w:t>
      </w:r>
    </w:p>
    <w:p>
      <w:pPr>
        <w:pStyle w:val="Heading1"/>
        <w:spacing w:after="120" w:before="260"/>
      </w:pPr>
      <w:r>
        <w:rPr>
          <w:b/>
          <w:bCs/>
          <w:sz w:val="24"/>
          <w:szCs w:val="24"/>
        </w:rPr>
        <w:t xml:space="preserve">11.   Confidentiality</w:t>
      </w:r>
    </w:p>
    <w:p>
      <w:pPr>
        <w:spacing w:after="120" w:line="264"/>
        <w:ind w:left="720" w:hanging="720"/>
      </w:pPr>
      <w:r>
        <w:t xml:space="preserve">11.1	</w:t>
      </w:r>
      <w:r>
        <w:t xml:space="preserve">Each party shall keep confidential all Confidential Information of the other disclosed under this Agreement and shall not use it except for the purposes of this Agreement, for a period of five years after termination.</w:t>
      </w:r>
    </w:p>
    <w:p>
      <w:pPr>
        <w:spacing w:after="120" w:line="264"/>
        <w:ind w:left="720" w:hanging="720"/>
      </w:pPr>
      <w:r>
        <w:t xml:space="preserve">11.2	</w:t>
      </w:r>
      <w:r>
        <w:t xml:space="preserve">The obligations in clause 11.1 do not apply to information that is or becomes public other than through breach, was lawfully in the recipient's possession before disclosure, or is required to be disclosed by law or regulation.</w:t>
      </w:r>
    </w:p>
    <w:p>
      <w:pPr>
        <w:pStyle w:val="Heading1"/>
        <w:spacing w:after="120" w:before="260"/>
      </w:pPr>
      <w:r>
        <w:rPr>
          <w:b/>
          <w:bCs/>
          <w:sz w:val="24"/>
          <w:szCs w:val="24"/>
        </w:rPr>
        <w:t xml:space="preserve">12.   Indemnity</w:t>
      </w:r>
    </w:p>
    <w:p>
      <w:pPr>
        <w:spacing w:after="120" w:line="264"/>
        <w:ind w:left="720" w:hanging="720"/>
      </w:pPr>
      <w:r>
        <w:t xml:space="preserve">12.1	</w:t>
      </w:r>
      <w:r>
        <w:t xml:space="preserve">The Licensor shall indemnify the Licensee against all reasonable losses, damages and costs arising from any claim that the use of the Licensed Patents in the Field and Territory in accordance with this Agreement infringes the intellectual property rights of a third party, subject to the limitations in clause 10.</w:t>
      </w:r>
    </w:p>
    <w:p>
      <w:pPr>
        <w:spacing w:after="120" w:line="264"/>
        <w:ind w:left="720" w:hanging="720"/>
      </w:pPr>
      <w:r>
        <w:t xml:space="preserve">12.2	</w:t>
      </w:r>
      <w:r>
        <w:t xml:space="preserve">The indemnity in clause 12.1 is conditional on the Licensee promptly notifying the Licensor of any claim, not making any admission, and permitting the Licensor to conduct the defence and settlement of the claim.</w:t>
      </w:r>
    </w:p>
    <w:p>
      <w:pPr>
        <w:pStyle w:val="Heading1"/>
        <w:spacing w:after="120" w:before="260"/>
      </w:pPr>
      <w:r>
        <w:rPr>
          <w:b/>
          <w:bCs/>
          <w:sz w:val="24"/>
          <w:szCs w:val="24"/>
        </w:rPr>
        <w:t xml:space="preserve">13.   Term and Termination</w:t>
      </w:r>
    </w:p>
    <w:p>
      <w:pPr>
        <w:spacing w:after="120" w:line="264"/>
        <w:ind w:left="720" w:hanging="720"/>
      </w:pPr>
      <w:r>
        <w:t xml:space="preserve">13.1	</w:t>
      </w:r>
      <w:r>
        <w:t xml:space="preserve">This Agreement takes effect on the Commencement Date and, unless terminated earlier, continues for the Term.</w:t>
      </w:r>
    </w:p>
    <w:p>
      <w:pPr>
        <w:spacing w:after="120" w:line="264"/>
        <w:ind w:left="720" w:hanging="720"/>
      </w:pPr>
      <w:r>
        <w:t xml:space="preserve">13.2	</w:t>
      </w:r>
      <w:r>
        <w:t xml:space="preserve">Either party may terminate this Agreement immediately by written notice if the other commits a material breach that is not remedied within 30 days of written notice, or becomes insolvent.</w:t>
      </w:r>
    </w:p>
    <w:p>
      <w:pPr>
        <w:spacing w:after="120" w:line="264"/>
        <w:ind w:left="720" w:hanging="720"/>
      </w:pPr>
      <w:r>
        <w:t xml:space="preserve">13.3	</w:t>
      </w:r>
      <w:r>
        <w:t xml:space="preserve">The Licensee may terminate this Agreement for convenience on 6 months' written notice given after the third anniversary of the Commencement Date.</w:t>
      </w:r>
    </w:p>
    <w:p>
      <w:pPr>
        <w:spacing w:after="120" w:line="264"/>
        <w:ind w:left="720" w:hanging="720"/>
      </w:pPr>
      <w:r>
        <w:t xml:space="preserve">13.4	</w:t>
      </w:r>
      <w:r>
        <w:t xml:space="preserve">On termination the licence granted under clause 2 ceases, save that the Licensee may sell existing stock of Licensed Products for 6 months subject to payment of royalties. Clauses 6, 9, 10, 11 and 14 survive termination.</w:t>
      </w:r>
    </w:p>
    <w:p>
      <w:pPr>
        <w:pStyle w:val="Heading1"/>
        <w:spacing w:after="120" w:before="260"/>
      </w:pPr>
      <w:r>
        <w:rPr>
          <w:b/>
          <w:bCs/>
          <w:sz w:val="24"/>
          <w:szCs w:val="24"/>
        </w:rPr>
        <w:t xml:space="preserve">14.   General</w:t>
      </w:r>
    </w:p>
    <w:p>
      <w:pPr>
        <w:spacing w:after="120" w:line="264"/>
        <w:ind w:left="720" w:hanging="720"/>
      </w:pPr>
      <w:r>
        <w:t xml:space="preserve">14.1	</w:t>
      </w:r>
      <w:r>
        <w:t xml:space="preserve">Assignment. Neither party may assign or otherwise transfer any of its rights or obligations under this Agreement without the prior written consent of the other, save that either party may assign to an Affiliate or in connection with a sale of all or substantially all of its business.</w:t>
      </w:r>
    </w:p>
    <w:p>
      <w:pPr>
        <w:spacing w:after="120" w:line="264"/>
        <w:ind w:left="720" w:hanging="720"/>
      </w:pPr>
      <w:r>
        <w:t xml:space="preserve">14.2	</w:t>
      </w:r>
      <w:r>
        <w:t xml:space="preserve">Entire agreement. This Agreement constitutes the entire agreement between the parties and supersedes all prior agreements, including the term sheet dated 18 September 2025.</w:t>
      </w:r>
    </w:p>
    <w:p>
      <w:pPr>
        <w:spacing w:after="120" w:line="264"/>
        <w:ind w:left="720" w:hanging="720"/>
      </w:pPr>
      <w:r>
        <w:t xml:space="preserve">14.3	</w:t>
      </w:r>
      <w:r>
        <w:t xml:space="preserve">Variation. No variation of this Agreement is effective unless in writing and signed by or on behalf of each party.</w:t>
      </w:r>
    </w:p>
    <w:p>
      <w:pPr>
        <w:spacing w:after="120" w:line="264"/>
        <w:ind w:left="720" w:hanging="720"/>
      </w:pPr>
      <w:r>
        <w:t xml:space="preserve">14.4	</w:t>
      </w:r>
      <w:r>
        <w:t xml:space="preserve">Third party rights. A person who is not a party to this Agreement has no rights under the Contracts (Rights of Third Parties) Act 1999 to enforce any term of this Agreement.</w:t>
      </w:r>
    </w:p>
    <w:p>
      <w:pPr>
        <w:spacing w:after="120" w:line="264"/>
        <w:ind w:left="720" w:hanging="720"/>
      </w:pPr>
      <w:r>
        <w:t xml:space="preserve">14.5	</w:t>
      </w:r>
      <w:r>
        <w:t xml:space="preserve">Notices. Notices must be in writing and delivered by hand, pre-paid first-class post or email to the addresses of the parties set out above (or as otherwise notified).</w:t>
      </w:r>
    </w:p>
    <w:p>
      <w:pPr>
        <w:spacing w:after="120" w:line="264"/>
        <w:ind w:left="720" w:hanging="720"/>
      </w:pPr>
      <w:r>
        <w:t xml:space="preserve">14.6	</w:t>
      </w:r>
      <w:r>
        <w:t xml:space="preserve">Governing law. This Agreement and any dispute arising out of or in connection with it are governed by and construed in accordance with the law of England and Wales.</w:t>
      </w:r>
    </w:p>
    <w:p>
      <w:pPr>
        <w:spacing w:after="120" w:line="264"/>
        <w:ind w:left="720" w:hanging="720"/>
      </w:pPr>
      <w:r>
        <w:t xml:space="preserve">14.7	</w:t>
      </w:r>
      <w:r>
        <w:t xml:space="preserve">Jurisdiction. Each party irrevocably submits to the exclusive jurisdiction of the courts of England and Wales.</w:t>
      </w:r>
    </w:p>
    <w:p>
      <w:pPr>
        <w:spacing w:after="160" w:before="300"/>
      </w:pPr>
      <w:r>
        <w:rPr>
          <w:i/>
          <w:iCs/>
        </w:rPr>
        <w:t xml:space="preserve">IN WITNESS WHEREOF this Agreement has been executed and delivered as a deed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120"/>
              <w:left w:type="dxa" w:w="120"/>
              <w:bottom w:type="dxa" w:w="200"/>
              <w:right w:type="dxa" w:w="120"/>
            </w:tcMar>
          </w:tcPr>
          <w:p>
            <w:r>
              <w:rPr>
                <w:b/>
                <w:bCs/>
              </w:rPr>
              <w:t xml:space="preserve">EXECUTED as a DEED by</w:t>
            </w:r>
          </w:p>
          <w:p>
            <w:r>
              <w:rPr>
                <w:b/>
                <w:bCs/>
              </w:rPr>
              <w:t xml:space="preserve">ALDRIDGE BIOMATERIALS LIMITED</w:t>
            </w:r>
          </w:p>
          <w:p>
            <w:pPr>
              <w:spacing w:before="240"/>
            </w:pPr>
            <w:r>
              <w:t xml:space="preserve">_______________________________</w:t>
            </w:r>
          </w:p>
          <w:p>
            <w:r>
              <w:t xml:space="preserve">Director: _______________</w:t>
            </w:r>
          </w:p>
          <w:p>
            <w:r>
              <w:t xml:space="preserve">Director / Secretary: _______________</w:t>
            </w:r>
          </w:p>
        </w:tc>
        <w:tc>
          <w:tcPr>
            <w:tcW w:type="dxa" w:w="4680"/>
            <w:tcBorders>
              <w:top w:val="single" w:color="999999" w:sz="1"/>
              <w:left w:val="single" w:color="999999" w:sz="1"/>
              <w:bottom w:val="single" w:color="999999" w:sz="1"/>
              <w:right w:val="single" w:color="999999" w:sz="1"/>
            </w:tcBorders>
            <w:tcMar>
              <w:top w:type="dxa" w:w="120"/>
              <w:left w:type="dxa" w:w="120"/>
              <w:bottom w:type="dxa" w:w="200"/>
              <w:right w:type="dxa" w:w="120"/>
            </w:tcMar>
          </w:tcPr>
          <w:p>
            <w:r>
              <w:rPr>
                <w:b/>
                <w:bCs/>
              </w:rPr>
              <w:t xml:space="preserve">EXECUTED as a DEED by</w:t>
            </w:r>
          </w:p>
          <w:p>
            <w:r>
              <w:rPr>
                <w:b/>
                <w:bCs/>
              </w:rPr>
              <w:t xml:space="preserve">BRANDT PACKAGING SOLUTIONS GMBH</w:t>
            </w:r>
          </w:p>
          <w:p>
            <w:pPr>
              <w:spacing w:before="240"/>
            </w:pPr>
            <w:r>
              <w:t xml:space="preserve">_______________________________</w:t>
            </w:r>
          </w:p>
          <w:p>
            <w:r>
              <w:t xml:space="preserve">Geschäftsführer: _______________</w:t>
            </w:r>
          </w:p>
          <w:p>
            <w:r>
              <w:t xml:space="preserve">Geschäftsführer: _______________</w:t>
            </w:r>
          </w:p>
        </w:tc>
      </w:tr>
    </w:tbl>
    <w:p>
      <w:r>
        <w:br w:type="page"/>
      </w:r>
    </w:p>
    <w:p>
      <w:pPr>
        <w:pStyle w:val="Heading1"/>
        <w:spacing w:after="120" w:before="260"/>
      </w:pPr>
      <w:r>
        <w:rPr>
          <w:b/>
          <w:bCs/>
          <w:sz w:val="24"/>
          <w:szCs w:val="24"/>
        </w:rPr>
        <w:t xml:space="preserve">.   SCHEDULE 1 — The Licensed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760"/>
        <w:gridCol w:w="1700"/>
        <w:gridCol w:w="1300"/>
      </w:tblGrid>
      <w:tr>
        <w:trPr>
          <w:tblHeader/>
        </w:trPr>
        <w:tc>
          <w:tcPr>
            <w:tcW w:type="dxa" w:w="17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Patent / Application No.</w:t>
            </w:r>
          </w:p>
        </w:tc>
        <w:tc>
          <w:tcPr>
            <w:tcW w:type="dxa" w:w="19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Jurisdiction</w:t>
            </w:r>
          </w:p>
        </w:tc>
        <w:tc>
          <w:tcPr>
            <w:tcW w:type="dxa" w:w="276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Title</w:t>
            </w:r>
          </w:p>
        </w:tc>
        <w:tc>
          <w:tcPr>
            <w:tcW w:type="dxa" w:w="17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Status</w:t>
            </w:r>
          </w:p>
        </w:tc>
        <w:tc>
          <w:tcPr>
            <w:tcW w:type="dxa" w:w="13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tcPr>
          <w:p>
            <w:r>
              <w:rPr>
                <w:b/>
                <w:bCs/>
                <w:color w:val="FFFFFF"/>
                <w:sz w:val="18"/>
                <w:szCs w:val="18"/>
              </w:rPr>
              <w:t xml:space="preserve">Expiry</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GB2598412B</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United Kingdom</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Bio-based oxygen-barrier coating composition and method</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14 Mar 2023</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14 Aug 2040</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EP3984210B1</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EPO (validated DE, FR, IT, ES, NL)</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Compostable grease-resistant coating for cellulosic substrates</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02 Aug 2023</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21 Sep 2040</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EP4123901A1</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EPO (pending)</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Multilayer barrier laminate incorporating bio-derived polymer</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Pending — examination</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GB2611507A</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United Kingdom</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Process for aqueous deposition of barrier coating at line speed</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Granted 09 Jan 2024</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03 May 2041</w:t>
            </w:r>
          </w:p>
        </w:tc>
      </w:tr>
      <w:tr>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WO2023/118802</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PCT (national phase: US, JP, CA)</w:t>
            </w:r>
          </w:p>
        </w:tc>
        <w:tc>
          <w:tcPr>
            <w:tcW w:type="dxa" w:w="27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Recyclable mono-material packaging film with barrier coating</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Pending</w:t>
            </w:r>
          </w:p>
        </w:tc>
        <w:tc>
          <w:tcPr>
            <w:tcW w:type="dxa" w:w="13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sz w:val="17"/>
                <w:szCs w:val="17"/>
              </w:rPr>
              <w:t xml:space="preserve">—</w:t>
            </w:r>
          </w:p>
        </w:tc>
      </w:tr>
    </w:tbl>
    <w:p>
      <w:r>
        <w:br w:type="page"/>
      </w:r>
    </w:p>
    <w:p>
      <w:pPr>
        <w:pStyle w:val="Heading1"/>
        <w:spacing w:after="120" w:before="260"/>
      </w:pPr>
      <w:r>
        <w:rPr>
          <w:b/>
          <w:bCs/>
          <w:sz w:val="24"/>
          <w:szCs w:val="24"/>
        </w:rPr>
        <w:t xml:space="preserve">.   SCHEDULE 2 — Technical Package</w:t>
      </w:r>
    </w:p>
    <w:p>
      <w:pPr>
        <w:spacing w:after="120" w:line="264"/>
      </w:pPr>
      <w:r>
        <w:t xml:space="preserve">The technical package to be delivered under clause 4.1 comprises:</w:t>
      </w:r>
    </w:p>
    <w:p>
      <w:pPr>
        <w:pStyle w:val="ListParagraph"/>
        <w:numPr>
          <w:ilvl w:val="0"/>
          <w:numId w:val="2"/>
        </w:numPr>
        <w:spacing w:after="80" w:line="264"/>
      </w:pPr>
      <w:r>
        <w:t xml:space="preserve">Master coating formulations AB-COAT-100 and AB-COAT-220, including raw-material specifications and supplier list.</w:t>
      </w:r>
    </w:p>
    <w:p>
      <w:pPr>
        <w:pStyle w:val="ListParagraph"/>
        <w:numPr>
          <w:ilvl w:val="0"/>
          <w:numId w:val="2"/>
        </w:numPr>
        <w:spacing w:after="80" w:line="264"/>
      </w:pPr>
      <w:r>
        <w:t xml:space="preserve">Application parameters for flexographic and gravure coating lines, including coat weight, line speed, drying temperatures and curing profiles.</w:t>
      </w:r>
    </w:p>
    <w:p>
      <w:pPr>
        <w:pStyle w:val="ListParagraph"/>
        <w:numPr>
          <w:ilvl w:val="0"/>
          <w:numId w:val="2"/>
        </w:numPr>
        <w:spacing w:after="80" w:line="264"/>
      </w:pPr>
      <w:r>
        <w:t xml:space="preserve">Quality-control protocols, including oxygen transmission rate (OTR) and water-vapour transmission rate (WVTR) test methods and acceptance criteria.</w:t>
      </w:r>
    </w:p>
    <w:p>
      <w:pPr>
        <w:pStyle w:val="ListParagraph"/>
        <w:numPr>
          <w:ilvl w:val="0"/>
          <w:numId w:val="2"/>
        </w:numPr>
        <w:spacing w:after="80" w:line="264"/>
      </w:pPr>
      <w:r>
        <w:t xml:space="preserve">Compostability and food-contact compliance dossiers (EN 13432, EU Regulation 10/2011).</w:t>
      </w:r>
    </w:p>
    <w:p>
      <w:pPr>
        <w:pStyle w:val="ListParagraph"/>
        <w:numPr>
          <w:ilvl w:val="0"/>
          <w:numId w:val="2"/>
        </w:numPr>
        <w:spacing w:after="80" w:line="264"/>
      </w:pPr>
      <w:r>
        <w:t xml:space="preserve">Standard operating procedures for line set-up, cleaning and changeover.</w:t>
      </w:r>
    </w:p>
    <w:p>
      <w:r>
        <w:br w:type="page"/>
      </w:r>
    </w:p>
    <w:p>
      <w:pPr>
        <w:pStyle w:val="Heading1"/>
        <w:spacing w:after="120" w:before="260"/>
      </w:pPr>
      <w:r>
        <w:rPr>
          <w:b/>
          <w:bCs/>
          <w:sz w:val="24"/>
          <w:szCs w:val="24"/>
        </w:rPr>
        <w:t xml:space="preserve">.   SCHEDULE 3 — Net Sales Deductions</w:t>
      </w:r>
    </w:p>
    <w:p>
      <w:pPr>
        <w:spacing w:after="120" w:line="264"/>
      </w:pPr>
      <w:r>
        <w:t xml:space="preserve">“Net Sales” is calculated by deducting the following from gross invoiced amounts, to the extent actually borne and not otherwise reimbursed:</w:t>
      </w:r>
    </w:p>
    <w:p>
      <w:pPr>
        <w:pStyle w:val="ListParagraph"/>
        <w:numPr>
          <w:ilvl w:val="0"/>
          <w:numId w:val="2"/>
        </w:numPr>
        <w:spacing w:after="80" w:line="264"/>
      </w:pPr>
      <w:r>
        <w:t xml:space="preserve">Trade, quantity and cash discounts actually allowed.</w:t>
      </w:r>
    </w:p>
    <w:p>
      <w:pPr>
        <w:pStyle w:val="ListParagraph"/>
        <w:numPr>
          <w:ilvl w:val="0"/>
          <w:numId w:val="2"/>
        </w:numPr>
        <w:spacing w:after="80" w:line="264"/>
      </w:pPr>
      <w:r>
        <w:t xml:space="preserve">Credits and allowances for returned, rejected or recalled Licensed Products.</w:t>
      </w:r>
    </w:p>
    <w:p>
      <w:pPr>
        <w:pStyle w:val="ListParagraph"/>
        <w:numPr>
          <w:ilvl w:val="0"/>
          <w:numId w:val="2"/>
        </w:numPr>
        <w:spacing w:after="80" w:line="264"/>
      </w:pPr>
      <w:r>
        <w:t xml:space="preserve">Value added tax and other sales, use or excise taxes.</w:t>
      </w:r>
    </w:p>
    <w:p>
      <w:pPr>
        <w:pStyle w:val="ListParagraph"/>
        <w:numPr>
          <w:ilvl w:val="0"/>
          <w:numId w:val="2"/>
        </w:numPr>
        <w:spacing w:after="80" w:line="264"/>
      </w:pPr>
      <w:r>
        <w:t xml:space="preserve">Carriage, freight, insurance and packing charges separately itemised on the invoice.</w:t>
      </w:r>
    </w:p>
    <w:p>
      <w:pPr>
        <w:spacing w:after="120" w:before="120"/>
      </w:pPr>
      <w:r>
        <w:t xml:space="preserve">No deduction shall be made for the Licensee's internal overheads, commissions to employees, or bad debts.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60"/>
    </w:pPr>
    <w:r>
      <w:rPr>
        <w:color w:val="777777"/>
        <w:sz w:val="14"/>
        <w:szCs w:val="14"/>
      </w:rPr>
      <w:t xml:space="preserve">Project Quartz — Patent Licence Agreement (V1)   </w:t>
    </w:r>
  </w:p>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Changes/>
  <w:displayBackgroundShape/>
  <w:trackRevision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Arial" w:cs="Arial" w:eastAsia="Arial" w:hAnsi="Arial"/>
      <w:b/>
      <w:bCs/>
      <w:sz w:val="26"/>
      <w:szCs w:val="26"/>
    </w:rPr>
  </w:style>
  <w:style w:type="paragraph" w:styleId="Heading2">
    <w:name w:val="Heading 2"/>
    <w:basedOn w:val="Normal"/>
    <w:next w:val="Normal"/>
    <w:qFormat/>
    <w:pPr>
      <w:keepNext/>
      <w:spacing w:after="120" w:before="200"/>
      <w:outlineLvl w:val="1"/>
    </w:pPr>
    <w:rPr>
      <w:rFonts w:ascii="Arial" w:cs="Arial" w:eastAsia="Arial" w:hAnsi="Arial"/>
      <w:b/>
      <w:bCs/>
      <w:sz w:val="22"/>
      <w:szCs w:val="22"/>
    </w:rPr>
  </w:style>
  <w:style w:type="paragraph" w:styleId="Title">
    <w:name w:val="Title"/>
    <w:basedOn w:val="Normal"/>
    <w:next w:val="Normal"/>
    <w:pPr>
      <w:spacing w:after="240"/>
      <w:jc w:val="center"/>
    </w:pPr>
    <w:rPr>
      <w:rFonts w:ascii="Arial" w:cs="Arial" w:eastAsia="Arial" w:hAnsi="Arial"/>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Quartz — Patent Licence Agreement (v1)</dc:title>
  <dc:creator>Whitfield Carter LLP</dc:creator>
  <cp:lastModifiedBy>Un-named</cp:lastModifiedBy>
  <cp:revision>1</cp:revision>
  <dcterms:created xsi:type="dcterms:W3CDTF">2026-06-29T11:16:45.659Z</dcterms:created>
  <dcterms:modified xsi:type="dcterms:W3CDTF">2026-06-29T11:16:45.659Z</dcterms:modified>
</cp:coreProperties>
</file>

<file path=docProps/custom.xml><?xml version="1.0" encoding="utf-8"?>
<Properties xmlns="http://schemas.openxmlformats.org/officeDocument/2006/custom-properties" xmlns:vt="http://schemas.openxmlformats.org/officeDocument/2006/docPropsVTypes"/>
</file>