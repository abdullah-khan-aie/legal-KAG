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DATED          2025</w:t>
      </w:r>
    </w:p>
    <w:p>
      <w:pPr>
        <w:spacing w:after="60"/>
        <w:jc w:val="center"/>
      </w:pPr>
      <w:r>
        <w:rPr>
          <w:b/>
          <w:bCs/>
          <w:color w:val="B00000"/>
          <w:sz w:val="18"/>
          <w:szCs w:val="18"/>
        </w:rPr>
        <w:t xml:space="preserve">DRAFT v3 — WHITFIELD CARTER LLP MARK-UP (21 NOVEMBER 2025) — SUBJECT TO CONTRACT</w:t>
      </w:r>
    </w:p>
    <w:p>
      <w:pPr>
        <w:spacing w:after="240"/>
        <w:jc w:val="center"/>
      </w:pPr>
      <w:r>
        <w:rPr>
          <w:sz w:val="16"/>
          <w:szCs w:val="16"/>
        </w:rPr>
        <w:t xml:space="preserve"/>
      </w:r>
    </w:p>
    <w:p>
      <w:pPr>
        <w:spacing w:after="60"/>
        <w:jc w:val="center"/>
      </w:pPr>
      <w:r>
        <w:rPr>
          <w:b/>
          <w:bCs/>
        </w:rPr>
        <w:t xml:space="preserve">(1)  HALVERSON MATERIALS LIMITED</w:t>
      </w:r>
    </w:p>
    <w:p>
      <w:pPr>
        <w:spacing w:after="120"/>
        <w:jc w:val="center"/>
      </w:pPr>
      <w:r>
        <w:rPr>
          <w:i/>
          <w:iCs/>
        </w:rPr>
        <w:t xml:space="preserve">and</w:t>
      </w:r>
    </w:p>
    <w:p>
      <w:pPr>
        <w:spacing w:after="240"/>
        <w:jc w:val="center"/>
      </w:pPr>
      <w:r>
        <w:rPr>
          <w:b/>
          <w:bCs/>
        </w:rPr>
        <w:t xml:space="preserve">(2)  NORTHSTAR CELL TECHNOLOGIES PLC</w:t>
      </w:r>
    </w:p>
    <w:p>
      <w:pPr>
        <w:pBdr>
          <w:top w:val="single" w:color="000000" w:sz="6" w:space="6"/>
          <w:bottom w:val="single" w:color="000000" w:sz="6" w:space="6"/>
        </w:pBdr>
        <w:spacing w:after="120" w:before="240"/>
        <w:jc w:val="center"/>
      </w:pPr>
      <w:r>
        <w:rPr>
          <w:b/>
          <w:bCs/>
          <w:sz w:val="28"/>
          <w:szCs w:val="28"/>
        </w:rPr>
        <w:t xml:space="preserve">PATENT AND TECHNOLOGY LICENCE AGREEMENT</w:t>
      </w:r>
    </w:p>
    <w:p>
      <w:pPr>
        <w:spacing w:after="120"/>
        <w:jc w:val="center"/>
      </w:pPr>
      <w:r>
        <w:rPr>
          <w:i/>
          <w:iCs/>
        </w:rPr>
        <w:t xml:space="preserve">relating to the Halverson HX-7 sulphide solid-electrolyte materials platform</w:t>
      </w:r>
    </w:p>
    <w:p>
      <w:pPr>
        <w:spacing w:after="60" w:before="480"/>
        <w:jc w:val="center"/>
      </w:pPr>
      <w:r>
        <w:rPr>
          <w:b/>
          <w:bCs/>
        </w:rPr>
        <w:t xml:space="preserve">Whitfield Carter LLP</w:t>
      </w:r>
    </w:p>
    <w:p>
      <w:pPr>
        <w:spacing w:after="60"/>
        <w:jc w:val="center"/>
      </w:pPr>
      <w:r>
        <w:rPr>
          <w:sz w:val="18"/>
          <w:szCs w:val="18"/>
        </w:rPr>
        <w:t xml:space="preserve">22 Bishopsgate, London EC2N 4BQ</w:t>
      </w:r>
    </w:p>
    <w:p>
      <w:pPr>
        <w:spacing w:after="60"/>
        <w:jc w:val="center"/>
      </w:pPr>
      <w:r>
        <w:rPr>
          <w:sz w:val="18"/>
          <w:szCs w:val="18"/>
        </w:rPr>
        <w:t xml:space="preserve">Ref: SW/JO/ProjectTamarisk/0142</w:t>
      </w:r>
    </w:p>
    <w:p>
      <w:r>
        <w:br w:type="page"/>
      </w:r>
    </w:p>
    <w:p>
      <w:pPr>
        <w:pStyle w:val="Heading1"/>
      </w:pPr>
      <w:r>
        <w:t xml:space="preserve">THIS AGREEMENT is dated 11 December 2025</w:t>
      </w:r>
    </w:p>
    <w:p>
      <w:pPr>
        <w:spacing w:after="120"/>
        <w:rPr>
          <w:b/>
          <w:bCs/>
        </w:rPr>
      </w:pPr>
      <w:r>
        <w:rPr>
          <w:b/>
          <w:bCs/>
        </w:rPr>
        <w:t xml:space="preserve">PARTIES</w:t>
      </w:r>
    </w:p>
    <w:p>
      <w:pPr>
        <w:pStyle w:val="ListParagraph"/>
        <w:numPr>
          <w:ilvl w:val="0"/>
          <w:numId w:val="2"/>
        </w:numPr>
        <w:spacing w:after="120"/>
      </w:pPr>
      <w:r>
        <w:rPr>
          <w:b/>
          <w:bCs/>
        </w:rPr>
        <w:t xml:space="preserve">Halverson Materials Limited </w:t>
      </w:r>
      <w:r>
        <w:t xml:space="preserve">a company incorporated in England and Wales with registered number 11984302 whose registered office is at Unit 7, Daresbury Innovation Park, Keckwick Lane, Warrington WA4 4FS (the </w:t>
      </w:r>
      <w:r>
        <w:rPr>
          <w:b/>
          <w:bCs/>
        </w:rPr>
        <w:t xml:space="preserve">Licensor</w:t>
      </w:r>
      <w:r>
        <w:t xml:space="preserve">).</w:t>
      </w:r>
    </w:p>
    <w:p>
      <w:pPr>
        <w:pStyle w:val="ListParagraph"/>
        <w:numPr>
          <w:ilvl w:val="0"/>
          <w:numId w:val="2"/>
        </w:numPr>
        <w:spacing w:after="120"/>
      </w:pPr>
      <w:r>
        <w:rPr>
          <w:b/>
          <w:bCs/>
        </w:rPr>
        <w:t xml:space="preserve">Northstar Cell Technologies plc </w:t>
      </w:r>
      <w:r>
        <w:t xml:space="preserve">a company incorporated in England and Wales with registered number 09452217 whose registered office is at Pioneer House, Advanced Manufacturing Park, Brunel Way, Rotherham S60 5WG (the </w:t>
      </w:r>
      <w:r>
        <w:rPr>
          <w:b/>
          <w:bCs/>
        </w:rPr>
        <w:t xml:space="preserve">Licensee</w:t>
      </w:r>
      <w:r>
        <w:t xml:space="preserve">).</w:t>
      </w:r>
    </w:p>
    <w:p>
      <w:pPr>
        <w:spacing w:after="120"/>
      </w:pPr>
      <w:r>
        <w:t xml:space="preserve">Each of the Licensor and the Licensee is a “party” and together they are the “parties”.</w:t>
      </w:r>
    </w:p>
    <w:p>
      <w:pPr>
        <w:spacing w:after="80" w:before="120"/>
        <w:rPr>
          <w:b/>
          <w:bCs/>
        </w:rPr>
      </w:pPr>
      <w:r>
        <w:rPr>
          <w:b/>
          <w:bCs/>
        </w:rPr>
        <w:t xml:space="preserve">BACKGROUND</w:t>
      </w:r>
    </w:p>
    <w:p>
      <w:pPr>
        <w:spacing w:after="120"/>
        <w:ind w:left="360"/>
      </w:pPr>
      <w:r>
        <w:t xml:space="preserve">(A)  The Licensor is engaged in the research, development and manufacture of advanced solid-electrolyte materials for lithium battery applications and has developed a proprietary sulphide (argyrodite-type) solid-electrolyte materials platform known as “HX-7”, together with associated know-how and a portfolio of patents and patent applications.</w:t>
      </w:r>
    </w:p>
    <w:p>
      <w:pPr>
        <w:spacing w:after="120"/>
        <w:ind w:left="360"/>
      </w:pPr>
      <w:r>
        <w:t xml:space="preserve">(B)  The Licensee designs and manufactures lithium battery cells and modules and wishes to develop, manufacture and sell solid-state lithium battery cells and modules incorporating the HX-7 platform within the Field and the Territory.</w:t>
      </w:r>
    </w:p>
    <w:p>
      <w:pPr>
        <w:spacing w:after="120"/>
        <w:ind w:left="360"/>
      </w:pPr>
      <w:r>
        <w:t xml:space="preserve">(C)  The parties entered into a mutual non-disclosure agreement dated 18 September 2025 and a non-binding term sheet dated 9 October 2025 setting out the principal commercial terms on which the Licensor would grant, and the Licensee would take, a licence of the Licensed IP.</w:t>
      </w:r>
    </w:p>
    <w:p>
      <w:pPr>
        <w:spacing w:after="120"/>
        <w:ind w:left="360"/>
      </w:pPr>
      <w:r>
        <w:t xml:space="preserve">(D)  The Licensor has agreed to grant to the Licensee, and the Licensee has agreed to accept, an exclusive licence of the Licensed IP within the Field and the Territory on and subject to the terms and conditions of this Agreement.</w:t>
      </w:r>
    </w:p>
    <w:p>
      <w:pPr>
        <w:spacing w:after="160" w:before="120"/>
        <w:rPr>
          <w:b/>
          <w:bCs/>
        </w:rPr>
      </w:pPr>
      <w:r>
        <w:rPr>
          <w:b/>
          <w:bCs/>
        </w:rPr>
        <w:t xml:space="preserve">IT IS AGREED as follows:</w:t>
      </w:r>
    </w:p>
    <w:p>
      <w:pPr>
        <w:pStyle w:val="Heading1"/>
        <w:keepNext/>
      </w:pPr>
      <w:r>
        <w:t xml:space="preserve">1.  DEFINITIONS AND INTERPRETATION</w:t>
      </w:r>
    </w:p>
    <w:p>
      <w:pPr>
        <w:spacing w:after="120"/>
        <w:ind w:left="720" w:hanging="360"/>
      </w:pPr>
      <w:r>
        <w:t>1.1   In this Agreement, unless the context otherwise requires, the following definitions apply:</w:t>
      </w:r>
    </w:p>
    <w:p>
      <w:pPr>
        <w:spacing w:after="100"/>
        <w:ind w:left="720" w:hanging="0"/>
      </w:pPr>
      <w:r>
        <w:rPr>
          <w:b/>
          <w:bCs/>
        </w:rPr>
        <w:t xml:space="preserve">Affiliate: </w:t>
      </w:r>
      <w:r>
        <w:t xml:space="preserve">in relation to a party, any entity that directly or indirectly Controls, is Controlled by, or is under common Control with, that party from time to time.</w:t>
      </w:r>
    </w:p>
    <w:p>
      <w:pPr>
        <w:spacing w:after="100"/>
        <w:ind w:left="720" w:hanging="0"/>
      </w:pPr>
      <w:r>
        <w:rPr>
          <w:b/>
          <w:bCs/>
        </w:rPr>
        <w:t xml:space="preserve">Background IP: </w:t>
      </w:r>
      <w:r>
        <w:t xml:space="preserve">all Intellectual Property Rights owned or controlled by a party at the Effective Date or developed independently of this Agreement, other than (in the case of the Licensor) the Licensed IP.</w:t>
      </w:r>
    </w:p>
    <w:p>
      <w:pPr>
        <w:spacing w:after="100"/>
        <w:ind w:left="720" w:hanging="0"/>
      </w:pPr>
      <w:r>
        <w:rPr>
          <w:b/>
          <w:bCs/>
        </w:rPr>
        <w:t xml:space="preserve">Commencement Date: </w:t>
      </w:r>
      <w:r>
        <w:t xml:space="preserve">the Effective Date.</w:t>
      </w:r>
    </w:p>
    <w:p>
      <w:pPr>
        <w:spacing w:after="100"/>
        <w:ind w:left="720" w:hanging="0"/>
      </w:pPr>
      <w:r>
        <w:rPr>
          <w:b/>
          <w:bCs/>
        </w:rPr>
        <w:t xml:space="preserve">Confidential Information: </w:t>
      </w:r>
      <w:r>
        <w:t xml:space="preserve">all information of a confidential nature (in whatever form) disclosed by or on behalf of one party to the other in connection with this Agreement, including the Licensed Know-How and the terms of this Agreement.</w:t>
      </w:r>
    </w:p>
    <w:p>
      <w:pPr>
        <w:spacing w:after="100"/>
        <w:ind w:left="720" w:hanging="0"/>
      </w:pPr>
      <w:r>
        <w:rPr>
          <w:b/>
          <w:bCs/>
        </w:rPr>
        <w:t xml:space="preserve">Control: </w:t>
      </w:r>
      <w:r>
        <w:t xml:space="preserve">the ownership of more than 50% of the issued share capital or the ability to direct the affairs of an entity; and “Controlled” shall be construed accordingly.</w:t>
      </w:r>
    </w:p>
    <w:p>
      <w:pPr>
        <w:spacing w:after="100"/>
        <w:ind w:left="720" w:hanging="0"/>
      </w:pPr>
      <w:r>
        <w:rPr>
          <w:b/>
          <w:bCs/>
        </w:rPr>
        <w:t xml:space="preserve">Effective Date: </w:t>
      </w:r>
      <w:r>
        <w:t xml:space="preserve">the date of this Agreement.</w:t>
      </w:r>
    </w:p>
    <w:p>
      <w:pPr>
        <w:spacing w:after="100"/>
        <w:ind w:left="720" w:hanging="0"/>
      </w:pPr>
      <w:r>
        <w:rPr>
          <w:b/>
          <w:bCs/>
        </w:rPr>
        <w:t xml:space="preserve">Field: </w:t>
      </w:r>
      <w:r>
        <w:t xml:space="preserve">the development, manufacture and sale of solid-state lithium battery cells and modules for automotive and stationary energy-storage applications.</w:t>
      </w:r>
    </w:p>
    <w:p>
      <w:pPr>
        <w:spacing w:after="100"/>
        <w:ind w:left="720" w:hanging="0"/>
      </w:pPr>
      <w:r>
        <w:rPr>
          <w:b/>
          <w:bCs/>
        </w:rPr>
        <w:t xml:space="preserve">Improvement: </w:t>
      </w:r>
      <w:r>
        <w:t xml:space="preserve">any modification, enhancement, development or improvement to the Licensed IP or any Licensed Product, whether or not patentable, made by or on behalf of either party during the Term.</w:t>
      </w:r>
    </w:p>
    <w:p>
      <w:pPr>
        <w:spacing w:after="100"/>
        <w:ind w:left="720" w:hanging="0"/>
      </w:pPr>
      <w:r>
        <w:rPr>
          <w:b/>
          <w:bCs/>
        </w:rPr>
        <w:t xml:space="preserve">Intellectual Property Rights: </w:t>
      </w:r>
      <w:r>
        <w:t xml:space="preserve">patents, utility models, rights to inventions, copyright and related rights, trade marks, goodwill, designs, database rights, rights in confidential information (including know-how) and all other intellectual property rights, in each case whether registered or unregistered, and including all applications and rights to apply for and be granted such rights.</w:t>
      </w:r>
    </w:p>
    <w:p>
      <w:pPr>
        <w:spacing w:after="100"/>
        <w:ind w:left="720" w:hanging="0"/>
      </w:pPr>
      <w:r>
        <w:rPr>
          <w:b/>
          <w:bCs/>
        </w:rPr>
        <w:t xml:space="preserve">Licensed Know-How: </w:t>
      </w:r>
      <w:r>
        <w:t xml:space="preserve">the technical information, data, processes, formulations, specifications, manufacturing instructions and other know-how relating to the HX-7 platform that is owned by the Licensor as at the Effective Date and is reasonably necessary or useful for the exploitation of the Licensed Patents in the Field, as more particularly described in Schedule 2.</w:t>
      </w:r>
    </w:p>
    <w:p>
      <w:pPr>
        <w:spacing w:after="100"/>
        <w:ind w:left="720" w:hanging="0"/>
      </w:pPr>
      <w:r>
        <w:rPr>
          <w:b/>
          <w:bCs/>
        </w:rPr>
        <w:t xml:space="preserve">Licensed IP: </w:t>
      </w:r>
      <w:r>
        <w:t xml:space="preserve">the Licensed Patents and the Licensed Know-How.</w:t>
      </w:r>
    </w:p>
    <w:p>
      <w:pPr>
        <w:spacing w:after="100"/>
        <w:ind w:left="720" w:hanging="0"/>
      </w:pPr>
      <w:r>
        <w:rPr>
          <w:b/>
          <w:bCs/>
        </w:rPr>
        <w:t xml:space="preserve">Licensed Patents: </w:t>
      </w:r>
      <w:r>
        <w:t xml:space="preserve">the patents and patent applications listed in Schedule 1, together with all patents granted on such applications, and all divisionals, continuations, continuations-in-part, reissues, renewals, extensions and supplementary protection certificates in respect of any of them.</w:t>
      </w:r>
    </w:p>
    <w:p>
      <w:pPr>
        <w:spacing w:after="100"/>
        <w:ind w:left="720" w:hanging="0"/>
      </w:pPr>
      <w:r>
        <w:rPr>
          <w:b/>
          <w:bCs/>
        </w:rPr>
        <w:t xml:space="preserve">Licensed Product: </w:t>
      </w:r>
      <w:r>
        <w:t xml:space="preserve">any solid-state lithium battery cell, module or pack within the Field that is manufactured using, incorporates, or is made by a process that uses, any of the Licensed IP.</w:t>
      </w:r>
    </w:p>
    <w:p>
      <w:pPr>
        <w:spacing w:after="100"/>
        <w:ind w:left="720" w:hanging="0"/>
      </w:pPr>
      <w:r>
        <w:rPr>
          <w:b/>
          <w:bCs/>
        </w:rPr>
        <w:t xml:space="preserve">Net Sales: </w:t>
      </w:r>
      <w:r>
        <w:t xml:space="preserve">the gross amounts invoiced by the Licensee and its Affiliates and sub-licensees for the sale of Licensed Products to third parties, less the following to the extent actually allowed or incurred: (i) trade, cash and quantity discounts; (ii) credits and allowances for returns and rejections; (iii) value added tax and other sales taxes; and (iv) carriage, freight and insurance separately itemised on the invoice.</w:t>
      </w:r>
    </w:p>
    <w:p>
      <w:pPr>
        <w:spacing w:after="100"/>
        <w:ind w:left="720" w:hanging="0"/>
      </w:pPr>
      <w:r>
        <w:rPr>
          <w:b/>
          <w:bCs/>
        </w:rPr>
        <w:t xml:space="preserve">Quarter: </w:t>
      </w:r>
      <w:r>
        <w:t xml:space="preserve">each period of three months ending on 31 March, 30 June, 30 September and 31 December.</w:t>
      </w:r>
    </w:p>
    <w:p>
      <w:pPr>
        <w:spacing w:after="100"/>
        <w:ind w:left="720" w:hanging="0"/>
      </w:pPr>
      <w:r>
        <w:rPr>
          <w:b/>
          <w:bCs/>
        </w:rPr>
        <w:t xml:space="preserve">Royalty Rate: </w:t>
      </w:r>
      <w:r>
        <w:t xml:space="preserve">the rate specified in clause 6.2.</w:t>
      </w:r>
    </w:p>
    <w:p>
      <w:pPr>
        <w:spacing w:after="100"/>
        <w:ind w:left="720" w:hanging="0"/>
      </w:pPr>
      <w:r>
        <w:rPr>
          <w:b/>
          <w:bCs/>
        </w:rPr>
        <w:t xml:space="preserve">Sub-Licence: </w:t>
      </w:r>
      <w:r>
        <w:t xml:space="preserve">a sub-licence of any of the rights granted under clause 2, granted in accordance with clause 3.</w:t>
      </w:r>
    </w:p>
    <w:p>
      <w:pPr>
        <w:spacing w:after="100"/>
        <w:ind w:left="720" w:hanging="0"/>
      </w:pPr>
      <w:r>
        <w:rPr>
          <w:b/>
          <w:bCs/>
        </w:rPr>
        <w:t xml:space="preserve">Term: </w:t>
      </w:r>
      <w:r>
        <w:t xml:space="preserve">the term of this Agreement, as determined in accordance with clause 13.1.</w:t>
      </w:r>
    </w:p>
    <w:p>
      <w:pPr>
        <w:spacing w:after="100"/>
        <w:ind w:left="720" w:hanging="0"/>
      </w:pPr>
      <w:r>
        <w:rPr>
          <w:b/>
          <w:bCs/>
        </w:rPr>
        <w:t xml:space="preserve">Territory: </w:t>
      </w:r>
      <w:r>
        <w:t xml:space="preserve">worldwide, excluding the People's Republic of China.</w:t>
      </w:r>
    </w:p>
    <w:p>
      <w:pPr>
        <w:spacing w:after="100"/>
        <w:ind w:left="720" w:hanging="0"/>
      </w:pPr>
      <w:r>
        <w:rPr>
          <w:b/>
          <w:bCs/>
        </w:rPr>
        <w:t xml:space="preserve">Valid Claim: </w:t>
      </w:r>
      <w:r>
        <w:t xml:space="preserve">a claim of an issued and unexpired Licensed Patent that has not been held invalid or unenforceable by a court or other authority of competent jurisdiction from which no appeal lies or has been taken.</w:t>
      </w:r>
    </w:p>
    <w:p>
      <w:pPr>
        <w:spacing w:after="120"/>
        <w:ind w:left="720" w:hanging="360"/>
      </w:pPr>
      <w:r>
        <w:t>1.2   Clause and Schedule headings do not affect the interpretation of this Agreement.</w:t>
      </w:r>
    </w:p>
    <w:p>
      <w:pPr>
        <w:spacing w:after="120"/>
        <w:ind w:left="720" w:hanging="360"/>
      </w:pPr>
      <w:r>
        <w:t>1.3   A reference to a statute or statutory provision is a reference to it as amended, extended or re-enacted from time to time.</w:t>
      </w:r>
    </w:p>
    <w:p>
      <w:pPr>
        <w:spacing w:after="120"/>
        <w:ind w:left="720" w:hanging="360"/>
      </w:pPr>
      <w:r>
        <w:t>1.4   Any words following the terms “including”, “include”, “in particular” or “for example” are illustrative and do not limit the words preceding them.</w:t>
      </w:r>
    </w:p>
    <w:p>
      <w:pPr>
        <w:spacing w:after="120"/>
        <w:ind w:left="720" w:hanging="360"/>
      </w:pPr>
      <w:r>
        <w:t>1.5   The Schedules form part of this Agreement and shall have effect as if set out in full in the body of this Agreement.</w:t>
      </w:r>
    </w:p>
    <w:p>
      <w:pPr>
        <w:pStyle w:val="Heading1"/>
        <w:keepNext/>
      </w:pPr>
      <w:r>
        <w:t xml:space="preserve">2.  GRANT OF LICENCE</w:t>
      </w:r>
    </w:p>
    <w:p>
      <w:pPr>
        <w:spacing w:after="120"/>
        <w:ind w:left="720" w:hanging="360"/>
      </w:pPr>
      <w:r>
        <w:t>2.1   In consideration of the payments to be made by the Licensee under clause 6 and subject to the terms of this Agreement, the Licensor grants to the Licensee an exclusive licence under the Licensed IP to develop, manufacture, have manufactured, use, market, sell and otherwise commercialise Licensed Products in the Field in the Territory during the Term.</w:t>
      </w:r>
    </w:p>
    <w:p>
      <w:pPr>
        <w:spacing w:after="120"/>
        <w:ind w:left="720" w:hanging="360"/>
      </w:pPr>
      <w:r>
        <w:t>2.2   The licence granted under clause 2.1 is exclusive in the Field and the Territory, such that the Licensor shall not, during the Term, exploit the Licensed IP in the Field in the Territory, nor grant any licence of the Licensed IP to any third party in the Field in the Territory.</w:t>
      </w:r>
    </w:p>
    <w:p>
      <w:pPr>
        <w:spacing w:after="120"/>
        <w:ind w:left="720" w:hanging="360"/>
      </w:pPr>
      <w:r>
        <w:t>2.3   The Licensor reserves for itself and its Affiliates all rights in the Licensed IP outside the Field and outside the Territory, and the right to use the Licensed IP for internal research and development purposes anywhere in the world.</w:t>
      </w:r>
    </w:p>
    <w:p>
      <w:pPr>
        <w:spacing w:after="120"/>
        <w:ind w:left="720" w:hanging="360"/>
      </w:pPr>
      <w:r>
        <w:t>2.4   The Licensee shall have no right to use the Licensed IP otherwise than as expressly permitted by this Agreement. No licence is granted by implication or estoppel.</w:t>
      </w:r>
    </w:p>
    <w:p>
      <w:pPr>
        <w:spacing w:after="120"/>
        <w:ind w:left="720" w:hanging="360"/>
      </w:pPr>
      <w:r>
        <w:t>2.5   Within 30 days of the Effective Date the Licensor shall transfer to the Licensee the Licensed Know-How in accordance with the technology-transfer plan set out in Schedule 3, and shall provide up to 20 days of technical assistance per year (at no additional charge for the first two years) to enable the Licensee to use the Licensed Know-How.</w:t>
      </w:r>
    </w:p>
    <w:p>
      <w:pPr>
        <w:pStyle w:val="Heading1"/>
        <w:keepNext/>
      </w:pPr>
      <w:r>
        <w:t xml:space="preserve">3.  SUB-LICENSING</w:t>
      </w:r>
    </w:p>
    <w:p>
      <w:pPr>
        <w:spacing w:after="120"/>
        <w:ind w:left="720" w:hanging="360"/>
      </w:pPr>
      <w:r>
        <w:t>3.1   The Licensee may grant Sub-Licences of the rights granted under clause 2 to its Affiliates without the prior consent of the Licensor, and to third parties with the Licensor’s prior written consent (such consent not to be unreasonably withheld, conditioned or delayed, and to be deemed given if not refused within 20 business days of a written request).</w:t>
      </w:r>
    </w:p>
    <w:p>
      <w:pPr>
        <w:spacing w:after="120"/>
        <w:ind w:left="720" w:hanging="360"/>
      </w:pPr>
      <w:r>
        <w:t>3.2   Each Sub-Licence shall be in writing, shall be consistent with and no less protective of the Licensor’s rights than this Agreement, and shall terminate automatically on termination of this Agreement.</w:t>
      </w:r>
    </w:p>
    <w:p>
      <w:pPr>
        <w:spacing w:after="120"/>
        <w:ind w:left="720" w:hanging="360"/>
      </w:pPr>
      <w:r>
        <w:t>3.3   The Licensee shall remain responsible for all acts and omissions of its sub-licensees as if they were acts and omissions of the Licensee, and shall account to the Licensor for royalties on Net Sales of sub-licensees in accordance with clause 6.</w:t>
      </w:r>
    </w:p>
    <w:p>
      <w:pPr>
        <w:spacing w:after="120"/>
        <w:ind w:left="720" w:hanging="360"/>
      </w:pPr>
      <w:r>
        <w:t>3.4   The Licensee shall provide the Licensor with a copy of each Sub-Licence (which may be redacted as to commercially sensitive pricing) within 30 days of its execution.</w:t>
      </w:r>
    </w:p>
    <w:p>
      <w:pPr>
        <w:pStyle w:val="Heading1"/>
        <w:keepNext/>
      </w:pPr>
      <w:r>
        <w:t xml:space="preserve">4.  IMPROVEMENTS</w:t>
      </w:r>
    </w:p>
    <w:p>
      <w:pPr>
        <w:spacing w:after="120"/>
        <w:ind w:left="720" w:hanging="360"/>
      </w:pPr>
      <w:r>
        <w:t>4.1   Each party shall promptly disclose to the other in reasonable detail any Improvement made by or on behalf of it during the Term.</w:t>
      </w:r>
    </w:p>
    <w:p>
      <w:pPr>
        <w:spacing w:after="120"/>
        <w:ind w:left="720" w:hanging="360"/>
      </w:pPr>
      <w:r>
        <w:t>4.2   All Improvements made solely by the Licensor shall be owned by the Licensor and, if they relate to the Licensed IP in the Field, shall automatically be included within the Licensed IP licensed to the Licensee under clause 2 at no additional charge.</w:t>
      </w:r>
    </w:p>
    <w:p>
      <w:pPr>
        <w:spacing w:after="120"/>
        <w:ind w:left="720" w:hanging="360"/>
      </w:pPr>
      <w:r>
        <w:t>4.3   All Improvements made solely by the Licensee shall be owned by the Licensee. The Licensee grants to the Licensor a non-exclusive, royalty-free, worldwide licence (with the right to sub-licence) to use such Improvements outside the Field.</w:t>
      </w:r>
    </w:p>
    <w:p>
      <w:pPr>
        <w:spacing w:after="120"/>
        <w:ind w:left="720" w:hanging="360"/>
      </w:pPr>
      <w:r>
        <w:t>4.4   Improvements made jointly shall be owned jointly, and each party may exploit such jointly-owned Improvements without the consent of, or any obligation to account to, the other, save as expressly provided in this Agreement.</w:t>
      </w:r>
    </w:p>
    <w:p>
      <w:pPr>
        <w:pStyle w:val="Heading1"/>
        <w:keepNext/>
      </w:pPr>
      <w:r>
        <w:t xml:space="preserve">5.  DEVELOPMENT AND COMMERCIALISATION</w:t>
      </w:r>
    </w:p>
    <w:p>
      <w:pPr>
        <w:spacing w:after="120"/>
        <w:ind w:left="720" w:hanging="360"/>
      </w:pPr>
      <w:r>
        <w:t>5.1   The Licensee shall use commercially reasonable endeavours to develop and commercialise Licensed Products in the Field in the Territory, and shall achieve first commercial sale of a Licensed Product no later than 30 June 2029 (the “Longstop Commercialisation Date”).</w:t>
      </w:r>
    </w:p>
    <w:p>
      <w:pPr>
        <w:spacing w:after="120"/>
        <w:ind w:left="720" w:hanging="360"/>
      </w:pPr>
      <w:r>
        <w:t>5.2   The Licensee shall provide the Licensor with a written development and commercialisation report not less than once every six months, summarising progress against the milestones in Schedule 4.</w:t>
      </w:r>
    </w:p>
    <w:p>
      <w:pPr>
        <w:spacing w:after="120"/>
        <w:ind w:left="720" w:hanging="360"/>
      </w:pPr>
      <w:r>
        <w:t>5.3   If the Licensee fails to achieve first commercial sale by the Longstop Commercialisation Date (other than by reason of Licensor default or force majeure), the Licensor may, by written notice, convert the licence granted under clause 2 from exclusive to non-exclusive as its sole remedy for such failure.</w:t>
      </w:r>
    </w:p>
    <w:p>
      <w:pPr>
        <w:pStyle w:val="Heading1"/>
        <w:keepNext/>
      </w:pPr>
      <w:r>
        <w:t xml:space="preserve">6.  FINANCIAL PROVISIONS</w:t>
      </w:r>
    </w:p>
    <w:p>
      <w:pPr>
        <w:spacing w:after="120"/>
        <w:ind w:left="720" w:hanging="360"/>
      </w:pPr>
      <w:r>
        <w:t>6.1   In consideration of the grant of the licence under clause 2, the Licensee shall pay to the Licensor a non-refundable, non-creditable upfront fee of £4,500,000 (the “Upfront Fee”), payable within 30 days of the Effective Date.</w:t>
      </w:r>
    </w:p>
    <w:p>
      <w:pPr>
        <w:spacing w:after="120"/>
        <w:ind w:left="720" w:hanging="360"/>
      </w:pPr>
      <w:r>
        <w:t>6.2   The Licensee shall pay to the Licensor a running royalty of 4.5% of Net Sales of all Licensed Products (the “Royalty Rate”).</w:t>
      </w:r>
    </w:p>
    <w:p>
      <w:pPr>
        <w:spacing w:after="120"/>
        <w:ind w:left="720" w:hanging="360"/>
      </w:pPr>
      <w:r>
        <w:t>6.3   The Licensee shall pay to the Licensor the following non-refundable milestone payments, each payable once only within 30 days of the relevant event:</w:t>
      </w:r>
    </w:p>
    <w:p>
      <w:pPr>
        <w:pStyle w:val="ListParagraph"/>
        <w:numPr>
          <w:ilvl w:val="0"/>
          <w:numId w:val="3"/>
        </w:numPr>
        <w:spacing w:after="80"/>
      </w:pPr>
      <w:r>
        <w:t xml:space="preserve">£2,000,000 on qualification of the Licensee’s first commercial-scale Licensed Product manufacturing line; and</w:t>
      </w:r>
    </w:p>
    <w:p>
      <w:pPr>
        <w:pStyle w:val="ListParagraph"/>
        <w:numPr>
          <w:ilvl w:val="0"/>
          <w:numId w:val="3"/>
        </w:numPr>
        <w:spacing w:after="80"/>
      </w:pPr>
      <w:r>
        <w:t xml:space="preserve">£3,000,000 on the first date on which cumulative Net Sales of Licensed Products exceed £10,000,000.</w:t>
      </w:r>
    </w:p>
    <w:p>
      <w:pPr>
        <w:spacing w:after="120"/>
        <w:ind w:left="720" w:hanging="360"/>
      </w:pPr>
      <w:r>
        <w:t xml:space="preserve">6.4   From the third anniversary of the Effective Date, if the running royalties payable in any calendar year are less than the minimum annual royalty of </w:t>
      </w:r>
      <w:del w:id="301" w:author="Whitfield Carter LLP" w:date="2025-11-21T16:30:00Z">
        <w:r>
          <w:delText>£350,000</w:delText>
        </w:r>
      </w:del>
      <w:ins w:id="302" w:author="Whitfield Carter LLP" w:date="2025-11-21T16:30:00Z">
        <w:r>
          <w:t>£500,000</w:t>
        </w:r>
      </w:ins>
      <w:r>
        <w:t xml:space="preserve"> (the “Minimum Annual Royalty”), the Licensee shall pay the shortfall within 60 days of the end of that year.</w:t>
      </w:r>
    </w:p>
    <w:p>
      <w:pPr>
        <w:spacing w:after="120"/>
        <w:ind w:left="720" w:hanging="360"/>
      </w:pPr>
      <w:r>
        <w:t>6.5   The Licensee shall, within 30 days of the end of each Quarter, deliver to the Licensor a royalty statement showing the Net Sales and royalties due for that Quarter, and shall pay the royalties shown as due at the same time.</w:t>
      </w:r>
    </w:p>
    <w:p>
      <w:pPr>
        <w:spacing w:after="120"/>
        <w:ind w:left="720" w:hanging="360"/>
      </w:pPr>
      <w:r>
        <w:t>6.6   All sums payable under this Agreement are exclusive of VAT and are stated in pounds sterling. Any sum not paid when due shall bear interest at 3% per annum above the base rate of the Bank of England from time to time, accruing daily.</w:t>
      </w:r>
    </w:p>
    <w:p>
      <w:pPr>
        <w:spacing w:after="120"/>
        <w:ind w:left="720" w:hanging="360"/>
      </w:pPr>
      <w:r>
        <w:t>6.7   The Licensee shall keep, and shall procure that its Affiliates and sub-licensees keep, complete and accurate records of all Licensed Products sold. The Licensor may, on reasonable notice and not more than once in any 12-month period, appoint an independent auditor to inspect such records. If any audit reveals an underpayment of more than 5%, the Licensee shall bear the reasonable cost of the audit.</w:t>
      </w:r>
    </w:p>
    <w:p>
      <w:pPr>
        <w:pStyle w:val="Heading1"/>
        <w:keepNext/>
      </w:pPr>
      <w:r>
        <w:t xml:space="preserve">7.  PATENT PROSECUTION, MAINTENANCE AND ENFORCEMENT</w:t>
      </w:r>
    </w:p>
    <w:p>
      <w:pPr>
        <w:spacing w:after="120"/>
        <w:ind w:left="720" w:hanging="360"/>
      </w:pPr>
      <w:r>
        <w:t>7.1   The Licensor shall, at its own cost, be responsible for the filing, prosecution and maintenance of the Licensed Patents, and shall keep the Licensee reasonably informed of material developments.</w:t>
      </w:r>
    </w:p>
    <w:p>
      <w:pPr>
        <w:spacing w:after="120"/>
        <w:ind w:left="720" w:hanging="360"/>
      </w:pPr>
      <w:r>
        <w:t>7.2   Each party shall promptly notify the other of any actual, threatened or suspected infringement of the Licensed Patents in the Field in the Territory of which it becomes aware.</w:t>
      </w:r>
    </w:p>
    <w:p>
      <w:pPr>
        <w:spacing w:after="120"/>
        <w:ind w:left="720" w:hanging="360"/>
      </w:pPr>
      <w:r>
        <w:t>7.3   The Licensor shall have the first right, but not the obligation, to take action to enforce the Licensed Patents against infringement in the Field in the Territory. If the Licensor does not take action within 90 days of becoming aware of the infringement, the Licensee may do so in its own name, and the Licensor shall provide reasonable assistance at the Licensee’s cost.</w:t>
      </w:r>
    </w:p>
    <w:p>
      <w:pPr>
        <w:spacing w:after="120"/>
        <w:ind w:left="720" w:hanging="360"/>
      </w:pPr>
      <w:r>
        <w:t>7.4   Any damages or other sums recovered in any enforcement action shall first be applied in reimbursing the parties’ costs, and the balance shall be shared 60% to the party bringing the action and 40% to the other party.</w:t>
      </w:r>
    </w:p>
    <w:p>
      <w:pPr>
        <w:pStyle w:val="Heading1"/>
        <w:keepNext/>
      </w:pPr>
      <w:r>
        <w:t xml:space="preserve">8.  WARRANTIES</w:t>
      </w:r>
    </w:p>
    <w:p>
      <w:pPr>
        <w:spacing w:after="120"/>
        <w:ind w:left="720" w:hanging="360"/>
      </w:pPr>
      <w:r>
        <w:t>8.1   The Licensor warrants that: (a) it is the sole legal and beneficial owner of, or is otherwise entitled to license, the Licensed IP; (b) the Licensed Patents listed in Schedule 1 are subsisting and, so far as the Licensor is aware, the granted Licensed Patents are valid; (c) it has not granted and will not grant any licence or other right in the Licensed IP in the Field in the Territory that conflicts with the licence granted under this Agreement; and (d) so far as the Licensor is aware, the exploitation of the Licensed IP in the Field in accordance with this Agreement will not infringe the Intellectual Property Rights of any third party.</w:t>
      </w:r>
    </w:p>
    <w:p>
      <w:pPr>
        <w:spacing w:after="120"/>
        <w:ind w:left="720" w:hanging="360"/>
      </w:pPr>
      <w:r>
        <w:t>8.2   The Licensee warrants that it has full power and authority to enter into and perform this Agreement.</w:t>
      </w:r>
    </w:p>
    <w:p>
      <w:pPr>
        <w:spacing w:after="120"/>
        <w:ind w:left="720" w:hanging="360"/>
      </w:pPr>
      <w:r>
        <w:t>8.3   Except as expressly set out in this Agreement, all warranties, conditions and other terms implied by statute or common law are, to the fullest extent permitted by law, excluded. In particular, the Licensor gives no warranty that any Licensed Patent application will proceed to grant or that any granted Licensed Patent is or will remain valid.</w:t>
      </w:r>
    </w:p>
    <w:p>
      <w:pPr>
        <w:pStyle w:val="Heading1"/>
        <w:keepNext/>
      </w:pPr>
      <w:r>
        <w:t xml:space="preserve">9.  LIMITATION OF LIABILITY</w:t>
      </w:r>
    </w:p>
    <w:p>
      <w:pPr>
        <w:spacing w:after="120"/>
        <w:ind w:left="720" w:hanging="360"/>
      </w:pPr>
      <w:r>
        <w:t>9.1   Nothing in this Agreement limits or excludes either party’s liability for: (a) death or personal injury caused by its negligence; (b) fraud or fraudulent misrepresentation; or (c) any other liability that cannot be limited or excluded by law.</w:t>
      </w:r>
    </w:p>
    <w:p>
      <w:pPr>
        <w:spacing w:after="120"/>
        <w:ind w:left="720" w:hanging="360"/>
      </w:pPr>
      <w:r>
        <w:t>9.2   Subject to clause 9.1, neither party shall be liable to the other, whether in contract, tort (including negligence), breach of statutory duty or otherwise, for any loss of profit, loss of revenue, loss of anticipated savings, or any indirect or consequential loss.</w:t>
      </w:r>
    </w:p>
    <w:p>
      <w:pPr>
        <w:spacing w:after="120"/>
        <w:ind w:left="720" w:hanging="360"/>
      </w:pPr>
      <w:r>
        <w:t>9.3   Subject to clauses 9.1 and 9.2, the total aggregate liability of each party arising out of or in connection with this Agreement in any 12-month period shall not exceed an amount equal to 2 times the total fees and royalties paid or payable by the Licensee to the Licensor under this Agreement in the 12-month period immediately preceding the event giving rise to the liability.</w:t>
      </w:r>
    </w:p>
    <w:p>
      <w:pPr>
        <w:spacing w:after="120"/>
        <w:ind w:left="720" w:hanging="360"/>
      </w:pPr>
      <w:r>
        <w:t>9.4   The Licensee shall indemnify the Licensor against all liabilities, costs and expenses arising out of any claim by a third party relating to the development, manufacture, use or sale of Licensed Products by the Licensee or its sub-licensees, save to the extent caused by the Licensor’s breach of warranty under clause 8.1.</w:t>
      </w:r>
    </w:p>
    <w:p>
      <w:pPr>
        <w:pStyle w:val="Heading1"/>
        <w:keepNext/>
      </w:pPr>
      <w:r>
        <w:t xml:space="preserve">10.  CONFIDENTIALITY</w:t>
      </w:r>
    </w:p>
    <w:p>
      <w:pPr>
        <w:spacing w:after="120"/>
        <w:ind w:left="720" w:hanging="360"/>
      </w:pPr>
      <w:r>
        <w:t>10.1   Each party shall keep confidential all Confidential Information of the other party and shall not use it otherwise than for the purposes of performing its obligations or exercising its rights under this Agreement.</w:t>
      </w:r>
    </w:p>
    <w:p>
      <w:pPr>
        <w:spacing w:after="120"/>
        <w:ind w:left="720" w:hanging="360"/>
      </w:pPr>
      <w:r>
        <w:t>10.2   The obligations in clause 10.1 do not apply to information that: (a) is or becomes publicly available other than through breach of this Agreement; (b) was lawfully in the receiving party’s possession before disclosure; (c) is lawfully obtained from a third party free of any obligation of confidence; or (d) is required to be disclosed by law or by any regulatory or governmental authority.</w:t>
      </w:r>
    </w:p>
    <w:p>
      <w:pPr>
        <w:spacing w:after="120"/>
        <w:ind w:left="720" w:hanging="360"/>
      </w:pPr>
      <w:r>
        <w:t>10.3   The confidentiality obligations in this clause 10 shall survive termination of this Agreement for a period of ten years, and indefinitely in respect of the Licensed Know-How.</w:t>
      </w:r>
    </w:p>
    <w:p>
      <w:pPr>
        <w:pStyle w:val="Heading1"/>
        <w:keepNext/>
      </w:pPr>
      <w:r>
        <w:t xml:space="preserve">11.  OWNERSHIP OF INTELLECTUAL PROPERTY</w:t>
      </w:r>
    </w:p>
    <w:p>
      <w:pPr>
        <w:spacing w:after="120"/>
        <w:ind w:left="720" w:hanging="360"/>
      </w:pPr>
      <w:r>
        <w:t>11.1   Nothing in this Agreement assigns or transfers any Intellectual Property Rights from one party to the other. The Licensed IP remains the property of the Licensor at all times.</w:t>
      </w:r>
    </w:p>
    <w:p>
      <w:pPr>
        <w:spacing w:after="120"/>
        <w:ind w:left="720" w:hanging="360"/>
      </w:pPr>
      <w:r>
        <w:t>11.2   The Licensee shall not, during the Term or thereafter, challenge or assist any third party in challenging the validity or ownership of any of the Licensed Patents, save by way of defence to a claim brought against it.</w:t>
      </w:r>
    </w:p>
    <w:p>
      <w:pPr>
        <w:pStyle w:val="Heading1"/>
        <w:keepNext/>
      </w:pPr>
      <w:r>
        <w:t xml:space="preserve">12.  TERM AND TERMINATION</w:t>
      </w:r>
    </w:p>
    <w:p>
      <w:pPr>
        <w:spacing w:after="120"/>
        <w:ind w:left="720" w:hanging="360"/>
      </w:pPr>
      <w:r>
        <w:t>12.1   This Agreement takes effect on the Effective Date and, unless terminated earlier in accordance with its terms, continues until expiry of the last-to-expire Licensed Patent, at which point the licence under clause 2 shall, in respect of the Licensed Know-How, become a perpetual, fully paid-up, royalty-free non-exclusive licence.</w:t>
      </w:r>
    </w:p>
    <w:p>
      <w:pPr>
        <w:spacing w:after="120"/>
        <w:ind w:left="720" w:hanging="360"/>
      </w:pPr>
      <w:r>
        <w:t>12.2   Either party may terminate this Agreement immediately by written notice if the other party: (a) commits a material breach that is irremediable or, if remediable, is not remedied within 30 days of written notice; or (b) becomes insolvent, enters administration or has a receiver appointed over its assets.</w:t>
      </w:r>
    </w:p>
    <w:p>
      <w:pPr>
        <w:spacing w:after="120"/>
        <w:ind w:left="720" w:hanging="360"/>
      </w:pPr>
      <w:r>
        <w:t>12.3   The Licensor may terminate this Agreement immediately by written notice if the Licensee challenges the validity of any Licensed Patent (other than by way of defence) or fails to pay any undisputed sum within 30 days of a written reminder.</w:t>
      </w:r>
    </w:p>
    <w:p>
      <w:pPr>
        <w:spacing w:after="120"/>
        <w:ind w:left="720" w:hanging="360"/>
      </w:pPr>
      <w:r>
        <w:t>12.4   On termination: (a) all licences granted under this Agreement terminate; (b) the Licensee shall cease all use of the Licensed IP, save that it may sell off existing stock of Licensed Products for six months subject to payment of royalties; and (c) each party shall return or destroy the other’s Confidential Information.</w:t>
      </w:r>
    </w:p>
    <w:p>
      <w:pPr>
        <w:spacing w:after="120"/>
        <w:ind w:left="720" w:hanging="360"/>
      </w:pPr>
      <w:r>
        <w:t>12.5   Termination shall not affect any accrued rights or remedies, nor the coming into force or continuance of any provision intended to survive termination (including clauses 8, 9, 10, 11 and 16).</w:t>
      </w:r>
    </w:p>
    <w:p>
      <w:pPr>
        <w:pStyle w:val="Heading1"/>
        <w:keepNext/>
      </w:pPr>
      <w:r>
        <w:t xml:space="preserve">13.  FORCE MAJEURE</w:t>
      </w:r>
    </w:p>
    <w:p>
      <w:pPr>
        <w:spacing w:after="120"/>
        <w:ind w:left="720" w:hanging="360"/>
      </w:pPr>
      <w:r>
        <w:t>13.1   Neither party shall be in breach of this Agreement nor liable for delay in performing, or failure to perform, any of its obligations under this Agreement if such delay or failure results from an event beyond its reasonable control. In such circumstances the affected party shall be entitled to a reasonable extension of time for performing such obligations.</w:t>
      </w:r>
    </w:p>
    <w:p>
      <w:pPr>
        <w:pStyle w:val="Heading1"/>
        <w:keepNext/>
      </w:pPr>
      <w:r>
        <w:t xml:space="preserve">14.  ASSIGNMENT AND OTHER DEALINGS</w:t>
      </w:r>
    </w:p>
    <w:p>
      <w:pPr>
        <w:spacing w:after="120"/>
        <w:ind w:left="720" w:hanging="360"/>
      </w:pPr>
      <w:r>
        <w:t>14.1   The Licensee shall not assign, transfer, charge, sub-contract or deal in any other manner with any of its rights and obligations under this Agreement (other than the grant of Sub-Licences in accordance with clause 3) without the prior written consent of the Licensor, such consent not to be unreasonably withheld in the case of an assignment to a purchaser of the whole of the Licensee’s relevant business.</w:t>
      </w:r>
    </w:p>
    <w:p>
      <w:pPr>
        <w:spacing w:after="120"/>
        <w:ind w:left="720" w:hanging="360"/>
      </w:pPr>
      <w:r>
        <w:t>14.2   The Licensor may assign this Agreement together with the Licensed IP to any successor in title to the Licensed IP, provided that such assignee agrees in writing to be bound by this Agreement.</w:t>
      </w:r>
    </w:p>
    <w:p>
      <w:pPr>
        <w:pStyle w:val="Heading1"/>
        <w:keepNext/>
      </w:pPr>
      <w:r>
        <w:t xml:space="preserve">15.  NOTICES</w:t>
      </w:r>
    </w:p>
    <w:p>
      <w:pPr>
        <w:spacing w:after="120"/>
        <w:ind w:left="720" w:hanging="360"/>
      </w:pPr>
      <w:r>
        <w:t>15.1   Any notice given under this Agreement shall be in writing and delivered by hand, by pre-paid first-class post or by email to the address or email address of the relevant party set out in this Agreement (or as otherwise notified).</w:t>
      </w:r>
    </w:p>
    <w:p>
      <w:pPr>
        <w:spacing w:after="120"/>
        <w:ind w:left="720" w:hanging="360"/>
      </w:pPr>
      <w:r>
        <w:t>15.2   A notice is deemed received: if delivered by hand, at the time of delivery; if sent by post, at 9.00 am on the second business day after posting; and if sent by email, at the time of transmission, provided no bounce-back is received.</w:t>
      </w:r>
    </w:p>
    <w:p>
      <w:pPr>
        <w:pStyle w:val="Heading1"/>
        <w:keepNext/>
      </w:pPr>
      <w:r>
        <w:t xml:space="preserve">16.  GENERAL</w:t>
      </w:r>
    </w:p>
    <w:p>
      <w:pPr>
        <w:spacing w:after="120"/>
        <w:ind w:left="720" w:hanging="360"/>
      </w:pPr>
      <w:r>
        <w:t>16.1   Entire agreement. This Agreement constitutes the entire agreement between the parties and supersedes all previous agreements, including the term sheet dated 9 October 2025, but excluding the non-disclosure agreement dated 18 September 2025, which shall continue in force.</w:t>
      </w:r>
    </w:p>
    <w:p>
      <w:pPr>
        <w:spacing w:after="120"/>
        <w:ind w:left="720" w:hanging="360"/>
      </w:pPr>
      <w:r>
        <w:t>16.2   Variation. No variation of this Agreement is effective unless it is in writing and signed by or on behalf of each party.</w:t>
      </w:r>
    </w:p>
    <w:p>
      <w:pPr>
        <w:spacing w:after="120"/>
        <w:ind w:left="720" w:hanging="360"/>
      </w:pPr>
      <w:r>
        <w:t>16.3   Waiver. No failure or delay by a party to exercise any right or remedy is a waiver of that or any other right or remedy.</w:t>
      </w:r>
    </w:p>
    <w:p>
      <w:pPr>
        <w:spacing w:after="120"/>
        <w:ind w:left="720" w:hanging="360"/>
      </w:pPr>
      <w:r>
        <w:t>16.4   Severance. If any provision of this Agreement is held to be invalid or unenforceable, it shall be deemed modified to the minimum extent necessary, and the remainder of this Agreement shall continue in full force.</w:t>
      </w:r>
    </w:p>
    <w:p>
      <w:pPr>
        <w:spacing w:after="120"/>
        <w:ind w:left="720" w:hanging="360"/>
      </w:pPr>
      <w:r>
        <w:t>16.5   No partnership or agency. Nothing in this Agreement creates a partnership or agency between the parties.</w:t>
      </w:r>
    </w:p>
    <w:p>
      <w:pPr>
        <w:spacing w:after="120"/>
        <w:ind w:left="720" w:hanging="360"/>
      </w:pPr>
      <w:r>
        <w:t>16.6   Third-party rights. Save as expressly provided, a person who is not a party has no rights under the Contracts (Rights of Third Parties) Act 1999 to enforce any term of this Agreement.</w:t>
      </w:r>
    </w:p>
    <w:p>
      <w:pPr>
        <w:spacing w:after="120"/>
        <w:ind w:left="720" w:hanging="360"/>
      </w:pPr>
      <w:r>
        <w:t>16.7   Counterparts. This Agreement may be executed in any number of counterparts, each of which when executed constitutes a duplicate original, but all the counterparts together constitute one agreement.</w:t>
      </w:r>
    </w:p>
    <w:p>
      <w:pPr>
        <w:spacing w:after="120"/>
        <w:ind w:left="720" w:hanging="360"/>
      </w:pPr>
      <w:r>
        <w:t>16.8   Governing law. This Agreement and any dispute arising out of or in connection with it are governed by the laws of England and Wales.</w:t>
      </w:r>
    </w:p>
    <w:p>
      <w:pPr>
        <w:spacing w:after="120"/>
        <w:ind w:left="720" w:hanging="360"/>
      </w:pPr>
      <w:r>
        <w:t>16.9   Jurisdiction. Each party irrevocably submits to the exclusive jurisdiction of the courts of England and Wales.</w:t>
      </w:r>
    </w:p>
    <w:p>
      <w:pPr>
        <w:pStyle w:val="Heading1"/>
      </w:pPr>
      <w:r>
        <w:t xml:space="preserve">EXECUTION</w:t>
      </w:r>
    </w:p>
    <w:p>
      <w:pPr>
        <w:spacing w:after="120"/>
      </w:pPr>
      <w:r>
        <w:t xml:space="preserve">This Agreement has been entered into on the date stated at the beginning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left w:val="none"/>
              <w:bottom w:val="none"/>
              <w:right w:val="none"/>
            </w:tcBorders>
            <w:tcMar>
              <w:top w:type="dxa" w:w="40"/>
              <w:left w:type="dxa" w:w="80"/>
              <w:bottom w:type="dxa" w:w="40"/>
              <w:right w:type="dxa" w:w="80"/>
            </w:tcMar>
          </w:tcPr>
          <w:p>
            <w:pPr>
              <w:spacing w:after="0"/>
            </w:pPr>
            <w:r>
              <w:t xml:space="preserve">Signed for and on behalf of</w:t>
            </w:r>
          </w:p>
        </w:tc>
        <w:tc>
          <w:tcPr>
            <w:tcW w:type="dxa" w:w="6240"/>
            <w:tcBorders>
              <w:top w:val="none"/>
              <w:left w:val="none"/>
              <w:bottom w:val="none"/>
              <w:right w:val="none"/>
            </w:tcBorders>
            <w:tcMar>
              <w:top w:type="dxa" w:w="40"/>
              <w:left w:type="dxa" w:w="80"/>
              <w:bottom w:type="dxa" w:w="40"/>
              <w:right w:type="dxa" w:w="80"/>
            </w:tcMar>
          </w:tcPr>
          <w:p>
            <w:pPr>
              <w:spacing w:after="0"/>
            </w:pPr>
            <w:r>
              <w:rPr>
                <w:b/>
                <w:bCs/>
              </w:rPr>
              <w:t xml:space="preserve">Halverson Materials Limited</w:t>
            </w:r>
          </w:p>
        </w:tc>
      </w:tr>
      <w:tr>
        <w:tc>
          <w:tcPr>
            <w:tcW w:type="dxa" w:w="3120"/>
            <w:tcBorders>
              <w:top w:val="none"/>
              <w:left w:val="none"/>
              <w:bottom w:val="none"/>
              <w:right w:val="none"/>
            </w:tcBorders>
            <w:tcMar>
              <w:top w:type="dxa" w:w="40"/>
              <w:left w:type="dxa" w:w="80"/>
              <w:bottom w:type="dxa" w:w="40"/>
              <w:right w:type="dxa" w:w="80"/>
            </w:tcMar>
          </w:tcPr>
          <w:p>
            <w:pPr>
              <w:spacing w:after="0" w:before="240"/>
            </w:pPr>
            <w:r>
              <w:t xml:space="preserve"/>
            </w:r>
          </w:p>
        </w:tc>
        <w:tc>
          <w:tcPr>
            <w:tcW w:type="dxa" w:w="6240"/>
            <w:tcBorders>
              <w:bottom w:val="single" w:color="000000" w:sz="4"/>
            </w:tcBorders>
            <w:tcMar>
              <w:top w:type="dxa" w:w="40"/>
              <w:left w:type="dxa" w:w="80"/>
              <w:bottom w:type="dxa" w:w="40"/>
              <w:right w:type="dxa" w:w="80"/>
            </w:tcMar>
          </w:tcPr>
          <w:p>
            <w:pPr>
              <w:spacing w:after="0" w:before="240"/>
            </w:pPr>
            <w:r>
              <w:t xml:space="preserve"/>
            </w:r>
          </w:p>
        </w:tc>
      </w:tr>
      <w:tr>
        <w:tc>
          <w:tcPr>
            <w:tcW w:type="dxa" w:w="3120"/>
            <w:tcBorders>
              <w:top w:val="none"/>
              <w:left w:val="none"/>
              <w:bottom w:val="none"/>
              <w:right w:val="none"/>
            </w:tcBorders>
            <w:tcMar>
              <w:top w:type="dxa" w:w="40"/>
              <w:left w:type="dxa" w:w="80"/>
              <w:bottom w:type="dxa" w:w="40"/>
              <w:right w:type="dxa" w:w="80"/>
            </w:tcMar>
          </w:tcPr>
          <w:p>
            <w:pPr>
              <w:spacing w:after="0"/>
            </w:pPr>
            <w:r>
              <w:t xml:space="preserve"/>
            </w:r>
          </w:p>
        </w:tc>
        <w:tc>
          <w:tcPr>
            <w:tcW w:type="dxa" w:w="6240"/>
            <w:tcBorders>
              <w:top w:val="none"/>
              <w:left w:val="none"/>
              <w:bottom w:val="none"/>
              <w:right w:val="none"/>
            </w:tcBorders>
            <w:tcMar>
              <w:top w:type="dxa" w:w="40"/>
              <w:left w:type="dxa" w:w="80"/>
              <w:bottom w:type="dxa" w:w="40"/>
              <w:right w:type="dxa" w:w="80"/>
            </w:tcMar>
          </w:tcPr>
          <w:p>
            <w:pPr>
              <w:spacing w:after="20"/>
            </w:pPr>
            <w:r>
              <w:t xml:space="preserve">Name: Dr Anders Halverson</w:t>
            </w:r>
          </w:p>
          <w:p>
            <w:pPr>
              <w:spacing w:after="0"/>
            </w:pPr>
            <w:r>
              <w:t xml:space="preserve">Title: Founder &amp; Chief Executive Officer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left w:val="none"/>
              <w:bottom w:val="none"/>
              <w:right w:val="none"/>
            </w:tcBorders>
            <w:tcMar>
              <w:top w:type="dxa" w:w="40"/>
              <w:left w:type="dxa" w:w="80"/>
              <w:bottom w:type="dxa" w:w="40"/>
              <w:right w:type="dxa" w:w="80"/>
            </w:tcMar>
          </w:tcPr>
          <w:p>
            <w:pPr>
              <w:spacing w:after="0"/>
            </w:pPr>
            <w:r>
              <w:t xml:space="preserve">Signed for and on behalf of</w:t>
            </w:r>
          </w:p>
        </w:tc>
        <w:tc>
          <w:tcPr>
            <w:tcW w:type="dxa" w:w="6240"/>
            <w:tcBorders>
              <w:top w:val="none"/>
              <w:left w:val="none"/>
              <w:bottom w:val="none"/>
              <w:right w:val="none"/>
            </w:tcBorders>
            <w:tcMar>
              <w:top w:type="dxa" w:w="40"/>
              <w:left w:type="dxa" w:w="80"/>
              <w:bottom w:type="dxa" w:w="40"/>
              <w:right w:type="dxa" w:w="80"/>
            </w:tcMar>
          </w:tcPr>
          <w:p>
            <w:pPr>
              <w:spacing w:after="0"/>
            </w:pPr>
            <w:r>
              <w:rPr>
                <w:b/>
                <w:bCs/>
              </w:rPr>
              <w:t xml:space="preserve">Northstar Cell Technologies plc</w:t>
            </w:r>
          </w:p>
        </w:tc>
      </w:tr>
      <w:tr>
        <w:tc>
          <w:tcPr>
            <w:tcW w:type="dxa" w:w="3120"/>
            <w:tcBorders>
              <w:top w:val="none"/>
              <w:left w:val="none"/>
              <w:bottom w:val="none"/>
              <w:right w:val="none"/>
            </w:tcBorders>
            <w:tcMar>
              <w:top w:type="dxa" w:w="40"/>
              <w:left w:type="dxa" w:w="80"/>
              <w:bottom w:type="dxa" w:w="40"/>
              <w:right w:type="dxa" w:w="80"/>
            </w:tcMar>
          </w:tcPr>
          <w:p>
            <w:pPr>
              <w:spacing w:after="0" w:before="240"/>
            </w:pPr>
            <w:r>
              <w:t xml:space="preserve"/>
            </w:r>
          </w:p>
        </w:tc>
        <w:tc>
          <w:tcPr>
            <w:tcW w:type="dxa" w:w="6240"/>
            <w:tcBorders>
              <w:bottom w:val="single" w:color="000000" w:sz="4"/>
            </w:tcBorders>
            <w:tcMar>
              <w:top w:type="dxa" w:w="40"/>
              <w:left w:type="dxa" w:w="80"/>
              <w:bottom w:type="dxa" w:w="40"/>
              <w:right w:type="dxa" w:w="80"/>
            </w:tcMar>
          </w:tcPr>
          <w:p>
            <w:pPr>
              <w:spacing w:after="0" w:before="240"/>
            </w:pPr>
            <w:r>
              <w:t xml:space="preserve"/>
            </w:r>
          </w:p>
        </w:tc>
      </w:tr>
      <w:tr>
        <w:tc>
          <w:tcPr>
            <w:tcW w:type="dxa" w:w="3120"/>
            <w:tcBorders>
              <w:top w:val="none"/>
              <w:left w:val="none"/>
              <w:bottom w:val="none"/>
              <w:right w:val="none"/>
            </w:tcBorders>
            <w:tcMar>
              <w:top w:type="dxa" w:w="40"/>
              <w:left w:type="dxa" w:w="80"/>
              <w:bottom w:type="dxa" w:w="40"/>
              <w:right w:type="dxa" w:w="80"/>
            </w:tcMar>
          </w:tcPr>
          <w:p>
            <w:pPr>
              <w:spacing w:after="0"/>
            </w:pPr>
            <w:r>
              <w:t xml:space="preserve"/>
            </w:r>
          </w:p>
        </w:tc>
        <w:tc>
          <w:tcPr>
            <w:tcW w:type="dxa" w:w="6240"/>
            <w:tcBorders>
              <w:top w:val="none"/>
              <w:left w:val="none"/>
              <w:bottom w:val="none"/>
              <w:right w:val="none"/>
            </w:tcBorders>
            <w:tcMar>
              <w:top w:type="dxa" w:w="40"/>
              <w:left w:type="dxa" w:w="80"/>
              <w:bottom w:type="dxa" w:w="40"/>
              <w:right w:type="dxa" w:w="80"/>
            </w:tcMar>
          </w:tcPr>
          <w:p>
            <w:pPr>
              <w:spacing w:after="20"/>
            </w:pPr>
            <w:r>
              <w:t xml:space="preserve">Name: Gareth Sinclair</w:t>
            </w:r>
          </w:p>
          <w:p>
            <w:pPr>
              <w:spacing w:after="0"/>
            </w:pPr>
            <w:r>
              <w:t xml:space="preserve">Title: Director</w:t>
            </w:r>
          </w:p>
        </w:tc>
      </w:tr>
    </w:tbl>
    <w:p>
      <w:r>
        <w:br w:type="page"/>
      </w:r>
    </w:p>
    <w:p>
      <w:pPr>
        <w:pStyle w:val="Heading1"/>
      </w:pPr>
      <w:r>
        <w:t xml:space="preserve">SCHEDULE 1 — LICENSED PATENTS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100"/>
        <w:gridCol w:w="1100"/>
        <w:gridCol w:w="1360"/>
      </w:tblGrid>
      <w:tr>
        <w:trPr>
          <w:tblHeader/>
        </w:trPr>
        <w:tc>
          <w:tcPr>
            <w:tcW w:type="dxa" w:w="17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Patent / Application</w:t>
            </w:r>
          </w:p>
        </w:tc>
        <w:tc>
          <w:tcPr>
            <w:tcW w:type="dxa" w:w="24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Title</w:t>
            </w:r>
          </w:p>
        </w:tc>
        <w:tc>
          <w:tcPr>
            <w:tcW w:type="dxa" w:w="17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Jurisdiction</w:t>
            </w:r>
          </w:p>
        </w:tc>
        <w:tc>
          <w:tcPr>
            <w:tcW w:type="dxa" w:w="11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Filed</w:t>
            </w:r>
          </w:p>
        </w:tc>
        <w:tc>
          <w:tcPr>
            <w:tcW w:type="dxa" w:w="11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Granted</w:t>
            </w:r>
          </w:p>
        </w:tc>
        <w:tc>
          <w:tcPr>
            <w:tcW w:type="dxa" w:w="136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Expiry</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EP3 842 119 B1</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Sulphide solid electrolyte composition and method of preparation</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European Patent (validated UK, DE, FR)</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14 March 2019</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9 August 2023</w:t>
            </w:r>
          </w:p>
        </w:tc>
        <w:tc>
          <w:tcPr>
            <w:tcW w:type="dxa" w:w="13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14 March 2039</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US 11,654,302 B2</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Argyrodite-type solid electrolyte with reduced interfacial resistance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United States</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14 March 2019</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23 May 2023</w:t>
            </w:r>
          </w:p>
        </w:tc>
        <w:tc>
          <w:tcPr>
            <w:tcW w:type="dxa" w:w="13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 November 2039</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GB 2 591 044 B</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Process for dry-room synthesis of lithium argyrodite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United Kingdom</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27 January 2020</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12 April 2023</w:t>
            </w:r>
          </w:p>
        </w:tc>
        <w:tc>
          <w:tcPr>
            <w:tcW w:type="dxa" w:w="13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27 January 2040</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EP4 015 887 A1</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Cathode-electrolyte interphase stabilisation additive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European Patent (pending)</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3 December 2021</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w:t>
            </w:r>
          </w:p>
        </w:tc>
        <w:tc>
          <w:tcPr>
            <w:tcW w:type="dxa" w:w="13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3 December 2041 (if granted)</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PCT/GB2022/051883</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Composite separator incorporating argyrodite particles</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PCT (national phase entered UK, US, EP, JP, KR)</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21 July 2022</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w:t>
            </w:r>
          </w:p>
        </w:tc>
        <w:tc>
          <w:tcPr>
            <w:tcW w:type="dxa" w:w="13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21 July 2042 (if granted)</w:t>
            </w:r>
          </w:p>
        </w:tc>
      </w:tr>
    </w:tbl>
    <w:p>
      <w:pPr>
        <w:pStyle w:val="Heading1"/>
        <w:pageBreakBefore/>
      </w:pPr>
      <w:r>
        <w:t xml:space="preserve">SCHEDULE 2 — LICENSED KNOW-HOW</w:t>
      </w:r>
    </w:p>
    <w:p>
      <w:pPr>
        <w:spacing w:after="120"/>
      </w:pPr>
      <w:r>
        <w:t xml:space="preserve">Part A — Materials specifications. Argyrodite-type sulphide solid-electrolyte powder specifications (Li6PS5Cl base composition), including target ionic conductivity (≥ 3.5 mS/cm at 25°C), particle-size distribution (D50 of 2–5 μm) and moisture-tolerance parameters.</w:t>
      </w:r>
    </w:p>
    <w:p>
      <w:pPr>
        <w:spacing w:after="120"/>
      </w:pPr>
      <w:r>
        <w:t xml:space="preserve">Part B — Synthesis process. The dry-room mechanochemical synthesis route (the subject of GB 2 591 044 B), including milling schedules, annealing profiles, and the proprietary cathode-electrolyte interphase stabilisation additive package.</w:t>
      </w:r>
    </w:p>
    <w:p>
      <w:pPr>
        <w:spacing w:after="120"/>
      </w:pPr>
      <w:r>
        <w:t xml:space="preserve">Part C — Cell-integration know-how. Electrode-coating formulations, stack-pressure windows, and dry-room handling protocols required to integrate the HX-7 materials into pouch and prismatic cell formats.</w:t>
      </w:r>
    </w:p>
    <w:p>
      <w:pPr>
        <w:spacing w:after="120"/>
      </w:pPr>
      <w:r>
        <w:t xml:space="preserve">Part D — Analytical and quality-control methods. Test methods for ionic conductivity, critical current density and interfacial resistance, and the associated acceptance criteria.</w:t>
      </w:r>
    </w:p>
    <w:p>
      <w:pPr>
        <w:pStyle w:val="Heading1"/>
        <w:pageBreakBefore/>
      </w:pPr>
      <w:r>
        <w:t xml:space="preserve">SCHEDULE 3 — TECHNOLOGY-TRANSFER PLAN</w:t>
      </w:r>
    </w:p>
    <w:p>
      <w:pPr>
        <w:spacing w:after="120"/>
      </w:pPr>
      <w:r>
        <w:t xml:space="preserve">Phase 1 (Days 0–30): delivery of the technical documentation package described in Schedule 2 and a kick-off transfer workshop at the Licensor’s Warrington facility.</w:t>
      </w:r>
    </w:p>
    <w:p>
      <w:pPr>
        <w:spacing w:after="120"/>
      </w:pPr>
      <w:r>
        <w:t xml:space="preserve">Phase 2 (Days 30–90): on-site support for the establishment of dry-room synthesis at the Licensee’s Rotherham facility, including process-parameter validation against the Schedule 2 acceptance criteria.</w:t>
      </w:r>
    </w:p>
    <w:p>
      <w:pPr>
        <w:spacing w:after="120"/>
      </w:pPr>
      <w:r>
        <w:t xml:space="preserve">Phase 3 (Days 90–180): support for first cell-integration trials and qualification of the materials in the Licensee’s pilot line.</w:t>
      </w:r>
    </w:p>
    <w:p>
      <w:pPr>
        <w:spacing w:after="120"/>
      </w:pPr>
      <w:r>
        <w:t xml:space="preserve">The Licensor shall make Dr Wei Tan (Chief Technology Officer) and a process engineer available for the technical-assistance days referred to in clause 2.5.</w:t>
      </w:r>
    </w:p>
    <w:p>
      <w:pPr>
        <w:pStyle w:val="Heading1"/>
        <w:pageBreakBefore/>
      </w:pPr>
      <w:r>
        <w:t xml:space="preserve">SCHEDULE 4 —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Milestone</w:t>
            </w:r>
          </w:p>
        </w:tc>
        <w:tc>
          <w:tcPr>
            <w:tcW w:type="dxa" w:w="556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Trigger event</w:t>
            </w:r>
          </w:p>
        </w:tc>
        <w:tc>
          <w:tcPr>
            <w:tcW w:type="dxa" w:w="24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Payment</w:t>
            </w:r>
          </w:p>
        </w:tc>
      </w:tr>
      <w:tr>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M1</w:t>
            </w:r>
          </w:p>
        </w:tc>
        <w:tc>
          <w:tcPr>
            <w:tcW w:type="dxa" w:w="55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Qualification of first commercial-scale Licensed Product manufacturing line</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£2,000,000</w:t>
            </w:r>
          </w:p>
        </w:tc>
      </w:tr>
      <w:tr>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M2</w:t>
            </w:r>
          </w:p>
        </w:tc>
        <w:tc>
          <w:tcPr>
            <w:tcW w:type="dxa" w:w="55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First date cumulative Net Sales of Licensed Products exceed £10,000,000</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£3,000,000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color w:val="1F3864"/>
        <w:sz w:val="16"/>
        <w:szCs w:val="16"/>
      </w:rPr>
      <w:t xml:space="preserve">Project Tamarisk — Patent and Technology Licence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Arial" w:cs="Arial" w:eastAsia="Arial" w:hAnsi="Arial"/>
      <w:b/>
      <w:bCs/>
      <w:sz w:val="24"/>
      <w:szCs w:val="24"/>
    </w:rPr>
  </w:style>
  <w:style w:type="paragraph" w:styleId="Heading2">
    <w:name w:val="Heading 2"/>
    <w:basedOn w:val="Normal"/>
    <w:next w:val="Normal"/>
    <w:qFormat/>
    <w:pPr>
      <w:keepNext/>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2026-06-28T19:41:54.845Z</dcterms:created>
  <dcterms:modified xsi:type="dcterms:W3CDTF">2026-06-28T19:41:54.845Z</dcterms:modified>
</cp:coreProperties>
</file>

<file path=docProps/custom.xml><?xml version="1.0" encoding="utf-8"?>
<Properties xmlns="http://schemas.openxmlformats.org/officeDocument/2006/custom-properties" xmlns:vt="http://schemas.openxmlformats.org/officeDocument/2006/docPropsVTypes"/>
</file>