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sz w:val="22"/>
          <w:szCs w:val="22"/>
        </w:rPr>
        <w:t xml:space="preserve">DATED 23 JANUARY 2026</w:t>
      </w:r>
    </w:p>
    <w:p>
      <w:pPr>
        <w:spacing w:after="600"/>
        <w:jc w:val="center"/>
      </w:pPr>
      <w:r>
        <w:rPr>
          <w:sz w:val="22"/>
          <w:szCs w:val="22"/>
        </w:rPr>
        <w:t xml:space="preserve">____________________________</w:t>
      </w:r>
    </w:p>
    <w:p>
      <w:pPr>
        <w:spacing w:after="40"/>
        <w:jc w:val="center"/>
      </w:pPr>
      <w:r>
        <w:rPr>
          <w:b/>
          <w:bCs/>
          <w:sz w:val="24"/>
          <w:szCs w:val="24"/>
        </w:rPr>
        <w:t xml:space="preserve">CASPIAN TECHNOLOGIES LIMITED</w:t>
      </w:r>
    </w:p>
    <w:p>
      <w:pPr>
        <w:spacing w:after="200"/>
        <w:jc w:val="center"/>
      </w:pPr>
      <w:r>
        <w:rPr>
          <w:sz w:val="22"/>
          <w:szCs w:val="22"/>
        </w:rPr>
        <w:t xml:space="preserve">and</w:t>
      </w:r>
    </w:p>
    <w:p>
      <w:pPr>
        <w:spacing w:after="600"/>
        <w:jc w:val="center"/>
      </w:pPr>
      <w:r>
        <w:rPr>
          <w:b/>
          <w:bCs/>
          <w:sz w:val="24"/>
          <w:szCs w:val="24"/>
        </w:rPr>
        <w:t xml:space="preserve">BROOKMERE ASSET MANAGEMENT PLC</w:t>
      </w:r>
    </w:p>
    <w:p>
      <w:pPr>
        <w:spacing w:after="80"/>
        <w:jc w:val="center"/>
      </w:pPr>
      <w:r>
        <w:rPr>
          <w:sz w:val="22"/>
          <w:szCs w:val="22"/>
        </w:rPr>
        <w:t xml:space="preserve">____________________________</w:t>
      </w:r>
    </w:p>
    <w:p>
      <w:pPr>
        <w:spacing w:after="40"/>
        <w:jc w:val="center"/>
      </w:pPr>
      <w:r>
        <w:rPr>
          <w:b/>
          <w:bCs/>
          <w:sz w:val="28"/>
          <w:szCs w:val="28"/>
        </w:rPr>
        <w:t xml:space="preserve">MASTER SUBSCRIPTION &amp; DATA LICENCE AGREEMENT</w:t>
      </w:r>
    </w:p>
    <w:p>
      <w:pPr>
        <w:spacing w:after="1200"/>
        <w:jc w:val="center"/>
      </w:pPr>
      <w:r>
        <w:rPr>
          <w:sz w:val="20"/>
          <w:szCs w:val="20"/>
        </w:rPr>
        <w:t xml:space="preserve">relating to the Caspian carbon-analytics platform and dataset</w:t>
      </w:r>
    </w:p>
    <w:p>
      <w:pPr>
        <w:spacing w:after="0"/>
        <w:jc w:val="center"/>
      </w:pPr>
      <w:r>
        <w:rPr>
          <w:b/>
          <w:bCs/>
          <w:color w:val="1F3864"/>
          <w:sz w:val="20"/>
          <w:szCs w:val="20"/>
        </w:rPr>
        <w:t xml:space="preserve">Whitfield Carter LLP</w:t>
      </w:r>
    </w:p>
    <w:p>
      <w:pPr>
        <w:spacing w:after="0"/>
        <w:jc w:val="center"/>
      </w:pPr>
      <w:r>
        <w:rPr>
          <w:color w:val="595959"/>
          <w:sz w:val="16"/>
          <w:szCs w:val="16"/>
        </w:rPr>
        <w:t xml:space="preserve">22 Bishopsgate, London EC2N 4BQ</w:t>
      </w:r>
    </w:p>
    <w:p>
      <w:r>
        <w:br w:type="page"/>
      </w:r>
    </w:p>
    <w:p>
      <w:pPr>
        <w:pStyle w:val="Heading1"/>
      </w:pPr>
      <w:r>
        <w:t xml:space="preserve">THIS AGREEMENT is dated 23 January 2026</w:t>
      </w:r>
    </w:p>
    <w:p>
      <w:pPr>
        <w:pStyle w:val="Heading2"/>
      </w:pPr>
      <w:r>
        <w:t xml:space="preserve">PARTIES</w:t>
      </w:r>
    </w:p>
    <w:p>
      <w:pPr>
        <w:pStyle w:val="ListParagraph"/>
        <w:numPr>
          <w:ilvl w:val="0"/>
          <w:numId w:val="2"/>
        </w:numPr>
        <w:spacing w:after="120"/>
        <w:ind w:left="567" w:hanging="567"/>
      </w:pPr>
      <w:r>
        <w:rPr>
          <w:b/>
          <w:bCs/>
        </w:rPr>
        <w:t xml:space="preserve">CASPIAN TECHNOLOGIES LIMITED</w:t>
      </w:r>
      <w:r>
        <w:t xml:space="preserve"> incorporated and registered in England and Wales with company number 11284907 whose registered office is at 4 Pancras Square, London N1C 4AG (“Caspian”); and</w:t>
      </w:r>
    </w:p>
    <w:p>
      <w:pPr>
        <w:pStyle w:val="ListParagraph"/>
        <w:numPr>
          <w:ilvl w:val="0"/>
          <w:numId w:val="2"/>
        </w:numPr>
        <w:spacing w:after="120"/>
        <w:ind w:left="567" w:hanging="567"/>
      </w:pPr>
      <w:r>
        <w:rPr>
          <w:b/>
          <w:bCs/>
        </w:rPr>
        <w:t xml:space="preserve">BROOKMERE ASSET MANAGEMENT PLC</w:t>
      </w:r>
      <w:r>
        <w:t xml:space="preserve"> incorporated and registered in England and Wales with company number 03992155 whose registered office is at 90 Cannon Street, London EC4N 6HA (the “Customer”),</w:t>
      </w:r>
    </w:p>
    <w:p>
      <w:pPr>
        <w:spacing w:after="120"/>
      </w:pPr>
      <w:r>
        <w:t xml:space="preserve">each a “party” and together the “parties”.</w:t>
      </w:r>
    </w:p>
    <w:p>
      <w:pPr>
        <w:pStyle w:val="Heading2"/>
      </w:pPr>
      <w:r>
        <w:t xml:space="preserve">BACKGROUND</w:t>
      </w:r>
    </w:p>
    <w:p>
      <w:pPr>
        <w:pStyle w:val="ListParagraph"/>
        <w:numPr>
          <w:ilvl w:val="0"/>
          <w:numId w:val="3"/>
        </w:numPr>
        <w:spacing w:after="100"/>
      </w:pPr>
      <w:r>
        <w:t xml:space="preserve">Caspian provides a hosted software-as-a-service platform for the measurement, analysis and reporting of greenhouse-gas emissions associated with investment portfolios, together with a proprietary carbon dataset.</w:t>
      </w:r>
    </w:p>
    <w:p>
      <w:pPr>
        <w:pStyle w:val="ListParagraph"/>
        <w:numPr>
          <w:ilvl w:val="0"/>
          <w:numId w:val="3"/>
        </w:numPr>
        <w:spacing w:after="100"/>
      </w:pPr>
      <w:r>
        <w:t xml:space="preserve">The Customer is an institutional asset manager that wishes to subscribe to the platform and licence the dataset for the Permitted Purpose.</w:t>
      </w:r>
    </w:p>
    <w:p>
      <w:pPr>
        <w:pStyle w:val="ListParagraph"/>
        <w:numPr>
          <w:ilvl w:val="0"/>
          <w:numId w:val="3"/>
        </w:numPr>
        <w:spacing w:after="140"/>
      </w:pPr>
      <w:r>
        <w:t xml:space="preserve">Caspian has agreed to provide the Services and grant the Data Licence to the Customer on the terms of this Agreement.</w:t>
      </w:r>
    </w:p>
    <w:p>
      <w:pPr>
        <w:spacing w:after="120"/>
      </w:pPr>
      <w:r>
        <w:rPr>
          <w:b/>
          <w:bCs/>
        </w:rPr>
        <w:t xml:space="preserve">IT IS AGREED as follows:</w:t>
      </w:r>
    </w:p>
    <w:p>
      <w:pPr>
        <w:pStyle w:val="ListParagraph"/>
        <w:numPr>
          <w:ilvl w:val="0"/>
          <w:numId w:val="2"/>
        </w:numPr>
        <w:spacing w:after="140"/>
        <w:ind w:left="567" w:hanging="567"/>
      </w:pPr>
      <w:r>
        <w:rPr>
          <w:b/>
          <w:bCs/>
        </w:rPr>
        <w:t xml:space="preserve">Definitions and interpretation  </w:t>
      </w:r>
      <w:r>
        <w:t xml:space="preserve">In this Agreement, unless the context otherwise requires, the following definitions apply:</w:t>
      </w:r>
    </w:p>
    <w:p>
      <w:pPr>
        <w:spacing w:after="120"/>
        <w:ind w:left="567" w:hanging="567"/>
      </w:pPr>
      <w:r>
        <w:rPr>
          <w:b/>
          <w:bCs/>
        </w:rPr>
        <w:t xml:space="preserve">“Agreement”</w:t>
      </w:r>
      <w:r>
        <w:t xml:space="preserve"> means this master subscription and data licence agreement together with the Order Form and the Schedules.</w:t>
      </w:r>
    </w:p>
    <w:p>
      <w:pPr>
        <w:spacing w:after="120"/>
        <w:ind w:left="567" w:hanging="567"/>
      </w:pPr>
      <w:r>
        <w:rPr>
          <w:b/>
          <w:bCs/>
        </w:rPr>
        <w:t xml:space="preserve">“Authorised Users”</w:t>
      </w:r>
      <w:r>
        <w:t xml:space="preserve"> means the Customer’s employees and contractors who are authorised by the Customer to use the Services up to the number of Named Users specified in the Order Form.</w:t>
      </w:r>
    </w:p>
    <w:p>
      <w:pPr>
        <w:spacing w:after="120"/>
        <w:ind w:left="567" w:hanging="567"/>
      </w:pPr>
      <w:r>
        <w:rPr>
          <w:b/>
          <w:bCs/>
        </w:rPr>
        <w:t xml:space="preserve">“Business Day”</w:t>
      </w:r>
      <w:r>
        <w:t xml:space="preserve"> means a day other than a Saturday, Sunday or public holiday in England when banks in London are open for business.</w:t>
      </w:r>
    </w:p>
    <w:p>
      <w:pPr>
        <w:spacing w:after="120"/>
        <w:ind w:left="567" w:hanging="567"/>
      </w:pPr>
      <w:r>
        <w:rPr>
          <w:b/>
          <w:bCs/>
        </w:rPr>
        <w:t xml:space="preserve">“Confidential Information”</w:t>
      </w:r>
      <w:r>
        <w:t xml:space="preserve"> means all information disclosed by a party which is marked as confidential or which ought reasonably to be regarded as confidential, including the terms of this Agreement, Customer Data and the Caspian Dataset.</w:t>
      </w:r>
    </w:p>
    <w:p>
      <w:pPr>
        <w:spacing w:after="120"/>
        <w:ind w:left="567" w:hanging="567"/>
      </w:pPr>
      <w:r>
        <w:rPr>
          <w:b/>
          <w:bCs/>
        </w:rPr>
        <w:t xml:space="preserve">“Customer Data”</w:t>
      </w:r>
      <w:r>
        <w:t xml:space="preserve"> means all data, content and information submitted by or on behalf of the Customer or its Authorised Users to the Services, excluding the Caspian Dataset and Output.</w:t>
      </w:r>
    </w:p>
    <w:p>
      <w:pPr>
        <w:spacing w:after="120"/>
        <w:ind w:left="567" w:hanging="567"/>
      </w:pPr>
      <w:r>
        <w:rPr>
          <w:b/>
          <w:bCs/>
        </w:rPr>
        <w:t xml:space="preserve">“Caspian Dataset”</w:t>
      </w:r>
      <w:r>
        <w:t xml:space="preserve"> means the proprietary dataset of emissions factors, issuer-level emissions estimates and methodology made available through the Services and licensed under clause 4.</w:t>
      </w:r>
    </w:p>
    <w:p>
      <w:pPr>
        <w:spacing w:after="120"/>
        <w:ind w:left="567" w:hanging="567"/>
      </w:pPr>
      <w:r>
        <w:rPr>
          <w:b/>
          <w:bCs/>
        </w:rPr>
        <w:t xml:space="preserve">“Data Protection Legislation”</w:t>
      </w:r>
      <w:r>
        <w:t xml:space="preserve"> means the UK GDPR, the Data Protection Act 2018 and all applicable laws relating to the processing of personal data.</w:t>
      </w:r>
    </w:p>
    <w:p>
      <w:pPr>
        <w:spacing w:after="120"/>
        <w:ind w:left="567" w:hanging="567"/>
      </w:pPr>
      <w:r>
        <w:rPr>
          <w:b/>
          <w:bCs/>
        </w:rPr>
        <w:t xml:space="preserve">“Documentation”</w:t>
      </w:r>
      <w:r>
        <w:t xml:space="preserve"> means the user and technical documentation for the Services made available by Caspian.</w:t>
      </w:r>
    </w:p>
    <w:p>
      <w:pPr>
        <w:spacing w:after="120"/>
        <w:ind w:left="567" w:hanging="567"/>
      </w:pPr>
      <w:r>
        <w:rPr>
          <w:b/>
          <w:bCs/>
        </w:rPr>
        <w:t xml:space="preserve">“Fees”</w:t>
      </w:r>
      <w:r>
        <w:t xml:space="preserve"> means the subscription and data-licence fees set out in the Order Form.</w:t>
      </w:r>
    </w:p>
    <w:p>
      <w:pPr>
        <w:spacing w:after="120"/>
        <w:ind w:left="567" w:hanging="567"/>
      </w:pPr>
      <w:r>
        <w:rPr>
          <w:b/>
          <w:bCs/>
        </w:rPr>
        <w:t xml:space="preserve">“Intellectual Property Rights”</w:t>
      </w:r>
      <w:r>
        <w:t xml:space="preserve"> means patents, copyright, database rights, trade marks, design rights and all other intellectual property rights, in each case whether registered or unregistered.</w:t>
      </w:r>
    </w:p>
    <w:p>
      <w:pPr>
        <w:spacing w:after="120"/>
        <w:ind w:left="567" w:hanging="567"/>
      </w:pPr>
      <w:r>
        <w:rPr>
          <w:b/>
          <w:bCs/>
        </w:rPr>
        <w:t xml:space="preserve">“Order Form”</w:t>
      </w:r>
      <w:r>
        <w:t xml:space="preserve"> means the order form executed by the parties setting out the Services subscribed, the Authorised Users, the Initial Term and the Fees.</w:t>
      </w:r>
    </w:p>
    <w:p>
      <w:pPr>
        <w:spacing w:after="120"/>
        <w:ind w:left="567" w:hanging="567"/>
      </w:pPr>
      <w:r>
        <w:rPr>
          <w:b/>
          <w:bCs/>
        </w:rPr>
        <w:t xml:space="preserve">“Output”</w:t>
      </w:r>
      <w:r>
        <w:t xml:space="preserve"> means the reports, analyses and calculated results generated by the Services from Customer Data.</w:t>
      </w:r>
    </w:p>
    <w:p>
      <w:pPr>
        <w:spacing w:after="120"/>
        <w:ind w:left="567" w:hanging="567"/>
      </w:pPr>
      <w:r>
        <w:rPr>
          <w:b/>
          <w:bCs/>
        </w:rPr>
        <w:t xml:space="preserve">“Permitted Purpose”</w:t>
      </w:r>
      <w:r>
        <w:t xml:space="preserve"> means the Customer’s internal portfolio carbon measurement, reporting and regulatory disclosure across the Customer’s managed funds, as more particularly described in the Order Form.</w:t>
      </w:r>
    </w:p>
    <w:p>
      <w:pPr>
        <w:spacing w:after="120"/>
        <w:ind w:left="567" w:hanging="567"/>
      </w:pPr>
      <w:r>
        <w:rPr>
          <w:b/>
          <w:bCs/>
        </w:rPr>
        <w:t xml:space="preserve">“Services”</w:t>
      </w:r>
      <w:r>
        <w:t xml:space="preserve"> means the provision of access to the Caspian analytics platform and the Caspian Dataset as described in the Order Form and the Documentation.</w:t>
      </w:r>
    </w:p>
    <w:p>
      <w:pPr>
        <w:spacing w:after="120"/>
        <w:ind w:left="567" w:hanging="567"/>
      </w:pPr>
      <w:r>
        <w:rPr>
          <w:b/>
          <w:bCs/>
        </w:rPr>
        <w:t xml:space="preserve">“Schedules”</w:t>
      </w:r>
      <w:r>
        <w:t xml:space="preserve"> means Schedule 1 (Support Services), Schedule 2 (Service Level Agreement), Schedule 3 (Data Processing Agreement), Schedule 4 (Data Licence Terms) and Schedule 5 (Warranties).</w:t>
      </w:r>
    </w:p>
    <w:p>
      <w:pPr>
        <w:spacing w:after="120"/>
        <w:ind w:left="567" w:hanging="567"/>
      </w:pPr>
      <w:r>
        <w:rPr>
          <w:b/>
          <w:bCs/>
        </w:rPr>
        <w:t xml:space="preserve">“Term”</w:t>
      </w:r>
      <w:r>
        <w:t xml:space="preserve"> means the Initial Term together with any Renewal Period, as set out in clause 13.</w:t>
      </w:r>
    </w:p>
    <w:p>
      <w:pPr>
        <w:spacing w:after="120"/>
      </w:pPr>
      <w:r>
        <w:rPr>
          <w:b/>
          <w:bCs/>
        </w:rPr>
        <w:t xml:space="preserve">1.2  </w:t>
      </w:r>
      <w:r>
        <w:t xml:space="preserve">Clause and Schedule headings do not affect interpretation. A reference to a Schedule is to a schedule to this Agreement. In the event of conflict, the body of this Agreement prevails over the Schedules, save as expressly stated in Schedule 2.</w:t>
      </w:r>
    </w:p>
    <w:p>
      <w:pPr>
        <w:pStyle w:val="ListParagraph"/>
        <w:numPr>
          <w:ilvl w:val="0"/>
          <w:numId w:val="2"/>
        </w:numPr>
        <w:spacing w:after="140"/>
        <w:ind w:left="567" w:hanging="567"/>
      </w:pPr>
      <w:r>
        <w:rPr>
          <w:b/>
          <w:bCs/>
        </w:rPr>
        <w:t xml:space="preserve">Right to use the Services  </w:t>
      </w:r>
      <w:r>
        <w:t xml:space="preserve">Subject to the Customer paying the Fees and complying with this Agreement, Caspian grants the Customer a non-exclusive, non-transferable right to permit the Authorised Users to use the Services and the Documentation during the Term solely for the Permitted Purpose.</w:t>
      </w:r>
    </w:p>
    <w:p>
      <w:pPr>
        <w:pStyle w:val="ListParagraph"/>
        <w:numPr>
          <w:ilvl w:val="0"/>
          <w:numId w:val="4"/>
        </w:numPr>
        <w:spacing w:after="100"/>
      </w:pPr>
      <w:r>
        <w:t xml:space="preserve">The Customer shall not exceed the number of Named Users stated in the Order Form, and shall procure that each Authorised User keeps their authentication credentials confidential.</w:t>
      </w:r>
    </w:p>
    <w:p>
      <w:pPr>
        <w:pStyle w:val="ListParagraph"/>
        <w:numPr>
          <w:ilvl w:val="0"/>
          <w:numId w:val="4"/>
        </w:numPr>
        <w:spacing w:after="100"/>
      </w:pPr>
      <w:r>
        <w:t xml:space="preserve">The Customer shall not (and shall not permit any third party to) copy, modify, reverse-engineer, resell, or make the Services available to any third party except as expressly permitted, nor use the Services to build a competing product or to benchmark against a competing service.</w:t>
      </w:r>
    </w:p>
    <w:p>
      <w:pPr>
        <w:pStyle w:val="ListParagraph"/>
        <w:numPr>
          <w:ilvl w:val="0"/>
          <w:numId w:val="4"/>
        </w:numPr>
        <w:spacing w:after="100"/>
      </w:pPr>
      <w:r>
        <w:t xml:space="preserve">Caspian may suspend access to any Authorised User who breaches this clause 2, on notice to the Customer.</w:t>
      </w:r>
    </w:p>
    <w:p>
      <w:pPr>
        <w:pStyle w:val="ListParagraph"/>
        <w:numPr>
          <w:ilvl w:val="0"/>
          <w:numId w:val="2"/>
        </w:numPr>
        <w:spacing w:after="140"/>
        <w:ind w:left="567" w:hanging="567"/>
      </w:pPr>
      <w:r>
        <w:rPr>
          <w:b/>
          <w:bCs/>
        </w:rPr>
        <w:t xml:space="preserve">Provision of the Services  </w:t>
      </w:r>
      <w:r>
        <w:t xml:space="preserve">Caspian shall provide the Services in accordance with this Agreement, the Documentation and the service levels in Schedule 2, and shall use commercially reasonable endeavours to make the Services Available in accordance with the Uptime Commitment.</w:t>
      </w:r>
    </w:p>
    <w:p>
      <w:pPr>
        <w:pStyle w:val="ListParagraph"/>
        <w:numPr>
          <w:ilvl w:val="0"/>
          <w:numId w:val="4"/>
        </w:numPr>
        <w:spacing w:after="100"/>
      </w:pPr>
      <w:r>
        <w:t xml:space="preserve">Caspian shall provide the support described in Schedule 1 and shall provide the Services with reasonable skill and care.</w:t>
      </w:r>
    </w:p>
    <w:p>
      <w:pPr>
        <w:pStyle w:val="ListParagraph"/>
        <w:numPr>
          <w:ilvl w:val="0"/>
          <w:numId w:val="4"/>
        </w:numPr>
        <w:spacing w:after="100"/>
      </w:pPr>
      <w:r>
        <w:t xml:space="preserve">Caspian may update or enhance the Services from time to time provided that no update materially degrades the core functionality of the Services during the Term.</w:t>
      </w:r>
    </w:p>
    <w:p>
      <w:pPr>
        <w:pStyle w:val="ListParagraph"/>
        <w:numPr>
          <w:ilvl w:val="0"/>
          <w:numId w:val="2"/>
        </w:numPr>
        <w:spacing w:after="140"/>
        <w:ind w:left="567" w:hanging="567"/>
      </w:pPr>
      <w:r>
        <w:rPr>
          <w:b/>
          <w:bCs/>
        </w:rPr>
        <w:t xml:space="preserve">Data Licence  </w:t>
      </w:r>
      <w:r>
        <w:t xml:space="preserve">Caspian grants the Customer a non-exclusive, non-transferable, revocable licence during the Term to access and use the Caspian Dataset and the Output for the Permitted Purpose, subject to the Data Licence Terms in Schedule 4.</w:t>
      </w:r>
    </w:p>
    <w:p>
      <w:pPr>
        <w:pStyle w:val="ListParagraph"/>
        <w:numPr>
          <w:ilvl w:val="0"/>
          <w:numId w:val="4"/>
        </w:numPr>
        <w:spacing w:after="100"/>
      </w:pPr>
      <w:r>
        <w:t xml:space="preserve">The Customer may incorporate Output into its own internal and client-facing reports provided that the Customer does not redistribute the Caspian Dataset on a standalone basis or in a manner that would enable a third party to extract or reconstruct a material part of it.</w:t>
      </w:r>
    </w:p>
    <w:p>
      <w:pPr>
        <w:pStyle w:val="ListParagraph"/>
        <w:numPr>
          <w:ilvl w:val="0"/>
          <w:numId w:val="4"/>
        </w:numPr>
        <w:spacing w:after="100"/>
      </w:pPr>
      <w:r>
        <w:t xml:space="preserve">All Intellectual Property Rights in the Caspian Dataset remain with Caspian or its licensors. The Customer acknowledges that the Caspian Dataset comprises estimates and modelled data and is provided on the basis set out in clause 9.</w:t>
      </w:r>
    </w:p>
    <w:p>
      <w:pPr>
        <w:pStyle w:val="ListParagraph"/>
        <w:numPr>
          <w:ilvl w:val="0"/>
          <w:numId w:val="4"/>
        </w:numPr>
        <w:spacing w:after="100"/>
      </w:pPr>
      <w:r>
        <w:t xml:space="preserve">Caspian shall not be in breach of the service levels to the extent that any unavailability or degradation results from the Customer’s equipment, the Customer’s network, the Customer’s failure to apply an update notified by Caspian, or the Customer’s breach of this Agreement.</w:t>
      </w:r>
    </w:p>
    <w:p>
      <w:pPr>
        <w:pStyle w:val="ListParagraph"/>
        <w:numPr>
          <w:ilvl w:val="0"/>
          <w:numId w:val="4"/>
        </w:numPr>
        <w:spacing w:after="100"/>
      </w:pPr>
      <w:r>
        <w:t xml:space="preserve">Caspian shall maintain, throughout the Term, the information-security and business-continuity measures summarised in Schedule 3, and shall ensure that the production environment is hosted within the United Kingdom unless otherwise agreed in writing.</w:t>
      </w:r>
    </w:p>
    <w:p>
      <w:pPr>
        <w:pStyle w:val="ListParagraph"/>
        <w:numPr>
          <w:ilvl w:val="0"/>
          <w:numId w:val="2"/>
        </w:numPr>
        <w:spacing w:after="140"/>
        <w:ind w:left="567" w:hanging="567"/>
      </w:pPr>
      <w:r>
        <w:rPr>
          <w:b/>
          <w:bCs/>
        </w:rPr>
        <w:t xml:space="preserve">Customer obligations  </w:t>
      </w:r>
      <w:r>
        <w:t xml:space="preserve">The Customer shall: (a) provide Caspian with the cooperation, information and access reasonably required to provide the Services; (b) ensure that Customer Data does not infringe any third-party rights or applicable law; and (c) be responsible for the accuracy and completeness of Customer Data submitted to the Services.</w:t>
      </w:r>
    </w:p>
    <w:p>
      <w:pPr>
        <w:pStyle w:val="ListParagraph"/>
        <w:numPr>
          <w:ilvl w:val="0"/>
          <w:numId w:val="4"/>
        </w:numPr>
        <w:spacing w:after="100"/>
      </w:pPr>
      <w:r>
        <w:t xml:space="preserve">The Customer shall be responsible for procuring that its Authorised Users comply with the terms of this Agreement relating to use of the Services, and any act or omission of an Authorised User shall be treated as an act or omission of the Customer.</w:t>
      </w:r>
    </w:p>
    <w:p>
      <w:pPr>
        <w:pStyle w:val="ListParagraph"/>
        <w:numPr>
          <w:ilvl w:val="0"/>
          <w:numId w:val="4"/>
        </w:numPr>
        <w:spacing w:after="100"/>
      </w:pPr>
      <w:r>
        <w:t xml:space="preserve">The Customer shall maintain a designated administrator who is responsible for managing Authorised User accounts, and shall notify Caspian promptly of any unauthorised access to or use of the Services of which it becomes aware.</w:t>
      </w:r>
    </w:p>
    <w:p>
      <w:pPr>
        <w:pStyle w:val="ListParagraph"/>
        <w:numPr>
          <w:ilvl w:val="0"/>
          <w:numId w:val="4"/>
        </w:numPr>
        <w:spacing w:after="100"/>
      </w:pPr>
      <w:r>
        <w:t xml:space="preserve">The Customer shall not use the Services in any way that is unlawful, that introduces malicious code, or that imposes an unreasonable or disproportionately large load on Caspian’s infrastructure.</w:t>
      </w:r>
    </w:p>
    <w:p>
      <w:pPr>
        <w:pStyle w:val="ListParagraph"/>
        <w:numPr>
          <w:ilvl w:val="0"/>
          <w:numId w:val="2"/>
        </w:numPr>
        <w:spacing w:after="140"/>
        <w:ind w:left="567" w:hanging="567"/>
      </w:pPr>
      <w:r>
        <w:rPr>
          <w:b/>
          <w:bCs/>
        </w:rPr>
        <w:t xml:space="preserve">Fees and payment  </w:t>
      </w:r>
      <w:r>
        <w:t xml:space="preserve">The Customer shall pay the Fees set out in the Order Form. Unless otherwise stated, Fees are payable annually in advance and each invoice is payable within </w:t>
      </w:r>
      <w:del w:id="2001" w:author="Adam Selby" w:date="2025-12-15T10:30:00Z">
        <w:r>
          <w:delText xml:space="preserve">30</w:delText>
        </w:r>
      </w:del>
      <w:ins w:id="2002" w:author="Adam Selby" w:date="2025-12-15T10:30:00Z">
        <w:r>
          <w:t xml:space="preserve">45</w:t>
        </w:r>
      </w:ins>
      <w:r>
        <w:t xml:space="preserve"> days of the date of invoice.</w:t>
      </w:r>
    </w:p>
    <w:p>
      <w:pPr>
        <w:pStyle w:val="ListParagraph"/>
        <w:numPr>
          <w:ilvl w:val="0"/>
          <w:numId w:val="4"/>
        </w:numPr>
        <w:spacing w:after="100"/>
      </w:pPr>
      <w:r>
        <w:t xml:space="preserve">All Fees are exclusive of VAT, which the Customer shall pay at the applicable rate against a valid VAT invoice.</w:t>
      </w:r>
    </w:p>
    <w:p>
      <w:pPr>
        <w:pStyle w:val="ListParagraph"/>
        <w:numPr>
          <w:ilvl w:val="0"/>
          <w:numId w:val="4"/>
        </w:numPr>
        <w:spacing w:after="100"/>
      </w:pPr>
      <w:r>
        <w:t xml:space="preserve">Caspian may increase the Fees in accordance with the escalation provision in the Order Form.</w:t>
      </w:r>
    </w:p>
    <w:p>
      <w:pPr>
        <w:pStyle w:val="ListParagraph"/>
        <w:numPr>
          <w:ilvl w:val="0"/>
          <w:numId w:val="4"/>
        </w:numPr>
        <w:spacing w:after="100"/>
      </w:pPr>
      <w:r>
        <w:t xml:space="preserve">If any undisputed sum is not paid when due, Caspian may charge interest at 3% per annum above the Bank of England base rate, and may suspend the Services on 14 days’ notice if the overdue sum remains unpaid.</w:t>
      </w:r>
    </w:p>
    <w:p>
      <w:pPr>
        <w:pStyle w:val="ListParagraph"/>
        <w:numPr>
          <w:ilvl w:val="0"/>
          <w:numId w:val="2"/>
        </w:numPr>
        <w:spacing w:after="140"/>
        <w:ind w:left="567" w:hanging="567"/>
      </w:pPr>
      <w:r>
        <w:rPr>
          <w:b/>
          <w:bCs/>
        </w:rPr>
        <w:t xml:space="preserve">Intellectual property  </w:t>
      </w:r>
      <w:r>
        <w:t xml:space="preserve">As between the parties, Caspian owns all Intellectual Property Rights in the Services, the Documentation and the Caspian Dataset, and the Customer owns all Intellectual Property Rights in the Customer Data. The Customer grants Caspian a licence to use the Customer Data to the extent necessary to provide the Services.</w:t>
      </w:r>
    </w:p>
    <w:p>
      <w:pPr>
        <w:pStyle w:val="ListParagraph"/>
        <w:numPr>
          <w:ilvl w:val="0"/>
          <w:numId w:val="4"/>
        </w:numPr>
        <w:spacing w:after="100"/>
      </w:pPr>
      <w:r>
        <w:t xml:space="preserve">The Customer assigns to Caspian, and shall procure that its Authorised Users assign, all rights in any feedback or suggestions provided in relation to the Services, with no obligation on Caspian to use the same.</w:t>
      </w:r>
    </w:p>
    <w:p>
      <w:pPr>
        <w:pStyle w:val="ListParagraph"/>
        <w:numPr>
          <w:ilvl w:val="0"/>
          <w:numId w:val="2"/>
        </w:numPr>
        <w:spacing w:after="140"/>
        <w:ind w:left="567" w:hanging="567"/>
      </w:pPr>
      <w:r>
        <w:rPr>
          <w:b/>
          <w:bCs/>
        </w:rPr>
        <w:t xml:space="preserve">Confidentiality  </w:t>
      </w:r>
      <w:r>
        <w:t xml:space="preserve">Each party shall keep the other party’s Confidential Information confidential and shall not use it except for the purposes of this Agreement, nor disclose it except to those of its personnel and advisers who need to know it and who are bound by equivalent obligations.</w:t>
      </w:r>
    </w:p>
    <w:p>
      <w:pPr>
        <w:pStyle w:val="ListParagraph"/>
        <w:numPr>
          <w:ilvl w:val="0"/>
          <w:numId w:val="4"/>
        </w:numPr>
        <w:spacing w:after="100"/>
      </w:pPr>
      <w:r>
        <w:t xml:space="preserve">The obligations in this clause 8 do not apply to information that is or becomes public other than by breach, was lawfully in the receiving party’s possession before disclosure, or is required to be disclosed by law or a regulator (with notice where lawful).</w:t>
      </w:r>
    </w:p>
    <w:p>
      <w:pPr>
        <w:pStyle w:val="ListParagraph"/>
        <w:numPr>
          <w:ilvl w:val="0"/>
          <w:numId w:val="4"/>
        </w:numPr>
        <w:spacing w:after="100"/>
      </w:pPr>
      <w:r>
        <w:t xml:space="preserve">This clause 8 survives termination for a period of five (5) years, save that obligations in respect of trade secrets continue for as long as the information remains a trade secret.</w:t>
      </w:r>
    </w:p>
    <w:p>
      <w:pPr>
        <w:pStyle w:val="ListParagraph"/>
        <w:numPr>
          <w:ilvl w:val="0"/>
          <w:numId w:val="2"/>
        </w:numPr>
        <w:spacing w:after="140"/>
        <w:ind w:left="567" w:hanging="567"/>
      </w:pPr>
      <w:r>
        <w:rPr>
          <w:b/>
          <w:bCs/>
        </w:rPr>
        <w:t xml:space="preserve">Warranties  </w:t>
      </w:r>
      <w:r>
        <w:t xml:space="preserve">Each party warrants that it has full power and authority to enter into and perform this Agreement. Caspian warrants that the Services will be provided with reasonable skill and care and will materially conform to the Documentation.</w:t>
      </w:r>
    </w:p>
    <w:p>
      <w:pPr>
        <w:pStyle w:val="ListParagraph"/>
        <w:numPr>
          <w:ilvl w:val="0"/>
          <w:numId w:val="4"/>
        </w:numPr>
        <w:spacing w:after="100"/>
      </w:pPr>
      <w:r>
        <w:t xml:space="preserve">Except as expressly set out in this Agreement, all warranties, conditions and terms implied by statute or common law are excluded to the fullest extent permitted by law. In particular, Caspian does not warrant that the Caspian Dataset or Output is accurate, complete or fit for any particular regulatory or investment-decision purpose; the Customer is responsible for its own use of the Output.</w:t>
      </w:r>
    </w:p>
    <w:p>
      <w:pPr>
        <w:pStyle w:val="ListParagraph"/>
        <w:numPr>
          <w:ilvl w:val="0"/>
          <w:numId w:val="4"/>
        </w:numPr>
        <w:spacing w:after="100"/>
        <w:rPr>
          <w:ins w:id="2010" w:author="Adam Selby" w:date="2025-12-15T10:30:00Z"/>
        </w:rPr>
      </w:pPr>
      <w:ins w:id="2011" w:author="Adam Selby" w:date="2025-12-15T10:30:00Z">
        <w:r>
          <w:t xml:space="preserve">Notwithstanding the foregoing, Caspian warrants that the Caspian Dataset and the Output are accurate and complete in all material respects and are fit for the Customer’s regulatory and investment-decision purposes, and Caspian shall be liable to the Customer for any loss arising from any inaccuracy or incompleteness in the Caspian Dataset or the Output.</w:t>
        </w:r>
      </w:ins>
    </w:p>
    <w:p>
      <w:pPr>
        <w:pStyle w:val="ListParagraph"/>
        <w:numPr>
          <w:ilvl w:val="0"/>
          <w:numId w:val="4"/>
        </w:numPr>
        <w:spacing w:after="100"/>
      </w:pPr>
      <w:r>
        <w:t xml:space="preserve">The Customer’s exclusive remedy for breach of the warranty in clause 9 is for Caspian to re-perform the affected Services, or, where re-performance is not possible, a refund of the Fees paid for the affected Services.</w:t>
      </w:r>
    </w:p>
    <w:p>
      <w:pPr>
        <w:pStyle w:val="ListParagraph"/>
        <w:numPr>
          <w:ilvl w:val="0"/>
          <w:numId w:val="2"/>
        </w:numPr>
        <w:spacing w:after="140"/>
        <w:ind w:left="567" w:hanging="567"/>
      </w:pPr>
      <w:r>
        <w:rPr>
          <w:b/>
          <w:bCs/>
        </w:rPr>
        <w:t xml:space="preserve">IP indemnity  </w:t>
      </w:r>
      <w:r>
        <w:t xml:space="preserve">Caspian shall indemnify the Customer against losses, damages and reasonable costs finally awarded against the Customer arising from a claim that the Customer’s use of the Services in accordance with this Agreement infringes a third party’s Intellectual Property Rights, provided the Customer promptly notifies Caspian, allows Caspian to conduct the defence, and does not admit liability.</w:t>
      </w:r>
    </w:p>
    <w:p>
      <w:pPr>
        <w:pStyle w:val="ListParagraph"/>
        <w:numPr>
          <w:ilvl w:val="0"/>
          <w:numId w:val="4"/>
        </w:numPr>
        <w:spacing w:after="100"/>
      </w:pPr>
      <w:r>
        <w:t xml:space="preserve">Caspian’s obligations under clause 10 do not apply to the extent a claim arises from Customer Data, from use of the Services other than in accordance with this Agreement, or from modifications not made by Caspian.</w:t>
      </w:r>
    </w:p>
    <w:p>
      <w:pPr>
        <w:pStyle w:val="ListParagraph"/>
        <w:numPr>
          <w:ilvl w:val="0"/>
          <w:numId w:val="4"/>
        </w:numPr>
        <w:spacing w:after="100"/>
      </w:pPr>
      <w:r>
        <w:t xml:space="preserve">If the Services become, or in Caspian’s opinion are likely to become, the subject of an infringement claim, Caspian may at its option procure the right for the Customer to continue using the Services, modify them, or terminate the affected Services and refund prepaid Fees for the unexpired Term.</w:t>
      </w:r>
    </w:p>
    <w:p>
      <w:pPr>
        <w:pStyle w:val="ListParagraph"/>
        <w:numPr>
          <w:ilvl w:val="0"/>
          <w:numId w:val="2"/>
        </w:numPr>
        <w:spacing w:after="140"/>
        <w:ind w:left="567" w:hanging="567"/>
      </w:pPr>
      <w:r>
        <w:rPr>
          <w:b/>
          <w:bCs/>
        </w:rPr>
        <w:t xml:space="preserve">Limitation of liability  </w:t>
      </w:r>
      <w:r>
        <w:t xml:space="preserve">Nothing in this Agreement limits or excludes either party’s liability for death or personal injury caused by negligence, fraud or fraudulent misrepresentation, or any liability that cannot be limited or excluded by law.</w:t>
      </w:r>
    </w:p>
    <w:p>
      <w:pPr>
        <w:pStyle w:val="ListParagraph"/>
        <w:numPr>
          <w:ilvl w:val="0"/>
          <w:numId w:val="4"/>
        </w:numPr>
        <w:spacing w:after="100"/>
      </w:pPr>
      <w:r>
        <w:t xml:space="preserve">Subject to clause 11.1, neither party is liable to the other, whether in contract, tort (including negligence), breach of statutory duty or otherwise, for any loss of profit, loss of revenue, loss of business, loss of anticipated savings, or any indirect or consequential loss.</w:t>
      </w:r>
    </w:p>
    <w:p>
      <w:pPr>
        <w:pStyle w:val="ListParagraph"/>
        <w:numPr>
          <w:ilvl w:val="0"/>
          <w:numId w:val="4"/>
        </w:numPr>
        <w:spacing w:after="100"/>
      </w:pPr>
      <w:r>
        <w:t xml:space="preserve">Subject to clauses 11.1 and 11.4, each party’s total aggregate liability arising under or in connection with this Agreement in any contract year is limited to </w:t>
      </w:r>
      <w:r>
        <w:rPr>
          <w:b/>
          <w:bCs/>
        </w:rPr>
        <w:t xml:space="preserve">an amount equal to </w:t>
      </w:r>
      <w:del w:id="2003" w:author="Adam Selby" w:date="2025-12-15T10:30:00Z">
        <w:r>
          <w:rPr>
            <w:b/>
            <w:bCs/>
          </w:rPr>
          <w:delText xml:space="preserve">100% of the total Fees paid by the Customer in the 12 months preceding the event giving rise to the claim</w:delText>
        </w:r>
      </w:del>
      <w:ins w:id="2004" w:author="Adam Selby" w:date="2025-12-15T10:30:00Z">
        <w:r>
          <w:rPr>
            <w:b/>
            <w:bCs/>
          </w:rPr>
          <w:t xml:space="preserve">300% of the total annual Fees payable by the Customer under this Agreement</w:t>
        </w:r>
      </w:ins>
      <w:r>
        <w:t xml:space="preserve">.</w:t>
      </w:r>
    </w:p>
    <w:p>
      <w:pPr>
        <w:pStyle w:val="ListParagraph"/>
        <w:numPr>
          <w:ilvl w:val="0"/>
          <w:numId w:val="4"/>
        </w:numPr>
        <w:spacing w:after="100"/>
      </w:pPr>
      <w:r>
        <w:t xml:space="preserve">The cap in clause 11.3 does not apply to the Customer’s obligation to pay the Fees, to either party’s indemnity obligations under clause 10, or to a party’s breach of clause 8 (Confidentiality) or clause 4 (in respect of unauthorised redistribution of the Caspian Dataset).</w:t>
      </w:r>
    </w:p>
    <w:p>
      <w:pPr>
        <w:pStyle w:val="ListParagraph"/>
        <w:numPr>
          <w:ilvl w:val="0"/>
          <w:numId w:val="2"/>
        </w:numPr>
        <w:spacing w:after="140"/>
        <w:ind w:left="567" w:hanging="567"/>
      </w:pPr>
      <w:r>
        <w:rPr>
          <w:b/>
          <w:bCs/>
        </w:rPr>
        <w:t xml:space="preserve">Data protection  </w:t>
      </w:r>
      <w:r>
        <w:t xml:space="preserve">Each party shall comply with the Data Protection Legislation. To the extent that Caspian processes personal data on behalf of the Customer, the parties shall comply with Schedule 3 (Data Processing Agreement), which sets out the subject-matter, duration, nature and purpose of the processing and the parties’ respective obligations.</w:t>
      </w:r>
    </w:p>
    <w:p>
      <w:pPr>
        <w:pStyle w:val="ListParagraph"/>
        <w:numPr>
          <w:ilvl w:val="0"/>
          <w:numId w:val="2"/>
        </w:numPr>
        <w:spacing w:after="140"/>
        <w:ind w:left="567" w:hanging="567"/>
      </w:pPr>
      <w:r>
        <w:rPr>
          <w:b/>
          <w:bCs/>
        </w:rPr>
        <w:t xml:space="preserve">Term and termination  </w:t>
      </w:r>
      <w:r>
        <w:t xml:space="preserve">This Agreement begins on the Order Form Effective Date and continues for the Initial Term, and thereafter renews automatically for successive Renewal Periods of 12 months unless either party gives not less than </w:t>
      </w:r>
      <w:del w:id="2005" w:author="Adam Selby" w:date="2025-12-15T10:30:00Z">
        <w:r>
          <w:delText xml:space="preserve">90</w:delText>
        </w:r>
      </w:del>
      <w:ins w:id="2006" w:author="Adam Selby" w:date="2025-12-15T10:30:00Z">
        <w:r>
          <w:t xml:space="preserve">60</w:t>
        </w:r>
      </w:ins>
      <w:r>
        <w:t xml:space="preserve"> days’ written notice to expire at the end of the Initial Term or the then-current Renewal Period.</w:t>
      </w:r>
    </w:p>
    <w:p>
      <w:pPr>
        <w:pStyle w:val="ListParagraph"/>
        <w:numPr>
          <w:ilvl w:val="0"/>
          <w:numId w:val="4"/>
        </w:numPr>
        <w:spacing w:after="100"/>
      </w:pPr>
      <w:r>
        <w:t xml:space="preserve">Either party may terminate this Agreement immediately on written notice if the other commits a material breach which is irremediable or, if remediable, is not remedied within 30 days of notice, or if the other becomes insolvent.</w:t>
      </w:r>
    </w:p>
    <w:p>
      <w:pPr>
        <w:pStyle w:val="ListParagraph"/>
        <w:numPr>
          <w:ilvl w:val="0"/>
          <w:numId w:val="4"/>
        </w:numPr>
        <w:spacing w:after="100"/>
      </w:pPr>
      <w:r>
        <w:t xml:space="preserve">On termination or expiry: (a) all licences granted cease; (b) the Customer shall pay any outstanding Fees up to the effective date of termination; and (c) Caspian shall, on the Customer’s written request made within 30 days, make Customer Data available for export in a commonly used format, after which Caspian may delete it in accordance with Schedule 3.</w:t>
      </w:r>
    </w:p>
    <w:p>
      <w:pPr>
        <w:pStyle w:val="ListParagraph"/>
        <w:numPr>
          <w:ilvl w:val="0"/>
          <w:numId w:val="4"/>
        </w:numPr>
        <w:spacing w:after="100"/>
      </w:pPr>
      <w:r>
        <w:t xml:space="preserve">The Customer may, during the 60 days following termination, request continued read-only access to its historical Output on Caspian’s standard transition terms.</w:t>
      </w:r>
    </w:p>
    <w:p>
      <w:pPr>
        <w:pStyle w:val="ListParagraph"/>
        <w:numPr>
          <w:ilvl w:val="0"/>
          <w:numId w:val="2"/>
        </w:numPr>
        <w:spacing w:after="140"/>
        <w:ind w:left="567" w:hanging="567"/>
      </w:pPr>
      <w:r>
        <w:rPr>
          <w:b/>
          <w:bCs/>
        </w:rPr>
        <w:t xml:space="preserve">Force majeure  </w:t>
      </w:r>
      <w:r>
        <w:t xml:space="preserve">Neither party is liable for any failure or delay in performing its obligations (other than payment) to the extent caused by an event beyond its reasonable control, provided it notifies the other and uses reasonable endeavours to mitigate. If the event continues for more than 60 days, either party may terminate on written notice.</w:t>
      </w:r>
    </w:p>
    <w:p>
      <w:pPr>
        <w:pStyle w:val="ListParagraph"/>
        <w:numPr>
          <w:ilvl w:val="0"/>
          <w:numId w:val="2"/>
        </w:numPr>
        <w:spacing w:after="140"/>
        <w:ind w:left="567" w:hanging="567"/>
      </w:pPr>
      <w:r>
        <w:rPr>
          <w:b/>
          <w:bCs/>
        </w:rPr>
        <w:t xml:space="preserve">Assignment  </w:t>
      </w:r>
      <w:r>
        <w:t xml:space="preserve">Neither party may assign, transfer or sub-contract any of its rights or obligations without the other’s prior written consent (not to be unreasonably withheld), save that Caspian may sub-contract to the Sub-processors listed in Schedule 3 and either party may assign to an affiliate or a successor to its business on notice.</w:t>
      </w:r>
    </w:p>
    <w:p>
      <w:pPr>
        <w:pStyle w:val="ListParagraph"/>
        <w:numPr>
          <w:ilvl w:val="0"/>
          <w:numId w:val="2"/>
        </w:numPr>
        <w:spacing w:after="140"/>
        <w:ind w:left="567" w:hanging="567"/>
      </w:pPr>
      <w:r>
        <w:rPr>
          <w:b/>
          <w:bCs/>
        </w:rPr>
        <w:t xml:space="preserve">Entire agreement  </w:t>
      </w:r>
      <w:r>
        <w:t xml:space="preserve">This Agreement constitutes the entire agreement between the parties and supersedes all prior agreements, representations and understandings. Each party acknowledges that it has not relied on any statement not set out in this Agreement, but nothing limits liability for fraudulent misrepresentation.</w:t>
      </w:r>
    </w:p>
    <w:p>
      <w:pPr>
        <w:pStyle w:val="ListParagraph"/>
        <w:numPr>
          <w:ilvl w:val="0"/>
          <w:numId w:val="2"/>
        </w:numPr>
        <w:spacing w:after="140"/>
        <w:ind w:left="567" w:hanging="567"/>
      </w:pPr>
      <w:r>
        <w:rPr>
          <w:b/>
          <w:bCs/>
        </w:rPr>
        <w:t xml:space="preserve">Variation and waiver  </w:t>
      </w:r>
      <w:r>
        <w:t xml:space="preserve">No variation of this Agreement is effective unless in writing and signed by the parties. A failure or delay in exercising any right is not a waiver of that right.</w:t>
      </w:r>
    </w:p>
    <w:p>
      <w:pPr>
        <w:pStyle w:val="ListParagraph"/>
        <w:numPr>
          <w:ilvl w:val="0"/>
          <w:numId w:val="2"/>
        </w:numPr>
        <w:spacing w:after="140"/>
        <w:ind w:left="567" w:hanging="567"/>
      </w:pPr>
      <w:r>
        <w:rPr>
          <w:b/>
          <w:bCs/>
        </w:rPr>
        <w:t xml:space="preserve">Notices  </w:t>
      </w:r>
      <w:r>
        <w:t xml:space="preserve">Notices must be in writing and delivered by hand, by pre-paid first-class post or by email to the address of the relevant party set out in the Order Form (or as notified). Notice by email is deemed received on the next Business Day after sending.</w:t>
      </w:r>
    </w:p>
    <w:p>
      <w:pPr>
        <w:pStyle w:val="ListParagraph"/>
        <w:numPr>
          <w:ilvl w:val="0"/>
          <w:numId w:val="2"/>
        </w:numPr>
        <w:spacing w:after="140"/>
        <w:ind w:left="567" w:hanging="567"/>
      </w:pPr>
      <w:r>
        <w:rPr>
          <w:b/>
          <w:bCs/>
        </w:rPr>
        <w:t xml:space="preserve">Third-party rights  </w:t>
      </w:r>
      <w:r>
        <w:t xml:space="preserve">A person who is not a party to this Agreement has no right under the Contracts (Rights of Third Parties) Act 1999 to enforce any term of it.</w:t>
      </w:r>
    </w:p>
    <w:p>
      <w:pPr>
        <w:pStyle w:val="ListParagraph"/>
        <w:numPr>
          <w:ilvl w:val="0"/>
          <w:numId w:val="2"/>
        </w:numPr>
        <w:spacing w:after="140"/>
        <w:ind w:left="567" w:hanging="567"/>
      </w:pPr>
      <w:r>
        <w:rPr>
          <w:b/>
          <w:bCs/>
        </w:rPr>
        <w:t xml:space="preserve">Governing law and jurisdiction  </w:t>
      </w:r>
      <w:r>
        <w:t xml:space="preserve">This Agreement and any dispute or claim arising out of or in connection with it (including non-contractual disputes) are governed by the law of England and Wales, and the parties submit to the exclusive jurisdiction of the courts of England and Wales.</w:t>
      </w:r>
    </w:p>
    <w:p>
      <w:r>
        <w:br w:type="page"/>
      </w:r>
    </w:p>
    <w:p>
      <w:pPr>
        <w:pStyle w:val="Heading1"/>
      </w:pPr>
      <w:r>
        <w:t xml:space="preserve">EXECUTION</w:t>
      </w:r>
    </w:p>
    <w:p>
      <w:pPr>
        <w:spacing w:after="12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18"/>
                <w:szCs w:val="18"/>
              </w:rPr>
              <w:t xml:space="preserve">Signed for and on behalf of</w:t>
            </w:r>
          </w:p>
          <w:p>
            <w:r>
              <w:rPr>
                <w:b/>
                <w:bCs/>
              </w:rPr>
              <w:t xml:space="preserve">CASPIAN TECHNOLOGIES LIMITED</w:t>
            </w:r>
          </w:p>
          <w:p>
            <w:r>
              <w:t xml:space="preserve"/>
            </w:r>
          </w:p>
          <w:p>
            <w:r>
              <w:t xml:space="preserve">……………………………………</w:t>
            </w:r>
          </w:p>
          <w:p>
            <w:r>
              <w:t xml:space="preserve">Name: Daniel Okonkwo</w:t>
            </w:r>
          </w:p>
          <w:p>
            <w:r>
              <w:t xml:space="preserve">Title: VP Commercial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18"/>
                <w:szCs w:val="18"/>
              </w:rPr>
              <w:t xml:space="preserve">Signed for and on behalf of</w:t>
            </w:r>
          </w:p>
          <w:p>
            <w:r>
              <w:rPr>
                <w:b/>
                <w:bCs/>
              </w:rPr>
              <w:t xml:space="preserve">BROOKMERE ASSET MANAGEMENT PLC</w:t>
            </w:r>
          </w:p>
          <w:p>
            <w:r>
              <w:t xml:space="preserve"/>
            </w:r>
          </w:p>
          <w:p>
            <w:r>
              <w:t xml:space="preserve">……………………………………</w:t>
            </w:r>
          </w:p>
          <w:p>
            <w:r>
              <w:t xml:space="preserve">Name: Eleanor Whitford</w:t>
            </w:r>
          </w:p>
          <w:p>
            <w:r>
              <w:t xml:space="preserve">Title: Chief Operating Officer</w:t>
            </w:r>
          </w:p>
        </w:tc>
      </w:tr>
    </w:tbl>
    <w:p>
      <w:r>
        <w:br w:type="page"/>
      </w:r>
    </w:p>
    <w:p>
      <w:pPr>
        <w:spacing w:after="40"/>
        <w:jc w:val="center"/>
      </w:pPr>
      <w:r>
        <w:rPr>
          <w:b/>
          <w:bCs/>
          <w:sz w:val="26"/>
          <w:szCs w:val="26"/>
        </w:rPr>
        <w:t xml:space="preserve">SCHEDULE 1</w:t>
      </w:r>
    </w:p>
    <w:p>
      <w:pPr>
        <w:spacing w:after="200"/>
        <w:jc w:val="center"/>
      </w:pPr>
      <w:r>
        <w:rPr>
          <w:b/>
          <w:bCs/>
          <w:sz w:val="22"/>
          <w:szCs w:val="22"/>
        </w:rPr>
        <w:t xml:space="preserve">SUPPORT SERVICES</w:t>
      </w:r>
    </w:p>
    <w:p>
      <w:pPr>
        <w:spacing w:after="120"/>
      </w:pPr>
      <w:r>
        <w:t xml:space="preserve">1.  Support scope. Caspian shall provide the Customer with technical support in respect of the Services, comprising: (a) assistance with the diagnosis and resolution of Incidents; (b) responses to “how-to” and configuration queries; and (c) access to the Documentation and the online knowledge base.</w:t>
      </w:r>
    </w:p>
    <w:p>
      <w:pPr>
        <w:spacing w:after="120"/>
      </w:pPr>
      <w:r>
        <w:t xml:space="preserve">2.  Contact channels. Support requests are logged through the Caspian service portal or by email to support@caspiantech.io. Each request is assigned a unique reference and a Priority in accordance with Schedule 2.</w:t>
      </w:r>
    </w:p>
    <w:p>
      <w:pPr>
        <w:spacing w:after="120"/>
      </w:pPr>
      <w:r>
        <w:t xml:space="preserve">3.  Customer Success. Caspian shall assign a named Customer Success Manager to the account, who shall hold a quarterly service review with the Customer covering usage, service performance against the Uptime Commitment, the methodology change log and the product roadmap.</w:t>
      </w:r>
    </w:p>
    <w:p>
      <w:pPr>
        <w:spacing w:after="120"/>
      </w:pPr>
      <w:r>
        <w:t xml:space="preserve">4.  Onboarding. During the first 60 days following the Order Form Effective Date, Caspian shall provide implementation assistance comprising data-source configuration, single-sign-on integration, and up to two (2) half-day training sessions for the Customer’s Authorised Users at no additional charge.</w:t>
      </w:r>
    </w:p>
    <w:p>
      <w:pPr>
        <w:spacing w:after="120"/>
      </w:pPr>
      <w:r>
        <w:t xml:space="preserve">5.  Excluded support. The following are outside the scope of standard support and may be provided as chargeable professional services: bespoke development, data-migration beyond the standard import tools, historic recalculation of Output following a methodology change, and on-site support.</w:t>
      </w:r>
    </w:p>
    <w:p>
      <w:r>
        <w:br w:type="page"/>
      </w:r>
    </w:p>
    <w:p>
      <w:pPr>
        <w:spacing w:after="40"/>
        <w:jc w:val="center"/>
      </w:pPr>
      <w:r>
        <w:rPr>
          <w:b/>
          <w:bCs/>
          <w:sz w:val="26"/>
          <w:szCs w:val="26"/>
        </w:rPr>
        <w:t xml:space="preserve">SCHEDULE 4</w:t>
      </w:r>
    </w:p>
    <w:p>
      <w:pPr>
        <w:spacing w:after="200"/>
        <w:jc w:val="center"/>
      </w:pPr>
      <w:r>
        <w:rPr>
          <w:b/>
          <w:bCs/>
          <w:sz w:val="22"/>
          <w:szCs w:val="22"/>
        </w:rPr>
        <w:t xml:space="preserve">DATA LICENCE TERMS</w:t>
      </w:r>
    </w:p>
    <w:p>
      <w:pPr>
        <w:spacing w:after="120"/>
      </w:pPr>
      <w:r>
        <w:t xml:space="preserve">1.  Scope of licence. The Customer’s licence to the Caspian Dataset is limited to access through the Services and to the Permitted Purpose. The Customer may not extract, scrape, or systematically download the Caspian Dataset other than the Output reasonably required for the Permitted Purpose.</w:t>
      </w:r>
    </w:p>
    <w:p>
      <w:pPr>
        <w:spacing w:after="120"/>
      </w:pPr>
      <w:r>
        <w:t xml:space="preserve">2.  Attribution. Where Output derived from the Caspian Dataset is included in client-facing materials, the Customer shall include the attribution “Carbon data: Caspian” unless otherwise agreed.</w:t>
      </w:r>
    </w:p>
    <w:p>
      <w:pPr>
        <w:spacing w:after="120"/>
      </w:pPr>
      <w:r>
        <w:t xml:space="preserve">3.  Methodology changes. Caspian may revise its emissions-estimation methodology from time to time and shall make available a change log. Historic Output is not restated unless the Customer requests a recalculation, which Caspian may provide as a chargeable professional-services item.</w:t>
      </w:r>
    </w:p>
    <w:p>
      <w:pPr>
        <w:spacing w:after="120"/>
      </w:pPr>
      <w:r>
        <w:t xml:space="preserve">4.  No investment advice. The Caspian Dataset and Output are provided for information only and do not constitute investment advice or a recommendation. The Customer is solely responsible for any investment or disclosure decision it makes.</w:t>
      </w:r>
    </w:p>
    <w:p>
      <w:pPr>
        <w:spacing w:after="120"/>
      </w:pPr>
      <w:r>
        <w:t xml:space="preserve">5.  Survival on termination. On termination the Customer’s right to use the Caspian Dataset ceases, save that the Customer may retain Output already incorporated into completed reports issued before termination.</w:t>
      </w:r>
    </w:p>
    <w:p>
      <w:r>
        <w:br w:type="page"/>
      </w:r>
    </w:p>
    <w:p>
      <w:pPr>
        <w:spacing w:after="40"/>
        <w:jc w:val="center"/>
      </w:pPr>
      <w:r>
        <w:rPr>
          <w:b/>
          <w:bCs/>
          <w:sz w:val="26"/>
          <w:szCs w:val="26"/>
        </w:rPr>
        <w:t xml:space="preserve">SCHEDULE 5</w:t>
      </w:r>
    </w:p>
    <w:p>
      <w:pPr>
        <w:spacing w:after="200"/>
        <w:jc w:val="center"/>
      </w:pPr>
      <w:r>
        <w:rPr>
          <w:b/>
          <w:bCs/>
          <w:sz w:val="22"/>
          <w:szCs w:val="22"/>
        </w:rPr>
        <w:t xml:space="preserve">WARRANTIES GIVEN BY CASPIAN</w:t>
      </w:r>
    </w:p>
    <w:p>
      <w:pPr>
        <w:spacing w:after="120"/>
      </w:pPr>
      <w:r>
        <w:t xml:space="preserve">Caspian warrants to the Customer that, as at the Order Form Effective Date and throughout the Term:</w:t>
      </w:r>
    </w:p>
    <w:p>
      <w:pPr>
        <w:pStyle w:val="ListParagraph"/>
        <w:numPr>
          <w:ilvl w:val="0"/>
          <w:numId w:val="3"/>
        </w:numPr>
        <w:spacing w:after="100"/>
      </w:pPr>
      <w:r>
        <w:t xml:space="preserve">Authority. Caspian is validly existing, has full power and authority to enter into and perform this Agreement, and the Agreement constitutes binding obligations on it.</w:t>
      </w:r>
    </w:p>
    <w:p>
      <w:pPr>
        <w:pStyle w:val="ListParagraph"/>
        <w:numPr>
          <w:ilvl w:val="0"/>
          <w:numId w:val="3"/>
        </w:numPr>
        <w:spacing w:after="100"/>
      </w:pPr>
      <w:r>
        <w:t xml:space="preserve">Service performance. The Services will be performed with reasonable skill and care by suitably qualified personnel and will materially conform to the Documentation.</w:t>
      </w:r>
    </w:p>
    <w:p>
      <w:pPr>
        <w:pStyle w:val="ListParagraph"/>
        <w:numPr>
          <w:ilvl w:val="0"/>
          <w:numId w:val="3"/>
        </w:numPr>
        <w:spacing w:after="100"/>
      </w:pPr>
      <w:r>
        <w:t xml:space="preserve">No infringement. So far as Caspian is aware, the Customer’s use of the Services in accordance with this Agreement will not infringe the Intellectual Property Rights of any third party.</w:t>
      </w:r>
    </w:p>
    <w:p>
      <w:pPr>
        <w:pStyle w:val="ListParagraph"/>
        <w:numPr>
          <w:ilvl w:val="0"/>
          <w:numId w:val="3"/>
        </w:numPr>
        <w:spacing w:after="100"/>
      </w:pPr>
      <w:r>
        <w:t xml:space="preserve">Malicious code. Caspian will use commercially reasonable, industry-standard measures (including anti-malware scanning and secure development practices) to ensure that the Services do not contain any virus or other malicious code.</w:t>
      </w:r>
    </w:p>
    <w:p>
      <w:pPr>
        <w:pStyle w:val="ListParagraph"/>
        <w:numPr>
          <w:ilvl w:val="0"/>
          <w:numId w:val="3"/>
        </w:numPr>
        <w:spacing w:after="100"/>
      </w:pPr>
      <w:r>
        <w:t xml:space="preserve">Security. Caspian maintains an information-security management programme aligned to ISO/IEC 27001 and conducts independent penetration testing of the Services at least annually.</w:t>
      </w:r>
    </w:p>
    <w:p>
      <w:pPr>
        <w:pStyle w:val="ListParagraph"/>
        <w:numPr>
          <w:ilvl w:val="0"/>
          <w:numId w:val="3"/>
        </w:numPr>
        <w:spacing w:after="100"/>
      </w:pPr>
      <w:r>
        <w:t xml:space="preserve">Compliance with law. Caspian will comply with all laws applicable to its provision of the Services, including the Data Protection Legislation as set out in Schedule 3.</w:t>
      </w:r>
    </w:p>
    <w:p>
      <w:pPr>
        <w:pStyle w:val="ListParagraph"/>
        <w:numPr>
          <w:ilvl w:val="0"/>
          <w:numId w:val="3"/>
        </w:numPr>
        <w:spacing w:after="140"/>
      </w:pPr>
      <w:r>
        <w:t xml:space="preserve">Dataset provenance. Caspian has the right to license the Caspian Dataset to the Customer for the Permitted Purpose. For the avoidance of doubt, the warranty in paragraph (b) does not extend to the accuracy or completeness of the Caspian Dataset or the Output, which are addressed in clause 9.</w:t>
      </w:r>
    </w:p>
    <w:p>
      <w:pPr>
        <w:spacing w:after="120"/>
      </w:pPr>
      <w:r>
        <w:rPr>
          <w:i w:val="false"/>
          <w:iCs w:val="false"/>
        </w:rPr>
        <w:t xml:space="preserve">The warranties in this Schedule 5 are subject to the limitations and exclusions in clauses 9 and 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60"/>
      <w:jc w:val="center"/>
    </w:pPr>
    <w:r>
      <w:rPr>
        <w:color w:val="808080"/>
        <w:sz w:val="14"/>
        <w:szCs w:val="14"/>
      </w:rPr>
      <w:t xml:space="preserve">Whitfield Carter LLP is a limited liability partnership registered in England &amp; Wales.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2026-06-29T17:42:11.976Z</dcterms:created>
  <dcterms:modified xsi:type="dcterms:W3CDTF">2026-06-29T17:42:11.977Z</dcterms:modified>
</cp:coreProperties>
</file>

<file path=docProps/custom.xml><?xml version="1.0" encoding="utf-8"?>
<Properties xmlns="http://schemas.openxmlformats.org/officeDocument/2006/custom-properties" xmlns:vt="http://schemas.openxmlformats.org/officeDocument/2006/docPropsVTypes"/>
</file>