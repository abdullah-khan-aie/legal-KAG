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0"/>
          <w:szCs w:val="20"/>
        </w:rPr>
        <w:t xml:space="preserve">DATED 12 JUNE 2026</w:t>
      </w:r>
    </w:p>
    <w:p>
      <w:pPr>
        <w:spacing w:after="60" w:before="200"/>
        <w:jc w:val="center"/>
      </w:pPr>
      <w:r>
        <w:rPr>
          <w:b/>
          <w:bCs/>
        </w:rPr>
        <w:t xml:space="preserve">(1)  CASPIAN TECHNOLOGIES LIMITED</w:t>
      </w:r>
    </w:p>
    <w:p>
      <w:pPr>
        <w:spacing w:after="60"/>
        <w:jc w:val="center"/>
      </w:pPr>
      <w:r>
        <w:rPr>
          <w:b/>
          <w:bCs/>
        </w:rPr>
        <w:t xml:space="preserve">(2)  THE FOUNDERS</w:t>
      </w:r>
    </w:p>
    <w:p>
      <w:pPr>
        <w:spacing w:after="200"/>
        <w:jc w:val="center"/>
      </w:pPr>
      <w:r>
        <w:rPr>
          <w:b/>
          <w:bCs/>
        </w:rPr>
        <w:t xml:space="preserve">(3)  THE INVESTORS</w:t>
      </w:r>
    </w:p>
    <w:p>
      <w:pPr>
        <w:spacing w:after="60" w:before="200"/>
        <w:jc w:val="center"/>
      </w:pPr>
      <w:r>
        <w:rPr>
          <w:b/>
          <w:bCs/>
          <w:sz w:val="28"/>
          <w:szCs w:val="28"/>
        </w:rPr>
        <w:t xml:space="preserve">SERIES C SUBSCRIPTION AND SHAREHOLDERS’ AGREEMENT</w:t>
      </w:r>
    </w:p>
    <w:p>
      <w:pPr>
        <w:spacing w:after="200"/>
        <w:jc w:val="center"/>
      </w:pPr>
      <w:r>
        <w:rPr>
          <w:sz w:val="20"/>
          <w:szCs w:val="20"/>
        </w:rPr>
        <w:t xml:space="preserve">relating to the subscription for Series C Preferred Shares in Caspian Technologies Limited</w:t>
      </w:r>
    </w:p>
    <w:p>
      <w:pPr>
        <w:spacing w:before="400"/>
        <w:jc w:val="center"/>
      </w:pPr>
      <w:r>
        <w:rPr>
          <w:i/>
          <w:iCs/>
          <w:sz w:val="18"/>
          <w:szCs w:val="18"/>
        </w:rPr>
        <w:t xml:space="preserve">Whitfield Carter LLP</w:t>
      </w:r>
    </w:p>
    <w:p>
      <w:pPr>
        <w:jc w:val="center"/>
      </w:pPr>
      <w:r>
        <w:rPr>
          <w:i/>
          <w:iCs/>
          <w:sz w:val="16"/>
          <w:szCs w:val="16"/>
        </w:rPr>
        <w:t xml:space="preserve">22 Bishopsgate, London EC2N 4BQ</w:t>
      </w:r>
    </w:p>
    <w:p>
      <w:r>
        <w:br w:type="page"/>
      </w:r>
    </w:p>
    <w:p>
      <w:pPr>
        <w:pStyle w:val="Heading1"/>
      </w:pPr>
      <w:r>
        <w:t xml:space="preserve">PARTIES</w:t>
      </w:r>
    </w:p>
    <w:p>
      <w:pPr>
        <w:pStyle w:val="ListParagraph"/>
        <w:numPr>
          <w:ilvl w:val="0"/>
          <w:numId w:val="2"/>
        </w:numPr>
        <w:spacing w:after="100"/>
      </w:pPr>
      <w:r>
        <w:t xml:space="preserve">CASPIAN TECHNOLOGIES LIMITED, a company incorporated in England and Wales with registered number 11428637 whose registered office is at 8 Finsbury Circus, London EC2M 7EA (the “Company”);</w:t>
      </w:r>
    </w:p>
    <w:p>
      <w:pPr>
        <w:pStyle w:val="ListParagraph"/>
        <w:numPr>
          <w:ilvl w:val="0"/>
          <w:numId w:val="2"/>
        </w:numPr>
        <w:spacing w:after="100"/>
      </w:pPr>
      <w:r>
        <w:t xml:space="preserve">THE PERSONS whose names and addresses are set out in Part 1 of Schedule 1 (the “Founders”); and</w:t>
      </w:r>
    </w:p>
    <w:p>
      <w:pPr>
        <w:pStyle w:val="ListParagraph"/>
        <w:numPr>
          <w:ilvl w:val="0"/>
          <w:numId w:val="2"/>
        </w:numPr>
        <w:spacing w:after="100"/>
      </w:pPr>
      <w:r>
        <w:t xml:space="preserve">THE PERSONS whose names and addresses are set out in Part 2 of Schedule 1 (the “Investors”, and each an “Investor”).</w:t>
      </w:r>
    </w:p>
    <w:p>
      <w:pPr>
        <w:spacing w:after="120"/>
      </w:pPr>
      <w:r>
        <w:t xml:space="preserve">WHEREAS:</w:t>
      </w:r>
    </w:p>
    <w:p>
      <w:pPr>
        <w:pStyle w:val="ListParagraph"/>
        <w:numPr>
          <w:ilvl w:val="0"/>
          <w:numId w:val="2"/>
        </w:numPr>
        <w:spacing w:after="100"/>
      </w:pPr>
      <w:r>
        <w:t xml:space="preserve">The Company is a private company limited by shares carrying on the business of developing and licensing climate and carbon-analytics software (the “Business”).</w:t>
      </w:r>
    </w:p>
    <w:p>
      <w:pPr>
        <w:pStyle w:val="ListParagraph"/>
        <w:numPr>
          <w:ilvl w:val="0"/>
          <w:numId w:val="2"/>
        </w:numPr>
        <w:spacing w:after="100"/>
      </w:pPr>
      <w:r>
        <w:t xml:space="preserve">The Investors have agreed to subscribe for, and the Company has agreed to allot and issue, the Series C Shares on the terms of this Agreement at an Issue Price of £15.00 per share, reflecting a pre-money valuation of £120,000,000.</w:t>
      </w:r>
    </w:p>
    <w:p>
      <w:pPr>
        <w:pStyle w:val="ListParagraph"/>
        <w:numPr>
          <w:ilvl w:val="0"/>
          <w:numId w:val="2"/>
        </w:numPr>
        <w:spacing w:after="100"/>
      </w:pPr>
      <w:r>
        <w:t xml:space="preserve">The parties have agreed to regulate their relationship as shareholders of the Company on and from Completion on the terms set out in this Agreement and the Articles.</w:t>
      </w:r>
    </w:p>
    <w:p>
      <w:pPr>
        <w:pStyle w:val="Heading1"/>
      </w:pPr>
      <w:r>
        <w:t xml:space="preserve">DEFINITIONS AND INTERPRETATION</w:t>
      </w:r>
    </w:p>
    <w:p>
      <w:pPr>
        <w:pStyle w:val="Heading2"/>
      </w:pPr>
      <w:r>
        <w:t xml:space="preserve">1.  Definitions</w:t>
      </w:r>
    </w:p>
    <w:p>
      <w:pPr>
        <w:spacing w:after="120"/>
      </w:pPr>
      <w:r>
        <w:t xml:space="preserve">In this Agreement, unless the context otherwise requires:</w:t>
      </w:r>
    </w:p>
    <w:p>
      <w:pPr>
        <w:spacing w:after="120"/>
      </w:pPr>
      <w:r>
        <w:rPr>
          <w:b/>
          <w:bCs/>
        </w:rPr>
        <w:t xml:space="preserve">“Articles” means </w:t>
      </w:r>
      <w:r>
        <w:t xml:space="preserve">the articles of association of the Company in the agreed form to be adopted at Completion;</w:t>
      </w:r>
    </w:p>
    <w:p>
      <w:pPr>
        <w:spacing w:after="120"/>
      </w:pPr>
      <w:r>
        <w:rPr>
          <w:b/>
          <w:bCs/>
        </w:rPr>
        <w:t xml:space="preserve">“Business Day” means </w:t>
      </w:r>
      <w:r>
        <w:t xml:space="preserve">a day (other than a Saturday, Sunday or public holiday) on which clearing banks are open for general business in London;</w:t>
      </w:r>
    </w:p>
    <w:p>
      <w:pPr>
        <w:spacing w:after="120"/>
      </w:pPr>
      <w:r>
        <w:rPr>
          <w:b/>
          <w:bCs/>
        </w:rPr>
        <w:t xml:space="preserve">“Completion” means </w:t>
      </w:r>
      <w:r>
        <w:t xml:space="preserve">completion of the subscription for the Series C Shares in accordance with clause 4;</w:t>
      </w:r>
    </w:p>
    <w:p>
      <w:pPr>
        <w:spacing w:after="120"/>
      </w:pPr>
      <w:r>
        <w:rPr>
          <w:b/>
          <w:bCs/>
        </w:rPr>
        <w:t xml:space="preserve">“Completion Date” means </w:t>
      </w:r>
      <w:r>
        <w:t xml:space="preserve">the date of this Agreement or such later date as the Company and the Lead Investor may agree;</w:t>
      </w:r>
    </w:p>
    <w:p>
      <w:pPr>
        <w:spacing w:after="120"/>
      </w:pPr>
      <w:r>
        <w:rPr>
          <w:b/>
          <w:bCs/>
        </w:rPr>
        <w:t xml:space="preserve">“Disclosure Letter” means </w:t>
      </w:r>
      <w:r>
        <w:t xml:space="preserve">the letter of even date from the Warrantors to the Investors qualifying the Warranties;</w:t>
      </w:r>
    </w:p>
    <w:p>
      <w:pPr>
        <w:spacing w:after="120"/>
      </w:pPr>
      <w:r>
        <w:rPr>
          <w:b/>
          <w:bCs/>
        </w:rPr>
        <w:t xml:space="preserve">“Group” means </w:t>
      </w:r>
      <w:r>
        <w:t xml:space="preserve">the Company and its subsidiary undertakings from time to time, and “Group Company” means any of them;</w:t>
      </w:r>
    </w:p>
    <w:p>
      <w:pPr>
        <w:spacing w:after="120"/>
      </w:pPr>
      <w:r>
        <w:rPr>
          <w:b/>
          <w:bCs/>
        </w:rPr>
        <w:t xml:space="preserve">“Investors’ Rights Agreement” means </w:t>
      </w:r>
      <w:r>
        <w:t xml:space="preserve">the investors’ rights agreement of even date between the Company, the Founders and the Investors;</w:t>
      </w:r>
    </w:p>
    <w:p>
      <w:pPr>
        <w:spacing w:after="120"/>
      </w:pPr>
      <w:r>
        <w:rPr>
          <w:b/>
          <w:bCs/>
        </w:rPr>
        <w:t xml:space="preserve">“Issue Price” means </w:t>
      </w:r>
      <w:r>
        <w:t xml:space="preserve">£15.00 per Series C Share;</w:t>
      </w:r>
    </w:p>
    <w:p>
      <w:pPr>
        <w:spacing w:after="120"/>
      </w:pPr>
      <w:r>
        <w:rPr>
          <w:b/>
          <w:bCs/>
        </w:rPr>
        <w:t xml:space="preserve">“Lead Investor” means </w:t>
      </w:r>
      <w:r>
        <w:t xml:space="preserve">Marisdale Growth Partners LLP (acting for Marisdale Growth Fund III LP);</w:t>
      </w:r>
    </w:p>
    <w:p>
      <w:pPr>
        <w:spacing w:after="120"/>
      </w:pPr>
      <w:r>
        <w:rPr>
          <w:b/>
          <w:bCs/>
        </w:rPr>
        <w:t xml:space="preserve">“Series C Majority” means </w:t>
      </w:r>
      <w:r>
        <w:t xml:space="preserve">the holders of more than 50% in nominal value of the Series C Shares in issue from time to time;</w:t>
      </w:r>
    </w:p>
    <w:p>
      <w:pPr>
        <w:spacing w:after="120"/>
      </w:pPr>
      <w:r>
        <w:rPr>
          <w:b/>
          <w:bCs/>
        </w:rPr>
        <w:t xml:space="preserve">“Series C Shares” means </w:t>
      </w:r>
      <w:r>
        <w:t xml:space="preserve">the Series C Preferred Shares of £0.0001 each in the capital of the Company having the rights set out in the Articles;</w:t>
      </w:r>
    </w:p>
    <w:p>
      <w:pPr>
        <w:spacing w:after="120"/>
      </w:pPr>
      <w:r>
        <w:rPr>
          <w:b/>
          <w:bCs/>
        </w:rPr>
        <w:t xml:space="preserve">“Subscription” means </w:t>
      </w:r>
      <w:r>
        <w:t xml:space="preserve">the subscription for the Series C Shares under clause 3;</w:t>
      </w:r>
    </w:p>
    <w:p>
      <w:pPr>
        <w:spacing w:after="120"/>
      </w:pPr>
      <w:r>
        <w:rPr>
          <w:b/>
          <w:bCs/>
        </w:rPr>
        <w:t xml:space="preserve">“Warranties” means </w:t>
      </w:r>
      <w:r>
        <w:t xml:space="preserve">the warranties set out in clause 8 and Schedule 4;</w:t>
      </w:r>
    </w:p>
    <w:p>
      <w:pPr>
        <w:spacing w:after="120"/>
      </w:pPr>
      <w:r>
        <w:rPr>
          <w:b/>
          <w:bCs/>
        </w:rPr>
        <w:t xml:space="preserve">“Warrantors” means </w:t>
      </w:r>
      <w:r>
        <w:t xml:space="preserve">the Company and the Founders;</w:t>
      </w:r>
    </w:p>
    <w:p>
      <w:pPr>
        <w:pStyle w:val="Heading2"/>
      </w:pPr>
      <w:r>
        <w:t xml:space="preserve">2.  Interpretation</w:t>
      </w:r>
    </w:p>
    <w:p>
      <w:pPr>
        <w:pStyle w:val="ListParagraph"/>
        <w:numPr>
          <w:ilvl w:val="0"/>
          <w:numId w:val="2"/>
        </w:numPr>
        <w:spacing w:after="100"/>
      </w:pPr>
      <w:r>
        <w:t xml:space="preserve">Clause and Schedule headings do not affect interpretation. References to clauses and Schedules are to clauses of, and Schedules to, this Agreement.</w:t>
      </w:r>
    </w:p>
    <w:p>
      <w:pPr>
        <w:pStyle w:val="ListParagraph"/>
        <w:numPr>
          <w:ilvl w:val="0"/>
          <w:numId w:val="2"/>
        </w:numPr>
        <w:spacing w:after="100"/>
      </w:pPr>
      <w:r>
        <w:t xml:space="preserve">Words importing the singular include the plural and vice versa, and references to one gender include all genders.</w:t>
      </w:r>
    </w:p>
    <w:p>
      <w:pPr>
        <w:pStyle w:val="ListParagraph"/>
        <w:numPr>
          <w:ilvl w:val="0"/>
          <w:numId w:val="2"/>
        </w:numPr>
        <w:spacing w:after="100"/>
      </w:pPr>
      <w:r>
        <w:t xml:space="preserve">A reference to a statute or statutory provision is a reference to it as amended, extended or re-enacted from time to time, and includes subordinate legislation made under it.</w:t>
      </w:r>
    </w:p>
    <w:p>
      <w:pPr>
        <w:pStyle w:val="ListParagraph"/>
        <w:numPr>
          <w:ilvl w:val="0"/>
          <w:numId w:val="2"/>
        </w:numPr>
        <w:spacing w:after="100"/>
      </w:pPr>
      <w:r>
        <w:t xml:space="preserve">The Schedules form part of this Agreement and have the same force and effect as if set out in the body of this Agreement.</w:t>
      </w:r>
    </w:p>
    <w:p>
      <w:r>
        <w:br w:type="page"/>
      </w:r>
    </w:p>
    <w:p>
      <w:pPr>
        <w:pStyle w:val="Heading1"/>
      </w:pPr>
      <w:r>
        <w:t xml:space="preserve">SUBSCRIPTION</w:t>
      </w:r>
    </w:p>
    <w:p>
      <w:pPr>
        <w:pStyle w:val="ListParagraph"/>
        <w:numPr>
          <w:ilvl w:val="0"/>
          <w:numId w:val="2"/>
        </w:numPr>
        <w:spacing w:after="100"/>
      </w:pPr>
      <w:r>
        <w:t xml:space="preserve">Subject to the satisfaction or waiver of the conditions in clause 3.2, each Investor shall subscribe for the number of Series C Shares set opposite its name in Part 2 of Schedule 1 at the Issue Price, and the Company shall allot and issue those shares as fully paid, free from all Encumbrances and ranking pari passu in all respects.</w:t>
      </w:r>
    </w:p>
    <w:p>
      <w:pPr>
        <w:pStyle w:val="ListParagraph"/>
        <w:numPr>
          <w:ilvl w:val="0"/>
          <w:numId w:val="2"/>
        </w:numPr>
        <w:spacing w:after="100"/>
      </w:pPr>
      <w:r>
        <w:t xml:space="preserve">Completion is conditional on: (a) the adoption of the Articles; (b) the entry into of the Investors’ Rights Agreement by all parties; (c) the delivery of the Disclosure Letter; (d) board and shareholder resolutions approving the Subscription and related matters; and (e) the Warranties being true and accurate in all material respects at Completion.</w:t>
      </w:r>
    </w:p>
    <w:p>
      <w:pPr>
        <w:pStyle w:val="ListParagraph"/>
        <w:numPr>
          <w:ilvl w:val="0"/>
          <w:numId w:val="2"/>
        </w:numPr>
        <w:spacing w:after="100"/>
      </w:pPr>
      <w:r>
        <w:t xml:space="preserve">The aggregate subscription monies payable at Completion are £30,000,000 (the “Subscription Amount”), payable in cleared funds to the Company’s solicitors’ client account in accordance with the funds-flow statement.</w:t>
      </w:r>
    </w:p>
    <w:p>
      <w:pPr>
        <w:pStyle w:val="Heading1"/>
      </w:pPr>
      <w:r>
        <w:t xml:space="preserve">COMPLETION</w:t>
      </w:r>
    </w:p>
    <w:p>
      <w:pPr>
        <w:pStyle w:val="ListParagraph"/>
        <w:numPr>
          <w:ilvl w:val="0"/>
          <w:numId w:val="2"/>
        </w:numPr>
        <w:spacing w:after="100"/>
      </w:pPr>
      <w:r>
        <w:t xml:space="preserve">Completion shall take place remotely by exchange of documents on the Completion Date, when the parties shall comply with their respective obligations in Schedule 2 (Completion Arrangements).</w:t>
      </w:r>
    </w:p>
    <w:p>
      <w:pPr>
        <w:pStyle w:val="ListParagraph"/>
        <w:numPr>
          <w:ilvl w:val="0"/>
          <w:numId w:val="2"/>
        </w:numPr>
        <w:spacing w:after="100"/>
      </w:pPr>
      <w:r>
        <w:t xml:space="preserve">At Completion the Company shall procure that the Investors are entered in the register of members as the holders of the Series C Shares, deliver duly executed share certificates, and file the requisite forms at Companies House within the statutory period.</w:t>
      </w:r>
    </w:p>
    <w:p>
      <w:pPr>
        <w:pStyle w:val="ListParagraph"/>
        <w:numPr>
          <w:ilvl w:val="0"/>
          <w:numId w:val="2"/>
        </w:numPr>
        <w:spacing w:after="100"/>
      </w:pPr>
      <w:r>
        <w:t xml:space="preserve">No party is obliged to complete the Subscription unless all parties comply with their obligations under this clause 4 and Schedule 2.</w:t>
      </w:r>
    </w:p>
    <w:p>
      <w:pPr>
        <w:pStyle w:val="Heading1"/>
      </w:pPr>
      <w:r>
        <w:t xml:space="preserve">USE OF PROCEEDS</w:t>
      </w:r>
    </w:p>
    <w:p>
      <w:pPr>
        <w:pStyle w:val="ListParagraph"/>
        <w:numPr>
          <w:ilvl w:val="0"/>
          <w:numId w:val="2"/>
        </w:numPr>
        <w:spacing w:after="100"/>
      </w:pPr>
      <w:r>
        <w:t xml:space="preserve">The Company shall apply the net proceeds of the Subscription substantially in accordance with the use-of-proceeds statement at Schedule 3, principally towards: (a) expansion of the engineering and data-science teams; (b) entry into the North American market; (c) product development of the Caspian Climate Intelligence Platform; and (d) general working capital.</w:t>
      </w:r>
    </w:p>
    <w:p>
      <w:pPr>
        <w:pStyle w:val="Heading1"/>
      </w:pPr>
      <w:r>
        <w:t xml:space="preserve">CONDUCT PENDING COMPLETION</w:t>
      </w:r>
    </w:p>
    <w:p>
      <w:pPr>
        <w:pStyle w:val="ListParagraph"/>
        <w:numPr>
          <w:ilvl w:val="0"/>
          <w:numId w:val="2"/>
        </w:numPr>
        <w:spacing w:after="100"/>
      </w:pPr>
      <w:r>
        <w:t xml:space="preserve">Between the date of this Agreement and Completion the Company shall carry on the Business in the ordinary course and shall not, without the prior written consent of the Lead Investor, undertake any of the matters listed in Schedule 5 (Pre-Completion Undertakings).</w:t>
      </w:r>
    </w:p>
    <w:p>
      <w:pPr>
        <w:pStyle w:val="Heading1"/>
      </w:pPr>
      <w:r>
        <w:t xml:space="preserve">INVESTOR PROTECTIONS AND COVENANTS</w:t>
      </w:r>
    </w:p>
    <w:p>
      <w:pPr>
        <w:pStyle w:val="ListParagraph"/>
        <w:numPr>
          <w:ilvl w:val="0"/>
          <w:numId w:val="2"/>
        </w:numPr>
        <w:spacing w:after="100"/>
      </w:pPr>
      <w:r>
        <w:t xml:space="preserve">From Completion the Company shall, and the Founders shall procure that the Company shall, comply with the information rights, reserved matters and governance provisions set out in the Investors’ Rights Agreement and the Articles.</w:t>
      </w:r>
    </w:p>
    <w:p>
      <w:pPr>
        <w:pStyle w:val="ListParagraph"/>
        <w:numPr>
          <w:ilvl w:val="0"/>
          <w:numId w:val="2"/>
        </w:numPr>
        <w:spacing w:after="100"/>
      </w:pPr>
      <w:r>
        <w:t xml:space="preserve">The Founders severally undertake to devote substantially the whole of their working time to the Business and not to engage in any competing business during their engagement and for 12 months thereafter, in accordance with clause 11 (Restrictive Covenants).</w:t>
      </w:r>
    </w:p>
    <w:p>
      <w:r>
        <w:br w:type="page"/>
      </w:r>
    </w:p>
    <w:p>
      <w:pPr>
        <w:pStyle w:val="Heading1"/>
      </w:pPr>
      <w:r>
        <w:t xml:space="preserve">WARRANTIES</w:t>
      </w:r>
    </w:p>
    <w:p>
      <w:pPr>
        <w:pStyle w:val="ListParagraph"/>
        <w:numPr>
          <w:ilvl w:val="0"/>
          <w:numId w:val="2"/>
        </w:numPr>
        <w:spacing w:after="100"/>
      </w:pPr>
      <w:r>
        <w:t xml:space="preserve">The Warrantors warrant to the Investors that each of the Warranties set out in Schedule 4 is true, accurate and not misleading at the date of this Agreement and (save for the Founders, whose warranties are given on a several basis and subject to the caps in clause 9) will be true and accurate at Completion by reference to the facts then existing.</w:t>
      </w:r>
    </w:p>
    <w:p>
      <w:pPr>
        <w:pStyle w:val="ListParagraph"/>
        <w:numPr>
          <w:ilvl w:val="0"/>
          <w:numId w:val="2"/>
        </w:numPr>
        <w:spacing w:after="100"/>
      </w:pPr>
      <w:r>
        <w:t xml:space="preserve">The Warranties are qualified by the matters fairly disclosed in the Disclosure Letter, and the Investors confirm they are not aware, as at the date of this Agreement, of any matter which constitutes a breach of the Warranties other than as so disclosed.</w:t>
      </w:r>
    </w:p>
    <w:p>
      <w:pPr>
        <w:pStyle w:val="ListParagraph"/>
        <w:numPr>
          <w:ilvl w:val="0"/>
          <w:numId w:val="2"/>
        </w:numPr>
        <w:spacing w:after="100"/>
      </w:pPr>
      <w:r>
        <w:t xml:space="preserve">Each Warranty is separate and independent and, unless expressly provided, is not limited by reference to any other Warranty or anything in this Agreement.</w:t>
      </w:r>
    </w:p>
    <w:p>
      <w:pPr>
        <w:pStyle w:val="Heading1"/>
      </w:pPr>
      <w:r>
        <w:t xml:space="preserve">LIMITATIONS ON LIABILITY</w:t>
      </w:r>
    </w:p>
    <w:p>
      <w:pPr>
        <w:pStyle w:val="ListParagraph"/>
        <w:numPr>
          <w:ilvl w:val="0"/>
          <w:numId w:val="2"/>
        </w:numPr>
        <w:spacing w:after="100"/>
      </w:pPr>
      <w:r>
        <w:t xml:space="preserve">The aggregate liability of the Company for all claims under the Warranties shall not exceed the Subscription Amount, and the aggregate liability of each Founder shall not exceed an amount equal to </w:t>
      </w:r>
      <w:del w:id="9101" w:author="David Lin (Hargrove &amp; Associates)" w:date="2026-05-21T11:20:00Z">
        <w:r>
          <w:delText xml:space="preserve">two</w:delText>
        </w:r>
      </w:del>
      <w:ins w:id="9102" w:author="David Lin (Hargrove &amp; Associates)" w:date="2026-05-21T11:20:00Z">
        <w:r>
          <w:t xml:space="preserve">three</w:t>
        </w:r>
      </w:ins>
      <w:r>
        <w:t xml:space="preserve"> times the value (at the Issue Price) of the shares held by that Founder at Completion.</w:t>
      </w:r>
    </w:p>
    <w:p>
      <w:pPr>
        <w:pStyle w:val="ListParagraph"/>
        <w:numPr>
          <w:ilvl w:val="0"/>
          <w:numId w:val="2"/>
        </w:numPr>
        <w:spacing w:after="100"/>
      </w:pPr>
      <w:r>
        <w:t xml:space="preserve">The Warrantors shall not be liable for any claim unless: (a) the amount of the claim exceeds £</w:t>
      </w:r>
      <w:del w:id="9110" w:author="David Lin (Hargrove &amp; Associates)" w:date="2026-05-21T11:20:00Z">
        <w:r>
          <w:delText xml:space="preserve">25,000</w:delText>
        </w:r>
      </w:del>
      <w:ins w:id="9111" w:author="David Lin (Hargrove &amp; Associates)" w:date="2026-05-21T11:20:00Z">
        <w:r>
          <w:t xml:space="preserve">50,000</w:t>
        </w:r>
      </w:ins>
      <w:r>
        <w:t xml:space="preserve">; (b) the aggregate of all claims exceeds £</w:t>
      </w:r>
      <w:del w:id="9112" w:author="David Lin (Hargrove &amp; Associates)" w:date="2026-05-21T11:20:00Z">
        <w:r>
          <w:delText xml:space="preserve">150,000</w:delText>
        </w:r>
      </w:del>
      <w:ins w:id="9113" w:author="David Lin (Hargrove &amp; Associates)" w:date="2026-05-21T11:20:00Z">
        <w:r>
          <w:t xml:space="preserve">200,000</w:t>
        </w:r>
      </w:ins>
      <w:r>
        <w:t xml:space="preserve"> (in which case the whole amount is recoverable, not merely the excess); and (c) written notice of the claim is given to the Warrantors within </w:t>
      </w:r>
      <w:del w:id="9114" w:author="David Lin (Hargrove &amp; Associates)" w:date="2026-05-21T11:20:00Z">
        <w:r>
          <w:delText xml:space="preserve">24</w:delText>
        </w:r>
      </w:del>
      <w:ins w:id="9115" w:author="David Lin (Hargrove &amp; Associates)" w:date="2026-05-21T11:20:00Z">
        <w:r>
          <w:t xml:space="preserve">30</w:t>
        </w:r>
      </w:ins>
      <w:r>
        <w:t xml:space="preserve"> months of Completion (or, for Tax Warranties, within seven years).</w:t>
      </w:r>
    </w:p>
    <w:p>
      <w:pPr>
        <w:pStyle w:val="ListParagraph"/>
        <w:numPr>
          <w:ilvl w:val="0"/>
          <w:numId w:val="2"/>
        </w:numPr>
        <w:spacing w:after="100"/>
      </w:pPr>
      <w:r>
        <w:t xml:space="preserve">The Warrantors shall not be liable for any claim to the extent it arises from a matter fairly disclosed in the Disclosure Letter, from a change in law after Completion, or from any voluntary act of an Investor outside the ordinary course.</w:t>
      </w:r>
    </w:p>
    <w:p>
      <w:pPr>
        <w:pStyle w:val="Heading1"/>
      </w:pPr>
      <w:r>
        <w:t xml:space="preserve">RESTRICTIVE COVENANTS</w:t>
      </w:r>
    </w:p>
    <w:p>
      <w:pPr>
        <w:pStyle w:val="ListParagraph"/>
        <w:numPr>
          <w:ilvl w:val="0"/>
          <w:numId w:val="2"/>
        </w:numPr>
        <w:spacing w:after="100"/>
      </w:pPr>
      <w:r>
        <w:t xml:space="preserve">Each Founder severally covenants with the Company and the Investors that he or she shall not, for so long as he or she holds shares and for 12 months thereafter, directly or indirectly: (a) carry on or be engaged in any business competing with the Business; (b) solicit or entice away any senior employee or consultant; or (c) solicit the custom of any customer with whom the Company has dealt in the 12 months before cessation.</w:t>
      </w:r>
    </w:p>
    <w:p>
      <w:pPr>
        <w:pStyle w:val="ListParagraph"/>
        <w:numPr>
          <w:ilvl w:val="0"/>
          <w:numId w:val="2"/>
        </w:numPr>
        <w:spacing w:after="100"/>
      </w:pPr>
      <w:r>
        <w:t xml:space="preserve">Each restriction in clause 11.1 is a separate and severable undertaking, and the parties consider the restrictions reasonable and necessary to protect the legitimate interests of the Company and the Investors.</w:t>
      </w:r>
    </w:p>
    <w:p>
      <w:pPr>
        <w:pStyle w:val="Heading1"/>
      </w:pPr>
      <w:r>
        <w:t xml:space="preserve">CONFIDENTIALITY AND ANNOUNCEMENTS</w:t>
      </w:r>
    </w:p>
    <w:p>
      <w:pPr>
        <w:pStyle w:val="ListParagraph"/>
        <w:numPr>
          <w:ilvl w:val="0"/>
          <w:numId w:val="2"/>
        </w:numPr>
        <w:spacing w:after="100"/>
      </w:pPr>
      <w:r>
        <w:t xml:space="preserve">Each party shall keep confidential the terms of this Agreement and all information relating to the other parties acquired in connection with it, save as required by law, regulation or any recognised investment exchange.</w:t>
      </w:r>
    </w:p>
    <w:p>
      <w:pPr>
        <w:pStyle w:val="ListParagraph"/>
        <w:numPr>
          <w:ilvl w:val="0"/>
          <w:numId w:val="2"/>
        </w:numPr>
        <w:spacing w:after="100"/>
      </w:pPr>
      <w:r>
        <w:t xml:space="preserve">No announcement concerning the Subscription shall be made without the prior written consent of the Company and the Lead Investor</w:t>
      </w:r>
      <w:del w:id="9120" w:author="David Lin (Hargrove &amp; Associates)" w:date="2026-05-21T11:25:00Z">
        <w:r>
          <w:delText xml:space="preserve"> (such consent not to be unreasonably withheld)</w:delText>
        </w:r>
      </w:del>
      <w:ins w:id="9121" w:author="David Lin (Hargrove &amp; Associates)" w:date="2026-05-21T11:25:00Z">
        <w:r>
          <w:t xml:space="preserve">, save that the Lead Investor may identify its investment in the Company in its customary portfolio disclosures and on its website</w:t>
        </w:r>
      </w:ins>
      <w:r>
        <w:t xml:space="preserve">.</w:t>
      </w:r>
    </w:p>
    <w:p>
      <w:r>
        <w:br w:type="page"/>
      </w:r>
    </w:p>
    <w:p>
      <w:pPr>
        <w:pStyle w:val="Heading1"/>
      </w:pPr>
      <w:r>
        <w:t xml:space="preserve">GENERAL</w:t>
      </w:r>
    </w:p>
    <w:p>
      <w:pPr>
        <w:pStyle w:val="Heading2"/>
      </w:pPr>
      <w:r>
        <w:t xml:space="preserve">13.  Notices</w:t>
      </w:r>
    </w:p>
    <w:p>
      <w:pPr>
        <w:pStyle w:val="ListParagraph"/>
        <w:numPr>
          <w:ilvl w:val="0"/>
          <w:numId w:val="2"/>
        </w:numPr>
        <w:spacing w:after="100"/>
      </w:pPr>
      <w:r>
        <w:t xml:space="preserve">Any notice under this Agreement shall be in writing and delivered by hand, sent by pre-paid first-class post or by email to the address or email address of the relevant party set out in Schedule 1 (or as otherwise notified).</w:t>
      </w:r>
    </w:p>
    <w:p>
      <w:pPr>
        <w:pStyle w:val="Heading2"/>
      </w:pPr>
      <w:r>
        <w:t xml:space="preserve">14.  Entire Agreement</w:t>
      </w:r>
    </w:p>
    <w:p>
      <w:pPr>
        <w:pStyle w:val="ListParagraph"/>
        <w:numPr>
          <w:ilvl w:val="0"/>
          <w:numId w:val="2"/>
        </w:numPr>
        <w:spacing w:after="100"/>
      </w:pPr>
      <w:r>
        <w:t xml:space="preserve">This Agreement, the Articles and the Investors’ Rights Agreement together constitute the entire agreement between the parties and supersede all prior agreements, save that nothing limits liability for fraud or fraudulent misrepresentation.</w:t>
      </w:r>
    </w:p>
    <w:p>
      <w:pPr>
        <w:pStyle w:val="Heading2"/>
      </w:pPr>
      <w:r>
        <w:t xml:space="preserve">15.  Variation and Waiver</w:t>
      </w:r>
    </w:p>
    <w:p>
      <w:pPr>
        <w:pStyle w:val="ListParagraph"/>
        <w:numPr>
          <w:ilvl w:val="0"/>
          <w:numId w:val="2"/>
        </w:numPr>
        <w:spacing w:after="100"/>
      </w:pPr>
      <w:r>
        <w:t xml:space="preserve">No variation of this Agreement is effective unless in writing and signed by the Company, the Founders’ Representative and the Series C Majority. No failure or delay in exercising a right operates as a waiver.</w:t>
      </w:r>
    </w:p>
    <w:p>
      <w:pPr>
        <w:pStyle w:val="Heading2"/>
      </w:pPr>
      <w:r>
        <w:t xml:space="preserve">16.  Assignment</w:t>
      </w:r>
    </w:p>
    <w:p>
      <w:pPr>
        <w:pStyle w:val="ListParagraph"/>
        <w:numPr>
          <w:ilvl w:val="0"/>
          <w:numId w:val="2"/>
        </w:numPr>
        <w:spacing w:after="100"/>
      </w:pPr>
      <w:r>
        <w:t xml:space="preserve">No party may assign or otherwise dispose of any of its rights under this Agreement, save that an Investor may assign its rights to an Affiliate or to a transferee of its shares permitted under the Articles.</w:t>
      </w:r>
    </w:p>
    <w:p>
      <w:pPr>
        <w:pStyle w:val="Heading2"/>
      </w:pPr>
      <w:r>
        <w:t xml:space="preserve">17.  Third-Party Rights</w:t>
      </w:r>
    </w:p>
    <w:p>
      <w:pPr>
        <w:pStyle w:val="ListParagraph"/>
        <w:numPr>
          <w:ilvl w:val="0"/>
          <w:numId w:val="2"/>
        </w:numPr>
        <w:spacing w:after="100"/>
      </w:pPr>
      <w:r>
        <w:t xml:space="preserve">Save as expressly stated, a person who is not a party to this Agreement has no rights under the Contracts (Rights of Third Parties) Act 1999 to enforce any of its terms.</w:t>
      </w:r>
    </w:p>
    <w:p>
      <w:pPr>
        <w:pStyle w:val="Heading2"/>
      </w:pPr>
      <w:r>
        <w:t xml:space="preserve">18.  Counterparts</w:t>
      </w:r>
    </w:p>
    <w:p>
      <w:pPr>
        <w:pStyle w:val="ListParagraph"/>
        <w:numPr>
          <w:ilvl w:val="0"/>
          <w:numId w:val="2"/>
        </w:numPr>
        <w:spacing w:after="100"/>
      </w:pPr>
      <w:r>
        <w:t xml:space="preserve">This Agreement may be executed in any number of counterparts, each of which when executed constitutes an original, and all of which together constitute one and the same instrument. Delivery of an executed counterpart by email (PDF) is effective.</w:t>
      </w:r>
    </w:p>
    <w:p>
      <w:pPr>
        <w:pStyle w:val="Heading2"/>
      </w:pPr>
      <w:r>
        <w:t xml:space="preserve">19.  Governing Law and Jurisdiction</w:t>
      </w:r>
    </w:p>
    <w:p>
      <w:pPr>
        <w:pStyle w:val="ListParagraph"/>
        <w:numPr>
          <w:ilvl w:val="0"/>
          <w:numId w:val="2"/>
        </w:numPr>
        <w:spacing w:after="100"/>
      </w:pPr>
      <w:r>
        <w:t xml:space="preserve">This Agreement and any non-contractual obligations arising out of or in connection with it are governed by English law, and the parties submit to the exclusive jurisdiction of the courts of England and Wales.</w:t>
      </w:r>
    </w:p>
    <w:p>
      <w:r>
        <w:br w:type="page"/>
      </w:r>
    </w:p>
    <w:p>
      <w:pPr>
        <w:pStyle w:val="Heading1"/>
      </w:pPr>
      <w:r>
        <w:t xml:space="preserve">SCHEDULE 1 — THE PARTIES</w:t>
      </w:r>
    </w:p>
    <w:p>
      <w:pPr>
        <w:pStyle w:val="Heading2"/>
      </w:pPr>
      <w:r>
        <w:t xml:space="preserve">Part 1 — The Founders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Founder</w:t>
            </w:r>
          </w:p>
        </w:tc>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Role</w:t>
            </w:r>
          </w:p>
        </w:tc>
        <w:tc>
          <w:tcPr>
            <w:tcW w:type="dxa" w:w="2626"/>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Ordinary Shares held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Henry Larsson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Founder / CEO</w:t>
            </w:r>
          </w:p>
        </w:tc>
        <w:tc>
          <w:tcPr>
            <w:tcW w:type="dxa" w:w="2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2,400,000</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Theo Eriksson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Co-founder / CTO</w:t>
            </w:r>
          </w:p>
        </w:tc>
        <w:tc>
          <w:tcPr>
            <w:tcW w:type="dxa" w:w="2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1,800,000</w:t>
            </w:r>
          </w:p>
        </w:tc>
      </w:tr>
    </w:tbl>
    <w:p>
      <w:pPr>
        <w:pStyle w:val="Heading2"/>
      </w:pPr>
      <w:r>
        <w:t xml:space="preserve">Part 2 — The Investors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c>
          <w:tcPr>
            <w:tcW w:type="dxa" w:w="3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Investor</w:t>
            </w:r>
          </w:p>
        </w:tc>
        <w:tc>
          <w:tcPr>
            <w:tcW w:type="dxa" w:w="27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Series C Shares</w:t>
            </w:r>
          </w:p>
        </w:tc>
        <w:tc>
          <w:tcPr>
            <w:tcW w:type="dxa" w:w="2726"/>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Subscription (£)</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Marisdale Growth Partners LLP</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1,666,667</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25,000,005</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Ravensworth Ventures LLP</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266,667</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4,000,005</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Aldridge Seed LP</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66,666</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999,990</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sz w:val="20"/>
                <w:szCs w:val="20"/>
              </w:rPr>
              <w:t xml:space="preserve">Total</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bCs/>
                <w:sz w:val="20"/>
                <w:szCs w:val="20"/>
              </w:rPr>
              <w:t xml:space="preserve">2,000,000</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bCs/>
                <w:sz w:val="20"/>
                <w:szCs w:val="20"/>
              </w:rPr>
              <w:t xml:space="preserve">30,000,000</w:t>
            </w:r>
          </w:p>
        </w:tc>
      </w:tr>
    </w:tbl>
    <w:p>
      <w:r>
        <w:br w:type="page"/>
      </w:r>
    </w:p>
    <w:p>
      <w:pPr>
        <w:pStyle w:val="Heading1"/>
      </w:pPr>
      <w:r>
        <w:t xml:space="preserve">SCHEDULE 2 — COMPLETION ARRANGEMENTS</w:t>
      </w:r>
    </w:p>
    <w:p>
      <w:pPr>
        <w:pStyle w:val="ListParagraph"/>
        <w:numPr>
          <w:ilvl w:val="0"/>
          <w:numId w:val="2"/>
        </w:numPr>
        <w:spacing w:after="100"/>
      </w:pPr>
      <w:r>
        <w:t xml:space="preserve">At Completion the Company shall deliver or procure: (a) certified copies of the board and shareholder resolutions adopting the Articles and approving the Subscription; (b) the Disclosure Letter duly executed; (c) the Investors’ Rights Agreement duly executed by all parties; (d) the register of members updated to reflect the Series C Shares; and (e) share certificates for the Series C Shares.</w:t>
      </w:r>
    </w:p>
    <w:p>
      <w:pPr>
        <w:pStyle w:val="ListParagraph"/>
        <w:numPr>
          <w:ilvl w:val="0"/>
          <w:numId w:val="2"/>
        </w:numPr>
        <w:spacing w:after="100"/>
      </w:pPr>
      <w:r>
        <w:t xml:space="preserve">At Completion each Investor shall pay its portion of the Subscription Amount in cleared funds in accordance with the funds-flow statement at Schedule 3.</w:t>
      </w:r>
    </w:p>
    <w:p>
      <w:pPr>
        <w:pStyle w:val="Heading1"/>
      </w:pPr>
      <w:r>
        <w:t xml:space="preserve">SCHEDULE 3 — USE OF PROCEEDS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c>
          <w:tcPr>
            <w:tcW w:type="dxa" w:w="45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Application</w:t>
            </w:r>
          </w:p>
        </w:tc>
        <w:tc>
          <w:tcPr>
            <w:tcW w:type="dxa" w:w="2263"/>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Amount (£)</w:t>
            </w:r>
          </w:p>
        </w:tc>
        <w:tc>
          <w:tcPr>
            <w:tcW w:type="dxa" w:w="2263"/>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 of net</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Engineering &amp; data-science hiring</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12,000,000</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40%</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North American market entry</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7,500,000</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25%</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Platform R&amp;D</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6,000,000</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20%</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Working capital &amp; reserves</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4,500,000</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15%</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sz w:val="20"/>
                <w:szCs w:val="20"/>
              </w:rPr>
              <w:t xml:space="preserve">Total</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bCs/>
                <w:sz w:val="20"/>
                <w:szCs w:val="20"/>
              </w:rPr>
              <w:t xml:space="preserve">30,000,000</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bCs/>
                <w:sz w:val="20"/>
                <w:szCs w:val="20"/>
              </w:rPr>
              <w:t xml:space="preserve">100%</w:t>
            </w:r>
          </w:p>
        </w:tc>
      </w:tr>
    </w:tbl>
    <w:p>
      <w:r>
        <w:br w:type="page"/>
      </w:r>
    </w:p>
    <w:p>
      <w:pPr>
        <w:pStyle w:val="Heading1"/>
      </w:pPr>
      <w:r>
        <w:t xml:space="preserve">SCHEDULE 4 — WARRANTIES</w:t>
      </w:r>
    </w:p>
    <w:p>
      <w:pPr>
        <w:pStyle w:val="Heading2"/>
      </w:pPr>
      <w:r>
        <w:t xml:space="preserve">1.  Capacity and Authority</w:t>
      </w:r>
    </w:p>
    <w:p>
      <w:pPr>
        <w:pStyle w:val="ListParagraph"/>
        <w:numPr>
          <w:ilvl w:val="0"/>
          <w:numId w:val="3"/>
        </w:numPr>
        <w:spacing w:after="100"/>
      </w:pPr>
      <w:r>
        <w:t xml:space="preserve">Each Warrantor has full power and authority to enter into and perform this Agreement, which constitutes binding obligations enforceable in accordance with its terms.</w:t>
      </w:r>
    </w:p>
    <w:p>
      <w:pPr>
        <w:pStyle w:val="Heading2"/>
      </w:pPr>
      <w:r>
        <w:t xml:space="preserve">2.  Share Capital</w:t>
      </w:r>
    </w:p>
    <w:p>
      <w:pPr>
        <w:pStyle w:val="ListParagraph"/>
        <w:numPr>
          <w:ilvl w:val="0"/>
          <w:numId w:val="3"/>
        </w:numPr>
        <w:spacing w:after="100"/>
      </w:pPr>
      <w:r>
        <w:t xml:space="preserve">The issued share capital of the Company is as set out in the agreed cap table, all such shares are fully paid, and save as disclosed there are no options, warrants or other rights to subscribe for shares.</w:t>
      </w:r>
    </w:p>
    <w:p>
      <w:pPr>
        <w:pStyle w:val="ListParagraph"/>
        <w:numPr>
          <w:ilvl w:val="0"/>
          <w:numId w:val="3"/>
        </w:numPr>
        <w:spacing w:after="100"/>
      </w:pPr>
      <w:r>
        <w:t xml:space="preserve">The Series C Shares will, on issue, be validly allotted and issued, fully paid and free from all Encumbrances.</w:t>
      </w:r>
    </w:p>
    <w:p>
      <w:pPr>
        <w:pStyle w:val="Heading2"/>
      </w:pPr>
      <w:r>
        <w:t xml:space="preserve">3.  Accounts</w:t>
      </w:r>
    </w:p>
    <w:p>
      <w:pPr>
        <w:pStyle w:val="ListParagraph"/>
        <w:numPr>
          <w:ilvl w:val="0"/>
          <w:numId w:val="3"/>
        </w:numPr>
        <w:spacing w:after="100"/>
      </w:pPr>
      <w:r>
        <w:t xml:space="preserve">The audited accounts for the year ended 31 December 2025 give a true and fair view of the state of affairs of the Company and have been prepared in accordance with applicable accounting standards and on a basis consistent with prior periods.</w:t>
      </w:r>
    </w:p>
    <w:p>
      <w:pPr>
        <w:pStyle w:val="ListParagraph"/>
        <w:numPr>
          <w:ilvl w:val="0"/>
          <w:numId w:val="3"/>
        </w:numPr>
        <w:spacing w:after="100"/>
      </w:pPr>
      <w:r>
        <w:t xml:space="preserve">Since the Accounts Date there has been no material adverse change in the financial or trading position of the Company, and the Business has been carried on in the ordinary course.</w:t>
      </w:r>
    </w:p>
    <w:p>
      <w:pPr>
        <w:pStyle w:val="Heading2"/>
      </w:pPr>
      <w:r>
        <w:t xml:space="preserve">4.  Intellectual Property and Data</w:t>
      </w:r>
    </w:p>
    <w:p>
      <w:pPr>
        <w:pStyle w:val="ListParagraph"/>
        <w:numPr>
          <w:ilvl w:val="0"/>
          <w:numId w:val="3"/>
        </w:numPr>
        <w:spacing w:after="100"/>
      </w:pPr>
      <w:r>
        <w:t xml:space="preserve">The Company owns or is validly licensed to use all Intellectual Property necessary to carry on the Business, free from disputes, and has not infringed the Intellectual Property rights of any third party.</w:t>
      </w:r>
    </w:p>
    <w:p>
      <w:pPr>
        <w:pStyle w:val="ListParagraph"/>
        <w:numPr>
          <w:ilvl w:val="0"/>
          <w:numId w:val="3"/>
        </w:numPr>
        <w:spacing w:after="100"/>
      </w:pPr>
      <w:r>
        <w:t xml:space="preserve">The Company complies in all material respects with applicable data-protection law, including the UK GDPR and the Data Protection Act 2018, and has not received any enforcement notice from the Information Commissioner.</w:t>
      </w:r>
    </w:p>
    <w:p>
      <w:pPr>
        <w:pStyle w:val="Heading2"/>
      </w:pPr>
      <w:r>
        <w:t xml:space="preserve">5.  Contracts and Customers</w:t>
      </w:r>
    </w:p>
    <w:p>
      <w:pPr>
        <w:pStyle w:val="ListParagraph"/>
        <w:numPr>
          <w:ilvl w:val="0"/>
          <w:numId w:val="3"/>
        </w:numPr>
        <w:spacing w:after="100"/>
      </w:pPr>
      <w:r>
        <w:t xml:space="preserve">No material customer or supplier has, in the 12 months before the date of this Agreement, ceased or indicated an intention to cease trading with the Company, and the Company is not in material breach of any material contract.</w:t>
      </w:r>
    </w:p>
    <w:p>
      <w:pPr>
        <w:pStyle w:val="Heading2"/>
      </w:pPr>
      <w:r>
        <w:t xml:space="preserve">6.  Employees</w:t>
      </w:r>
    </w:p>
    <w:p>
      <w:pPr>
        <w:pStyle w:val="ListParagraph"/>
        <w:numPr>
          <w:ilvl w:val="0"/>
          <w:numId w:val="3"/>
        </w:numPr>
        <w:spacing w:after="100"/>
      </w:pPr>
      <w:r>
        <w:t xml:space="preserve">Full particulars of the terms of employment of all senior employees have been disclosed, and there are no outstanding disputes, claims or collective agreements other than as disclosed.</w:t>
      </w:r>
    </w:p>
    <w:p>
      <w:pPr>
        <w:pStyle w:val="Heading2"/>
      </w:pPr>
      <w:r>
        <w:t xml:space="preserve">7.  Litigation and Compliance</w:t>
      </w:r>
    </w:p>
    <w:p>
      <w:pPr>
        <w:pStyle w:val="ListParagraph"/>
        <w:numPr>
          <w:ilvl w:val="0"/>
          <w:numId w:val="3"/>
        </w:numPr>
        <w:spacing w:after="100"/>
      </w:pPr>
      <w:r>
        <w:t xml:space="preserve">The Company is not engaged in any litigation, arbitration or regulatory proceedings (other than routine debt collection) and, so far as the Warrantors are aware, none is pending or threatened.</w:t>
      </w:r>
    </w:p>
    <w:p>
      <w:pPr>
        <w:pStyle w:val="ListParagraph"/>
        <w:numPr>
          <w:ilvl w:val="0"/>
          <w:numId w:val="3"/>
        </w:numPr>
        <w:spacing w:after="100"/>
      </w:pPr>
      <w:r>
        <w:t xml:space="preserve">The Company has conducted the Business in all material respects in accordance with applicable laws and holds all material licences and consents necessary for the Business.</w:t>
      </w:r>
    </w:p>
    <w:p>
      <w:pPr>
        <w:pStyle w:val="Heading2"/>
      </w:pPr>
      <w:r>
        <w:t xml:space="preserve">8.  Tax</w:t>
      </w:r>
    </w:p>
    <w:p>
      <w:pPr>
        <w:pStyle w:val="ListParagraph"/>
        <w:numPr>
          <w:ilvl w:val="0"/>
          <w:numId w:val="3"/>
        </w:numPr>
        <w:spacing w:after="100"/>
      </w:pPr>
      <w:r>
        <w:t xml:space="preserve">The Company has duly and punctually paid all Tax for which it has become liable and has made all returns and provided all information to HM Revenue &amp; Customs as required by law within applicable time limits.</w:t>
      </w:r>
    </w:p>
    <w:p>
      <w:pPr>
        <w:pStyle w:val="ListParagraph"/>
        <w:numPr>
          <w:ilvl w:val="0"/>
          <w:numId w:val="3"/>
        </w:numPr>
        <w:spacing w:after="100"/>
      </w:pPr>
      <w:r>
        <w:t xml:space="preserve">The Company is, and has at all times been, resident for tax purposes only in the United Kingdom, and is duly registered for the purposes of VAT.</w:t>
      </w:r>
    </w:p>
    <w:p>
      <w:r>
        <w:br w:type="page"/>
      </w:r>
    </w:p>
    <w:p>
      <w:pPr>
        <w:pStyle w:val="Heading1"/>
      </w:pPr>
      <w:r>
        <w:t xml:space="preserve">SCHEDULE 5 — PRE-COMPLETION UNDERTAKINGS</w:t>
      </w:r>
    </w:p>
    <w:p>
      <w:pPr>
        <w:spacing w:after="120"/>
      </w:pPr>
      <w:r>
        <w:t xml:space="preserve">Between the date of this Agreement and Completion the Company shall not, without the Lead Investor’s prior written consent:</w:t>
      </w:r>
    </w:p>
    <w:p>
      <w:pPr>
        <w:pStyle w:val="ListParagraph"/>
        <w:numPr>
          <w:ilvl w:val="0"/>
          <w:numId w:val="4"/>
        </w:numPr>
        <w:spacing w:after="100"/>
      </w:pPr>
      <w:r>
        <w:t xml:space="preserve">issue or agree to issue any shares, options or other securities, or alter its share capital or the rights attaching to any class of shares;</w:t>
      </w:r>
    </w:p>
    <w:p>
      <w:pPr>
        <w:pStyle w:val="ListParagraph"/>
        <w:numPr>
          <w:ilvl w:val="0"/>
          <w:numId w:val="4"/>
        </w:numPr>
        <w:spacing w:after="100"/>
      </w:pPr>
      <w:r>
        <w:t xml:space="preserve">declare, make or pay any dividend or other distribution;</w:t>
      </w:r>
    </w:p>
    <w:p>
      <w:pPr>
        <w:pStyle w:val="ListParagraph"/>
        <w:numPr>
          <w:ilvl w:val="0"/>
          <w:numId w:val="4"/>
        </w:numPr>
        <w:spacing w:after="100"/>
      </w:pPr>
      <w:r>
        <w:t xml:space="preserve">incur any borrowing or capital expenditure exceeding £250,000 in aggregate;</w:t>
      </w:r>
    </w:p>
    <w:p>
      <w:pPr>
        <w:pStyle w:val="ListParagraph"/>
        <w:numPr>
          <w:ilvl w:val="0"/>
          <w:numId w:val="4"/>
        </w:numPr>
        <w:spacing w:after="100"/>
      </w:pPr>
      <w:r>
        <w:t xml:space="preserve">dispose of any material asset or any material part of the Business otherwise than in the ordinary course;</w:t>
      </w:r>
    </w:p>
    <w:p>
      <w:pPr>
        <w:pStyle w:val="ListParagraph"/>
        <w:numPr>
          <w:ilvl w:val="0"/>
          <w:numId w:val="4"/>
        </w:numPr>
        <w:spacing w:after="100"/>
      </w:pPr>
      <w:r>
        <w:t xml:space="preserve">enter into, amend or terminate any material contract or any contract with a related party;</w:t>
      </w:r>
    </w:p>
    <w:p>
      <w:pPr>
        <w:pStyle w:val="ListParagraph"/>
        <w:numPr>
          <w:ilvl w:val="0"/>
          <w:numId w:val="4"/>
        </w:numPr>
        <w:spacing w:after="100"/>
      </w:pPr>
      <w:r>
        <w:t xml:space="preserve">engage or dismiss any senior employee or materially vary the terms of any senior employee;</w:t>
      </w:r>
    </w:p>
    <w:p>
      <w:pPr>
        <w:pStyle w:val="ListParagraph"/>
        <w:numPr>
          <w:ilvl w:val="0"/>
          <w:numId w:val="4"/>
        </w:numPr>
        <w:spacing w:after="100"/>
      </w:pPr>
      <w:r>
        <w:t xml:space="preserve">commence, compromise or settle any material litigation; or</w:t>
      </w:r>
    </w:p>
    <w:p>
      <w:pPr>
        <w:pStyle w:val="ListParagraph"/>
        <w:numPr>
          <w:ilvl w:val="0"/>
          <w:numId w:val="4"/>
        </w:numPr>
        <w:spacing w:after="100"/>
      </w:pPr>
      <w:r>
        <w:t xml:space="preserve">amend its constitutional documents save as contemplated by this Agreement.</w:t>
      </w:r>
    </w:p>
    <w:p>
      <w:r>
        <w:br w:type="page"/>
      </w:r>
    </w:p>
    <w:p>
      <w:pPr>
        <w:pStyle w:val="Heading1"/>
      </w:pPr>
      <w:r>
        <w:t xml:space="preserve">EXECUTION</w:t>
      </w:r>
    </w:p>
    <w:p>
      <w:pPr>
        <w:spacing w:after="120"/>
      </w:pPr>
      <w:r>
        <w:t xml:space="preserve">IN WITNESS of which this Agreement has been executed and delivered as a deed on the date first stated above.</w:t>
      </w:r>
    </w:p>
    <w:p>
      <w:pPr>
        <w:spacing w:after="120"/>
      </w:pPr>
      <w:r>
        <w:t xml:space="preserve">EXECUTED as a DEED by CASPIAN TECHNOLOGIES LIMITED acting by a director:</w:t>
      </w:r>
    </w:p>
    <w:p>
      <w:pPr>
        <w:spacing w:after="120"/>
      </w:pPr>
      <w:r>
        <w:t xml:space="preserve">Director: ______________________  (Henry Larsson)</w:t>
      </w:r>
    </w:p>
    <w:p>
      <w:pPr>
        <w:spacing w:after="120"/>
      </w:pPr>
      <w:r>
        <w:t xml:space="preserve">In the presence of — Witness: ______________________</w:t>
      </w:r>
    </w:p>
    <w:p>
      <w:pPr>
        <w:spacing w:before="160"/>
      </w:pPr>
      <w:r>
        <w:t xml:space="preserve">EXECUTED as a DEED by HENRY LARSSON in the presence of:</w:t>
      </w:r>
    </w:p>
    <w:p>
      <w:pPr>
        <w:spacing w:after="120"/>
      </w:pPr>
      <w:r>
        <w:t xml:space="preserve">Signature: ______________________   Witness: ______________________</w:t>
      </w:r>
    </w:p>
    <w:p>
      <w:pPr>
        <w:spacing w:before="160"/>
      </w:pPr>
      <w:r>
        <w:t xml:space="preserve">EXECUTED as a DEED by THEO ERIKSSON in the presence of:</w:t>
      </w:r>
    </w:p>
    <w:p>
      <w:pPr>
        <w:spacing w:after="120"/>
      </w:pPr>
      <w:r>
        <w:t xml:space="preserve">Signature: ______________________   Witness: ______________________</w:t>
      </w:r>
    </w:p>
    <w:p>
      <w:pPr>
        <w:spacing w:before="160"/>
      </w:pPr>
      <w:r>
        <w:t xml:space="preserve">SIGNED for and on behalf of MARISDALE GROWTH PARTNERS LLP:</w:t>
      </w:r>
    </w:p>
    <w:p>
      <w:pPr>
        <w:spacing w:after="120"/>
      </w:pPr>
      <w:r>
        <w:t xml:space="preserve">Authorised signatory: ______________________  (Eleanor Whitmore)</w:t>
      </w:r>
    </w:p>
    <w:p>
      <w:pPr>
        <w:spacing w:before="160"/>
      </w:pPr>
      <w:r>
        <w:t xml:space="preserve">SIGNED for and on behalf of RAVENSWORTH VENTURES LLP:</w:t>
      </w:r>
    </w:p>
    <w:p>
      <w:pPr>
        <w:spacing w:after="120"/>
      </w:pPr>
      <w:r>
        <w:t xml:space="preserve">Authorised signatory: ______________________  (Victor Underwood)</w:t>
      </w:r>
    </w:p>
    <w:p>
      <w:pPr>
        <w:spacing w:before="160"/>
      </w:pPr>
      <w:r>
        <w:t xml:space="preserve">SIGNED for and on behalf of ALDRIDGE SEED LP:</w:t>
      </w:r>
    </w:p>
    <w:p>
      <w:pPr>
        <w:spacing w:after="120"/>
      </w:pPr>
      <w:r>
        <w:t xml:space="preserve">Authorised signatory: ______________________</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4"/>
        <w:szCs w:val="14"/>
      </w:rPr>
      <w:t xml:space="preserve">Whitfield Carter LLP — Confidential and may be legally privileged.</w:t>
    </w:r>
  </w:p>
  <w:p>
    <w:pPr>
      <w:jc w:val="center"/>
    </w:pPr>
    <w:r>
      <w:rPr>
        <w:sz w:val="14"/>
        <w:szCs w:val="14"/>
      </w:rPr>
      <w:t xml:space="preserve">Page </w:t>
    </w:r>
    <w:r>
      <w:rPr>
        <w:sz w:val="14"/>
        <w:szCs w:val="14"/>
      </w:rPr>
      <w:fldChar w:fldCharType="begin"/>
      <w:instrText xml:space="preserve">PAGE</w:instrText>
      <w:fldChar w:fldCharType="separate"/>
      <w:fldChar w:fldCharType="end"/>
    </w:r>
    <w:r>
      <w:rPr>
        <w:sz w:val="14"/>
        <w:szCs w:val="14"/>
      </w:rPr>
      <w:t xml:space="preserve"> of </w:t>
    </w:r>
    <w:r>
      <w:rPr>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rPr>
        <w:b/>
        <w:bCs/>
      </w:rPr>
    </w:lvl>
    <w:lvl w:ilvl="1" w15:tentative="1">
      <w:start w:val="1"/>
      <w:numFmt w:val="decimal"/>
      <w:lvlText w:val="%1.%2"/>
      <w:lvlJc w:val="left"/>
      <w:pPr>
        <w:ind w:left="1100" w:hanging="5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00" w:hanging="600"/>
      </w:pPr>
      <w:rPr>
        <w:b/>
        <w:bCs/>
      </w:rPr>
    </w:lvl>
    <w:lvl w:ilvl="1" w15:tentative="1">
      <w:start w:val="1"/>
      <w:numFmt w:val="decimal"/>
      <w:lvlText w:val="%1.%2"/>
      <w:lvlJc w:val="left"/>
      <w:pPr>
        <w:ind w:left="1100" w:hanging="500"/>
      </w:pPr>
    </w:lvl>
    <w:lvl w:ilvl="2" w15:tentative="1">
      <w:start w:val="1"/>
      <w:numFmt w:val="lowerLetter"/>
      <w:lvlText w:val="(%3)"/>
      <w:lvlJc w:val="left"/>
      <w:pPr>
        <w:ind w:left="1600" w:hanging="500"/>
      </w:pPr>
    </w:lvl>
  </w:abstractNum>
  <w:abstractNum w:abstractNumId="4" w15:restartNumberingAfterBreak="0">
    <w:multiLevelType w:val="hybridMultilevel"/>
    <w:lvl w:ilvl="0" w15:tentative="1">
      <w:start w:val="1"/>
      <w:numFmt w:val="decimal"/>
      <w:lvlText w:val="%1."/>
      <w:lvlJc w:val="left"/>
      <w:pPr>
        <w:ind w:left="600" w:hanging="600"/>
      </w:pPr>
      <w:rPr>
        <w:b/>
        <w:bCs/>
      </w:rPr>
    </w:lvl>
    <w:lvl w:ilvl="1" w15:tentative="1">
      <w:start w:val="1"/>
      <w:numFmt w:val="decimal"/>
      <w:lvlText w:val="%1.%2"/>
      <w:lvlJc w:val="left"/>
      <w:pPr>
        <w:ind w:left="1100" w:hanging="500"/>
      </w:pPr>
    </w:lvl>
    <w:lvl w:ilvl="2" w15:tentative="1">
      <w:start w:val="1"/>
      <w:numFmt w:val="lowerLetter"/>
      <w:lvlText w:val="(%3)"/>
      <w:lvlJc w:val="left"/>
      <w:pPr>
        <w:ind w:left="160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2026-06-20T20:09:21.146Z</dcterms:created>
  <dcterms:modified xsi:type="dcterms:W3CDTF">2026-06-20T20:09:21.146Z</dcterms:modified>
</cp:coreProperties>
</file>

<file path=docProps/custom.xml><?xml version="1.0" encoding="utf-8"?>
<Properties xmlns="http://schemas.openxmlformats.org/officeDocument/2006/custom-properties" xmlns:vt="http://schemas.openxmlformats.org/officeDocument/2006/docPropsVTypes"/>
</file>