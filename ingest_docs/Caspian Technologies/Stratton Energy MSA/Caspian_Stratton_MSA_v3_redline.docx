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480"/>
        <w:jc w:val="center"/>
      </w:pPr>
      <w:r>
        <w:rPr>
          <w:b/>
          <w:bCs/>
          <w:sz w:val="24"/>
          <w:szCs w:val="24"/>
        </w:rPr>
        <w:t xml:space="preserve">DATED                         2026</w:t>
      </w:r>
    </w:p>
    <w:p>
      <w:pPr>
        <w:spacing w:after="120"/>
        <w:jc w:val="center"/>
      </w:pPr>
      <w:r>
        <w:rPr>
          <w:b/>
          <w:bCs/>
          <w:sz w:val="32"/>
          <w:szCs w:val="32"/>
        </w:rPr>
        <w:t xml:space="preserve">MASTER SOFTWARE-AS-A-SERVICE AGREEMENT</w:t>
      </w:r>
    </w:p>
    <w:p>
      <w:pPr>
        <w:spacing w:after="360"/>
        <w:jc w:val="center"/>
      </w:pPr>
      <w:r>
        <w:rPr>
          <w:i/>
          <w:iCs/>
          <w:sz w:val="24"/>
          <w:szCs w:val="24"/>
        </w:rPr>
        <w:t xml:space="preserve">relating to the Caspian Climate Intelligence Platform</w:t>
      </w:r>
    </w:p>
    <w:p>
      <w:pPr>
        <w:spacing w:after="80"/>
        <w:jc w:val="center"/>
      </w:pPr>
      <w:r>
        <w:rPr>
          <w:sz w:val="22"/>
          <w:szCs w:val="22"/>
        </w:rPr>
        <w:t xml:space="preserve">between</w:t>
      </w:r>
    </w:p>
    <w:p>
      <w:pPr>
        <w:spacing w:after="80"/>
        <w:jc w:val="center"/>
      </w:pPr>
      <w:r>
        <w:rPr>
          <w:b/>
          <w:bCs/>
          <w:sz w:val="24"/>
          <w:szCs w:val="24"/>
        </w:rPr>
        <w:t xml:space="preserve">CASPIAN TECHNOLOGIES LIMITED</w:t>
      </w:r>
    </w:p>
    <w:p>
      <w:pPr>
        <w:spacing w:after="80"/>
        <w:jc w:val="center"/>
      </w:pPr>
      <w:r>
        <w:rPr>
          <w:sz w:val="22"/>
          <w:szCs w:val="22"/>
        </w:rPr>
        <w:t xml:space="preserve">(the Supplier)</w:t>
      </w:r>
    </w:p>
    <w:p>
      <w:pPr>
        <w:spacing w:after="80"/>
        <w:jc w:val="center"/>
      </w:pPr>
      <w:r>
        <w:rPr>
          <w:sz w:val="22"/>
          <w:szCs w:val="22"/>
        </w:rPr>
        <w:t xml:space="preserve">and</w:t>
      </w:r>
    </w:p>
    <w:p>
      <w:pPr>
        <w:spacing w:after="80"/>
        <w:jc w:val="center"/>
      </w:pPr>
      <w:r>
        <w:rPr>
          <w:b/>
          <w:bCs/>
          <w:sz w:val="24"/>
          <w:szCs w:val="24"/>
        </w:rPr>
        <w:t xml:space="preserve">STRATTON ENERGY PLC</w:t>
      </w:r>
    </w:p>
    <w:p>
      <w:pPr>
        <w:spacing w:after="320"/>
        <w:jc w:val="center"/>
      </w:pPr>
      <w:r>
        <w:rPr>
          <w:sz w:val="22"/>
          <w:szCs w:val="22"/>
        </w:rPr>
        <w:t xml:space="preserve">(the Customer)</w:t>
      </w:r>
    </w:p>
    <w:p>
      <w:pPr>
        <w:pBdr>
          <w:top w:val="single" w:color="888888" w:sz="4" w:space="6"/>
          <w:bottom w:val="single" w:color="888888" w:sz="4" w:space="6"/>
        </w:pBdr>
        <w:spacing w:after="200"/>
        <w:jc w:val="center"/>
      </w:pPr>
      <w:r>
        <w:rPr>
          <w:i/>
          <w:iCs/>
          <w:color w:val="555555"/>
          <w:sz w:val="18"/>
          <w:szCs w:val="18"/>
        </w:rPr>
        <w:t xml:space="preserve">[Version 3 – Supplier’s response prepared by Whitfield Carter LLP, 13 May 2026 – TRACKED CHANGES shown against the Customer’s version 2 mark-up; changes reflect the compromise agreed in principle on the negotiation call of 12 May 2026]</w:t>
      </w:r>
    </w:p>
    <w:p>
      <w:r>
        <w:br w:type="page"/>
      </w:r>
    </w:p>
    <w:p>
      <w:pPr>
        <w:keepNext/>
        <w:spacing w:after="120" w:before="220"/>
      </w:pPr>
      <w:r>
        <w:rPr>
          <w:b/>
          <w:bCs/>
          <w:sz w:val="22"/>
          <w:szCs w:val="22"/>
        </w:rPr>
        <w:t xml:space="preserve">THIS AGREEMENT is dated [          ] 2026 and is made</w:t>
      </w:r>
    </w:p>
    <w:p>
      <w:pPr>
        <w:spacing w:after="100"/>
        <w:jc w:val="both"/>
      </w:pPr>
      <w:r>
        <w:rPr>
          <w:b/>
          <w:bCs/>
          <w:i w:val="false"/>
          <w:iCs w:val="false"/>
          <w:sz w:val="21"/>
          <w:szCs w:val="21"/>
        </w:rPr>
        <w:t xml:space="preserve">PARTIES</w:t>
      </w:r>
    </w:p>
    <w:p>
      <w:pPr>
        <w:tabs>
          <w:tab w:val="left" w:pos="567"/>
        </w:tabs>
        <w:spacing w:after="120"/>
        <w:ind w:left="567" w:hanging="567"/>
        <w:jc w:val="both"/>
      </w:pPr>
      <w:r>
        <w:rPr>
          <w:sz w:val="21"/>
          <w:szCs w:val="21"/>
        </w:rPr>
        <w:t xml:space="preserve">(1)	CASPIAN TECHNOLOGIES LIMITED, a company incorporated in England and Wales (company number 11892345) whose registered office is at Unit 4, 60 Worship Street, London EC2A 2EZ (the “Supplier”); and</w:t>
      </w:r>
    </w:p>
    <w:p>
      <w:pPr>
        <w:tabs>
          <w:tab w:val="left" w:pos="567"/>
        </w:tabs>
        <w:spacing w:after="120"/>
        <w:ind w:left="567" w:hanging="567"/>
        <w:jc w:val="both"/>
      </w:pPr>
      <w:r>
        <w:rPr>
          <w:sz w:val="21"/>
          <w:szCs w:val="21"/>
        </w:rPr>
        <w:t xml:space="preserve">(2)	STRATTON ENERGY PLC, a company incorporated in England and Wales (company number 04219876) whose registered office is at Stratton House, 1 Eastgate, London EC3M 5AB (the “Customer”),</w:t>
      </w:r>
    </w:p>
    <w:p>
      <w:pPr>
        <w:spacing w:after="120"/>
        <w:jc w:val="both"/>
      </w:pPr>
      <w:r>
        <w:rPr>
          <w:b w:val="false"/>
          <w:bCs w:val="false"/>
          <w:i w:val="false"/>
          <w:iCs w:val="false"/>
          <w:sz w:val="21"/>
          <w:szCs w:val="21"/>
        </w:rPr>
        <w:t xml:space="preserve">each a “party” and together the “parties”.</w:t>
      </w:r>
    </w:p>
    <w:p>
      <w:pPr>
        <w:spacing w:after="100"/>
        <w:jc w:val="both"/>
      </w:pPr>
      <w:r>
        <w:rPr>
          <w:b/>
          <w:bCs/>
          <w:i w:val="false"/>
          <w:iCs w:val="false"/>
          <w:sz w:val="21"/>
          <w:szCs w:val="21"/>
        </w:rPr>
        <w:t xml:space="preserve">BACKGROUND</w:t>
      </w:r>
    </w:p>
    <w:p>
      <w:pPr>
        <w:tabs>
          <w:tab w:val="left" w:pos="567"/>
        </w:tabs>
        <w:spacing w:after="120"/>
        <w:ind w:left="567" w:hanging="567"/>
        <w:jc w:val="both"/>
      </w:pPr>
      <w:r>
        <w:rPr>
          <w:sz w:val="21"/>
          <w:szCs w:val="21"/>
        </w:rPr>
        <w:t xml:space="preserve">(A)	The Supplier operates the Caspian Climate Intelligence Platform, a cloud-hosted carbon-accounting and emissions-analytics platform that enables organisations to measure, manage and report their Scope 1, Scope 2 and Scope 3 greenhouse-gas emissions and to prepare related regulatory and voluntary disclosures.</w:t>
      </w:r>
    </w:p>
    <w:p>
      <w:pPr>
        <w:tabs>
          <w:tab w:val="left" w:pos="567"/>
        </w:tabs>
        <w:spacing w:after="120"/>
        <w:ind w:left="567" w:hanging="567"/>
        <w:jc w:val="both"/>
      </w:pPr>
      <w:r>
        <w:rPr>
          <w:sz w:val="21"/>
          <w:szCs w:val="21"/>
        </w:rPr>
        <w:t xml:space="preserve">(B)	The Customer is an energy company that wishes to subscribe to the Platform on an enterprise basis for use across its UK and European operations, and to procure the related implementation, support and professional services described in the Schedules.</w:t>
      </w:r>
    </w:p>
    <w:p>
      <w:pPr>
        <w:tabs>
          <w:tab w:val="left" w:pos="567"/>
        </w:tabs>
        <w:spacing w:after="120"/>
        <w:ind w:left="567" w:hanging="567"/>
        <w:jc w:val="both"/>
      </w:pPr>
      <w:r>
        <w:rPr>
          <w:sz w:val="21"/>
          <w:szCs w:val="21"/>
        </w:rPr>
        <w:t xml:space="preserve">(C)	The Supplier has agreed to grant the Customer access to the Platform and to provide those services, and the Customer has agreed to pay the Fees, on and subject to the terms and conditions of this Agreement.</w:t>
      </w:r>
    </w:p>
    <w:p>
      <w:pPr>
        <w:spacing w:after="160"/>
        <w:jc w:val="both"/>
      </w:pPr>
      <w:r>
        <w:rPr>
          <w:b/>
          <w:bCs/>
          <w:i w:val="false"/>
          <w:iCs w:val="false"/>
          <w:sz w:val="21"/>
          <w:szCs w:val="21"/>
        </w:rPr>
        <w:t xml:space="preserve">IT IS AGREED as follows:</w:t>
      </w:r>
    </w:p>
    <w:p>
      <w:pPr>
        <w:keepNext/>
        <w:spacing w:after="120" w:before="220"/>
      </w:pPr>
      <w:r>
        <w:rPr>
          <w:b/>
          <w:bCs/>
          <w:sz w:val="22"/>
          <w:szCs w:val="22"/>
        </w:rPr>
        <w:t xml:space="preserve">1.  DEFINITIONS AND INTERPRETATION</w:t>
      </w:r>
    </w:p>
    <w:p>
      <w:pPr>
        <w:tabs>
          <w:tab w:val="left" w:pos="567"/>
        </w:tabs>
        <w:spacing w:after="120"/>
        <w:ind w:left="567" w:hanging="567"/>
        <w:jc w:val="both"/>
      </w:pPr>
      <w:r>
        <w:rPr>
          <w:sz w:val="21"/>
          <w:szCs w:val="21"/>
        </w:rPr>
        <w:t xml:space="preserve">1.1	</w:t>
      </w:r>
      <w:r>
        <w:rPr>
          <w:sz w:val="21"/>
          <w:szCs w:val="21"/>
        </w:rPr>
        <w:t xml:space="preserve">In this Agreement, unless the context otherwise requires, the following words and expressions have the following meanings:</w:t>
      </w:r>
    </w:p>
    <w:p>
      <w:pPr>
        <w:spacing w:after="100"/>
        <w:ind w:left="1134" w:hanging="567"/>
        <w:jc w:val="both"/>
      </w:pPr>
      <w:r>
        <w:rPr>
          <w:b/>
          <w:bCs/>
          <w:sz w:val="21"/>
          <w:szCs w:val="21"/>
        </w:rPr>
        <w:t xml:space="preserve">“Affiliate” </w:t>
      </w:r>
      <w:r>
        <w:rPr>
          <w:sz w:val="21"/>
          <w:szCs w:val="21"/>
        </w:rPr>
        <w:t xml:space="preserve">in relation to a party, any entity that directly or indirectly controls, is controlled by, or is under common control with, that party, where “control” means the ownership of more than 50% of the voting share capital or the right to direct the management of the entity;</w:t>
      </w:r>
    </w:p>
    <w:p>
      <w:pPr>
        <w:spacing w:after="100"/>
        <w:ind w:left="1134" w:hanging="567"/>
        <w:jc w:val="both"/>
      </w:pPr>
      <w:r>
        <w:rPr>
          <w:b/>
          <w:bCs/>
          <w:sz w:val="21"/>
          <w:szCs w:val="21"/>
        </w:rPr>
        <w:t xml:space="preserve">“Agreement” </w:t>
      </w:r>
      <w:r>
        <w:rPr>
          <w:sz w:val="21"/>
          <w:szCs w:val="21"/>
        </w:rPr>
        <w:t xml:space="preserve">this master agreement together with its Schedules and any Order Form or Work Order entered into under it, as varied from time to time in accordance with clause 21;</w:t>
      </w:r>
    </w:p>
    <w:p>
      <w:pPr>
        <w:spacing w:after="100"/>
        <w:ind w:left="1134" w:hanging="567"/>
        <w:jc w:val="both"/>
      </w:pPr>
      <w:r>
        <w:rPr>
          <w:b/>
          <w:bCs/>
          <w:sz w:val="21"/>
          <w:szCs w:val="21"/>
        </w:rPr>
        <w:t xml:space="preserve">“Applicable Law” </w:t>
      </w:r>
      <w:r>
        <w:rPr>
          <w:sz w:val="21"/>
          <w:szCs w:val="21"/>
        </w:rPr>
        <w:t xml:space="preserve">all laws, statutes, regulations, regulatory codes and binding guidance applicable to the performance of this Agreement, including the Data Protection Laws;</w:t>
      </w:r>
    </w:p>
    <w:p>
      <w:pPr>
        <w:spacing w:after="100"/>
        <w:ind w:left="1134" w:hanging="567"/>
        <w:jc w:val="both"/>
      </w:pPr>
      <w:r>
        <w:rPr>
          <w:b/>
          <w:bCs/>
          <w:sz w:val="21"/>
          <w:szCs w:val="21"/>
        </w:rPr>
        <w:t xml:space="preserve">“Authorised Users” </w:t>
      </w:r>
      <w:r>
        <w:rPr>
          <w:sz w:val="21"/>
          <w:szCs w:val="21"/>
        </w:rPr>
        <w:t xml:space="preserve">those employees, agents and contractors of the Customer and its Affiliates whom the Customer authorises to use the Services, up to a maximum of 250 named users, and who are identified in the Platform administration console;</w:t>
      </w:r>
    </w:p>
    <w:p>
      <w:pPr>
        <w:spacing w:after="100"/>
        <w:ind w:left="1134" w:hanging="567"/>
        <w:jc w:val="both"/>
      </w:pPr>
      <w:r>
        <w:rPr>
          <w:b/>
          <w:bCs/>
          <w:sz w:val="21"/>
          <w:szCs w:val="21"/>
        </w:rPr>
        <w:t xml:space="preserve">“Available” / “Availability” </w:t>
      </w:r>
      <w:r>
        <w:rPr>
          <w:sz w:val="21"/>
          <w:szCs w:val="21"/>
        </w:rPr>
        <w:t xml:space="preserve">the Platform being accessible for use by Authorised Users for its intended purpose, measured in accordance with Schedule 2;</w:t>
      </w:r>
    </w:p>
    <w:p>
      <w:pPr>
        <w:spacing w:after="100"/>
        <w:ind w:left="1134" w:hanging="567"/>
        <w:jc w:val="both"/>
      </w:pPr>
      <w:r>
        <w:rPr>
          <w:b/>
          <w:bCs/>
          <w:sz w:val="21"/>
          <w:szCs w:val="21"/>
        </w:rPr>
        <w:t xml:space="preserve">“Business Day” </w:t>
      </w:r>
      <w:r>
        <w:rPr>
          <w:sz w:val="21"/>
          <w:szCs w:val="21"/>
        </w:rPr>
        <w:t xml:space="preserve">a day other than a Saturday, Sunday or public holiday in England when banks in London are open for business;</w:t>
      </w:r>
    </w:p>
    <w:p>
      <w:pPr>
        <w:spacing w:after="100"/>
        <w:ind w:left="1134" w:hanging="567"/>
        <w:jc w:val="both"/>
      </w:pPr>
      <w:r>
        <w:rPr>
          <w:b/>
          <w:bCs/>
          <w:sz w:val="21"/>
          <w:szCs w:val="21"/>
        </w:rPr>
        <w:t xml:space="preserve">“Confidential Information” </w:t>
      </w:r>
      <w:r>
        <w:rPr>
          <w:sz w:val="21"/>
          <w:szCs w:val="21"/>
        </w:rPr>
        <w:t xml:space="preserve">has the meaning given in clause 10.1;</w:t>
      </w:r>
    </w:p>
    <w:p>
      <w:pPr>
        <w:spacing w:after="100"/>
        <w:ind w:left="1134" w:hanging="567"/>
        <w:jc w:val="both"/>
      </w:pPr>
      <w:r>
        <w:rPr>
          <w:b/>
          <w:bCs/>
          <w:sz w:val="21"/>
          <w:szCs w:val="21"/>
        </w:rPr>
        <w:t xml:space="preserve">“Customer Data” </w:t>
      </w:r>
      <w:r>
        <w:rPr>
          <w:sz w:val="21"/>
          <w:szCs w:val="21"/>
        </w:rPr>
        <w:t xml:space="preserve">all data, content and information (including Customer Personal Data) submitted to, or generated by the Customer or Authorised Users through, the Platform, and any output generated for the Customer by the Services;</w:t>
      </w:r>
    </w:p>
    <w:p>
      <w:pPr>
        <w:spacing w:after="100"/>
        <w:ind w:left="1134" w:hanging="567"/>
        <w:jc w:val="both"/>
      </w:pPr>
      <w:r>
        <w:rPr>
          <w:b/>
          <w:bCs/>
          <w:sz w:val="21"/>
          <w:szCs w:val="21"/>
        </w:rPr>
        <w:t xml:space="preserve">“Customer Personal Data” </w:t>
      </w:r>
      <w:r>
        <w:rPr>
          <w:sz w:val="21"/>
          <w:szCs w:val="21"/>
        </w:rPr>
        <w:t xml:space="preserve">any personal data the Supplier processes on behalf of the Customer in connection with the Services, as further described in Schedule 3;</w:t>
      </w:r>
    </w:p>
    <w:p>
      <w:pPr>
        <w:spacing w:after="100"/>
        <w:ind w:left="1134" w:hanging="567"/>
        <w:jc w:val="both"/>
      </w:pPr>
      <w:r>
        <w:rPr>
          <w:b/>
          <w:bCs/>
          <w:sz w:val="21"/>
          <w:szCs w:val="21"/>
        </w:rPr>
        <w:t xml:space="preserve">“Data Protection Laws” </w:t>
      </w:r>
      <w:r>
        <w:rPr>
          <w:sz w:val="21"/>
          <w:szCs w:val="21"/>
        </w:rPr>
        <w:t xml:space="preserve">the UK GDPR, the Data Protection Act 2018 and all other Applicable Laws relating to the processing of personal data and privacy;</w:t>
      </w:r>
    </w:p>
    <w:p>
      <w:pPr>
        <w:spacing w:after="100"/>
        <w:ind w:left="1134" w:hanging="567"/>
        <w:jc w:val="both"/>
      </w:pPr>
      <w:r>
        <w:rPr>
          <w:b/>
          <w:bCs/>
          <w:sz w:val="21"/>
          <w:szCs w:val="21"/>
        </w:rPr>
        <w:t xml:space="preserve">“Documentation” </w:t>
      </w:r>
      <w:r>
        <w:rPr>
          <w:sz w:val="21"/>
          <w:szCs w:val="21"/>
        </w:rPr>
        <w:t xml:space="preserve">the Supplier’s then-current user and technical documentation for the Platform made available to the Customer;</w:t>
      </w:r>
    </w:p>
    <w:p>
      <w:pPr>
        <w:spacing w:after="100"/>
        <w:ind w:left="1134" w:hanging="567"/>
        <w:jc w:val="both"/>
      </w:pPr>
      <w:r>
        <w:rPr>
          <w:b/>
          <w:bCs/>
          <w:sz w:val="21"/>
          <w:szCs w:val="21"/>
        </w:rPr>
        <w:t xml:space="preserve">“Fees” </w:t>
      </w:r>
      <w:r>
        <w:rPr>
          <w:sz w:val="21"/>
          <w:szCs w:val="21"/>
        </w:rPr>
        <w:t xml:space="preserve">the Annual Subscription Fee, the Implementation and Onboarding Fee, professional-services charges and all other amounts payable by the Customer under clause 6 and Schedule 1;</w:t>
      </w:r>
    </w:p>
    <w:p>
      <w:pPr>
        <w:spacing w:after="100"/>
        <w:ind w:left="1134" w:hanging="567"/>
        <w:jc w:val="both"/>
      </w:pPr>
      <w:r>
        <w:rPr>
          <w:b/>
          <w:bCs/>
          <w:sz w:val="21"/>
          <w:szCs w:val="21"/>
        </w:rPr>
        <w:t xml:space="preserve">“Go-Live Date” </w:t>
      </w:r>
      <w:r>
        <w:rPr>
          <w:sz w:val="21"/>
          <w:szCs w:val="21"/>
        </w:rPr>
        <w:t xml:space="preserve">the date on which the Supplier confirms in writing that the Platform is available to the Customer for production use following completion of the acceptance activities in Schedule 1, targeted for 1 July 2026;</w:t>
      </w:r>
    </w:p>
    <w:p>
      <w:pPr>
        <w:spacing w:after="100"/>
        <w:ind w:left="1134" w:hanging="567"/>
        <w:jc w:val="both"/>
      </w:pPr>
      <w:r>
        <w:rPr>
          <w:b/>
          <w:bCs/>
          <w:sz w:val="21"/>
          <w:szCs w:val="21"/>
        </w:rPr>
        <w:t xml:space="preserve">“Initial Term” </w:t>
      </w:r>
      <w:r>
        <w:rPr>
          <w:sz w:val="21"/>
          <w:szCs w:val="21"/>
        </w:rPr>
        <w:t xml:space="preserve">the period of 36 months from the Go-Live Date;</w:t>
      </w:r>
    </w:p>
    <w:p>
      <w:pPr>
        <w:spacing w:after="100"/>
        <w:ind w:left="1134" w:hanging="567"/>
        <w:jc w:val="both"/>
      </w:pPr>
      <w:r>
        <w:rPr>
          <w:b/>
          <w:bCs/>
          <w:sz w:val="21"/>
          <w:szCs w:val="21"/>
        </w:rPr>
        <w:t xml:space="preserve">“Intellectual Property Rights” or “IPR” </w:t>
      </w:r>
      <w:r>
        <w:rPr>
          <w:sz w:val="21"/>
          <w:szCs w:val="21"/>
        </w:rPr>
        <w:t xml:space="preserve">patents, utility models, rights to inventions, copyright and related rights, trade marks, business and domain names, goodwill, rights in designs, database rights, rights in confidential information (including know-how) and all other intellectual property rights, in each case whether registered or unregistered, and all applications for and renewals or extensions of such rights, in any part of the world;</w:t>
      </w:r>
    </w:p>
    <w:p>
      <w:pPr>
        <w:spacing w:after="100"/>
        <w:ind w:left="1134" w:hanging="567"/>
        <w:jc w:val="both"/>
      </w:pPr>
      <w:r>
        <w:rPr>
          <w:b/>
          <w:bCs/>
          <w:sz w:val="21"/>
          <w:szCs w:val="21"/>
        </w:rPr>
        <w:t xml:space="preserve">“Platform” </w:t>
      </w:r>
      <w:r>
        <w:rPr>
          <w:sz w:val="21"/>
          <w:szCs w:val="21"/>
        </w:rPr>
        <w:t xml:space="preserve">the Caspian Climate Intelligence Platform (Enterprise tier), including the software, application programming interfaces, hosting infrastructure and Documentation made available by the Supplier as a service under this Agreement;</w:t>
      </w:r>
    </w:p>
    <w:p>
      <w:pPr>
        <w:spacing w:after="100"/>
        <w:ind w:left="1134" w:hanging="567"/>
        <w:jc w:val="both"/>
      </w:pPr>
      <w:r>
        <w:rPr>
          <w:b/>
          <w:bCs/>
          <w:sz w:val="21"/>
          <w:szCs w:val="21"/>
        </w:rPr>
        <w:t xml:space="preserve">“Scheduled Maintenance” </w:t>
      </w:r>
      <w:r>
        <w:rPr>
          <w:sz w:val="21"/>
          <w:szCs w:val="21"/>
        </w:rPr>
        <w:t xml:space="preserve">planned maintenance of the Platform carried out in accordance with paragraph 2 of Schedule 2;</w:t>
      </w:r>
    </w:p>
    <w:p>
      <w:pPr>
        <w:spacing w:after="100"/>
        <w:ind w:left="1134" w:hanging="567"/>
        <w:jc w:val="both"/>
      </w:pPr>
      <w:r>
        <w:rPr>
          <w:b/>
          <w:bCs/>
          <w:sz w:val="21"/>
          <w:szCs w:val="21"/>
        </w:rPr>
        <w:t xml:space="preserve">“Services” </w:t>
      </w:r>
      <w:r>
        <w:rPr>
          <w:sz w:val="21"/>
          <w:szCs w:val="21"/>
        </w:rPr>
        <w:t xml:space="preserve">the provision of access to the Platform together with the implementation, support, maintenance and professional services described in this Agreement and the Schedules;</w:t>
      </w:r>
    </w:p>
    <w:p>
      <w:pPr>
        <w:spacing w:after="100"/>
        <w:ind w:left="1134" w:hanging="567"/>
        <w:jc w:val="both"/>
      </w:pPr>
      <w:r>
        <w:rPr>
          <w:b/>
          <w:bCs/>
          <w:sz w:val="21"/>
          <w:szCs w:val="21"/>
        </w:rPr>
        <w:t xml:space="preserve">“Service Level” </w:t>
      </w:r>
      <w:r>
        <w:rPr>
          <w:sz w:val="21"/>
          <w:szCs w:val="21"/>
        </w:rPr>
        <w:t xml:space="preserve">the Availability target set out in clause 4.1 and Schedule 2;</w:t>
      </w:r>
    </w:p>
    <w:p>
      <w:pPr>
        <w:spacing w:after="100"/>
        <w:ind w:left="1134" w:hanging="567"/>
        <w:jc w:val="both"/>
      </w:pPr>
      <w:r>
        <w:rPr>
          <w:b/>
          <w:bCs/>
          <w:sz w:val="21"/>
          <w:szCs w:val="21"/>
        </w:rPr>
        <w:t xml:space="preserve">“Sub-processor” </w:t>
      </w:r>
      <w:r>
        <w:rPr>
          <w:sz w:val="21"/>
          <w:szCs w:val="21"/>
        </w:rPr>
        <w:t xml:space="preserve">any third party engaged by the Supplier to process Customer Personal Data in connection with the Services;</w:t>
      </w:r>
    </w:p>
    <w:p>
      <w:pPr>
        <w:spacing w:after="100"/>
        <w:ind w:left="1134" w:hanging="567"/>
        <w:jc w:val="both"/>
      </w:pPr>
      <w:r>
        <w:rPr>
          <w:b/>
          <w:bCs/>
          <w:sz w:val="21"/>
          <w:szCs w:val="21"/>
        </w:rPr>
        <w:t xml:space="preserve">“Term” </w:t>
      </w:r>
      <w:r>
        <w:rPr>
          <w:sz w:val="21"/>
          <w:szCs w:val="21"/>
        </w:rPr>
        <w:t xml:space="preserve">the Initial Term together with any renewal period under clause 3.1;</w:t>
      </w:r>
    </w:p>
    <w:p>
      <w:pPr>
        <w:spacing w:after="100"/>
        <w:ind w:left="1134" w:hanging="567"/>
        <w:jc w:val="both"/>
      </w:pPr>
      <w:r>
        <w:rPr>
          <w:b/>
          <w:bCs/>
          <w:sz w:val="21"/>
          <w:szCs w:val="21"/>
        </w:rPr>
        <w:t xml:space="preserve">“VAT” </w:t>
      </w:r>
      <w:r>
        <w:rPr>
          <w:sz w:val="21"/>
          <w:szCs w:val="21"/>
        </w:rPr>
        <w:t xml:space="preserve">value added tax chargeable under the Value Added Tax Act 1994 or any equivalent tax.</w:t>
      </w:r>
    </w:p>
    <w:p>
      <w:pPr>
        <w:tabs>
          <w:tab w:val="left" w:pos="567"/>
        </w:tabs>
        <w:spacing w:after="120"/>
        <w:ind w:left="567" w:hanging="567"/>
        <w:jc w:val="both"/>
      </w:pPr>
      <w:r>
        <w:rPr>
          <w:sz w:val="21"/>
          <w:szCs w:val="21"/>
        </w:rPr>
        <w:t xml:space="preserve">1.2	</w:t>
      </w:r>
      <w:r>
        <w:rPr>
          <w:sz w:val="21"/>
          <w:szCs w:val="21"/>
        </w:rPr>
        <w:t xml:space="preserve">Clause, Schedule and paragraph headings do not affect interpretation. A reference to a clause or Schedule is to a clause of, or Schedule to, this Agreement, and a reference to a paragraph is to a paragraph of the relevant Schedule.</w:t>
      </w:r>
    </w:p>
    <w:p>
      <w:pPr>
        <w:tabs>
          <w:tab w:val="left" w:pos="567"/>
        </w:tabs>
        <w:spacing w:after="120"/>
        <w:ind w:left="567" w:hanging="567"/>
        <w:jc w:val="both"/>
      </w:pPr>
      <w:r>
        <w:rPr>
          <w:sz w:val="21"/>
          <w:szCs w:val="21"/>
        </w:rPr>
        <w:t xml:space="preserve">1.3	</w:t>
      </w:r>
      <w:r>
        <w:rPr>
          <w:sz w:val="21"/>
          <w:szCs w:val="21"/>
        </w:rPr>
        <w:t xml:space="preserve">A reference to a statute or statutory provision is a reference to it as amended, extended or re-enacted from time to time, and includes all subordinate legislation made under it.</w:t>
      </w:r>
    </w:p>
    <w:p>
      <w:pPr>
        <w:tabs>
          <w:tab w:val="left" w:pos="567"/>
        </w:tabs>
        <w:spacing w:after="120"/>
        <w:ind w:left="567" w:hanging="567"/>
        <w:jc w:val="both"/>
      </w:pPr>
      <w:r>
        <w:rPr>
          <w:sz w:val="21"/>
          <w:szCs w:val="21"/>
        </w:rPr>
        <w:t xml:space="preserve">1.4	</w:t>
      </w:r>
      <w:r>
        <w:rPr>
          <w:sz w:val="21"/>
          <w:szCs w:val="21"/>
        </w:rPr>
        <w:t xml:space="preserve">Words in the singular include the plural and vice versa; a reference to one gender includes the others; and a reference to a person includes a natural person, corporate or unincorporated body (whether or not having separate legal personality).</w:t>
      </w:r>
    </w:p>
    <w:p>
      <w:pPr>
        <w:tabs>
          <w:tab w:val="left" w:pos="567"/>
        </w:tabs>
        <w:spacing w:after="120"/>
        <w:ind w:left="567" w:hanging="567"/>
        <w:jc w:val="both"/>
      </w:pPr>
      <w:r>
        <w:rPr>
          <w:sz w:val="21"/>
          <w:szCs w:val="21"/>
        </w:rPr>
        <w:t xml:space="preserve">1.5	</w:t>
      </w:r>
      <w:r>
        <w:rPr>
          <w:sz w:val="21"/>
          <w:szCs w:val="21"/>
        </w:rPr>
        <w:t xml:space="preserve">Any words following the terms “including”, “include”, “in particular” or “for example”, or any similar expression, are illustrative and do not limit the words preceding them.</w:t>
      </w:r>
    </w:p>
    <w:p>
      <w:pPr>
        <w:tabs>
          <w:tab w:val="left" w:pos="567"/>
        </w:tabs>
        <w:spacing w:after="120"/>
        <w:ind w:left="567" w:hanging="567"/>
        <w:jc w:val="both"/>
      </w:pPr>
      <w:r>
        <w:rPr>
          <w:sz w:val="21"/>
          <w:szCs w:val="21"/>
        </w:rPr>
        <w:t xml:space="preserve">1.6	</w:t>
      </w:r>
      <w:r>
        <w:rPr>
          <w:sz w:val="21"/>
          <w:szCs w:val="21"/>
        </w:rPr>
        <w:t xml:space="preserve">If there is any conflict between the clauses of this Agreement and a Schedule, the clauses prevail, save that Schedule 3 (Data Processing Agreement) prevails over the clauses in relation to the processing of Customer Personal Data.</w:t>
      </w:r>
    </w:p>
    <w:p>
      <w:pPr>
        <w:keepNext/>
        <w:spacing w:after="120" w:before="220"/>
      </w:pPr>
      <w:r>
        <w:rPr>
          <w:b/>
          <w:bCs/>
          <w:sz w:val="22"/>
          <w:szCs w:val="22"/>
        </w:rPr>
        <w:t xml:space="preserve">2.  GRANT OF RIGHTS AND LICENCE</w:t>
      </w:r>
    </w:p>
    <w:p>
      <w:pPr>
        <w:tabs>
          <w:tab w:val="left" w:pos="567"/>
        </w:tabs>
        <w:spacing w:after="120"/>
        <w:ind w:left="567" w:hanging="567"/>
        <w:jc w:val="both"/>
      </w:pPr>
      <w:r>
        <w:rPr>
          <w:sz w:val="21"/>
          <w:szCs w:val="21"/>
        </w:rPr>
        <w:t xml:space="preserve">2.1	</w:t>
      </w:r>
      <w:r>
        <w:rPr>
          <w:sz w:val="21"/>
          <w:szCs w:val="21"/>
        </w:rPr>
        <w:t xml:space="preserve">Subject to the Customer’s payment of the Fees and compliance with this Agreement, the Supplier grants the Customer a non-exclusive, non-transferable, non-sublicensable right to permit Authorised Users to access and use the Services and the Documentation during the Term solely for the Customer’s internal business operations.</w:t>
      </w:r>
    </w:p>
    <w:p>
      <w:pPr>
        <w:tabs>
          <w:tab w:val="left" w:pos="567"/>
        </w:tabs>
        <w:spacing w:after="120"/>
        <w:ind w:left="567" w:hanging="567"/>
        <w:jc w:val="both"/>
      </w:pPr>
      <w:r>
        <w:rPr>
          <w:sz w:val="21"/>
          <w:szCs w:val="21"/>
        </w:rPr>
        <w:t xml:space="preserve">2.2	</w:t>
      </w:r>
      <w:r>
        <w:rPr>
          <w:sz w:val="21"/>
          <w:szCs w:val="21"/>
        </w:rPr>
        <w:t xml:space="preserve">The Customer shall not, and shall ensure that Authorised Users do not, except to the extent permitted by Applicable Law and this Agreement: (a) copy, modify, adapt, translate or create derivative works of the Platform or Documentation; (b) reverse-engineer, decompile or disassemble, or attempt to derive the source code of, any part of the Platform; (c) sell, resell, licence, sublicense, distribute, rent or lease the Services, or make them available to any third party other than Authorised Users; or (d) use the Services to build a competing product or service.</w:t>
      </w:r>
    </w:p>
    <w:p>
      <w:pPr>
        <w:tabs>
          <w:tab w:val="left" w:pos="567"/>
        </w:tabs>
        <w:spacing w:after="120"/>
        <w:ind w:left="567" w:hanging="567"/>
        <w:jc w:val="both"/>
      </w:pPr>
      <w:r>
        <w:rPr>
          <w:sz w:val="21"/>
          <w:szCs w:val="21"/>
        </w:rPr>
        <w:t xml:space="preserve">2.3	</w:t>
      </w:r>
      <w:r>
        <w:rPr>
          <w:sz w:val="21"/>
          <w:szCs w:val="21"/>
        </w:rPr>
        <w:t xml:space="preserve">The Customer shall be responsible for the acts and omissions of its Authorised Users as if they were its own, and shall ensure that each Authorised User keeps its access credentials secure and complies with the acceptable-use restrictions in this clause 2 and Schedule 1.</w:t>
      </w:r>
    </w:p>
    <w:p>
      <w:pPr>
        <w:tabs>
          <w:tab w:val="left" w:pos="567"/>
        </w:tabs>
        <w:spacing w:after="120"/>
        <w:ind w:left="567" w:hanging="567"/>
        <w:jc w:val="both"/>
      </w:pPr>
      <w:r>
        <w:rPr>
          <w:sz w:val="21"/>
          <w:szCs w:val="21"/>
        </w:rPr>
        <w:t xml:space="preserve">2.4	</w:t>
      </w:r>
      <w:r>
        <w:rPr>
          <w:sz w:val="21"/>
          <w:szCs w:val="21"/>
        </w:rPr>
        <w:t xml:space="preserve">The Customer may from time to time request additional Authorised User capacity above the maximum stated in the definition of Authorised Users, which the Supplier shall make available at the per-user rate then notified to the Customer, charged pro rata to the end of the then-current annual period.</w:t>
      </w:r>
    </w:p>
    <w:p>
      <w:pPr>
        <w:keepNext/>
        <w:spacing w:after="120" w:before="220"/>
      </w:pPr>
      <w:r>
        <w:rPr>
          <w:b/>
          <w:bCs/>
          <w:sz w:val="22"/>
          <w:szCs w:val="22"/>
        </w:rPr>
        <w:t xml:space="preserve">3.  TERM AND TERMINATION</w:t>
      </w:r>
    </w:p>
    <w:p>
      <w:pPr>
        <w:tabs>
          <w:tab w:val="left" w:pos="567"/>
        </w:tabs>
        <w:spacing w:after="120"/>
        <w:ind w:left="567" w:hanging="567"/>
        <w:jc w:val="both"/>
      </w:pPr>
      <w:r>
        <w:rPr>
          <w:sz w:val="21"/>
          <w:szCs w:val="21"/>
        </w:rPr>
        <w:t xml:space="preserve">3.1	</w:t>
      </w:r>
      <w:r>
        <w:rPr>
          <w:sz w:val="21"/>
          <w:szCs w:val="21"/>
        </w:rPr>
        <w:t xml:space="preserve">This Agreement begins on the date stated at the beginning of it and, unless terminated earlier in accordance with its terms, continues for the Initial Term and shall then renew automatically for successive periods of 12 months (each a “Renewal Period”) unless either party gives not less than 90 days’ written notice to expire at the end of the Initial Term or the then-current Renewal Period.</w:t>
      </w:r>
    </w:p>
    <w:p>
      <w:pPr>
        <w:tabs>
          <w:tab w:val="left" w:pos="567"/>
        </w:tabs>
        <w:spacing w:after="120"/>
        <w:ind w:left="567" w:hanging="567"/>
        <w:jc w:val="both"/>
      </w:pPr>
      <w:r>
        <w:rPr>
          <w:sz w:val="21"/>
          <w:szCs w:val="21"/>
        </w:rPr>
        <w:t xml:space="preserve">3.2	</w:t>
      </w:r>
      <w:del w:id="101" w:author="James Osei (Whitfield Carter LLP)" w:date="2026-05-13T16:45:00Z">
        <w:r>
          <w:rPr>
            <w:sz w:val="21"/>
            <w:szCs w:val="21"/>
          </w:rPr>
          <w:delText xml:space="preserve">Either party may terminate this Agreement for convenience at any time on not less than 90 days’ written notice to the other.</w:delText>
        </w:r>
      </w:del>
      <w:ins w:id="102" w:author="James Osei (Whitfield Carter LLP)" w:date="2026-05-13T16:45:00Z">
        <w:r>
          <w:rPr>
            <w:sz w:val="21"/>
            <w:szCs w:val="21"/>
          </w:rPr>
          <w:t xml:space="preserve">After the Initial Term, the Customer may terminate this Agreement for convenience on not less than 180 days’ written notice to the Supplier.</w:t>
        </w:r>
      </w:ins>
    </w:p>
    <w:p>
      <w:pPr>
        <w:tabs>
          <w:tab w:val="left" w:pos="567"/>
        </w:tabs>
        <w:spacing w:after="120"/>
        <w:ind w:left="567" w:hanging="567"/>
        <w:jc w:val="both"/>
      </w:pPr>
      <w:r>
        <w:rPr>
          <w:sz w:val="21"/>
          <w:szCs w:val="21"/>
        </w:rPr>
        <w:t xml:space="preserve">3.3	</w:t>
      </w:r>
      <w:r>
        <w:rPr>
          <w:sz w:val="21"/>
          <w:szCs w:val="21"/>
        </w:rPr>
        <w:t xml:space="preserve">Either party may terminate this Agreement immediately on written notice to the other if the other party: (a) commits a material breach of this Agreement which is irremediable or, if remediable, is not remedied within 30 days after receiving written notice requiring it to do so; (b) repeatedly breaches any term of this Agreement in a manner that reasonably justifies the opinion that its conduct is inconsistent with having the intention or ability to give effect to its terms; or (c) is or becomes insolvent, is unable to pay its debts as they fall due, enters into any composition or arrangement with its creditors, or has an administrator, receiver or liquidator appointed over the whole or any part of its assets.</w:t>
      </w:r>
    </w:p>
    <w:p>
      <w:pPr>
        <w:tabs>
          <w:tab w:val="left" w:pos="567"/>
        </w:tabs>
        <w:spacing w:after="120"/>
        <w:ind w:left="567" w:hanging="567"/>
        <w:jc w:val="both"/>
      </w:pPr>
      <w:r>
        <w:rPr>
          <w:sz w:val="21"/>
          <w:szCs w:val="21"/>
        </w:rPr>
        <w:t xml:space="preserve">3.4	</w:t>
      </w:r>
      <w:r>
        <w:rPr>
          <w:sz w:val="21"/>
          <w:szCs w:val="21"/>
        </w:rPr>
        <w:t xml:space="preserve">The Customer may terminate this Agreement under clause 3.3 (and the Supplier shall have no further claim to the Fees for the unexpired portion of the Term) where the Supplier persistently fails to meet the Service Level for three or more consecutive months, as provided in paragraph 3 of Schedule 2.</w:t>
      </w:r>
    </w:p>
    <w:p>
      <w:pPr>
        <w:tabs>
          <w:tab w:val="left" w:pos="567"/>
        </w:tabs>
        <w:spacing w:after="120"/>
        <w:ind w:left="567" w:hanging="567"/>
        <w:jc w:val="both"/>
      </w:pPr>
      <w:r>
        <w:rPr>
          <w:sz w:val="21"/>
          <w:szCs w:val="21"/>
        </w:rPr>
        <w:t xml:space="preserve">3.5	</w:t>
      </w:r>
      <w:r>
        <w:rPr>
          <w:sz w:val="21"/>
          <w:szCs w:val="21"/>
        </w:rPr>
        <w:t xml:space="preserve">On expiry or termination of this Agreement for any reason, the accrued rights, remedies and liabilities of the parties are not affected, and any clause that expressly or by implication is intended to survive (including clauses 6, 7, 8, 9, 10, 11, 12, 18, 27 and 28) shall continue in full force and effect.</w:t>
      </w:r>
    </w:p>
    <w:p>
      <w:pPr>
        <w:keepNext/>
        <w:spacing w:after="120" w:before="220"/>
      </w:pPr>
      <w:r>
        <w:rPr>
          <w:b/>
          <w:bCs/>
          <w:sz w:val="22"/>
          <w:szCs w:val="22"/>
        </w:rPr>
        <w:t xml:space="preserve">4.  SERVICE LEVELS AND SUPPORT</w:t>
      </w:r>
    </w:p>
    <w:p>
      <w:pPr>
        <w:tabs>
          <w:tab w:val="left" w:pos="567"/>
        </w:tabs>
        <w:spacing w:after="120"/>
        <w:ind w:left="567" w:hanging="567"/>
        <w:jc w:val="both"/>
      </w:pPr>
      <w:r>
        <w:rPr>
          <w:sz w:val="21"/>
          <w:szCs w:val="21"/>
        </w:rPr>
        <w:t xml:space="preserve">4.1	</w:t>
      </w:r>
      <w:r>
        <w:rPr>
          <w:sz w:val="21"/>
          <w:szCs w:val="21"/>
        </w:rPr>
        <w:t xml:space="preserve">The Supplier shall use commercially reasonable efforts to ensure that the Platform is Available at least </w:t>
      </w:r>
      <w:del w:id="103" w:author="James Osei (Whitfield Carter LLP)" w:date="2026-05-13T16:45:00Z">
        <w:r>
          <w:rPr>
            <w:sz w:val="21"/>
            <w:szCs w:val="21"/>
          </w:rPr>
          <w:delText xml:space="preserve">99.9%</w:delText>
        </w:r>
      </w:del>
      <w:ins w:id="104" w:author="James Osei (Whitfield Carter LLP)" w:date="2026-05-13T16:45:00Z">
        <w:r>
          <w:rPr>
            <w:sz w:val="21"/>
            <w:szCs w:val="21"/>
          </w:rPr>
          <w:t xml:space="preserve">99.8%</w:t>
        </w:r>
      </w:ins>
      <w:r>
        <w:rPr>
          <w:sz w:val="21"/>
          <w:szCs w:val="21"/>
        </w:rPr>
        <w:t xml:space="preserve"> of the time, measured monthly (the “Service Level”), excluding Scheduled Maintenance and Force Majeure events and as further described in Schedule 2 (Service Level Agreement).</w:t>
      </w:r>
    </w:p>
    <w:p>
      <w:pPr>
        <w:tabs>
          <w:tab w:val="left" w:pos="567"/>
        </w:tabs>
        <w:spacing w:after="120"/>
        <w:ind w:left="567" w:hanging="567"/>
        <w:jc w:val="both"/>
      </w:pPr>
      <w:r>
        <w:rPr>
          <w:sz w:val="21"/>
          <w:szCs w:val="21"/>
        </w:rPr>
        <w:t xml:space="preserve">4.2	</w:t>
      </w:r>
      <w:r>
        <w:rPr>
          <w:sz w:val="21"/>
          <w:szCs w:val="21"/>
        </w:rPr>
        <w:t xml:space="preserve">If the Supplier fails to meet the Service Level in any calendar month, the Customer shall be entitled to the service credits set out in Schedule 2, which (save in respect of a right to terminate under clause 3.4) are the Customer’s sole financial remedy for that failure.</w:t>
      </w:r>
    </w:p>
    <w:p>
      <w:pPr>
        <w:tabs>
          <w:tab w:val="left" w:pos="567"/>
        </w:tabs>
        <w:spacing w:after="120"/>
        <w:ind w:left="567" w:hanging="567"/>
        <w:jc w:val="both"/>
      </w:pPr>
      <w:r>
        <w:rPr>
          <w:sz w:val="21"/>
          <w:szCs w:val="21"/>
        </w:rPr>
        <w:t xml:space="preserve">4.3	</w:t>
      </w:r>
      <w:r>
        <w:rPr>
          <w:sz w:val="21"/>
          <w:szCs w:val="21"/>
        </w:rPr>
        <w:t xml:space="preserve">The Supplier shall provide technical support for the Platform during UK business hours, with the severity-based response and resolution targets set out in paragraph 4 of Schedule 2.</w:t>
      </w:r>
    </w:p>
    <w:p>
      <w:pPr>
        <w:tabs>
          <w:tab w:val="left" w:pos="567"/>
        </w:tabs>
        <w:spacing w:after="120"/>
        <w:ind w:left="567" w:hanging="567"/>
        <w:jc w:val="both"/>
      </w:pPr>
      <w:r>
        <w:rPr>
          <w:sz w:val="21"/>
          <w:szCs w:val="21"/>
        </w:rPr>
        <w:t xml:space="preserve">4.4	</w:t>
      </w:r>
      <w:r>
        <w:rPr>
          <w:sz w:val="21"/>
          <w:szCs w:val="21"/>
        </w:rPr>
        <w:t xml:space="preserve">The Supplier may carry out Scheduled Maintenance in accordance with paragraph 2 of Schedule 2, and shall use reasonable efforts to schedule it outside UK business hours and to give the Customer reasonable advance notice.</w:t>
      </w:r>
    </w:p>
    <w:p>
      <w:pPr>
        <w:keepNext/>
        <w:spacing w:after="120" w:before="220"/>
      </w:pPr>
      <w:r>
        <w:rPr>
          <w:b/>
          <w:bCs/>
          <w:sz w:val="22"/>
          <w:szCs w:val="22"/>
        </w:rPr>
        <w:t xml:space="preserve">5.  DATA PROTECTION AND HOSTING</w:t>
      </w:r>
    </w:p>
    <w:p>
      <w:pPr>
        <w:tabs>
          <w:tab w:val="left" w:pos="567"/>
        </w:tabs>
        <w:spacing w:after="120"/>
        <w:ind w:left="567" w:hanging="567"/>
        <w:jc w:val="both"/>
      </w:pPr>
      <w:r>
        <w:rPr>
          <w:sz w:val="21"/>
          <w:szCs w:val="21"/>
        </w:rPr>
        <w:t xml:space="preserve">5.1	</w:t>
      </w:r>
      <w:r>
        <w:rPr>
          <w:sz w:val="21"/>
          <w:szCs w:val="21"/>
        </w:rPr>
        <w:t xml:space="preserve">Each party shall comply with the UK GDPR and the Data Protection Act 2018 in respect of any personal data processed under this Agreement. The Supplier shall host all Customer Data </w:t>
      </w:r>
      <w:del w:id="105" w:author="James Osei (Whitfield Carter LLP)" w:date="2026-05-13T16:45:00Z">
        <w:r>
          <w:rPr>
            <w:sz w:val="21"/>
            <w:szCs w:val="21"/>
          </w:rPr>
          <w:delText xml:space="preserve">within the United Kingdom</w:delText>
        </w:r>
      </w:del>
      <w:ins w:id="106" w:author="James Osei (Whitfield Carter LLP)" w:date="2026-05-13T16:45:00Z">
        <w:r>
          <w:rPr>
            <w:sz w:val="21"/>
            <w:szCs w:val="21"/>
          </w:rPr>
          <w:t xml:space="preserve">within the United Kingdom, save that the Supplier may appoint sub-processors located in the European Economic Area subject to appropriate safeguards</w:t>
        </w:r>
      </w:ins>
      <w:r>
        <w:rPr>
          <w:sz w:val="21"/>
          <w:szCs w:val="21"/>
        </w:rPr>
        <w:t xml:space="preserve">, and shall process Customer Personal Data only on the Customer’s documented instructions and in accordance with Schedule 3 (Data Processing Agreement).</w:t>
      </w:r>
    </w:p>
    <w:p>
      <w:pPr>
        <w:tabs>
          <w:tab w:val="left" w:pos="567"/>
        </w:tabs>
        <w:spacing w:after="120"/>
        <w:ind w:left="567" w:hanging="567"/>
        <w:jc w:val="both"/>
      </w:pPr>
      <w:r>
        <w:rPr>
          <w:sz w:val="21"/>
          <w:szCs w:val="21"/>
        </w:rPr>
        <w:t xml:space="preserve">5.2	</w:t>
      </w:r>
      <w:r>
        <w:rPr>
          <w:sz w:val="21"/>
          <w:szCs w:val="21"/>
        </w:rPr>
        <w:t xml:space="preserve">As between the parties, the Customer is the controller and the Supplier is the processor in respect of the Customer Personal Data. The details of the processing are set out in Schedule 3.</w:t>
      </w:r>
    </w:p>
    <w:p>
      <w:pPr>
        <w:tabs>
          <w:tab w:val="left" w:pos="567"/>
        </w:tabs>
        <w:spacing w:after="120"/>
        <w:ind w:left="567" w:hanging="567"/>
        <w:jc w:val="both"/>
      </w:pPr>
      <w:r>
        <w:rPr>
          <w:sz w:val="21"/>
          <w:szCs w:val="21"/>
        </w:rPr>
        <w:t xml:space="preserve">5.3	</w:t>
      </w:r>
      <w:r>
        <w:rPr>
          <w:sz w:val="21"/>
          <w:szCs w:val="21"/>
        </w:rPr>
        <w:t xml:space="preserve">The Supplier shall implement and maintain appropriate technical and organisational measures to protect Customer Data against accidental or unlawful destruction, loss, alteration, unauthorised disclosure or access, including encryption in transit and at rest, role-based access controls, logging and an information-security management system certified to ISO/IEC 27001.</w:t>
      </w:r>
    </w:p>
    <w:p>
      <w:pPr>
        <w:tabs>
          <w:tab w:val="left" w:pos="567"/>
        </w:tabs>
        <w:spacing w:after="120"/>
        <w:ind w:left="567" w:hanging="567"/>
        <w:jc w:val="both"/>
      </w:pPr>
      <w:r>
        <w:rPr>
          <w:sz w:val="21"/>
          <w:szCs w:val="21"/>
        </w:rPr>
        <w:t xml:space="preserve">5.4	</w:t>
      </w:r>
      <w:r>
        <w:rPr>
          <w:sz w:val="21"/>
          <w:szCs w:val="21"/>
        </w:rPr>
        <w:t xml:space="preserve">The Supplier shall not appoint any Sub-processor to process Customer Personal Data except in accordance with paragraphs 3 and 5 of Schedule 3, including the requirement to maintain a list of approved Sub-processors and to give the Customer not less than 30 days’ notice of any intended change.</w:t>
      </w:r>
    </w:p>
    <w:p>
      <w:pPr>
        <w:tabs>
          <w:tab w:val="left" w:pos="567"/>
        </w:tabs>
        <w:spacing w:after="120"/>
        <w:ind w:left="567" w:hanging="567"/>
        <w:jc w:val="both"/>
      </w:pPr>
      <w:r>
        <w:rPr>
          <w:sz w:val="21"/>
          <w:szCs w:val="21"/>
        </w:rPr>
        <w:t xml:space="preserve">5.5	</w:t>
      </w:r>
      <w:r>
        <w:rPr>
          <w:sz w:val="21"/>
          <w:szCs w:val="21"/>
        </w:rPr>
        <w:t xml:space="preserve">The Supplier shall notify the Customer without undue delay, and in any event within 48 hours, after becoming aware of any personal data breach affecting Customer Personal Data, and shall provide the Customer with the information and assistance reasonably required to meet the Customer’s obligations under the Data Protection Laws.</w:t>
      </w:r>
    </w:p>
    <w:p>
      <w:pPr>
        <w:keepNext/>
        <w:spacing w:after="120" w:before="220"/>
      </w:pPr>
      <w:r>
        <w:rPr>
          <w:b/>
          <w:bCs/>
          <w:sz w:val="22"/>
          <w:szCs w:val="22"/>
        </w:rPr>
        <w:t xml:space="preserve">6.  FEES AND PAYMENT</w:t>
      </w:r>
    </w:p>
    <w:p>
      <w:pPr>
        <w:tabs>
          <w:tab w:val="left" w:pos="567"/>
        </w:tabs>
        <w:spacing w:after="120"/>
        <w:ind w:left="567" w:hanging="567"/>
        <w:jc w:val="both"/>
      </w:pPr>
      <w:r>
        <w:rPr>
          <w:sz w:val="21"/>
          <w:szCs w:val="21"/>
        </w:rPr>
        <w:t xml:space="preserve">6.1	</w:t>
      </w:r>
      <w:r>
        <w:rPr>
          <w:sz w:val="21"/>
          <w:szCs w:val="21"/>
        </w:rPr>
        <w:t xml:space="preserve">The Customer shall pay the Annual Subscription Fee of £450,000 for the first year of the Initial Term, increasing by 5% on each anniversary of the Go-Live Date (£472,500 in year 2 and £496,125 in year 3), together with a one-off Implementation and Onboarding Fee of £85,000, as further set out in Schedule 1.</w:t>
      </w:r>
    </w:p>
    <w:p>
      <w:pPr>
        <w:tabs>
          <w:tab w:val="left" w:pos="567"/>
        </w:tabs>
        <w:spacing w:after="120"/>
        <w:ind w:left="567" w:hanging="567"/>
        <w:jc w:val="both"/>
      </w:pPr>
      <w:r>
        <w:rPr>
          <w:sz w:val="21"/>
          <w:szCs w:val="21"/>
        </w:rPr>
        <w:t xml:space="preserve">6.2	</w:t>
      </w:r>
      <w:r>
        <w:rPr>
          <w:sz w:val="21"/>
          <w:szCs w:val="21"/>
        </w:rPr>
        <w:t xml:space="preserve">Professional services requested by the Customer beyond the implementation scope described in Schedule 1 shall be charged at £1,250 per consultant-day, drawn down against agreed work orders. The parties estimate 40 consultant-days in year 1 (£50,000), which is an estimate only and not a commitment.</w:t>
      </w:r>
    </w:p>
    <w:p>
      <w:pPr>
        <w:tabs>
          <w:tab w:val="left" w:pos="567"/>
        </w:tabs>
        <w:spacing w:after="120"/>
        <w:ind w:left="567" w:hanging="567"/>
        <w:jc w:val="both"/>
      </w:pPr>
      <w:r>
        <w:rPr>
          <w:sz w:val="21"/>
          <w:szCs w:val="21"/>
        </w:rPr>
        <w:t xml:space="preserve">6.3	</w:t>
      </w:r>
      <w:r>
        <w:rPr>
          <w:sz w:val="21"/>
          <w:szCs w:val="21"/>
        </w:rPr>
        <w:t xml:space="preserve">The Supplier shall invoice the Annual Subscription Fee annually in advance and the Implementation and Onboarding Fee on signature of this Agreement. The Customer shall pay each undisputed invoice within </w:t>
      </w:r>
      <w:del w:id="107" w:author="James Osei (Whitfield Carter LLP)" w:date="2026-05-13T16:45:00Z">
        <w:r>
          <w:rPr>
            <w:sz w:val="21"/>
            <w:szCs w:val="21"/>
          </w:rPr>
          <w:delText xml:space="preserve">60</w:delText>
        </w:r>
      </w:del>
      <w:ins w:id="108" w:author="James Osei (Whitfield Carter LLP)" w:date="2026-05-13T16:45:00Z">
        <w:r>
          <w:rPr>
            <w:sz w:val="21"/>
            <w:szCs w:val="21"/>
          </w:rPr>
          <w:t xml:space="preserve">45</w:t>
        </w:r>
      </w:ins>
      <w:r>
        <w:rPr>
          <w:sz w:val="21"/>
          <w:szCs w:val="21"/>
        </w:rPr>
        <w:t xml:space="preserve"> days of the date of the invoice, in pounds sterling to the account notified by the Supplier.</w:t>
      </w:r>
    </w:p>
    <w:p>
      <w:pPr>
        <w:tabs>
          <w:tab w:val="left" w:pos="567"/>
        </w:tabs>
        <w:spacing w:after="120"/>
        <w:ind w:left="567" w:hanging="567"/>
        <w:jc w:val="both"/>
      </w:pPr>
      <w:r>
        <w:rPr>
          <w:sz w:val="21"/>
          <w:szCs w:val="21"/>
        </w:rPr>
        <w:t xml:space="preserve">6.4	</w:t>
      </w:r>
      <w:r>
        <w:rPr>
          <w:sz w:val="21"/>
          <w:szCs w:val="21"/>
        </w:rPr>
        <w:t xml:space="preserve">If the Customer disputes any invoice or part of it in good faith, it shall pay the undisputed portion by the due date, notify the Supplier promptly of the disputed portion with reasons, and the parties shall resolve the dispute under clause 27. Amounts found to be due shall be paid within 10 Business Days of resolution.</w:t>
      </w:r>
    </w:p>
    <w:p>
      <w:pPr>
        <w:tabs>
          <w:tab w:val="left" w:pos="567"/>
        </w:tabs>
        <w:spacing w:after="120"/>
        <w:ind w:left="567" w:hanging="567"/>
        <w:jc w:val="both"/>
      </w:pPr>
      <w:r>
        <w:rPr>
          <w:sz w:val="21"/>
          <w:szCs w:val="21"/>
        </w:rPr>
        <w:t xml:space="preserve">6.5	</w:t>
      </w:r>
      <w:r>
        <w:rPr>
          <w:sz w:val="21"/>
          <w:szCs w:val="21"/>
        </w:rPr>
        <w:t xml:space="preserve">Without prejudice to its other rights, the Supplier may charge interest on overdue undisputed amounts at 3% per annum above the base rate of the Bank of England from time to time, accruing daily from the due date until payment.</w:t>
      </w:r>
    </w:p>
    <w:p>
      <w:pPr>
        <w:tabs>
          <w:tab w:val="left" w:pos="567"/>
        </w:tabs>
        <w:spacing w:after="120"/>
        <w:ind w:left="567" w:hanging="567"/>
        <w:jc w:val="both"/>
      </w:pPr>
      <w:r>
        <w:rPr>
          <w:sz w:val="21"/>
          <w:szCs w:val="21"/>
        </w:rPr>
        <w:t xml:space="preserve">6.6	</w:t>
      </w:r>
      <w:r>
        <w:rPr>
          <w:sz w:val="21"/>
          <w:szCs w:val="21"/>
        </w:rPr>
        <w:t xml:space="preserve">All Fees are exclusive of VAT, which the Customer shall pay at the rate and in the manner prescribed by Applicable Law on receipt of a valid VAT invoice.</w:t>
      </w:r>
    </w:p>
    <w:p>
      <w:pPr>
        <w:keepNext/>
        <w:spacing w:after="120" w:before="220"/>
      </w:pPr>
      <w:r>
        <w:rPr>
          <w:b/>
          <w:bCs/>
          <w:sz w:val="22"/>
          <w:szCs w:val="22"/>
        </w:rPr>
        <w:t xml:space="preserve">7.  LIMITATION OF LIABILITY</w:t>
      </w:r>
    </w:p>
    <w:p>
      <w:pPr>
        <w:tabs>
          <w:tab w:val="left" w:pos="567"/>
        </w:tabs>
        <w:spacing w:after="120"/>
        <w:ind w:left="567" w:hanging="567"/>
        <w:jc w:val="both"/>
      </w:pPr>
      <w:r>
        <w:rPr>
          <w:sz w:val="21"/>
          <w:szCs w:val="21"/>
        </w:rPr>
        <w:t xml:space="preserve">7.1	</w:t>
      </w:r>
      <w:r>
        <w:rPr>
          <w:sz w:val="21"/>
          <w:szCs w:val="21"/>
        </w:rPr>
        <w:t xml:space="preserve">Subject to clause 7.2, each party’s total aggregate liability arising under or in connection with this Agreement, whether in contract, tort (including negligence), breach of statutory duty or otherwise, shall not exceed </w:t>
      </w:r>
      <w:del w:id="109" w:author="James Osei (Whitfield Carter LLP)" w:date="2026-05-13T16:45:00Z">
        <w:r>
          <w:rPr>
            <w:sz w:val="21"/>
            <w:szCs w:val="21"/>
          </w:rPr>
          <w:delText xml:space="preserve">200%</w:delText>
        </w:r>
      </w:del>
      <w:ins w:id="110" w:author="James Osei (Whitfield Carter LLP)" w:date="2026-05-13T16:45:00Z">
        <w:r>
          <w:rPr>
            <w:sz w:val="21"/>
            <w:szCs w:val="21"/>
          </w:rPr>
          <w:t xml:space="preserve">150%</w:t>
        </w:r>
      </w:ins>
      <w:r>
        <w:rPr>
          <w:sz w:val="21"/>
          <w:szCs w:val="21"/>
        </w:rPr>
        <w:t xml:space="preserve"> of the total Fees paid or payable by the Customer in the 12-month period immediately preceding the event giving rise to the claim.</w:t>
      </w:r>
    </w:p>
    <w:p>
      <w:pPr>
        <w:tabs>
          <w:tab w:val="left" w:pos="567"/>
        </w:tabs>
        <w:spacing w:after="120"/>
        <w:ind w:left="567" w:hanging="567"/>
        <w:jc w:val="both"/>
      </w:pPr>
      <w:r>
        <w:rPr>
          <w:sz w:val="21"/>
          <w:szCs w:val="21"/>
        </w:rPr>
        <w:t xml:space="preserve">7.2	</w:t>
      </w:r>
      <w:r>
        <w:rPr>
          <w:sz w:val="21"/>
          <w:szCs w:val="21"/>
        </w:rPr>
        <w:t xml:space="preserve">Nothing in this Agreement limits or excludes either party’s liability for: (a) death or personal injury caused by its negligence; (b) fraud or fraudulent misrepresentation; (c) breach of the confidentiality obligations in clause 10; (d) the indemnities given under clause 12; (e) breach of the Data Protection Laws or Schedule 3; or (f) any other liability that cannot lawfully be limited or excluded.</w:t>
      </w:r>
    </w:p>
    <w:p>
      <w:pPr>
        <w:tabs>
          <w:tab w:val="left" w:pos="567"/>
        </w:tabs>
        <w:spacing w:after="120"/>
        <w:ind w:left="567" w:hanging="567"/>
        <w:jc w:val="both"/>
      </w:pPr>
      <w:r>
        <w:rPr>
          <w:sz w:val="21"/>
          <w:szCs w:val="21"/>
        </w:rPr>
        <w:t xml:space="preserve">7.3	</w:t>
      </w:r>
      <w:r>
        <w:rPr>
          <w:sz w:val="21"/>
          <w:szCs w:val="21"/>
        </w:rPr>
        <w:t xml:space="preserve">Subject to clause 7.2, neither party is liable to the other for any loss of profit, loss of revenue, loss of anticipated savings, loss of business or goodwill, or any indirect or consequential loss, in each case whether or not foreseeable.</w:t>
      </w:r>
    </w:p>
    <w:p>
      <w:pPr>
        <w:tabs>
          <w:tab w:val="left" w:pos="567"/>
        </w:tabs>
        <w:spacing w:after="120"/>
        <w:ind w:left="567" w:hanging="567"/>
        <w:jc w:val="both"/>
      </w:pPr>
      <w:r>
        <w:rPr>
          <w:sz w:val="21"/>
          <w:szCs w:val="21"/>
        </w:rPr>
        <w:t xml:space="preserve">7.4	</w:t>
      </w:r>
      <w:r>
        <w:rPr>
          <w:sz w:val="21"/>
          <w:szCs w:val="21"/>
        </w:rPr>
        <w:t xml:space="preserve">The Customer acknowledges that the Platform is provided as a decision-support tool and that the Customer remains responsible for the accuracy and completeness of the data it submits and for its own regulatory filings and disclosures.</w:t>
      </w:r>
    </w:p>
    <w:p>
      <w:pPr>
        <w:keepNext/>
        <w:spacing w:after="120" w:before="220"/>
      </w:pPr>
      <w:r>
        <w:rPr>
          <w:b/>
          <w:bCs/>
          <w:sz w:val="22"/>
          <w:szCs w:val="22"/>
        </w:rPr>
        <w:t xml:space="preserve">8.  INTELLECTUAL PROPERTY RIGHTS</w:t>
      </w:r>
    </w:p>
    <w:p>
      <w:pPr>
        <w:tabs>
          <w:tab w:val="left" w:pos="567"/>
        </w:tabs>
        <w:spacing w:after="120"/>
        <w:ind w:left="567" w:hanging="567"/>
        <w:jc w:val="both"/>
      </w:pPr>
      <w:r>
        <w:rPr>
          <w:sz w:val="21"/>
          <w:szCs w:val="21"/>
        </w:rPr>
        <w:t xml:space="preserve">8.1	</w:t>
      </w:r>
      <w:r>
        <w:rPr>
          <w:sz w:val="21"/>
          <w:szCs w:val="21"/>
        </w:rPr>
        <w:t xml:space="preserve">All Intellectual Property Rights in the Platform, the Documentation and any improvements, modifications or derivatives of them are and shall remain the exclusive property of the Supplier or its licensors. Save for the rights expressly granted in clause 2, nothing in this Agreement transfers any IPR to the Customer.</w:t>
      </w:r>
    </w:p>
    <w:p>
      <w:pPr>
        <w:tabs>
          <w:tab w:val="left" w:pos="567"/>
        </w:tabs>
        <w:spacing w:after="120"/>
        <w:ind w:left="567" w:hanging="567"/>
        <w:jc w:val="both"/>
      </w:pPr>
      <w:r>
        <w:rPr>
          <w:sz w:val="21"/>
          <w:szCs w:val="21"/>
        </w:rPr>
        <w:t xml:space="preserve">8.2	</w:t>
      </w:r>
      <w:r>
        <w:rPr>
          <w:sz w:val="21"/>
          <w:szCs w:val="21"/>
        </w:rPr>
        <w:t xml:space="preserve">As between the parties, the Customer owns all Intellectual Property Rights in the Customer Data. The Customer grants the Supplier a non-exclusive licence to use, copy and process the Customer Data to the extent necessary to provide the Services and to comply with Applicable Law.</w:t>
      </w:r>
    </w:p>
    <w:p>
      <w:pPr>
        <w:tabs>
          <w:tab w:val="left" w:pos="567"/>
        </w:tabs>
        <w:spacing w:after="120"/>
        <w:ind w:left="567" w:hanging="567"/>
        <w:jc w:val="both"/>
      </w:pPr>
      <w:r>
        <w:rPr>
          <w:sz w:val="21"/>
          <w:szCs w:val="21"/>
        </w:rPr>
        <w:t xml:space="preserve">8.3	</w:t>
      </w:r>
      <w:r>
        <w:rPr>
          <w:sz w:val="21"/>
          <w:szCs w:val="21"/>
        </w:rPr>
        <w:t xml:space="preserve">The Customer assigns to the Supplier all IPR in any feedback, suggestions or enhancement requests it provides in relation to the Platform, but the Supplier shall not identify the Customer as the source of that feedback without the Customer’s prior written consent.</w:t>
      </w:r>
    </w:p>
    <w:p>
      <w:pPr>
        <w:tabs>
          <w:tab w:val="left" w:pos="567"/>
        </w:tabs>
        <w:spacing w:after="120"/>
        <w:ind w:left="567" w:hanging="567"/>
        <w:jc w:val="both"/>
      </w:pPr>
      <w:r>
        <w:rPr>
          <w:sz w:val="21"/>
          <w:szCs w:val="21"/>
        </w:rPr>
        <w:t xml:space="preserve">8.4	</w:t>
      </w:r>
      <w:r>
        <w:rPr>
          <w:sz w:val="21"/>
          <w:szCs w:val="21"/>
        </w:rPr>
        <w:t xml:space="preserve">The Supplier may compile aggregated and anonymised statistical data derived from the operation of the Platform, provided that such data does not identify the Customer, any Authorised User or any Customer Personal Data, and the Supplier owns all IPR in that aggregated data.</w:t>
      </w:r>
    </w:p>
    <w:p>
      <w:pPr>
        <w:keepNext/>
        <w:spacing w:after="120" w:before="220"/>
      </w:pPr>
      <w:r>
        <w:rPr>
          <w:b/>
          <w:bCs/>
          <w:sz w:val="22"/>
          <w:szCs w:val="22"/>
        </w:rPr>
        <w:t xml:space="preserve">9.  CUSTOMER DATA, RETENTION AND EXIT</w:t>
      </w:r>
    </w:p>
    <w:p>
      <w:pPr>
        <w:tabs>
          <w:tab w:val="left" w:pos="567"/>
        </w:tabs>
        <w:spacing w:after="120"/>
        <w:ind w:left="567" w:hanging="567"/>
        <w:jc w:val="both"/>
      </w:pPr>
      <w:r>
        <w:rPr>
          <w:sz w:val="21"/>
          <w:szCs w:val="21"/>
        </w:rPr>
        <w:t xml:space="preserve">9.1	</w:t>
      </w:r>
      <w:r>
        <w:rPr>
          <w:sz w:val="21"/>
          <w:szCs w:val="21"/>
        </w:rPr>
        <w:t xml:space="preserve">The Supplier shall maintain commercially reasonable backup and disaster-recovery arrangements for Customer Data consistent with good industry practice.</w:t>
      </w:r>
    </w:p>
    <w:p>
      <w:pPr>
        <w:tabs>
          <w:tab w:val="left" w:pos="567"/>
        </w:tabs>
        <w:spacing w:after="120"/>
        <w:ind w:left="567" w:hanging="567"/>
        <w:jc w:val="both"/>
      </w:pPr>
      <w:r>
        <w:rPr>
          <w:sz w:val="21"/>
          <w:szCs w:val="21"/>
        </w:rPr>
        <w:t xml:space="preserve">9.2	</w:t>
      </w:r>
      <w:r>
        <w:rPr>
          <w:sz w:val="21"/>
          <w:szCs w:val="21"/>
        </w:rPr>
        <w:t xml:space="preserve">On expiry or termination of this Agreement, the Supplier shall, at the Customer’s written request made within 30 days, make the Customer Data available for export in a commonly used machine-readable format and, after that period, securely delete the Customer Data save to the extent retention is required by Applicable Law.</w:t>
      </w:r>
    </w:p>
    <w:p>
      <w:pPr>
        <w:tabs>
          <w:tab w:val="left" w:pos="567"/>
        </w:tabs>
        <w:spacing w:after="120"/>
        <w:ind w:left="567" w:hanging="567"/>
        <w:jc w:val="both"/>
      </w:pPr>
      <w:r>
        <w:rPr>
          <w:sz w:val="21"/>
          <w:szCs w:val="21"/>
        </w:rPr>
        <w:t xml:space="preserve">9.3	</w:t>
      </w:r>
      <w:r>
        <w:rPr>
          <w:sz w:val="21"/>
          <w:szCs w:val="21"/>
        </w:rPr>
        <w:t xml:space="preserve">The Supplier shall provide reasonable exit assistance to facilitate the orderly migration of the Customer Data to the Customer or a replacement supplier, charged at the professional-services rate in clause 6.2.</w:t>
      </w:r>
    </w:p>
    <w:p>
      <w:pPr>
        <w:keepNext/>
        <w:spacing w:after="120" w:before="220"/>
      </w:pPr>
      <w:r>
        <w:rPr>
          <w:b/>
          <w:bCs/>
          <w:sz w:val="22"/>
          <w:szCs w:val="22"/>
        </w:rPr>
        <w:t xml:space="preserve">10.  CONFIDENTIALITY</w:t>
      </w:r>
    </w:p>
    <w:p>
      <w:pPr>
        <w:tabs>
          <w:tab w:val="left" w:pos="567"/>
        </w:tabs>
        <w:spacing w:after="120"/>
        <w:ind w:left="567" w:hanging="567"/>
        <w:jc w:val="both"/>
      </w:pPr>
      <w:r>
        <w:rPr>
          <w:sz w:val="21"/>
          <w:szCs w:val="21"/>
        </w:rPr>
        <w:t xml:space="preserve">10.1	</w:t>
      </w:r>
      <w:r>
        <w:rPr>
          <w:sz w:val="21"/>
          <w:szCs w:val="21"/>
        </w:rPr>
        <w:t xml:space="preserve">“Confidential Information” means all information disclosed by or on behalf of one party (the “disclosing party”) to the other (the “receiving party”) that is marked or would reasonably be understood to be confidential, including the terms of this Agreement, the Customer Data, and each party’s business, technical and financial information.</w:t>
      </w:r>
    </w:p>
    <w:p>
      <w:pPr>
        <w:tabs>
          <w:tab w:val="left" w:pos="567"/>
        </w:tabs>
        <w:spacing w:after="120"/>
        <w:ind w:left="567" w:hanging="567"/>
        <w:jc w:val="both"/>
      </w:pPr>
      <w:r>
        <w:rPr>
          <w:sz w:val="21"/>
          <w:szCs w:val="21"/>
        </w:rPr>
        <w:t xml:space="preserve">10.2	</w:t>
      </w:r>
      <w:r>
        <w:rPr>
          <w:sz w:val="21"/>
          <w:szCs w:val="21"/>
        </w:rPr>
        <w:t xml:space="preserve">The receiving party shall keep the Confidential Information confidential, use it only for the purpose of performing its obligations or exercising its rights under this Agreement, and disclose it only to those of its personnel and advisers who need to know it and who are bound by equivalent obligations of confidence.</w:t>
      </w:r>
    </w:p>
    <w:p>
      <w:pPr>
        <w:tabs>
          <w:tab w:val="left" w:pos="567"/>
        </w:tabs>
        <w:spacing w:after="120"/>
        <w:ind w:left="567" w:hanging="567"/>
        <w:jc w:val="both"/>
      </w:pPr>
      <w:r>
        <w:rPr>
          <w:sz w:val="21"/>
          <w:szCs w:val="21"/>
        </w:rPr>
        <w:t xml:space="preserve">10.3	</w:t>
      </w:r>
      <w:r>
        <w:rPr>
          <w:sz w:val="21"/>
          <w:szCs w:val="21"/>
        </w:rPr>
        <w:t xml:space="preserve">The obligations in this clause 10 do not apply to information that is or becomes public other than through breach of this Agreement, was lawfully in the receiving party’s possession before disclosure, or is required to be disclosed by Applicable Law or any court or regulator of competent jurisdiction, provided that, where lawful, the receiving party gives reasonable notice of the disclosure.</w:t>
      </w:r>
    </w:p>
    <w:p>
      <w:pPr>
        <w:keepNext/>
        <w:spacing w:after="120" w:before="220"/>
      </w:pPr>
      <w:r>
        <w:rPr>
          <w:b/>
          <w:bCs/>
          <w:sz w:val="22"/>
          <w:szCs w:val="22"/>
        </w:rPr>
        <w:t xml:space="preserve">11.  WARRANTIES</w:t>
      </w:r>
    </w:p>
    <w:p>
      <w:pPr>
        <w:tabs>
          <w:tab w:val="left" w:pos="567"/>
        </w:tabs>
        <w:spacing w:after="120"/>
        <w:ind w:left="567" w:hanging="567"/>
        <w:jc w:val="both"/>
      </w:pPr>
      <w:r>
        <w:rPr>
          <w:sz w:val="21"/>
          <w:szCs w:val="21"/>
        </w:rPr>
        <w:t xml:space="preserve">11.1	</w:t>
      </w:r>
      <w:r>
        <w:rPr>
          <w:sz w:val="21"/>
          <w:szCs w:val="21"/>
        </w:rPr>
        <w:t xml:space="preserve">Each party warrants that it has full power and authority to enter into and perform this Agreement and that its entry into it does not breach any obligation owed to a third party.</w:t>
      </w:r>
    </w:p>
    <w:p>
      <w:pPr>
        <w:tabs>
          <w:tab w:val="left" w:pos="567"/>
        </w:tabs>
        <w:spacing w:after="120"/>
        <w:ind w:left="567" w:hanging="567"/>
        <w:jc w:val="both"/>
      </w:pPr>
      <w:r>
        <w:rPr>
          <w:sz w:val="21"/>
          <w:szCs w:val="21"/>
        </w:rPr>
        <w:t xml:space="preserve">11.2	</w:t>
      </w:r>
      <w:r>
        <w:rPr>
          <w:sz w:val="21"/>
          <w:szCs w:val="21"/>
        </w:rPr>
        <w:t xml:space="preserve">The Supplier warrants that: (a) it will provide the Services with reasonable skill and care and in accordance with good industry practice; (b) the Platform will perform materially in accordance with the Documentation; and (c) it has and will maintain all licences, consents and permissions necessary to provide the Services.</w:t>
      </w:r>
    </w:p>
    <w:p>
      <w:pPr>
        <w:tabs>
          <w:tab w:val="left" w:pos="567"/>
        </w:tabs>
        <w:spacing w:after="120"/>
        <w:ind w:left="567" w:hanging="567"/>
        <w:jc w:val="both"/>
      </w:pPr>
      <w:r>
        <w:rPr>
          <w:sz w:val="21"/>
          <w:szCs w:val="21"/>
        </w:rPr>
        <w:t xml:space="preserve">11.3	</w:t>
      </w:r>
      <w:r>
        <w:rPr>
          <w:sz w:val="21"/>
          <w:szCs w:val="21"/>
        </w:rPr>
        <w:t xml:space="preserve">Except as expressly set out in this Agreement, all warranties, conditions and terms implied by statute or common law are, to the fullest extent permitted by law, excluded. The Customer acknowledges that the Platform is not provided error-free or uninterrupted.</w:t>
      </w:r>
    </w:p>
    <w:p>
      <w:pPr>
        <w:keepNext/>
        <w:spacing w:after="120" w:before="220"/>
      </w:pPr>
      <w:r>
        <w:rPr>
          <w:b/>
          <w:bCs/>
          <w:sz w:val="22"/>
          <w:szCs w:val="22"/>
        </w:rPr>
        <w:t xml:space="preserve">12.  INDEMNITIES</w:t>
      </w:r>
    </w:p>
    <w:p>
      <w:pPr>
        <w:tabs>
          <w:tab w:val="left" w:pos="567"/>
        </w:tabs>
        <w:spacing w:after="120"/>
        <w:ind w:left="567" w:hanging="567"/>
        <w:jc w:val="both"/>
      </w:pPr>
      <w:r>
        <w:rPr>
          <w:sz w:val="21"/>
          <w:szCs w:val="21"/>
        </w:rPr>
        <w:t xml:space="preserve">12.1	</w:t>
      </w:r>
      <w:r>
        <w:rPr>
          <w:sz w:val="21"/>
          <w:szCs w:val="21"/>
        </w:rPr>
        <w:t xml:space="preserve">The Supplier shall indemnify the Customer against all losses, damages and reasonable costs arising from any claim that the Customer’s use of the Platform in accordance with this Agreement infringes the Intellectual Property Rights of a third party, subject to the Customer promptly notifying the Supplier, not making admissions, and giving the Supplier conduct of the defence.</w:t>
      </w:r>
    </w:p>
    <w:p>
      <w:pPr>
        <w:tabs>
          <w:tab w:val="left" w:pos="567"/>
        </w:tabs>
        <w:spacing w:after="120"/>
        <w:ind w:left="567" w:hanging="567"/>
        <w:jc w:val="both"/>
      </w:pPr>
      <w:r>
        <w:rPr>
          <w:sz w:val="21"/>
          <w:szCs w:val="21"/>
        </w:rPr>
        <w:t xml:space="preserve">12.2	</w:t>
      </w:r>
      <w:r>
        <w:rPr>
          <w:sz w:val="21"/>
          <w:szCs w:val="21"/>
        </w:rPr>
        <w:t xml:space="preserve">If the Platform is or is likely to become the subject of an infringement claim, the Supplier may at its option and expense procure the right for the Customer to continue using it, modify or replace it so it becomes non-infringing, or terminate the affected Services and refund a fair proportion of pre-paid Fees.</w:t>
      </w:r>
    </w:p>
    <w:p>
      <w:pPr>
        <w:tabs>
          <w:tab w:val="left" w:pos="567"/>
        </w:tabs>
        <w:spacing w:after="120"/>
        <w:ind w:left="567" w:hanging="567"/>
        <w:jc w:val="both"/>
      </w:pPr>
      <w:r>
        <w:rPr>
          <w:sz w:val="21"/>
          <w:szCs w:val="21"/>
        </w:rPr>
        <w:t xml:space="preserve">12.3	</w:t>
      </w:r>
      <w:r>
        <w:rPr>
          <w:sz w:val="21"/>
          <w:szCs w:val="21"/>
        </w:rPr>
        <w:t xml:space="preserve">The Customer shall indemnify the Supplier against all losses arising from the Customer Data or the Customer’s breach of clause 2.2, except to the extent caused by the Supplier’s breach of this Agreement.</w:t>
      </w:r>
    </w:p>
    <w:p>
      <w:pPr>
        <w:keepNext/>
        <w:spacing w:after="120" w:before="220"/>
      </w:pPr>
      <w:r>
        <w:rPr>
          <w:b/>
          <w:bCs/>
          <w:sz w:val="22"/>
          <w:szCs w:val="22"/>
        </w:rPr>
        <w:t xml:space="preserve">13.  INSURANCE</w:t>
      </w:r>
    </w:p>
    <w:p>
      <w:pPr>
        <w:tabs>
          <w:tab w:val="left" w:pos="567"/>
        </w:tabs>
        <w:spacing w:after="120"/>
        <w:ind w:left="567" w:hanging="567"/>
        <w:jc w:val="both"/>
      </w:pPr>
      <w:r>
        <w:rPr>
          <w:sz w:val="21"/>
          <w:szCs w:val="21"/>
        </w:rPr>
        <w:t xml:space="preserve">13.1	</w:t>
      </w:r>
      <w:r>
        <w:rPr>
          <w:sz w:val="21"/>
          <w:szCs w:val="21"/>
        </w:rPr>
        <w:t xml:space="preserve">The Supplier shall maintain, with a reputable insurer, professional indemnity insurance, cyber-liability insurance and public-liability insurance, each with a limit of indemnity of not less than £5,000,000 in the aggregate, for the Term and for two years afterwards, and shall provide evidence of cover on the Customer’s reasonable written request.</w:t>
      </w:r>
    </w:p>
    <w:p>
      <w:pPr>
        <w:keepNext/>
        <w:spacing w:after="120" w:before="220"/>
      </w:pPr>
      <w:r>
        <w:rPr>
          <w:b/>
          <w:bCs/>
          <w:sz w:val="22"/>
          <w:szCs w:val="22"/>
        </w:rPr>
        <w:t xml:space="preserve">14.  FORCE MAJEURE</w:t>
      </w:r>
    </w:p>
    <w:p>
      <w:pPr>
        <w:tabs>
          <w:tab w:val="left" w:pos="567"/>
        </w:tabs>
        <w:spacing w:after="120"/>
        <w:ind w:left="567" w:hanging="567"/>
        <w:jc w:val="both"/>
      </w:pPr>
      <w:r>
        <w:rPr>
          <w:sz w:val="21"/>
          <w:szCs w:val="21"/>
        </w:rPr>
        <w:t xml:space="preserve">14.1	</w:t>
      </w:r>
      <w:r>
        <w:rPr>
          <w:sz w:val="21"/>
          <w:szCs w:val="21"/>
        </w:rPr>
        <w:t xml:space="preserve">Neither party is in breach of this Agreement or liable for any delay in performing, or failure to perform, any of its obligations (other than a payment obligation) if the delay or failure results from an event beyond its reasonable control, including act of God, war, terrorism, epidemic, failure of utility or telecommunications networks, or denial-of-service attack (a “Force Majeure Event”).</w:t>
      </w:r>
    </w:p>
    <w:p>
      <w:pPr>
        <w:tabs>
          <w:tab w:val="left" w:pos="567"/>
        </w:tabs>
        <w:spacing w:after="120"/>
        <w:ind w:left="567" w:hanging="567"/>
        <w:jc w:val="both"/>
      </w:pPr>
      <w:r>
        <w:rPr>
          <w:sz w:val="21"/>
          <w:szCs w:val="21"/>
        </w:rPr>
        <w:t xml:space="preserve">14.2	</w:t>
      </w:r>
      <w:r>
        <w:rPr>
          <w:sz w:val="21"/>
          <w:szCs w:val="21"/>
        </w:rPr>
        <w:t xml:space="preserve">The affected party shall notify the other promptly, use reasonable efforts to mitigate the effect of the Force Majeure Event, and resume performance as soon as reasonably practicable. If the Force Majeure Event continues for more than 60 days, either party may terminate this Agreement on 30 days’ written notice.</w:t>
      </w:r>
    </w:p>
    <w:p>
      <w:pPr>
        <w:keepNext/>
        <w:spacing w:after="120" w:before="220"/>
      </w:pPr>
      <w:r>
        <w:rPr>
          <w:b/>
          <w:bCs/>
          <w:sz w:val="22"/>
          <w:szCs w:val="22"/>
        </w:rPr>
        <w:t xml:space="preserve">15.  SUSPENSION OF SERVICES</w:t>
      </w:r>
    </w:p>
    <w:p>
      <w:pPr>
        <w:tabs>
          <w:tab w:val="left" w:pos="567"/>
        </w:tabs>
        <w:spacing w:after="120"/>
        <w:ind w:left="567" w:hanging="567"/>
        <w:jc w:val="both"/>
      </w:pPr>
      <w:r>
        <w:rPr>
          <w:sz w:val="21"/>
          <w:szCs w:val="21"/>
        </w:rPr>
        <w:t xml:space="preserve">15.1	</w:t>
      </w:r>
      <w:r>
        <w:rPr>
          <w:sz w:val="21"/>
          <w:szCs w:val="21"/>
        </w:rPr>
        <w:t xml:space="preserve">The Supplier may suspend access to the Services on notice where required to do so by Applicable Law, where there is a material security threat, or where the Customer fails to pay an undisputed invoice within 14 days of a written reminder, in each case suspending only to the extent and for the period reasonably necessary, and shall restore the Services promptly once the cause is resolved.</w:t>
      </w:r>
    </w:p>
    <w:p>
      <w:pPr>
        <w:keepNext/>
        <w:spacing w:after="120" w:before="220"/>
      </w:pPr>
      <w:r>
        <w:rPr>
          <w:b/>
          <w:bCs/>
          <w:sz w:val="22"/>
          <w:szCs w:val="22"/>
        </w:rPr>
        <w:t xml:space="preserve">16.  CHANGE CONTROL</w:t>
      </w:r>
    </w:p>
    <w:p>
      <w:pPr>
        <w:tabs>
          <w:tab w:val="left" w:pos="567"/>
        </w:tabs>
        <w:spacing w:after="120"/>
        <w:ind w:left="567" w:hanging="567"/>
        <w:jc w:val="both"/>
      </w:pPr>
      <w:r>
        <w:rPr>
          <w:sz w:val="21"/>
          <w:szCs w:val="21"/>
        </w:rPr>
        <w:t xml:space="preserve">16.1	</w:t>
      </w:r>
      <w:r>
        <w:rPr>
          <w:sz w:val="21"/>
          <w:szCs w:val="21"/>
        </w:rPr>
        <w:t xml:space="preserve">Either party may request a change to the scope of the Services by written change request. No change has effect unless agreed in writing by an authorised representative of each party, recording any consequential adjustment to the Fees and timetable.</w:t>
      </w:r>
    </w:p>
    <w:p>
      <w:pPr>
        <w:keepNext/>
        <w:spacing w:after="120" w:before="220"/>
      </w:pPr>
      <w:r>
        <w:rPr>
          <w:b/>
          <w:bCs/>
          <w:sz w:val="22"/>
          <w:szCs w:val="22"/>
        </w:rPr>
        <w:t xml:space="preserve">17.  ANTI-BRIBERY AND COMPLIANCE</w:t>
      </w:r>
    </w:p>
    <w:p>
      <w:pPr>
        <w:tabs>
          <w:tab w:val="left" w:pos="567"/>
        </w:tabs>
        <w:spacing w:after="120"/>
        <w:ind w:left="567" w:hanging="567"/>
        <w:jc w:val="both"/>
      </w:pPr>
      <w:r>
        <w:rPr>
          <w:sz w:val="21"/>
          <w:szCs w:val="21"/>
        </w:rPr>
        <w:t xml:space="preserve">17.1	</w:t>
      </w:r>
      <w:r>
        <w:rPr>
          <w:sz w:val="21"/>
          <w:szCs w:val="21"/>
        </w:rPr>
        <w:t xml:space="preserve">Each party shall comply with all Applicable Laws relating to anti-bribery and anti-corruption, including the Bribery Act 2010, and shall maintain its own policies and procedures to ensure compliance.</w:t>
      </w:r>
    </w:p>
    <w:p>
      <w:pPr>
        <w:keepNext/>
        <w:spacing w:after="120" w:before="220"/>
      </w:pPr>
      <w:r>
        <w:rPr>
          <w:b/>
          <w:bCs/>
          <w:sz w:val="22"/>
          <w:szCs w:val="22"/>
        </w:rPr>
        <w:t xml:space="preserve">18.  ASSIGNMENT AND SUBCONTRACTING</w:t>
      </w:r>
    </w:p>
    <w:p>
      <w:pPr>
        <w:tabs>
          <w:tab w:val="left" w:pos="567"/>
        </w:tabs>
        <w:spacing w:after="120"/>
        <w:ind w:left="567" w:hanging="567"/>
        <w:jc w:val="both"/>
      </w:pPr>
      <w:r>
        <w:rPr>
          <w:sz w:val="21"/>
          <w:szCs w:val="21"/>
        </w:rPr>
        <w:t xml:space="preserve">18.1	</w:t>
      </w:r>
      <w:r>
        <w:rPr>
          <w:sz w:val="21"/>
          <w:szCs w:val="21"/>
        </w:rPr>
        <w:t xml:space="preserve">Neither party may assign, transfer, charge or deal in any manner with any of its rights or obligations under this Agreement without the prior written consent of the other (not to be unreasonably withheld or delayed), save that either party may assign the Agreement in its entirety to an Affiliate or to a successor in connection with a bona fide reorganisation or sale of all or substantially all of its business.</w:t>
      </w:r>
    </w:p>
    <w:p>
      <w:pPr>
        <w:tabs>
          <w:tab w:val="left" w:pos="567"/>
        </w:tabs>
        <w:spacing w:after="120"/>
        <w:ind w:left="567" w:hanging="567"/>
        <w:jc w:val="both"/>
      </w:pPr>
      <w:r>
        <w:rPr>
          <w:sz w:val="21"/>
          <w:szCs w:val="21"/>
        </w:rPr>
        <w:t xml:space="preserve">18.2	</w:t>
      </w:r>
      <w:r>
        <w:rPr>
          <w:sz w:val="21"/>
          <w:szCs w:val="21"/>
        </w:rPr>
        <w:t xml:space="preserve">The Supplier may subcontract the performance of any of its obligations but remains responsible for the acts and omissions of its subcontractors as if they were its own.</w:t>
      </w:r>
    </w:p>
    <w:p>
      <w:pPr>
        <w:keepNext/>
        <w:spacing w:after="120" w:before="220"/>
      </w:pPr>
      <w:r>
        <w:rPr>
          <w:b/>
          <w:bCs/>
          <w:sz w:val="22"/>
          <w:szCs w:val="22"/>
        </w:rPr>
        <w:t xml:space="preserve">19.  NOTICES</w:t>
      </w:r>
    </w:p>
    <w:p>
      <w:pPr>
        <w:tabs>
          <w:tab w:val="left" w:pos="567"/>
        </w:tabs>
        <w:spacing w:after="120"/>
        <w:ind w:left="567" w:hanging="567"/>
        <w:jc w:val="both"/>
      </w:pPr>
      <w:r>
        <w:rPr>
          <w:sz w:val="21"/>
          <w:szCs w:val="21"/>
        </w:rPr>
        <w:t xml:space="preserve">19.1	</w:t>
      </w:r>
      <w:r>
        <w:rPr>
          <w:sz w:val="21"/>
          <w:szCs w:val="21"/>
        </w:rPr>
        <w:t xml:space="preserve">Any notice under this Agreement shall be in writing and sent to the registered office of the recipient (and, in the case of the Supplier, marked for the attention of the Legal team), and shall be delivered by hand, by pre-paid first-class post or by email to an address notified for the purpose.</w:t>
      </w:r>
    </w:p>
    <w:p>
      <w:pPr>
        <w:tabs>
          <w:tab w:val="left" w:pos="567"/>
        </w:tabs>
        <w:spacing w:after="120"/>
        <w:ind w:left="567" w:hanging="567"/>
        <w:jc w:val="both"/>
      </w:pPr>
      <w:r>
        <w:rPr>
          <w:sz w:val="21"/>
          <w:szCs w:val="21"/>
        </w:rPr>
        <w:t xml:space="preserve">19.2	</w:t>
      </w:r>
      <w:r>
        <w:rPr>
          <w:sz w:val="21"/>
          <w:szCs w:val="21"/>
        </w:rPr>
        <w:t xml:space="preserve">A notice is deemed received: if delivered by hand, at the time of delivery; if posted, at 9.00 am on the second Business Day after posting; and if sent by email, at the time of transmission, provided no automated non-delivery message is received.</w:t>
      </w:r>
    </w:p>
    <w:p>
      <w:pPr>
        <w:keepNext/>
        <w:spacing w:after="120" w:before="220"/>
      </w:pPr>
      <w:r>
        <w:rPr>
          <w:b/>
          <w:bCs/>
          <w:sz w:val="22"/>
          <w:szCs w:val="22"/>
        </w:rPr>
        <w:t xml:space="preserve">20.  ENTIRE AGREEMENT</w:t>
      </w:r>
    </w:p>
    <w:p>
      <w:pPr>
        <w:tabs>
          <w:tab w:val="left" w:pos="567"/>
        </w:tabs>
        <w:spacing w:after="120"/>
        <w:ind w:left="567" w:hanging="567"/>
        <w:jc w:val="both"/>
      </w:pPr>
      <w:r>
        <w:rPr>
          <w:sz w:val="21"/>
          <w:szCs w:val="21"/>
        </w:rPr>
        <w:t xml:space="preserve">20.1	</w:t>
      </w:r>
      <w:r>
        <w:rPr>
          <w:sz w:val="21"/>
          <w:szCs w:val="21"/>
        </w:rPr>
        <w:t xml:space="preserve">This Agreement constitutes the entire agreement between the parties and supersedes all previous agreements, understandings and representations, whether written or oral, relating to its subject matter, including the heads of terms dated 8 April 2026.</w:t>
      </w:r>
    </w:p>
    <w:p>
      <w:pPr>
        <w:tabs>
          <w:tab w:val="left" w:pos="567"/>
        </w:tabs>
        <w:spacing w:after="120"/>
        <w:ind w:left="567" w:hanging="567"/>
        <w:jc w:val="both"/>
      </w:pPr>
      <w:r>
        <w:rPr>
          <w:sz w:val="21"/>
          <w:szCs w:val="21"/>
        </w:rPr>
        <w:t xml:space="preserve">20.2	</w:t>
      </w:r>
      <w:r>
        <w:rPr>
          <w:sz w:val="21"/>
          <w:szCs w:val="21"/>
        </w:rPr>
        <w:t xml:space="preserve">Each party acknowledges that in entering into this Agreement it does not rely on any statement, representation or warranty not set out in it, but nothing in this clause limits liability for fraud.</w:t>
      </w:r>
    </w:p>
    <w:p>
      <w:pPr>
        <w:keepNext/>
        <w:spacing w:after="120" w:before="220"/>
      </w:pPr>
      <w:r>
        <w:rPr>
          <w:b/>
          <w:bCs/>
          <w:sz w:val="22"/>
          <w:szCs w:val="22"/>
        </w:rPr>
        <w:t xml:space="preserve">21.  VARIATION</w:t>
      </w:r>
    </w:p>
    <w:p>
      <w:pPr>
        <w:tabs>
          <w:tab w:val="left" w:pos="567"/>
        </w:tabs>
        <w:spacing w:after="120"/>
        <w:ind w:left="567" w:hanging="567"/>
        <w:jc w:val="both"/>
      </w:pPr>
      <w:r>
        <w:rPr>
          <w:sz w:val="21"/>
          <w:szCs w:val="21"/>
        </w:rPr>
        <w:t xml:space="preserve">21.1	</w:t>
      </w:r>
      <w:r>
        <w:rPr>
          <w:sz w:val="21"/>
          <w:szCs w:val="21"/>
        </w:rPr>
        <w:t xml:space="preserve">No variation of this Agreement is effective unless it is in writing and signed by an authorised representative of each party.</w:t>
      </w:r>
    </w:p>
    <w:p>
      <w:pPr>
        <w:keepNext/>
        <w:spacing w:after="120" w:before="220"/>
      </w:pPr>
      <w:r>
        <w:rPr>
          <w:b/>
          <w:bCs/>
          <w:sz w:val="22"/>
          <w:szCs w:val="22"/>
        </w:rPr>
        <w:t xml:space="preserve">22.  WAIVER</w:t>
      </w:r>
    </w:p>
    <w:p>
      <w:pPr>
        <w:tabs>
          <w:tab w:val="left" w:pos="567"/>
        </w:tabs>
        <w:spacing w:after="120"/>
        <w:ind w:left="567" w:hanging="567"/>
        <w:jc w:val="both"/>
      </w:pPr>
      <w:r>
        <w:rPr>
          <w:sz w:val="21"/>
          <w:szCs w:val="21"/>
        </w:rPr>
        <w:t xml:space="preserve">22.1	</w:t>
      </w:r>
      <w:r>
        <w:rPr>
          <w:sz w:val="21"/>
          <w:szCs w:val="21"/>
        </w:rPr>
        <w:t xml:space="preserve">No failure or delay by a party to exercise any right or remedy is a waiver of that or any other right or remedy, and no single or partial exercise of any right or remedy prevents any further exercise of it.</w:t>
      </w:r>
    </w:p>
    <w:p>
      <w:pPr>
        <w:keepNext/>
        <w:spacing w:after="120" w:before="220"/>
      </w:pPr>
      <w:r>
        <w:rPr>
          <w:b/>
          <w:bCs/>
          <w:sz w:val="22"/>
          <w:szCs w:val="22"/>
        </w:rPr>
        <w:t xml:space="preserve">23.  SEVERANCE</w:t>
      </w:r>
    </w:p>
    <w:p>
      <w:pPr>
        <w:tabs>
          <w:tab w:val="left" w:pos="567"/>
        </w:tabs>
        <w:spacing w:after="120"/>
        <w:ind w:left="567" w:hanging="567"/>
        <w:jc w:val="both"/>
      </w:pPr>
      <w:r>
        <w:rPr>
          <w:sz w:val="21"/>
          <w:szCs w:val="21"/>
        </w:rPr>
        <w:t xml:space="preserve">23.1	</w:t>
      </w:r>
      <w:r>
        <w:rPr>
          <w:sz w:val="21"/>
          <w:szCs w:val="21"/>
        </w:rPr>
        <w:t xml:space="preserve">If any provision of this Agreement is or becomes invalid, illegal or unenforceable, it shall be modified to the minimum extent necessary to make it valid, and if no such modification is possible, the relevant provision shall be deemed deleted without affecting the validity of the rest of this Agreement.</w:t>
      </w:r>
    </w:p>
    <w:p>
      <w:pPr>
        <w:keepNext/>
        <w:spacing w:after="120" w:before="220"/>
      </w:pPr>
      <w:r>
        <w:rPr>
          <w:b/>
          <w:bCs/>
          <w:sz w:val="22"/>
          <w:szCs w:val="22"/>
        </w:rPr>
        <w:t xml:space="preserve">24.  NO PARTNERSHIP OR AGENCY</w:t>
      </w:r>
    </w:p>
    <w:p>
      <w:pPr>
        <w:tabs>
          <w:tab w:val="left" w:pos="567"/>
        </w:tabs>
        <w:spacing w:after="120"/>
        <w:ind w:left="567" w:hanging="567"/>
        <w:jc w:val="both"/>
      </w:pPr>
      <w:r>
        <w:rPr>
          <w:sz w:val="21"/>
          <w:szCs w:val="21"/>
        </w:rPr>
        <w:t xml:space="preserve">24.1	</w:t>
      </w:r>
      <w:r>
        <w:rPr>
          <w:sz w:val="21"/>
          <w:szCs w:val="21"/>
        </w:rPr>
        <w:t xml:space="preserve">Nothing in this Agreement creates any partnership or joint venture between the parties, nor authorises either party to act as agent for the other.</w:t>
      </w:r>
    </w:p>
    <w:p>
      <w:pPr>
        <w:keepNext/>
        <w:spacing w:after="120" w:before="220"/>
      </w:pPr>
      <w:r>
        <w:rPr>
          <w:b/>
          <w:bCs/>
          <w:sz w:val="22"/>
          <w:szCs w:val="22"/>
        </w:rPr>
        <w:t xml:space="preserve">25.  THIRD PARTY RIGHTS</w:t>
      </w:r>
    </w:p>
    <w:p>
      <w:pPr>
        <w:tabs>
          <w:tab w:val="left" w:pos="567"/>
        </w:tabs>
        <w:spacing w:after="120"/>
        <w:ind w:left="567" w:hanging="567"/>
        <w:jc w:val="both"/>
      </w:pPr>
      <w:r>
        <w:rPr>
          <w:sz w:val="21"/>
          <w:szCs w:val="21"/>
        </w:rPr>
        <w:t xml:space="preserve">25.1	</w:t>
      </w:r>
      <w:r>
        <w:rPr>
          <w:sz w:val="21"/>
          <w:szCs w:val="21"/>
        </w:rPr>
        <w:t xml:space="preserve">Except as expressly stated, a person who is not a party to this Agreement has no right under the Contracts (Rights of Third Parties) Act 1999 to enforce any of its terms.</w:t>
      </w:r>
    </w:p>
    <w:p>
      <w:pPr>
        <w:keepNext/>
        <w:spacing w:after="120" w:before="220"/>
      </w:pPr>
      <w:r>
        <w:rPr>
          <w:b/>
          <w:bCs/>
          <w:sz w:val="22"/>
          <w:szCs w:val="22"/>
        </w:rPr>
        <w:t xml:space="preserve">26.  COUNTERPARTS</w:t>
      </w:r>
    </w:p>
    <w:p>
      <w:pPr>
        <w:tabs>
          <w:tab w:val="left" w:pos="567"/>
        </w:tabs>
        <w:spacing w:after="120"/>
        <w:ind w:left="567" w:hanging="567"/>
        <w:jc w:val="both"/>
      </w:pPr>
      <w:r>
        <w:rPr>
          <w:sz w:val="21"/>
          <w:szCs w:val="21"/>
        </w:rPr>
        <w:t xml:space="preserve">26.1	</w:t>
      </w:r>
      <w:r>
        <w:rPr>
          <w:sz w:val="21"/>
          <w:szCs w:val="21"/>
        </w:rPr>
        <w:t xml:space="preserve">This Agreement may be executed in any number of counterparts, each of which when executed constitutes a duplicate original, and all of which together constitute one agreement. Transmission of an executed signature page by email is effective as delivery of an executed counterpart.</w:t>
      </w:r>
    </w:p>
    <w:p>
      <w:pPr>
        <w:keepNext/>
        <w:spacing w:after="120" w:before="220"/>
      </w:pPr>
      <w:r>
        <w:rPr>
          <w:b/>
          <w:bCs/>
          <w:sz w:val="22"/>
          <w:szCs w:val="22"/>
        </w:rPr>
        <w:t xml:space="preserve">27.  DISPUTE RESOLUTION</w:t>
      </w:r>
    </w:p>
    <w:p>
      <w:pPr>
        <w:tabs>
          <w:tab w:val="left" w:pos="567"/>
        </w:tabs>
        <w:spacing w:after="120"/>
        <w:ind w:left="567" w:hanging="567"/>
        <w:jc w:val="both"/>
      </w:pPr>
      <w:r>
        <w:rPr>
          <w:sz w:val="21"/>
          <w:szCs w:val="21"/>
        </w:rPr>
        <w:t xml:space="preserve">27.1	</w:t>
      </w:r>
      <w:r>
        <w:rPr>
          <w:sz w:val="21"/>
          <w:szCs w:val="21"/>
        </w:rPr>
        <w:t xml:space="preserve">If a dispute arises out of or in connection with this Agreement, the parties shall first refer it to their respective senior representatives, who shall meet within 14 days to seek to resolve it in good faith. If the dispute is not resolved within 30 days of referral, either party may pursue its other rights, including litigation under clause 28. Nothing in this clause prevents a party from seeking urgent interim or injunctive relief.</w:t>
      </w:r>
    </w:p>
    <w:p>
      <w:pPr>
        <w:keepNext/>
        <w:spacing w:after="120" w:before="220"/>
      </w:pPr>
      <w:r>
        <w:rPr>
          <w:b/>
          <w:bCs/>
          <w:sz w:val="22"/>
          <w:szCs w:val="22"/>
        </w:rPr>
        <w:t xml:space="preserve">28.  GOVERNING LAW AND JURISDICTION</w:t>
      </w:r>
    </w:p>
    <w:p>
      <w:pPr>
        <w:tabs>
          <w:tab w:val="left" w:pos="567"/>
        </w:tabs>
        <w:spacing w:after="120"/>
        <w:ind w:left="567" w:hanging="567"/>
        <w:jc w:val="both"/>
      </w:pPr>
      <w:r>
        <w:rPr>
          <w:sz w:val="21"/>
          <w:szCs w:val="21"/>
        </w:rPr>
        <w:t xml:space="preserve">28.1	</w:t>
      </w:r>
      <w:r>
        <w:rPr>
          <w:sz w:val="21"/>
          <w:szCs w:val="21"/>
        </w:rPr>
        <w:t xml:space="preserve">This Agreement and any dispute or claim (including non-contractual disputes or claims) arising out of or in connection with it or its subject matter are governed by and construed in accordance with the law of England and Wales.</w:t>
      </w:r>
    </w:p>
    <w:p>
      <w:pPr>
        <w:tabs>
          <w:tab w:val="left" w:pos="567"/>
        </w:tabs>
        <w:spacing w:after="120"/>
        <w:ind w:left="567" w:hanging="567"/>
        <w:jc w:val="both"/>
      </w:pPr>
      <w:r>
        <w:rPr>
          <w:sz w:val="21"/>
          <w:szCs w:val="21"/>
        </w:rPr>
        <w:t xml:space="preserve">28.2	</w:t>
      </w:r>
      <w:r>
        <w:rPr>
          <w:sz w:val="21"/>
          <w:szCs w:val="21"/>
        </w:rPr>
        <w:t xml:space="preserve">The parties irrevocably agree that the courts of England and Wales have exclusive jurisdiction to settle any such dispute or claim.</w:t>
      </w:r>
    </w:p>
    <w:p>
      <w:pPr>
        <w:keepNext/>
        <w:spacing w:after="120" w:before="220"/>
      </w:pPr>
      <w:r>
        <w:rPr>
          <w:b/>
          <w:bCs/>
          <w:sz w:val="22"/>
          <w:szCs w:val="22"/>
        </w:rPr>
        <w:t xml:space="preserve">THE SCHEDULES</w:t>
      </w:r>
    </w:p>
    <w:p>
      <w:pPr>
        <w:spacing w:after="120"/>
        <w:jc w:val="both"/>
      </w:pPr>
      <w:r>
        <w:rPr>
          <w:b w:val="false"/>
          <w:bCs w:val="false"/>
          <w:i w:val="false"/>
          <w:iCs w:val="false"/>
          <w:sz w:val="21"/>
          <w:szCs w:val="21"/>
        </w:rPr>
        <w:t xml:space="preserve">Schedule 1  –  Statement of Work (Implementation &amp; Services)</w:t>
      </w:r>
    </w:p>
    <w:p>
      <w:pPr>
        <w:spacing w:after="120"/>
        <w:jc w:val="both"/>
      </w:pPr>
      <w:r>
        <w:rPr>
          <w:b w:val="false"/>
          <w:bCs w:val="false"/>
          <w:i w:val="false"/>
          <w:iCs w:val="false"/>
          <w:sz w:val="21"/>
          <w:szCs w:val="21"/>
        </w:rPr>
        <w:t xml:space="preserve">Schedule 2  –  Service Level Agreement</w:t>
      </w:r>
    </w:p>
    <w:p>
      <w:pPr>
        <w:spacing w:after="200"/>
        <w:jc w:val="both"/>
      </w:pPr>
      <w:r>
        <w:rPr>
          <w:b w:val="false"/>
          <w:bCs w:val="false"/>
          <w:i w:val="false"/>
          <w:iCs w:val="false"/>
          <w:sz w:val="21"/>
          <w:szCs w:val="21"/>
        </w:rPr>
        <w:t xml:space="preserve">Schedule 3  –  Data Processing Agreement</w:t>
      </w:r>
    </w:p>
    <w:p>
      <w:r>
        <w:br w:type="page"/>
      </w:r>
    </w:p>
    <w:p>
      <w:pPr>
        <w:spacing w:after="120"/>
        <w:jc w:val="both"/>
      </w:pPr>
      <w:r>
        <w:rPr>
          <w:b/>
          <w:bCs/>
          <w:i w:val="false"/>
          <w:iCs w:val="false"/>
          <w:sz w:val="22"/>
          <w:szCs w:val="22"/>
        </w:rPr>
        <w:t xml:space="preserve">EXECUTION</w:t>
      </w:r>
    </w:p>
    <w:p>
      <w:pPr>
        <w:spacing w:after="120"/>
        <w:jc w:val="both"/>
      </w:pPr>
      <w:r>
        <w:rPr>
          <w:b w:val="false"/>
          <w:bCs w:val="false"/>
          <w:i w:val="false"/>
          <w:iCs w:val="false"/>
          <w:sz w:val="21"/>
          <w:szCs w:val="21"/>
        </w:rPr>
        <w:t xml:space="preserve">This Agreement has been entered into on the date stated at the beginning of it.</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80"/>
              <w:left w:type="dxa" w:w="120"/>
              <w:bottom w:type="dxa" w:w="80"/>
              <w:right w:type="dxa" w:w="240"/>
            </w:tcMar>
          </w:tcPr>
          <w:p>
            <w:pPr>
              <w:spacing w:after="60"/>
            </w:pPr>
            <w:r>
              <w:rPr>
                <w:sz w:val="21"/>
                <w:szCs w:val="21"/>
              </w:rPr>
              <w:t xml:space="preserve">SIGNED for and on behalf of</w:t>
            </w:r>
          </w:p>
          <w:p>
            <w:pPr>
              <w:spacing w:after="200"/>
            </w:pPr>
            <w:r>
              <w:rPr>
                <w:b/>
                <w:bCs/>
                <w:sz w:val="21"/>
                <w:szCs w:val="21"/>
              </w:rPr>
              <w:t xml:space="preserve">CASPIAN TECHNOLOGIES LIMITED</w:t>
            </w:r>
          </w:p>
          <w:p>
            <w:pPr>
              <w:spacing w:after="60"/>
            </w:pPr>
            <w:r>
              <w:rPr>
                <w:sz w:val="21"/>
                <w:szCs w:val="21"/>
              </w:rPr>
              <w:t xml:space="preserve">Signature: ____________________</w:t>
            </w:r>
          </w:p>
          <w:p>
            <w:pPr>
              <w:spacing w:after="60"/>
            </w:pPr>
            <w:r>
              <w:rPr>
                <w:sz w:val="21"/>
                <w:szCs w:val="21"/>
              </w:rPr>
              <w:t xml:space="preserve">Name: Henry Larsson</w:t>
            </w:r>
          </w:p>
          <w:p>
            <w:pPr>
              <w:spacing w:after="60"/>
            </w:pPr>
            <w:r>
              <w:rPr>
                <w:sz w:val="21"/>
                <w:szCs w:val="21"/>
              </w:rPr>
              <w:t xml:space="preserve">Title: Chief Executive Officer</w:t>
            </w:r>
          </w:p>
          <w:p>
            <w:pPr>
              <w:spacing w:after="60"/>
            </w:pPr>
            <w:r>
              <w:rPr>
                <w:sz w:val="21"/>
                <w:szCs w:val="21"/>
              </w:rPr>
              <w:t xml:space="preserve">Date: ____________________</w:t>
            </w:r>
          </w:p>
        </w:tc>
        <w:tc>
          <w:tcPr>
            <w:tcW w:type="dxa" w:w="4680"/>
            <w:tcBorders>
              <w:top w:val="none"/>
              <w:left w:val="none"/>
              <w:bottom w:val="none"/>
              <w:right w:val="none"/>
            </w:tcBorders>
            <w:tcMar>
              <w:top w:type="dxa" w:w="80"/>
              <w:left w:type="dxa" w:w="120"/>
              <w:bottom w:type="dxa" w:w="80"/>
              <w:right w:type="dxa" w:w="240"/>
            </w:tcMar>
          </w:tcPr>
          <w:p>
            <w:pPr>
              <w:spacing w:after="60"/>
            </w:pPr>
            <w:r>
              <w:rPr>
                <w:sz w:val="21"/>
                <w:szCs w:val="21"/>
              </w:rPr>
              <w:t xml:space="preserve">SIGNED for and on behalf of</w:t>
            </w:r>
          </w:p>
          <w:p>
            <w:pPr>
              <w:spacing w:after="200"/>
            </w:pPr>
            <w:r>
              <w:rPr>
                <w:b/>
                <w:bCs/>
                <w:sz w:val="21"/>
                <w:szCs w:val="21"/>
              </w:rPr>
              <w:t xml:space="preserve">STRATTON ENERGY PLC</w:t>
            </w:r>
          </w:p>
          <w:p>
            <w:pPr>
              <w:spacing w:after="60"/>
            </w:pPr>
            <w:r>
              <w:rPr>
                <w:sz w:val="21"/>
                <w:szCs w:val="21"/>
              </w:rPr>
              <w:t xml:space="preserve">Signature: ____________________</w:t>
            </w:r>
          </w:p>
          <w:p>
            <w:pPr>
              <w:spacing w:after="60"/>
            </w:pPr>
            <w:r>
              <w:rPr>
                <w:sz w:val="21"/>
                <w:szCs w:val="21"/>
              </w:rPr>
              <w:t xml:space="preserve">Name: Catherine Mowbray</w:t>
            </w:r>
          </w:p>
          <w:p>
            <w:pPr>
              <w:spacing w:after="60"/>
            </w:pPr>
            <w:r>
              <w:rPr>
                <w:sz w:val="21"/>
                <w:szCs w:val="21"/>
              </w:rPr>
              <w:t xml:space="preserve">Title: Director &amp; Group General Counsel</w:t>
            </w:r>
          </w:p>
          <w:p>
            <w:pPr>
              <w:spacing w:after="60"/>
            </w:pPr>
            <w:r>
              <w:rPr>
                <w:sz w:val="21"/>
                <w:szCs w:val="21"/>
              </w:rPr>
              <w:t xml:space="preserve">Date: ____________________</w:t>
            </w:r>
          </w:p>
        </w:tc>
      </w:tr>
    </w:tbl>
    <w:p>
      <w:pPr>
        <w:spacing w:after="0"/>
        <w:jc w:val="center"/>
      </w:pPr>
      <w:r>
        <w:rPr>
          <w:b w:val="false"/>
          <w:bCs w:val="false"/>
          <w:i/>
          <w:iCs/>
          <w:sz w:val="18"/>
          <w:szCs w:val="18"/>
        </w:rPr>
        <w:t xml:space="preserve">[Tracked-changes redline – not for execution.  Confidential and may be legally privileged.]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88888"/>
        <w:sz w:val="15"/>
        <w:szCs w:val="15"/>
      </w:rPr>
      <w:t xml:space="preserve">Caspian / Stratton Energy MSA – version 3 redline (Whitfield Carter LLP, 13 May 2026)</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Software-as-a-Service Agreement – Caspian / Stratton Energy</dc:title>
  <dc:creator>Whitfield Carter LLP</dc:creator>
  <cp:lastModifiedBy>Un-named</cp:lastModifiedBy>
  <cp:revision>1</cp:revision>
  <dcterms:created xsi:type="dcterms:W3CDTF">2026-06-10T23:13:25.973Z</dcterms:created>
  <dcterms:modified xsi:type="dcterms:W3CDTF">2026-06-10T23:13:25.973Z</dcterms:modified>
</cp:coreProperties>
</file>

<file path=docProps/custom.xml><?xml version="1.0" encoding="utf-8"?>
<Properties xmlns="http://schemas.openxmlformats.org/officeDocument/2006/custom-properties" xmlns:vt="http://schemas.openxmlformats.org/officeDocument/2006/docPropsVTypes"/>
</file>