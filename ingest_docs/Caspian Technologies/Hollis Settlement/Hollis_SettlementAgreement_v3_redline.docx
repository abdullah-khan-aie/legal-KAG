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sz w:val="20"/>
          <w:szCs w:val="20"/>
        </w:rPr>
        <w:t xml:space="preserve">DATED 2026</w:t>
      </w:r>
    </w:p>
    <w:p>
      <w:pPr>
        <w:spacing w:after="80"/>
        <w:jc w:val="center"/>
      </w:pPr>
      <w:r>
        <w:rPr>
          <w:b/>
          <w:bCs/>
          <w:sz w:val="30"/>
          <w:szCs w:val="30"/>
        </w:rPr>
        <w:t xml:space="preserve">SETTLEMENT AGREEMENT</w:t>
      </w:r>
    </w:p>
    <w:p>
      <w:pPr>
        <w:spacing w:after="200"/>
        <w:jc w:val="center"/>
      </w:pPr>
      <w:r>
        <w:rPr>
          <w:i/>
          <w:iCs/>
          <w:sz w:val="18"/>
          <w:szCs w:val="18"/>
        </w:rPr>
        <w:t xml:space="preserve">(made under section 111A of the Employment Rights Act 1996 and conforming to section 203 of that Act)</w:t>
      </w:r>
    </w:p>
    <w:p>
      <w:pPr>
        <w:spacing w:after="120"/>
        <w:jc w:val="center"/>
      </w:pPr>
      <w:r>
        <w:rPr>
          <w:sz w:val="18"/>
          <w:szCs w:val="18"/>
        </w:rPr>
        <w:t xml:space="preserve">between</w:t>
      </w:r>
    </w:p>
    <w:p>
      <w:pPr>
        <w:spacing w:after="80"/>
        <w:jc w:val="center"/>
      </w:pPr>
      <w:r>
        <w:rPr>
          <w:b/>
          <w:bCs/>
        </w:rPr>
        <w:t xml:space="preserve">CASPIAN TECHNOLOGIES LIMITED</w:t>
      </w:r>
    </w:p>
    <w:p>
      <w:pPr>
        <w:spacing w:after="80"/>
        <w:jc w:val="center"/>
      </w:pPr>
      <w:r>
        <w:rPr>
          <w:sz w:val="18"/>
          <w:szCs w:val="18"/>
        </w:rPr>
        <w:t xml:space="preserve">and</w:t>
      </w:r>
    </w:p>
    <w:p>
      <w:pPr>
        <w:spacing w:after="240"/>
        <w:jc w:val="center"/>
      </w:pPr>
      <w:r>
        <w:rPr>
          <w:b/>
          <w:bCs/>
        </w:rPr>
        <w:t xml:space="preserve">GARETH HOLLIS</w:t>
      </w:r>
    </w:p>
    <w:p>
      <w:pPr>
        <w:jc w:val="center"/>
      </w:pPr>
      <w:r>
        <w:rPr>
          <w:sz w:val="18"/>
          <w:szCs w:val="18"/>
        </w:rPr>
        <w:t xml:space="preserve">Whitfield Carter LLP</w:t>
      </w:r>
    </w:p>
    <w:p>
      <w:pPr>
        <w:spacing w:after="120"/>
        <w:jc w:val="center"/>
      </w:pPr>
      <w:r>
        <w:rPr>
          <w:color w:val="555555"/>
          <w:sz w:val="16"/>
          <w:szCs w:val="16"/>
        </w:rPr>
        <w:t xml:space="preserve">22 Bishopsgate, London EC2N 4BQ</w:t>
      </w:r>
    </w:p>
    <w:p>
      <w:r>
        <w:br w:type="page"/>
      </w:r>
    </w:p>
    <w:p>
      <w:pPr>
        <w:spacing w:after="120"/>
      </w:pPr>
      <w:r>
        <w:rPr>
          <w:b/>
          <w:bCs/>
        </w:rPr>
        <w:t xml:space="preserve">THIS AGREEMENT</w:t>
      </w:r>
      <w:r>
        <w:t xml:space="preserve"> is made on the date stated at the end of this Agreement</w:t>
      </w:r>
    </w:p>
    <w:p>
      <w:pPr>
        <w:spacing w:after="80"/>
      </w:pPr>
      <w:r>
        <w:rPr>
          <w:b/>
          <w:bCs/>
        </w:rPr>
        <w:t xml:space="preserve">PARTIES</w:t>
      </w:r>
    </w:p>
    <w:p>
      <w:pPr>
        <w:pStyle w:val="ListParagraph"/>
        <w:numPr>
          <w:ilvl w:val="0"/>
          <w:numId w:val="2"/>
        </w:numPr>
        <w:spacing w:after="80"/>
      </w:pPr>
      <w:r>
        <w:rPr>
          <w:b/>
          <w:bCs/>
        </w:rPr>
        <w:t xml:space="preserve">CASPIAN TECHNOLOGIES LIMITED</w:t>
      </w:r>
      <w:r>
        <w:t xml:space="preserve"> (registered in England &amp; Wales with number 09214477) whose registered office is at 1 Finsbury Avenue, London EC2M 2PF (the “Company”); and</w:t>
      </w:r>
    </w:p>
    <w:p>
      <w:pPr>
        <w:pStyle w:val="ListParagraph"/>
        <w:numPr>
          <w:ilvl w:val="0"/>
          <w:numId w:val="2"/>
        </w:numPr>
        <w:spacing w:after="120"/>
      </w:pPr>
      <w:r>
        <w:rPr>
          <w:b/>
          <w:bCs/>
        </w:rPr>
        <w:t xml:space="preserve">GARETH HOLLIS</w:t>
      </w:r>
      <w:r>
        <w:t xml:space="preserve"> of 47 Ashbourne Road, St Albans AL1 4HT (the “Employee”),</w:t>
      </w:r>
    </w:p>
    <w:p>
      <w:pPr>
        <w:spacing w:after="120"/>
      </w:pPr>
      <w:r>
        <w:t xml:space="preserve">each a “Party” and together the “Parties”.</w:t>
      </w:r>
    </w:p>
    <w:p>
      <w:pPr>
        <w:spacing w:after="80" w:before="120"/>
      </w:pPr>
      <w:r>
        <w:rPr>
          <w:b/>
          <w:bCs/>
        </w:rPr>
        <w:t xml:space="preserve">BACKGROUND</w:t>
      </w:r>
    </w:p>
    <w:p>
      <w:pPr>
        <w:pStyle w:val="ListParagraph"/>
        <w:numPr>
          <w:ilvl w:val="2"/>
          <w:numId w:val="2"/>
        </w:numPr>
      </w:pPr>
      <w:r>
        <w:t xml:space="preserve">The Employee was employed by the Company under a service agreement dated 4 March 2021 (the “Service Agreement”) in the role of Chief Revenue Officer.</w:t>
      </w:r>
    </w:p>
    <w:p>
      <w:pPr>
        <w:pStyle w:val="ListParagraph"/>
        <w:numPr>
          <w:ilvl w:val="2"/>
          <w:numId w:val="2"/>
        </w:numPr>
      </w:pPr>
      <w:r>
        <w:t xml:space="preserve">The Employee’s employment terminated, or will terminate, on the Termination Date by reason of redundancy.</w:t>
      </w:r>
    </w:p>
    <w:p>
      <w:pPr>
        <w:pStyle w:val="ListParagraph"/>
        <w:numPr>
          <w:ilvl w:val="2"/>
          <w:numId w:val="2"/>
        </w:numPr>
      </w:pPr>
      <w:r>
        <w:t xml:space="preserve">The Parties have agreed to settle all and any claims that the Employee has or may have against the Company (and the Group and its officers and employees) on the terms set out in this Agreement.</w:t>
      </w:r>
    </w:p>
    <w:p>
      <w:pPr>
        <w:pStyle w:val="ListParagraph"/>
        <w:numPr>
          <w:ilvl w:val="2"/>
          <w:numId w:val="2"/>
        </w:numPr>
      </w:pPr>
      <w:r>
        <w:t xml:space="preserve">The Parties intend this Agreement to be an effective waiver of the statutory claims listed in clause 5 and to satisfy the conditions regulating settlement (compromise) agreements under the relevant statutes.</w:t>
      </w:r>
    </w:p>
    <w:p>
      <w:pPr>
        <w:spacing w:after="80" w:before="160"/>
      </w:pPr>
      <w:r>
        <w:rPr>
          <w:b/>
          <w:bCs/>
        </w:rPr>
        <w:t xml:space="preserve">AGREED TERMS</w:t>
      </w:r>
    </w:p>
    <w:p>
      <w:pPr>
        <w:pStyle w:val="ListParagraph"/>
        <w:numPr>
          <w:ilvl w:val="0"/>
          <w:numId w:val="2"/>
        </w:numPr>
        <w:spacing w:after="100" w:before="160"/>
      </w:pPr>
      <w:r>
        <w:rPr>
          <w:b/>
          <w:bCs/>
        </w:rPr>
        <w:t xml:space="preserve">Definitions and Interpretation</w:t>
      </w:r>
    </w:p>
    <w:p>
      <w:pPr>
        <w:pStyle w:val="ListParagraph"/>
        <w:numPr>
          <w:ilvl w:val="1"/>
          <w:numId w:val="2"/>
        </w:numPr>
        <w:spacing w:after="120"/>
      </w:pPr>
      <w:r>
        <w:t xml:space="preserve">In this Agreement the following definitions apply:</w:t>
      </w:r>
    </w:p>
    <w:p>
      <w:pPr>
        <w:pStyle w:val="ListParagraph"/>
        <w:numPr>
          <w:ilvl w:val="2"/>
          <w:numId w:val="2"/>
        </w:numPr>
        <w:spacing w:after="80"/>
      </w:pPr>
      <w:r>
        <w:t xml:space="preserve">“Termination Date” means 31 January 2026;</w:t>
      </w:r>
    </w:p>
    <w:p>
      <w:pPr>
        <w:pStyle w:val="ListParagraph"/>
        <w:numPr>
          <w:ilvl w:val="2"/>
          <w:numId w:val="2"/>
        </w:numPr>
        <w:spacing w:after="80"/>
      </w:pPr>
      <w:r>
        <w:t xml:space="preserve">“Group” means the Company and any group undertaking of the Company from time to time;</w:t>
      </w:r>
    </w:p>
    <w:p>
      <w:pPr>
        <w:pStyle w:val="ListParagraph"/>
        <w:numPr>
          <w:ilvl w:val="2"/>
          <w:numId w:val="2"/>
        </w:numPr>
        <w:spacing w:after="80"/>
      </w:pPr>
      <w:r>
        <w:t xml:space="preserve">“Termination Payment” means the payments set out in clause 3;</w:t>
      </w:r>
    </w:p>
    <w:p>
      <w:pPr>
        <w:pStyle w:val="ListParagraph"/>
        <w:numPr>
          <w:ilvl w:val="2"/>
          <w:numId w:val="2"/>
        </w:numPr>
        <w:spacing w:after="80"/>
      </w:pPr>
      <w:r>
        <w:t xml:space="preserve">“Adviser” means the Employee’s legal adviser identified in the Adviser’s Certificate at Schedule 2;</w:t>
      </w:r>
    </w:p>
    <w:p>
      <w:pPr>
        <w:pStyle w:val="ListParagraph"/>
        <w:numPr>
          <w:ilvl w:val="2"/>
          <w:numId w:val="2"/>
        </w:numPr>
        <w:spacing w:after="80"/>
      </w:pPr>
      <w:r>
        <w:t xml:space="preserve">“Confidential Information” has the meaning given in clause 9; and</w:t>
      </w:r>
    </w:p>
    <w:p>
      <w:pPr>
        <w:pStyle w:val="ListParagraph"/>
        <w:numPr>
          <w:ilvl w:val="2"/>
          <w:numId w:val="2"/>
        </w:numPr>
        <w:spacing w:after="80"/>
      </w:pPr>
      <w:r>
        <w:t xml:space="preserve">“IP” means all intellectual property rights including patents, copyright, database rights, trade marks and know-how.</w:t>
      </w:r>
    </w:p>
    <w:p>
      <w:pPr>
        <w:pStyle w:val="ListParagraph"/>
        <w:numPr>
          <w:ilvl w:val="1"/>
          <w:numId w:val="2"/>
        </w:numPr>
        <w:spacing w:after="120"/>
      </w:pPr>
      <w:r>
        <w:t xml:space="preserve">Clause and Schedule headings do not affect interpretation. References to statutory provisions include any subsequent re-enactment or amendment.</w:t>
      </w:r>
    </w:p>
    <w:p>
      <w:pPr>
        <w:pStyle w:val="ListParagraph"/>
        <w:numPr>
          <w:ilvl w:val="0"/>
          <w:numId w:val="2"/>
        </w:numPr>
        <w:spacing w:after="100" w:before="160"/>
      </w:pPr>
      <w:r>
        <w:rPr>
          <w:b/>
          <w:bCs/>
        </w:rPr>
        <w:t xml:space="preserve">Termination of Employment</w:t>
      </w:r>
    </w:p>
    <w:p>
      <w:pPr>
        <w:pStyle w:val="ListParagraph"/>
        <w:numPr>
          <w:ilvl w:val="1"/>
          <w:numId w:val="2"/>
        </w:numPr>
        <w:spacing w:after="120"/>
      </w:pPr>
      <w:r>
        <w:t xml:space="preserve">The Employee’s employment with the Company terminated, or will terminate, on the Termination Date. The Employee’s continuous employment for statutory purposes began on 4 March 2021.</w:t>
      </w:r>
    </w:p>
    <w:p>
      <w:pPr>
        <w:pStyle w:val="ListParagraph"/>
        <w:numPr>
          <w:ilvl w:val="1"/>
          <w:numId w:val="2"/>
        </w:numPr>
        <w:spacing w:after="120"/>
      </w:pPr>
      <w:r>
        <w:t xml:space="preserve">The Company will pay the Employee’s salary and contractual benefits in the usual way up to the Termination Date, subject to deductions for income tax and National Insurance contributions.</w:t>
      </w:r>
    </w:p>
    <w:p>
      <w:pPr>
        <w:pStyle w:val="ListParagraph"/>
        <w:numPr>
          <w:ilvl w:val="1"/>
          <w:numId w:val="2"/>
        </w:numPr>
        <w:spacing w:after="120"/>
      </w:pPr>
      <w:r>
        <w:t xml:space="preserve">The Employee will receive payment in lieu of 11.5 days’ accrued but untaken holiday up to the Termination Date, calculated in accordance with the Service Agreement.</w:t>
      </w:r>
    </w:p>
    <w:p>
      <w:pPr>
        <w:pStyle w:val="ListParagraph"/>
        <w:numPr>
          <w:ilvl w:val="0"/>
          <w:numId w:val="2"/>
        </w:numPr>
        <w:spacing w:after="100" w:before="160"/>
      </w:pPr>
      <w:r>
        <w:rPr>
          <w:b/>
          <w:bCs/>
        </w:rPr>
        <w:t xml:space="preserve">Termination Payment</w:t>
      </w:r>
    </w:p>
    <w:p>
      <w:pPr>
        <w:pStyle w:val="ListParagraph"/>
        <w:numPr>
          <w:ilvl w:val="1"/>
          <w:numId w:val="2"/>
        </w:numPr>
        <w:spacing w:after="120"/>
      </w:pPr>
      <w:r>
        <w:t xml:space="preserve">Subject to and conditional upon the Employee complying with the terms of this Agreement and the Adviser’s Certificate being delivered, the Company will pay or provide to the Employee:</w:t>
      </w:r>
    </w:p>
    <w:p>
      <w:pPr>
        <w:pStyle w:val="ListParagraph"/>
        <w:numPr>
          <w:ilvl w:val="2"/>
          <w:numId w:val="2"/>
        </w:numPr>
        <w:spacing w:after="80"/>
      </w:pPr>
      <w:r>
        <w:t xml:space="preserve">a payment in lieu of six (6) months’ notice of £95,000 gross, subject to deductions for income tax and National Insurance (the “PILON”), pursuant to the payment-in-lieu provision of the Service Agreement;</w:t>
      </w:r>
    </w:p>
    <w:p>
      <w:pPr>
        <w:pStyle w:val="ListParagraph"/>
        <w:numPr>
          <w:ilvl w:val="2"/>
          <w:numId w:val="2"/>
        </w:numPr>
        <w:spacing w:after="80"/>
      </w:pPr>
      <w:r>
        <w:t xml:space="preserve">a statutory redundancy payment of £8,400;</w:t>
      </w:r>
    </w:p>
    <w:p>
      <w:pPr>
        <w:pStyle w:val="ListParagraph"/>
        <w:numPr>
          <w:ilvl w:val="2"/>
          <w:numId w:val="2"/>
        </w:numPr>
        <w:spacing w:after="80"/>
      </w:pPr>
      <w:r>
        <w:t xml:space="preserve">an ex gratia compensation payment of £90,000 in respect of the termination of employment;</w:t>
      </w:r>
    </w:p>
    <w:p>
      <w:pPr>
        <w:pStyle w:val="ListParagraph"/>
        <w:numPr>
          <w:ilvl w:val="2"/>
          <w:numId w:val="2"/>
        </w:numPr>
        <w:spacing w:after="80"/>
      </w:pPr>
      <w:r>
        <w:t xml:space="preserve">a pro-rated bonus for the financial year ended 31 October 2025 of £14,250 gross, subject to deductions; and</w:t>
      </w:r>
    </w:p>
    <w:p>
      <w:pPr>
        <w:pStyle w:val="ListParagraph"/>
        <w:numPr>
          <w:ilvl w:val="2"/>
          <w:numId w:val="2"/>
        </w:numPr>
        <w:spacing w:after="80"/>
      </w:pPr>
      <w:r>
        <w:t xml:space="preserve">a contribution of £750 plus VAT towards the Employee’s legal fees, payable directly to the Adviser on receipt of an invoice addressed to the Employee but marked payable by the Company.</w:t>
      </w:r>
    </w:p>
    <w:p>
      <w:pPr>
        <w:pStyle w:val="ListParagraph"/>
        <w:numPr>
          <w:ilvl w:val="1"/>
          <w:numId w:val="2"/>
        </w:numPr>
        <w:spacing w:after="120"/>
      </w:pPr>
      <w:r>
        <w:rPr>
          <w:b/>
          <w:bCs/>
        </w:rPr>
        <w:t xml:space="preserve">Tax treatment.  </w:t>
      </w:r>
      <w:r>
        <w:t xml:space="preserve">The Company and the Employee intend that the first £30,000 of the aggregate of the statutory redundancy payment and the ex gratia compensation payment in clause 3.1 may be paid without deduction of tax under sections 401 to 403 of the Income Tax (Earnings and Pensions) Act 2003. The balance over £30,000 will be subject to deduction of income tax at the appropriate rate. The PILON and the bonus are subject to deductions for income tax and National Insurance in the usual way.</w:t>
      </w:r>
    </w:p>
    <w:p>
      <w:pPr>
        <w:pStyle w:val="ListParagraph"/>
        <w:numPr>
          <w:ilvl w:val="1"/>
          <w:numId w:val="2"/>
        </w:numPr>
        <w:spacing w:after="120"/>
      </w:pPr>
      <w:r>
        <w:rPr>
          <w:b/>
          <w:bCs/>
        </w:rPr>
        <w:t xml:space="preserve">Tax indemnity.  </w:t>
      </w:r>
      <w:r>
        <w:t xml:space="preserve">The Employee will be responsible for and will indemnify the Company against any further income tax and employee National Insurance contributions (and any interest, penalties or costs) arising in respect of the Termination Payment, save for any sums deducted by the Company at source and any employer National Insurance contributions.</w:t>
      </w:r>
      <w:ins w:id="201" w:author="James Osei (Whitfield Carter LLP)" w:date="2025-12-12T16:05:00Z">
        <w:r>
          <w:t xml:space="preserve"> The Employee will provide the Company with reasonable assistance in connection with any enquiry by HMRC into the tax treatment of the Termination Payment, and the indemnity in this clause will not extend to any liability arising solely from the Company’s negligence or wilful default in operating PAYE.</w:t>
        </w:r>
      </w:ins>
    </w:p>
    <w:p>
      <w:pPr>
        <w:pStyle w:val="ListParagraph"/>
        <w:numPr>
          <w:ilvl w:val="1"/>
          <w:numId w:val="2"/>
        </w:numPr>
        <w:spacing w:after="120"/>
      </w:pPr>
      <w:r>
        <w:rPr>
          <w:b/>
          <w:bCs/>
        </w:rPr>
        <w:t xml:space="preserve">Timing.  </w:t>
      </w:r>
      <w:r>
        <w:t xml:space="preserve">The payments in clause 3.1 will be made within 28 days of the later of the Termination Date and the date on which the Company receives a copy of this Agreement signed by the Employee and the Adviser’s Certificate.</w:t>
      </w:r>
    </w:p>
    <w:p>
      <w:pPr>
        <w:pStyle w:val="ListParagraph"/>
        <w:numPr>
          <w:ilvl w:val="1"/>
          <w:numId w:val="2"/>
        </w:numPr>
        <w:spacing w:after="120"/>
        <w:rPr>
          <w:ins w:id="202" w:author="James Osei (Whitfield Carter LLP)" w:date="2025-12-12T16:05:00Z"/>
        </w:rPr>
      </w:pPr>
      <w:ins w:id="203" w:author="James Osei (Whitfield Carter LLP)" w:date="2025-12-12T16:05:00Z">
        <w:r>
          <w:rPr>
            <w:b/>
            <w:bCs/>
          </w:rPr>
          <w:t xml:space="preserve">Re-engagement.  </w:t>
        </w:r>
        <w:r>
          <w:t xml:space="preserve">The ex gratia compensation payment in clause 3.1(c) is paid on the basis that the Employee is not re-engaged by the Company or any member of the Group within six (6) months of the Termination Date. If the Employee is so re-engaged within that period, he will repay to the Company a proportion of the ex gratia compensation payment equal to the unexpired part of that six-month period, save where re-engagement is on terms agreed in writing by the Company to be outside this clause.</w:t>
        </w:r>
      </w:ins>
    </w:p>
    <w:p>
      <w:pPr>
        <w:pStyle w:val="ListParagraph"/>
        <w:numPr>
          <w:ilvl w:val="0"/>
          <w:numId w:val="2"/>
        </w:numPr>
        <w:spacing w:after="100" w:before="160"/>
      </w:pPr>
      <w:r>
        <w:rPr>
          <w:b/>
          <w:bCs/>
        </w:rPr>
        <w:t xml:space="preserve">Benefits and Company Property</w:t>
      </w:r>
    </w:p>
    <w:p>
      <w:pPr>
        <w:pStyle w:val="ListParagraph"/>
        <w:numPr>
          <w:ilvl w:val="1"/>
          <w:numId w:val="2"/>
        </w:numPr>
        <w:spacing w:after="120"/>
      </w:pPr>
      <w:r>
        <w:t xml:space="preserve">The Employee’s participation in the Company’s pension, private medical and permanent health insurance arrangements will cease on the Termination Date. The Employee’s rights (if any) under the Company’s share option scheme will be governed by the rules of that scheme; the Parties acknowledge that the Employee’s 42,000 unvested options will lapse on the Termination Date and that 18,000 vested options may be exercised within the period permitted by the scheme rules.</w:t>
      </w:r>
    </w:p>
    <w:p>
      <w:pPr>
        <w:pStyle w:val="ListParagraph"/>
        <w:numPr>
          <w:ilvl w:val="1"/>
          <w:numId w:val="2"/>
        </w:numPr>
        <w:spacing w:after="120"/>
      </w:pPr>
      <w:r>
        <w:t xml:space="preserve">On or before the Termination Date the Employee will return to the Company all Company property in his possession or control, including his laptop, mobile telephone, access cards, documents and any copies (in whatever medium) of Confidential Information.</w:t>
      </w:r>
    </w:p>
    <w:p>
      <w:pPr>
        <w:pStyle w:val="ListParagraph"/>
        <w:numPr>
          <w:ilvl w:val="0"/>
          <w:numId w:val="2"/>
        </w:numPr>
        <w:spacing w:after="100" w:before="160"/>
      </w:pPr>
      <w:r>
        <w:rPr>
          <w:b/>
          <w:bCs/>
        </w:rPr>
        <w:t xml:space="preserve">Settlement of Claims</w:t>
      </w:r>
    </w:p>
    <w:p>
      <w:pPr>
        <w:pStyle w:val="ListParagraph"/>
        <w:numPr>
          <w:ilvl w:val="1"/>
          <w:numId w:val="2"/>
        </w:numPr>
        <w:spacing w:after="120"/>
      </w:pPr>
      <w:r>
        <w:t xml:space="preserve">The Employee accepts the terms of this Agreement in full and final settlement of all and any claims, costs, expenses or rights of action of any kind which the Employee has or may have against the Company or the Group (or any of their officers or employees) arising out of or in connection with his employment or its termination, including in particular (but without limitation):</w:t>
      </w:r>
    </w:p>
    <w:p>
      <w:pPr>
        <w:pStyle w:val="ListParagraph"/>
        <w:numPr>
          <w:ilvl w:val="2"/>
          <w:numId w:val="2"/>
        </w:numPr>
        <w:spacing w:after="80"/>
      </w:pPr>
      <w:r>
        <w:t xml:space="preserve">for unfair dismissal under section 94 of the Employment Rights Act 1996;</w:t>
      </w:r>
    </w:p>
    <w:p>
      <w:pPr>
        <w:pStyle w:val="ListParagraph"/>
        <w:numPr>
          <w:ilvl w:val="2"/>
          <w:numId w:val="2"/>
        </w:numPr>
        <w:spacing w:after="80"/>
      </w:pPr>
      <w:r>
        <w:t xml:space="preserve">for a statutory redundancy payment;</w:t>
      </w:r>
    </w:p>
    <w:p>
      <w:pPr>
        <w:pStyle w:val="ListParagraph"/>
        <w:numPr>
          <w:ilvl w:val="2"/>
          <w:numId w:val="2"/>
        </w:numPr>
        <w:spacing w:after="80"/>
      </w:pPr>
      <w:r>
        <w:t xml:space="preserve">for wrongful dismissal or breach of contract;</w:t>
      </w:r>
    </w:p>
    <w:p>
      <w:pPr>
        <w:pStyle w:val="ListParagraph"/>
        <w:numPr>
          <w:ilvl w:val="2"/>
          <w:numId w:val="2"/>
        </w:numPr>
        <w:spacing w:after="80"/>
      </w:pPr>
      <w:r>
        <w:t xml:space="preserve">in relation to unlawful deductions from wages under Part II of the Employment Rights Act 1996;</w:t>
      </w:r>
    </w:p>
    <w:p>
      <w:pPr>
        <w:pStyle w:val="ListParagraph"/>
        <w:numPr>
          <w:ilvl w:val="2"/>
          <w:numId w:val="2"/>
        </w:numPr>
        <w:spacing w:after="80"/>
      </w:pPr>
      <w:r>
        <w:t xml:space="preserve">for discrimination, harassment or victimisation under the Equality Act 2010;</w:t>
      </w:r>
    </w:p>
    <w:p>
      <w:pPr>
        <w:pStyle w:val="ListParagraph"/>
        <w:numPr>
          <w:ilvl w:val="2"/>
          <w:numId w:val="2"/>
        </w:numPr>
        <w:spacing w:after="80"/>
      </w:pPr>
      <w:r>
        <w:t xml:space="preserve">in relation to detriment or dismissal for having made a protected disclosure under sections 47B and 103A of the Employment Rights Act 1996;</w:t>
      </w:r>
    </w:p>
    <w:p>
      <w:pPr>
        <w:pStyle w:val="ListParagraph"/>
        <w:numPr>
          <w:ilvl w:val="2"/>
          <w:numId w:val="2"/>
        </w:numPr>
        <w:spacing w:after="80"/>
      </w:pPr>
      <w:r>
        <w:t xml:space="preserve">under the Working Time Regulations 1998; and</w:t>
      </w:r>
    </w:p>
    <w:p>
      <w:pPr>
        <w:pStyle w:val="ListParagraph"/>
        <w:numPr>
          <w:ilvl w:val="2"/>
          <w:numId w:val="2"/>
        </w:numPr>
        <w:spacing w:after="80"/>
      </w:pPr>
      <w:r>
        <w:t xml:space="preserve">for any other contractual or statutory claim arising in the United Kingdom or elsewhere.</w:t>
      </w:r>
    </w:p>
    <w:p>
      <w:pPr>
        <w:pStyle w:val="ListParagraph"/>
        <w:numPr>
          <w:ilvl w:val="1"/>
          <w:numId w:val="2"/>
        </w:numPr>
        <w:spacing w:after="120"/>
      </w:pPr>
      <w:r>
        <w:t xml:space="preserve">The waiver in clause 5.1 does not apply to: (a) any claim to enforce this Agreement; (b) any claim in respect of accrued pension rights; or (c) any claim for personal injury of which the Employee is not aware and could not reasonably be aware at the date of this Agreement (other than a claim for personal injury arising from a known industrial disease).</w:t>
      </w:r>
    </w:p>
    <w:p>
      <w:pPr>
        <w:pStyle w:val="ListParagraph"/>
        <w:numPr>
          <w:ilvl w:val="1"/>
          <w:numId w:val="2"/>
        </w:numPr>
        <w:spacing w:after="120"/>
      </w:pPr>
      <w:r>
        <w:t xml:space="preserve">The Employee warrants that, having taken independent legal advice, the claims listed in clause 5.1 are the only claims he has or may have against the Company or the Group.</w:t>
      </w:r>
    </w:p>
    <w:p>
      <w:pPr>
        <w:pStyle w:val="ListParagraph"/>
        <w:numPr>
          <w:ilvl w:val="0"/>
          <w:numId w:val="2"/>
        </w:numPr>
        <w:spacing w:after="100" w:before="160"/>
      </w:pPr>
      <w:r>
        <w:rPr>
          <w:b/>
          <w:bCs/>
        </w:rPr>
        <w:t xml:space="preserve">Conditions Regulating Settlement Agreements</w:t>
      </w:r>
    </w:p>
    <w:p>
      <w:pPr>
        <w:pStyle w:val="ListParagraph"/>
        <w:numPr>
          <w:ilvl w:val="1"/>
          <w:numId w:val="2"/>
        </w:numPr>
        <w:spacing w:after="120"/>
      </w:pPr>
      <w:r>
        <w:t xml:space="preserve">The Parties agree and acknowledge that the conditions regulating settlement agreements under section 203(3) of the Employment Rights Act 1996, section 147 of the Equality Act 2010 and the other relevant statutory provisions are satisfied, namely that this Agreement relates to particular complaints or proceedings, the Employee has received advice from a relevant independent adviser as to the terms and effect of this Agreement, the Adviser has a current contract of insurance, and the Adviser is identified in the Adviser’s Certificate at Schedule 2.</w:t>
      </w:r>
    </w:p>
    <w:p>
      <w:pPr>
        <w:pStyle w:val="ListParagraph"/>
        <w:numPr>
          <w:ilvl w:val="0"/>
          <w:numId w:val="2"/>
        </w:numPr>
        <w:spacing w:after="100" w:before="160"/>
      </w:pPr>
      <w:r>
        <w:rPr>
          <w:b/>
          <w:bCs/>
        </w:rPr>
        <w:t xml:space="preserve">Post-Termination Restrictions</w:t>
      </w:r>
    </w:p>
    <w:p>
      <w:pPr>
        <w:pStyle w:val="ListParagraph"/>
        <w:numPr>
          <w:ilvl w:val="1"/>
          <w:numId w:val="2"/>
        </w:numPr>
        <w:spacing w:after="120"/>
      </w:pPr>
      <w:r>
        <w:t xml:space="preserve">The Employee acknowledges and agrees that the post-termination restrictions in clause 18 of the Service Agreement (including the non-competition covenant in clause 18.2, which is hereby varied so that its duration is reduced to six (6) months from the Termination Date) remain in full force and effect. The Employee enters into this acknowledgement, as so varied, in consideration of the payment referred to in clause 7.2 and without admission that the restrictions as originally drafted were enforceable.</w:t>
      </w:r>
    </w:p>
    <w:p>
      <w:pPr>
        <w:pStyle w:val="ListParagraph"/>
        <w:numPr>
          <w:ilvl w:val="1"/>
          <w:numId w:val="2"/>
        </w:numPr>
        <w:spacing w:after="120"/>
      </w:pPr>
      <w:r>
        <w:t xml:space="preserve">By way of consideration for the variation in clause 7.1 and the warranties in this Agreement, the Company will pay the Employee the sum of £200 (less deductions) which the Employee acknowledges is adequate consideration for the reaffirmation of those restrictions.</w:t>
      </w:r>
    </w:p>
    <w:p>
      <w:pPr>
        <w:pStyle w:val="ListParagraph"/>
        <w:numPr>
          <w:ilvl w:val="0"/>
          <w:numId w:val="2"/>
        </w:numPr>
        <w:spacing w:after="100" w:before="160"/>
      </w:pPr>
      <w:r>
        <w:rPr>
          <w:b/>
          <w:bCs/>
        </w:rPr>
        <w:t xml:space="preserve">Reference and Announcements</w:t>
      </w:r>
    </w:p>
    <w:p>
      <w:pPr>
        <w:pStyle w:val="ListParagraph"/>
        <w:numPr>
          <w:ilvl w:val="1"/>
          <w:numId w:val="2"/>
        </w:numPr>
        <w:spacing w:after="120"/>
      </w:pPr>
      <w:r>
        <w:t xml:space="preserve">The Company will, on receipt of a written request from a prospective employer, provide a reference in the agreed form annexed at Schedule 1, subject to any overriding regulatory obligation and to the Company’s honest belief in the accuracy of its contents at the time.</w:t>
      </w:r>
    </w:p>
    <w:p>
      <w:pPr>
        <w:pStyle w:val="ListParagraph"/>
        <w:numPr>
          <w:ilvl w:val="1"/>
          <w:numId w:val="2"/>
        </w:numPr>
        <w:spacing w:after="120"/>
      </w:pPr>
      <w:r>
        <w:t xml:space="preserve">The Parties will use the agreed form of internal and external announcement and neither Party will make any statement inconsistent with it.</w:t>
      </w:r>
    </w:p>
    <w:p>
      <w:pPr>
        <w:pStyle w:val="ListParagraph"/>
        <w:numPr>
          <w:ilvl w:val="0"/>
          <w:numId w:val="2"/>
        </w:numPr>
        <w:spacing w:after="100" w:before="160"/>
      </w:pPr>
      <w:r>
        <w:rPr>
          <w:b/>
          <w:bCs/>
        </w:rPr>
        <w:t xml:space="preserve">Confidentiality and Non-Derogatory Statements</w:t>
      </w:r>
    </w:p>
    <w:p>
      <w:pPr>
        <w:pStyle w:val="ListParagraph"/>
        <w:numPr>
          <w:ilvl w:val="1"/>
          <w:numId w:val="2"/>
        </w:numPr>
        <w:spacing w:after="120"/>
      </w:pPr>
      <w:r>
        <w:t xml:space="preserve">The Employee will keep confidential the existence and terms of this Agreement, the circumstances of the termination, and all Confidential Information of the Company and the Group, save where disclosure is required by law, to HMRC, to the Employee’s professional advisers or immediate family (who must keep it confidential), or to enforce this Agreement.</w:t>
      </w:r>
    </w:p>
    <w:p>
      <w:pPr>
        <w:pStyle w:val="ListParagraph"/>
        <w:numPr>
          <w:ilvl w:val="1"/>
          <w:numId w:val="2"/>
        </w:numPr>
        <w:spacing w:after="120"/>
      </w:pPr>
      <w:r>
        <w:t xml:space="preserve">Neither Party will make or publish any derogatory or disparaging statement about the other (and, in the case of the Company, the Group and its officers and employees).</w:t>
      </w:r>
    </w:p>
    <w:p>
      <w:pPr>
        <w:pStyle w:val="ListParagraph"/>
        <w:numPr>
          <w:ilvl w:val="0"/>
          <w:numId w:val="2"/>
        </w:numPr>
        <w:spacing w:after="100" w:before="160"/>
      </w:pPr>
      <w:r>
        <w:rPr>
          <w:b/>
          <w:bCs/>
        </w:rPr>
        <w:t xml:space="preserve">Employee Warranties</w:t>
      </w:r>
    </w:p>
    <w:p>
      <w:pPr>
        <w:pStyle w:val="ListParagraph"/>
        <w:numPr>
          <w:ilvl w:val="1"/>
          <w:numId w:val="2"/>
        </w:numPr>
        <w:spacing w:after="120"/>
      </w:pPr>
      <w:r>
        <w:t xml:space="preserve">The Employee warrants that: (a) he has not commenced any proceedings against the Company or the Group; (b) he is not aware of any matter that could give rise to a claim other than those settled by this Agreement; (c) he has not been offered alternative employment that he has accepted save as disclosed; and (d) he has complied and will comply with his continuing duties of confidentiality and the post-termination restrictions.</w:t>
      </w:r>
    </w:p>
    <w:p>
      <w:pPr>
        <w:pStyle w:val="ListParagraph"/>
        <w:numPr>
          <w:ilvl w:val="1"/>
          <w:numId w:val="2"/>
        </w:numPr>
        <w:spacing w:after="120"/>
      </w:pPr>
      <w:r>
        <w:t xml:space="preserve">The Employee acknowledges that the Company has entered into this Agreement in reliance on the warranties in clause 10.1 and that they are conditions of the Termination Payment.</w:t>
      </w:r>
    </w:p>
    <w:p>
      <w:pPr>
        <w:pStyle w:val="ListParagraph"/>
        <w:numPr>
          <w:ilvl w:val="0"/>
          <w:numId w:val="2"/>
        </w:numPr>
        <w:spacing w:after="100" w:before="160"/>
      </w:pPr>
      <w:r>
        <w:rPr>
          <w:b/>
          <w:bCs/>
        </w:rPr>
        <w:t xml:space="preserve">Protected Disclosures</w:t>
      </w:r>
    </w:p>
    <w:p>
      <w:pPr>
        <w:pStyle w:val="ListParagraph"/>
        <w:numPr>
          <w:ilvl w:val="1"/>
          <w:numId w:val="2"/>
        </w:numPr>
        <w:spacing w:after="120"/>
      </w:pPr>
      <w:r>
        <w:t xml:space="preserve">Nothing in this Agreement prevents the Employee from making a protected disclosure under the Employment Rights Act 1996, reporting a criminal offence to any law enforcement agency, or co-operating with any criminal investigation or prosecution, or from making any disclosure required by law to a regulator.</w:t>
      </w:r>
    </w:p>
    <w:p>
      <w:pPr>
        <w:pStyle w:val="ListParagraph"/>
        <w:numPr>
          <w:ilvl w:val="0"/>
          <w:numId w:val="2"/>
        </w:numPr>
        <w:spacing w:after="100" w:before="160"/>
      </w:pPr>
      <w:r>
        <w:rPr>
          <w:b/>
          <w:bCs/>
        </w:rPr>
        <w:t xml:space="preserve">General</w:t>
      </w:r>
    </w:p>
    <w:p>
      <w:pPr>
        <w:pStyle w:val="ListParagraph"/>
        <w:numPr>
          <w:ilvl w:val="1"/>
          <w:numId w:val="2"/>
        </w:numPr>
        <w:spacing w:after="120"/>
      </w:pPr>
      <w:r>
        <w:rPr>
          <w:b/>
          <w:bCs/>
        </w:rPr>
        <w:t xml:space="preserve">Entire agreement.  </w:t>
      </w:r>
      <w:r>
        <w:t xml:space="preserve">This Agreement and the documents referred to in it constitute the entire agreement between the Parties and supersede any prior agreement, save that the Employee’s continuing obligations under the Service Agreement (as varied) survive.</w:t>
      </w:r>
    </w:p>
    <w:p>
      <w:pPr>
        <w:pStyle w:val="ListParagraph"/>
        <w:numPr>
          <w:ilvl w:val="1"/>
          <w:numId w:val="2"/>
        </w:numPr>
        <w:spacing w:after="120"/>
      </w:pPr>
      <w:r>
        <w:rPr>
          <w:b/>
          <w:bCs/>
        </w:rPr>
        <w:t xml:space="preserve">Without admission.  </w:t>
      </w:r>
      <w:r>
        <w:t xml:space="preserve">This Agreement is entered into without any admission of liability by the Company.</w:t>
      </w:r>
    </w:p>
    <w:p>
      <w:pPr>
        <w:pStyle w:val="ListParagraph"/>
        <w:numPr>
          <w:ilvl w:val="1"/>
          <w:numId w:val="2"/>
        </w:numPr>
        <w:spacing w:after="120"/>
      </w:pPr>
      <w:r>
        <w:rPr>
          <w:b/>
          <w:bCs/>
        </w:rPr>
        <w:t xml:space="preserve">Third party rights.  </w:t>
      </w:r>
      <w:r>
        <w:t xml:space="preserve">Each member of the Group and each officer and employee of the Company may enforce the terms of clauses 5, 9 and 10 subject to the Contracts (Rights of Third Parties) Act 1999. Save as so provided, no third party has any rights under this Agreement.</w:t>
      </w:r>
    </w:p>
    <w:p>
      <w:pPr>
        <w:pStyle w:val="ListParagraph"/>
        <w:numPr>
          <w:ilvl w:val="1"/>
          <w:numId w:val="2"/>
        </w:numPr>
        <w:spacing w:after="120"/>
      </w:pPr>
      <w:r>
        <w:rPr>
          <w:b/>
          <w:bCs/>
        </w:rPr>
        <w:t xml:space="preserve">Counterparts.  </w:t>
      </w:r>
      <w:r>
        <w:t xml:space="preserve">This Agreement may be executed in counterparts, each of which when executed is an original, but together constitute one agreement.</w:t>
      </w:r>
    </w:p>
    <w:p>
      <w:pPr>
        <w:pStyle w:val="ListParagraph"/>
        <w:numPr>
          <w:ilvl w:val="1"/>
          <w:numId w:val="2"/>
        </w:numPr>
        <w:spacing w:after="120"/>
      </w:pPr>
      <w:r>
        <w:rPr>
          <w:b/>
          <w:bCs/>
        </w:rPr>
        <w:t xml:space="preserve">Governing law and jurisdiction.  </w:t>
      </w:r>
      <w:r>
        <w:t xml:space="preserve">This Agreement and any dispute arising out of it are governed by the law of England and Wales, and the Parties submit to the exclusive jurisdiction of the courts of England and Wales and the Employment Tribunals.</w:t>
      </w:r>
    </w:p>
    <w:p>
      <w:r>
        <w:br w:type="page"/>
      </w:r>
    </w:p>
    <w:p>
      <w:pPr>
        <w:spacing w:after="160"/>
      </w:pPr>
      <w:r>
        <w:rPr>
          <w:b/>
          <w:bCs/>
        </w:rPr>
        <w:t xml:space="preserve">EXECUTION</w:t>
      </w:r>
    </w:p>
    <w:p>
      <w:pPr>
        <w:spacing w:after="120"/>
      </w:pPr>
      <w:r>
        <w:t xml:space="preserve">Signed by the Employee:  ______________________________</w:t>
      </w:r>
    </w:p>
    <w:p>
      <w:pPr>
        <w:spacing w:after="120"/>
      </w:pPr>
      <w:r>
        <w:t xml:space="preserve">GARETH HOLLIS</w:t>
      </w:r>
    </w:p>
    <w:p>
      <w:pPr>
        <w:spacing w:after="120"/>
      </w:pPr>
      <w:r>
        <w:t xml:space="preserve">Date:  ______________________</w:t>
      </w:r>
    </w:p>
    <w:p>
      <w:pPr>
        <w:spacing w:before="200"/>
      </w:pPr>
      <w:r>
        <w:t xml:space="preserve">Signed for and on behalf of CASPIAN TECHNOLOGIES LIMITED:</w:t>
      </w:r>
    </w:p>
    <w:p>
      <w:pPr>
        <w:spacing w:after="120"/>
      </w:pPr>
      <w:r>
        <w:t xml:space="preserve">______________________________</w:t>
      </w:r>
    </w:p>
    <w:p>
      <w:pPr>
        <w:spacing w:after="120"/>
      </w:pPr>
      <w:r>
        <w:t xml:space="preserve">Name:  Maya Patel</w:t>
      </w:r>
    </w:p>
    <w:p>
      <w:pPr>
        <w:spacing w:after="120"/>
      </w:pPr>
      <w:r>
        <w:t xml:space="preserve">Title:  Chief Financial Officer, duly authorised</w:t>
      </w:r>
    </w:p>
    <w:p>
      <w:pPr>
        <w:spacing w:after="120"/>
      </w:pPr>
      <w:r>
        <w:t xml:space="preserve">Date:  ______________________</w:t>
      </w:r>
    </w:p>
    <w:p>
      <w:r>
        <w:br w:type="page"/>
      </w:r>
    </w:p>
    <w:p>
      <w:pPr>
        <w:spacing w:after="160"/>
      </w:pPr>
      <w:r>
        <w:rPr>
          <w:b/>
          <w:bCs/>
        </w:rPr>
        <w:t xml:space="preserve">SCHEDULE 1 – AGREED FORM OF REFERENCE</w:t>
      </w:r>
    </w:p>
    <w:p>
      <w:pPr>
        <w:spacing w:after="120"/>
      </w:pPr>
      <w:r>
        <w:t xml:space="preserve">To whom it may concern</w:t>
      </w:r>
    </w:p>
    <w:p>
      <w:pPr>
        <w:spacing w:after="120"/>
      </w:pPr>
      <w:r>
        <w:t xml:space="preserve">Gareth Hollis was employed by Caspian Technologies Limited from 4 March 2021 to 31 January 2026, latterly as Chief Revenue Officer. In that role he was responsible for the Company’s commercial and sales function. We found Mr Hollis to be capable and professional. His employment ended by reason of redundancy following a reorganisation. This reference is given in good faith but without legal liability.</w:t>
      </w:r>
    </w:p>
    <w:p>
      <w:r>
        <w:br w:type="page"/>
      </w:r>
    </w:p>
    <w:p>
      <w:pPr>
        <w:spacing w:after="160"/>
      </w:pPr>
      <w:r>
        <w:rPr>
          <w:b/>
          <w:bCs/>
        </w:rPr>
        <w:t xml:space="preserve">SCHEDULE 2 – ADVISER’S CERTIFICATE</w:t>
      </w:r>
    </w:p>
    <w:p>
      <w:pPr>
        <w:spacing w:after="120"/>
      </w:pPr>
      <w:r>
        <w:t xml:space="preserve">I, Marcus Ashworth, of Ashworth Quinn LLP, 14 Carey Street, London WC2A 2JR, confirm that:</w:t>
      </w:r>
    </w:p>
    <w:p>
      <w:pPr>
        <w:pStyle w:val="ListParagraph"/>
        <w:numPr>
          <w:ilvl w:val="0"/>
          <w:numId w:val="3"/>
        </w:numPr>
      </w:pPr>
      <w:r>
        <w:t xml:space="preserve">I am a relevant independent adviser within the meaning of section 203 of the Employment Rights Act 1996;</w:t>
      </w:r>
    </w:p>
    <w:p>
      <w:pPr>
        <w:pStyle w:val="ListParagraph"/>
        <w:numPr>
          <w:ilvl w:val="0"/>
          <w:numId w:val="3"/>
        </w:numPr>
      </w:pPr>
      <w:r>
        <w:t xml:space="preserve">I have advised Gareth Hollis as to the terms and effect of this Agreement and in particular its effect on his ability to pursue the claims listed in clause 5 before an Employment Tribunal;</w:t>
      </w:r>
    </w:p>
    <w:p>
      <w:pPr>
        <w:pStyle w:val="ListParagraph"/>
        <w:numPr>
          <w:ilvl w:val="0"/>
          <w:numId w:val="3"/>
        </w:numPr>
      </w:pPr>
      <w:r>
        <w:t xml:space="preserve">there is in force a contract of insurance covering the risk of a claim by Mr Hollis in respect of that advice.</w:t>
      </w:r>
    </w:p>
    <w:p>
      <w:pPr>
        <w:spacing w:before="200"/>
      </w:pPr>
      <w:r>
        <w:t xml:space="preserve">Signed: ______________________   Date: ______________________</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4"/>
        <w:szCs w:val="14"/>
      </w:rPr>
      <w:t xml:space="preserve">Whitfield Carter LLP is a limited liability partnership registered in England &amp; Wales (OC418325)</w:t>
    </w:r>
  </w:p>
  <w:p>
    <w:pPr>
      <w:jc w:val="center"/>
    </w:pPr>
    <w:r>
      <w:rPr>
        <w:color w:val="888888"/>
        <w:sz w:val="14"/>
        <w:szCs w:val="14"/>
      </w:rPr>
      <w:t xml:space="preserve">Confidential and may be legally privileged.  Page </w:t>
    </w:r>
    <w:r>
      <w:rPr>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720"/>
      </w:pPr>
    </w:lvl>
    <w:lvl w:ilvl="1" w15:tentative="1">
      <w:start w:val="1"/>
      <w:numFmt w:val="decimal"/>
      <w:lvlText w:val="%1.%2"/>
      <w:lvlJc w:val="left"/>
      <w:pPr>
        <w:ind w:left="1080" w:hanging="720"/>
      </w:pPr>
    </w:lvl>
    <w:lvl w:ilvl="2" w15:tentative="1">
      <w:start w:val="1"/>
      <w:numFmt w:val="lowerLetter"/>
      <w:lvlText w:val="(%3)"/>
      <w:lvlJc w:val="left"/>
      <w:pPr>
        <w:ind w:left="1560" w:hanging="48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6"/>
      <w:szCs w:val="26"/>
    </w:rPr>
  </w:style>
  <w:style w:type="paragraph" w:styleId="Heading2">
    <w:name w:val="Heading 2"/>
    <w:basedOn w:val="Normal"/>
    <w:next w:val="Normal"/>
    <w:qFormat/>
    <w:pPr>
      <w:spacing w:after="120" w:before="18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2026-06-28T19:38:31.711Z</dcterms:created>
  <dcterms:modified xsi:type="dcterms:W3CDTF">2026-06-28T19:38:31.711Z</dcterms:modified>
</cp:coreProperties>
</file>

<file path=docProps/custom.xml><?xml version="1.0" encoding="utf-8"?>
<Properties xmlns="http://schemas.openxmlformats.org/officeDocument/2006/custom-properties" xmlns:vt="http://schemas.openxmlformats.org/officeDocument/2006/docPropsVTypes"/>
</file>