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jc w:val="center"/>
      </w:pPr>
      <w:r>
        <w:rPr>
          <w:b/>
        </w:rPr>
        <w:t xml:space="preserve">DATED 2026</w:t>
      </w:r>
    </w:p>
    <w:p>
      <w:pPr>
        <w:spacing w:before="80" w:after="160"/>
        <w:jc w:val="center"/>
      </w:pPr>
      <w:r>
        <w:rPr>
          <w:b/>
          <w:sz w:val="32"/>
        </w:rPr>
        <w:t xml:space="preserve">SUBSCRIPTION AGREEMENT</w:t>
      </w:r>
    </w:p>
    <w:p>
      <w:pPr>
        <w:spacing w:before="40" w:after="40"/>
        <w:jc w:val="center"/>
      </w:pPr>
      <w:r>
        <w:t xml:space="preserve">relating to the subscription for Series B Preferred Shares in</w:t>
      </w:r>
    </w:p>
    <w:p>
      <w:pPr>
        <w:spacing w:before="80" w:after="160"/>
        <w:jc w:val="center"/>
      </w:pPr>
      <w:r>
        <w:rPr>
          <w:b/>
          <w:sz w:val="28"/>
        </w:rPr>
        <w:t xml:space="preserve">CASPIAN TECHNOLOGIES LIMITED</w:t>
      </w:r>
    </w:p>
    <w:p>
      <w:pPr>
        <w:spacing w:before="40" w:after="80"/>
        <w:jc w:val="center"/>
      </w:pPr>
      <w:r>
        <w:rPr>
          <w:i/>
          <w:sz w:val="18"/>
        </w:rPr>
        <w:t xml:space="preserve">Draft v3 (redline) — 26 February 2026 — Whitfield Carter LLP response to the Investor mark-up</w:t>
      </w:r>
    </w:p>
    <w:p>
      <w:pPr>
        <w:spacing w:before="40" w:after="160"/>
        <w:jc w:val="center"/>
      </w:pPr>
      <w:r>
        <w:rPr>
          <w:i/>
          <w:sz w:val="16"/>
        </w:rPr>
        <w:t xml:space="preserve">Whitfield Carter LLP · 22 Bishopsgate · London EC2N 4BQ · Ref: SW/JO/Kestrel</w:t>
      </w:r>
    </w:p>
    <w:p>
      <w:pPr>
        <w:pBdr>
          <w:bottom w:val="single" w:sz="6" w:space="1" w:color="999999"/>
        </w:pBdr>
      </w:pPr>
    </w:p>
    <w:p>
      <w:pPr>
        <w:spacing w:before="200" w:after="80"/>
        <w:jc w:val="left"/>
      </w:pPr>
      <w:r>
        <w:rPr>
          <w:b/>
        </w:rPr>
        <w:t xml:space="preserve">PARTIES</w:t>
      </w:r>
    </w:p>
    <w:p>
      <w:pPr>
        <w:spacing w:before="40" w:after="120"/>
        <w:ind w:left="720" w:hanging="720"/>
        <w:jc w:val="both"/>
      </w:pPr>
      <w:r>
        <w:t xml:space="preserve">(1)	</w:t>
      </w:r>
      <w:r>
        <w:rPr>
          <w:b/>
        </w:rPr>
        <w:t xml:space="preserve">CASPIAN TECHNOLOGIES LIMITED</w:t>
      </w:r>
      <w:r>
        <w:t xml:space="preserve">, a company incorporated in England and Wales with registered number 11428637, whose registered office is at Unit 4, Kelvin Court, 120 Clerkenwell Road, London EC1R 5DB (the </w:t>
      </w:r>
      <w:r>
        <w:rPr>
          <w:b/>
        </w:rPr>
        <w:t xml:space="preserve">“Company”</w:t>
      </w:r>
      <w:r>
        <w:t xml:space="preserve">);</w:t>
      </w:r>
    </w:p>
    <w:p>
      <w:pPr>
        <w:spacing w:before="40" w:after="120"/>
        <w:ind w:left="720" w:hanging="720"/>
        <w:jc w:val="both"/>
      </w:pPr>
      <w:r>
        <w:t xml:space="preserve">(2)	</w:t>
      </w:r>
      <w:r>
        <w:rPr>
          <w:b/>
        </w:rPr>
        <w:t xml:space="preserve">HENRY LARSSON</w:t>
      </w:r>
      <w:r>
        <w:t xml:space="preserve"> of 14 Aberdour Street, London SE1 4HW and </w:t>
      </w:r>
      <w:r>
        <w:rPr>
          <w:b/>
        </w:rPr>
        <w:t xml:space="preserve">THEO ERIKSSON</w:t>
      </w:r>
      <w:r>
        <w:t xml:space="preserve"> of 7 Lammas Park Road, London W5 5JD (together the </w:t>
      </w:r>
      <w:r>
        <w:rPr>
          <w:b/>
        </w:rPr>
        <w:t xml:space="preserve">“Founders”</w:t>
      </w:r>
      <w:r>
        <w:t xml:space="preserve"> and each a “Founder”); and</w:t>
      </w:r>
    </w:p>
    <w:p>
      <w:pPr>
        <w:spacing w:before="40" w:after="120"/>
        <w:ind w:left="720" w:hanging="720"/>
        <w:jc w:val="both"/>
      </w:pPr>
      <w:r>
        <w:t xml:space="preserve">(3)	</w:t>
      </w:r>
      <w:r>
        <w:rPr>
          <w:b/>
        </w:rPr>
        <w:t xml:space="preserve">RAVENSWORTH VENTURES LLP</w:t>
      </w:r>
      <w:r>
        <w:t xml:space="preserve">, a limited liability partnership registered in England and Wales with registered number OC419882, whose registered office is at 8 Finsbury Circus, London EC2M 7EA (the </w:t>
      </w:r>
      <w:r>
        <w:rPr>
          <w:b/>
        </w:rPr>
        <w:t xml:space="preserve">“Investor”</w:t>
      </w:r>
      <w:r>
        <w:t xml:space="preserve">).</w:t>
      </w:r>
    </w:p>
    <w:p>
      <w:pPr>
        <w:spacing w:before="40" w:after="120"/>
        <w:jc w:val="both"/>
      </w:pPr>
      <w:r>
        <w:t xml:space="preserve">The Company, the Founders and the Investor are together the “Parties” and each a “Party”. The Company and the Founders are together the “Warrantors”.</w:t>
      </w:r>
    </w:p>
    <w:p>
      <w:pPr>
        <w:spacing w:before="200" w:after="80"/>
        <w:jc w:val="left"/>
      </w:pPr>
      <w:r>
        <w:rPr>
          <w:b/>
        </w:rPr>
        <w:t xml:space="preserve">RECITALS</w:t>
      </w:r>
    </w:p>
    <w:p>
      <w:pPr>
        <w:spacing w:before="40" w:after="120"/>
        <w:ind w:left="720" w:hanging="720"/>
        <w:jc w:val="both"/>
      </w:pPr>
      <w:r>
        <w:t xml:space="preserve">(A)	</w:t>
      </w:r>
      <w:r>
        <w:t xml:space="preserve">The Company is a private company limited by shares carrying on the business of developing and licensing carbon-accounting and emissions-analytics software (the “Business”). As at the date of this Agreement the issued share capital of the Company is as set out in Part 1 of Schedule 1.</w:t>
      </w:r>
    </w:p>
    <w:p>
      <w:pPr>
        <w:spacing w:before="40" w:after="120"/>
        <w:ind w:left="720" w:hanging="720"/>
        <w:jc w:val="both"/>
      </w:pPr>
      <w:r>
        <w:t xml:space="preserve">(B)	</w:t>
      </w:r>
      <w:r>
        <w:t xml:space="preserve">The Investor wishes to subscribe for, and the Company wishes to allot and issue to the Investor, 2,000,000 Series B Preferred Shares for an aggregate subscription amount of £20,000,000, on and subject to the terms of this Agreement.</w:t>
      </w:r>
    </w:p>
    <w:p>
      <w:pPr>
        <w:spacing w:before="40" w:after="120"/>
        <w:ind w:left="720" w:hanging="720"/>
        <w:jc w:val="both"/>
      </w:pPr>
      <w:r>
        <w:t xml:space="preserve">(C)	</w:t>
      </w:r>
      <w:r>
        <w:t xml:space="preserve">In connection with the subscription the Company is adopting the Articles, and the Company, the Founders and the Investor are entering into the Investor Rights Agreement, in each case with effect from Completion.</w:t>
      </w:r>
    </w:p>
    <w:p>
      <w:pPr>
        <w:spacing w:before="40" w:after="120"/>
        <w:ind w:left="720" w:hanging="720"/>
        <w:jc w:val="both"/>
      </w:pPr>
      <w:r>
        <w:t xml:space="preserve">(D)	</w:t>
      </w:r>
      <w:r>
        <w:t xml:space="preserve">The Warrantors have agreed to give the warranties and undertakings set out in this Agreement on the terms set out in it.</w:t>
      </w:r>
    </w:p>
    <w:p>
      <w:pPr>
        <w:spacing w:before="160" w:after="120"/>
        <w:jc w:val="left"/>
      </w:pPr>
      <w:r>
        <w:rPr>
          <w:b/>
        </w:rPr>
        <w:t xml:space="preserve">IT IS AGREED</w:t>
      </w:r>
      <w:r>
        <w:t xml:space="preserve"> as follows:</w:t>
      </w:r>
    </w:p>
    <w:p>
      <w:pPr>
        <w:spacing w:before="40" w:after="120"/>
        <w:ind w:left="720" w:hanging="720"/>
        <w:jc w:val="both"/>
      </w:pPr>
      <w:r>
        <w:rPr>
          <w:b/>
        </w:rPr>
        <w:t xml:space="preserve">1.	</w:t>
      </w:r>
      <w:r>
        <w:rPr>
          <w:b/>
        </w:rPr>
        <w:t xml:space="preserve">DEFINITIONS AND INTERPRETATION</w:t>
      </w:r>
    </w:p>
    <w:p>
      <w:pPr>
        <w:spacing w:before="40" w:after="100"/>
        <w:ind w:left="1296" w:hanging="576"/>
        <w:jc w:val="both"/>
      </w:pPr>
      <w:r>
        <w:t xml:space="preserve">1.1	</w:t>
      </w:r>
      <w:r>
        <w:t xml:space="preserve">In this Agreement, unless the context otherwise requires, the following definitions apply:</w:t>
      </w:r>
    </w:p>
    <w:p>
      <w:pPr>
        <w:spacing w:before="40" w:after="60"/>
        <w:ind w:left="1296" w:hanging="576"/>
        <w:jc w:val="both"/>
      </w:pPr>
      <w:r>
        <w:rPr>
          <w:b/>
        </w:rPr>
        <w:t xml:space="preserve">“Accounts”</w:t>
      </w:r>
      <w:r>
        <w:t xml:space="preserve">  the audited financial statements of the Company for the financial year ended 31 December 2025, comprising the balance sheet, profit and loss account, notes and directors’ and auditors’ reports.</w:t>
      </w:r>
    </w:p>
    <w:p>
      <w:pPr>
        <w:spacing w:before="40" w:after="60"/>
        <w:ind w:left="1296" w:hanging="576"/>
        <w:jc w:val="both"/>
      </w:pPr>
      <w:r>
        <w:rPr>
          <w:b/>
        </w:rPr>
        <w:t xml:space="preserve">“Articles”</w:t>
      </w:r>
      <w:r>
        <w:t xml:space="preserve">  the articles of association of the Company in the agreed form to be adopted at or before Completion.</w:t>
      </w:r>
    </w:p>
    <w:p>
      <w:pPr>
        <w:spacing w:before="40" w:after="60"/>
        <w:ind w:left="1296" w:hanging="576"/>
        <w:jc w:val="both"/>
      </w:pPr>
      <w:r>
        <w:rPr>
          <w:b/>
        </w:rPr>
        <w:t xml:space="preserve">“Business Day”</w:t>
      </w:r>
      <w:r>
        <w:t xml:space="preserve">  a day other than a Saturday, Sunday or public holiday in England on which banks in London are open for the transaction of normal banking business.</w:t>
      </w:r>
    </w:p>
    <w:p>
      <w:pPr>
        <w:spacing w:before="40" w:after="60"/>
        <w:ind w:left="1296" w:hanging="576"/>
        <w:jc w:val="both"/>
      </w:pPr>
      <w:r>
        <w:rPr>
          <w:b/>
        </w:rPr>
        <w:t xml:space="preserve">“Completion”</w:t>
      </w:r>
      <w:r>
        <w:t xml:space="preserve">  completion of the subscription for the Subscription Shares in accordance with clause 4.</w:t>
      </w:r>
    </w:p>
    <w:p>
      <w:pPr>
        <w:spacing w:before="40" w:after="60"/>
        <w:ind w:left="1296" w:hanging="576"/>
        <w:jc w:val="both"/>
      </w:pPr>
      <w:r>
        <w:rPr>
          <w:b/>
        </w:rPr>
        <w:t xml:space="preserve">“Conditions”</w:t>
      </w:r>
      <w:r>
        <w:t xml:space="preserve">  the conditions to Completion set out in clause 3.</w:t>
      </w:r>
    </w:p>
    <w:p>
      <w:pPr>
        <w:spacing w:before="40" w:after="60"/>
        <w:ind w:left="1296" w:hanging="576"/>
        <w:jc w:val="both"/>
      </w:pPr>
      <w:r>
        <w:rPr>
          <w:b/>
        </w:rPr>
        <w:t xml:space="preserve">“Disclosure Letter”</w:t>
      </w:r>
      <w:r>
        <w:t xml:space="preserve">  the letter of the same date as this Agreement from the Warrantors to the Investor, together with its attachments, disclosing matters in qualification of the Warranties.</w:t>
      </w:r>
    </w:p>
    <w:p>
      <w:pPr>
        <w:spacing w:before="40" w:after="60"/>
        <w:ind w:left="1296" w:hanging="576"/>
        <w:jc w:val="both"/>
      </w:pPr>
      <w:r>
        <w:rPr>
          <w:b/>
        </w:rPr>
        <w:t xml:space="preserve">“Encumbrance”</w:t>
      </w:r>
      <w:r>
        <w:t xml:space="preserve">  any mortgage, charge, pledge, lien, option, right of pre-emption, third-party right or interest, or other encumbrance or security interest of any kind, or any agreement to create any of them.</w:t>
      </w:r>
    </w:p>
    <w:p>
      <w:pPr>
        <w:spacing w:before="40" w:after="60"/>
        <w:ind w:left="1296" w:hanging="576"/>
        <w:jc w:val="both"/>
      </w:pPr>
      <w:r>
        <w:rPr>
          <w:b/>
        </w:rPr>
        <w:t xml:space="preserve">“Investor Rights Agreement”</w:t>
      </w:r>
      <w:r>
        <w:t xml:space="preserve">  the investor rights agreement in the agreed form to be entered into at or before Completion between the Company, the Founders and the Investor.</w:t>
      </w:r>
    </w:p>
    <w:p>
      <w:pPr>
        <w:spacing w:before="40" w:after="60"/>
        <w:ind w:left="1296" w:hanging="576"/>
        <w:jc w:val="both"/>
      </w:pPr>
      <w:r>
        <w:rPr>
          <w:b/>
        </w:rPr>
        <w:t xml:space="preserve">“Longstop Date”</w:t>
      </w:r>
      <w:r>
        <w:t xml:space="preserve">  31 March 2026, or such later date as the Company and the Investor may agree in writing.</w:t>
      </w:r>
    </w:p>
    <w:p>
      <w:pPr>
        <w:spacing w:before="40" w:after="60"/>
        <w:ind w:left="1296" w:hanging="576"/>
        <w:jc w:val="both"/>
      </w:pPr>
      <w:r>
        <w:rPr>
          <w:b/>
        </w:rPr>
        <w:t xml:space="preserve">“Series B Preferred Shares”</w:t>
      </w:r>
      <w:r>
        <w:t xml:space="preserve">  the series B preferred shares of £0.0001 each in the capital of the Company having the rights set out in the Articles.</w:t>
      </w:r>
    </w:p>
    <w:p>
      <w:pPr>
        <w:spacing w:before="40" w:after="60"/>
        <w:ind w:left="1296" w:hanging="576"/>
        <w:jc w:val="both"/>
      </w:pPr>
      <w:r>
        <w:rPr>
          <w:b/>
        </w:rPr>
        <w:t xml:space="preserve">“Subscription Amount”</w:t>
      </w:r>
      <w:r>
        <w:t xml:space="preserve">  the aggregate sum of £20,000,000.</w:t>
      </w:r>
    </w:p>
    <w:p>
      <w:pPr>
        <w:spacing w:before="40" w:after="60"/>
        <w:ind w:left="1296" w:hanging="576"/>
        <w:jc w:val="both"/>
      </w:pPr>
      <w:r>
        <w:rPr>
          <w:b/>
        </w:rPr>
        <w:t xml:space="preserve">“Subscription Price”</w:t>
      </w:r>
      <w:r>
        <w:t xml:space="preserve">  £10.00 per Subscription Share.</w:t>
      </w:r>
    </w:p>
    <w:p>
      <w:pPr>
        <w:spacing w:before="40" w:after="60"/>
        <w:ind w:left="1296" w:hanging="576"/>
        <w:jc w:val="both"/>
      </w:pPr>
      <w:r>
        <w:rPr>
          <w:b/>
        </w:rPr>
        <w:t xml:space="preserve">“Subscription Shares”</w:t>
      </w:r>
      <w:r>
        <w:t xml:space="preserve">  the 2,000,000 Series B Preferred Shares to be subscribed for by the Investor under this Agreement.</w:t>
      </w:r>
    </w:p>
    <w:p>
      <w:pPr>
        <w:spacing w:before="40" w:after="60"/>
        <w:ind w:left="1296" w:hanging="576"/>
        <w:jc w:val="both"/>
      </w:pPr>
      <w:r>
        <w:rPr>
          <w:b/>
        </w:rPr>
        <w:t xml:space="preserve">“Tax”</w:t>
      </w:r>
      <w:r>
        <w:t xml:space="preserve">  all forms of taxation, duties, levies, imposts and social security charges, including corporation tax, income tax, national insurance, VAT, stamp duty and stamp duty reserve tax, together with all related interest, penalties and surcharges.</w:t>
      </w:r>
    </w:p>
    <w:p>
      <w:pPr>
        <w:spacing w:before="40" w:after="60"/>
        <w:ind w:left="1296" w:hanging="576"/>
        <w:jc w:val="both"/>
      </w:pPr>
      <w:r>
        <w:rPr>
          <w:b/>
        </w:rPr>
        <w:t xml:space="preserve">“Tax Covenant”</w:t>
      </w:r>
      <w:r>
        <w:t xml:space="preserve">  the tax covenant set out in Part 3 of Schedule 2.</w:t>
      </w:r>
    </w:p>
    <w:p>
      <w:pPr>
        <w:spacing w:before="40" w:after="60"/>
        <w:ind w:left="1296" w:hanging="576"/>
        <w:jc w:val="both"/>
      </w:pPr>
      <w:r>
        <w:rPr>
          <w:b/>
        </w:rPr>
        <w:t xml:space="preserve">“Warranties”</w:t>
      </w:r>
      <w:r>
        <w:t xml:space="preserve">  the warranties set out in clause 6 and Schedule 2, and “Warranty” means any one of them.</w:t>
      </w:r>
    </w:p>
    <w:p>
      <w:pPr>
        <w:spacing w:before="40" w:after="100"/>
        <w:ind w:left="1296" w:hanging="576"/>
        <w:jc w:val="both"/>
      </w:pPr>
      <w:r>
        <w:t xml:space="preserve">1.2	</w:t>
      </w:r>
      <w:r>
        <w:t xml:space="preserve">Clause, Schedule and paragraph headings do not affect interpretation. References to clauses and Schedules are to the clauses of and Schedules to this Agreement.</w:t>
      </w:r>
    </w:p>
    <w:p>
      <w:pPr>
        <w:spacing w:before="40" w:after="100"/>
        <w:ind w:left="1296" w:hanging="576"/>
        <w:jc w:val="both"/>
      </w:pPr>
      <w:r>
        <w:t xml:space="preserve">1.3	</w:t>
      </w:r>
      <w:r>
        <w:t xml:space="preserve">Words in the singular include the plural and vice versa, and a reference to one gender includes the other genders. A reference to a statute or statutory provision is a reference to it as amended, extended or re-enacted from time to time.</w:t>
      </w:r>
    </w:p>
    <w:p>
      <w:pPr>
        <w:spacing w:before="40" w:after="100"/>
        <w:ind w:left="1296" w:hanging="576"/>
        <w:jc w:val="both"/>
      </w:pPr>
      <w:r>
        <w:t xml:space="preserve">1.4	</w:t>
      </w:r>
      <w:r>
        <w:t xml:space="preserve">A reference to “writing” or “written” includes email. The words “including”, “include” and “in particular” are to be construed as illustrative and do not limit the words preceding them.</w:t>
      </w:r>
    </w:p>
    <w:p>
      <w:pPr>
        <w:spacing w:before="40" w:after="120"/>
        <w:ind w:left="720" w:hanging="720"/>
        <w:jc w:val="both"/>
      </w:pPr>
      <w:r>
        <w:rPr>
          <w:b/>
        </w:rPr>
        <w:t xml:space="preserve">2.	</w:t>
      </w:r>
      <w:r>
        <w:rPr>
          <w:b/>
        </w:rPr>
        <w:t xml:space="preserve">SUBSCRIPTION</w:t>
      </w:r>
    </w:p>
    <w:p>
      <w:pPr>
        <w:spacing w:before="40" w:after="100"/>
        <w:ind w:left="1296" w:hanging="576"/>
        <w:jc w:val="both"/>
      </w:pPr>
      <w:r>
        <w:t xml:space="preserve">2.1	</w:t>
      </w:r>
      <w:r>
        <w:t xml:space="preserve">Subject to and conditional on satisfaction of the Conditions, the Investor shall subscribe for, and the Company shall allot and issue to the Investor, the 2,000,000 Subscription Shares at the Subscription Price of £10.00 per share, for the aggregate Subscription Amount of £20,000,000.</w:t>
      </w:r>
    </w:p>
    <w:p>
      <w:pPr>
        <w:spacing w:before="40" w:after="100"/>
        <w:ind w:left="1296" w:hanging="576"/>
        <w:jc w:val="both"/>
      </w:pPr>
      <w:r>
        <w:t xml:space="preserve">2.2	</w:t>
      </w:r>
      <w:r>
        <w:t xml:space="preserve">The Subscription Shares shall be allotted and issued credited as fully paid, free from all Encumbrances, and shall rank pari passu with each other and otherwise as set out in the Articles, with effect from Completion.</w:t>
      </w:r>
    </w:p>
    <w:p>
      <w:pPr>
        <w:spacing w:before="40" w:after="100"/>
        <w:ind w:left="1296" w:hanging="576"/>
        <w:jc w:val="both"/>
      </w:pPr>
      <w:r>
        <w:t xml:space="preserve">2.3	</w:t>
      </w:r>
      <w:r>
        <w:t xml:space="preserve">The Investor shall not be obliged to complete the subscription for any of the Subscription Shares unless the subscription for all of the Subscription Shares is completed simultaneously.</w:t>
      </w:r>
    </w:p>
    <w:p>
      <w:pPr>
        <w:spacing w:before="40" w:after="120"/>
        <w:ind w:left="720" w:hanging="720"/>
        <w:jc w:val="both"/>
      </w:pPr>
      <w:r>
        <w:rPr>
          <w:b/>
        </w:rPr>
        <w:t xml:space="preserve">3.	</w:t>
      </w:r>
      <w:r>
        <w:rPr>
          <w:b/>
        </w:rPr>
        <w:t xml:space="preserve">CONDITIONS</w:t>
      </w:r>
    </w:p>
    <w:p>
      <w:pPr>
        <w:spacing w:before="40" w:after="100"/>
        <w:ind w:left="1296" w:hanging="576"/>
        <w:jc w:val="both"/>
      </w:pPr>
      <w:r>
        <w:t xml:space="preserve">3.1	</w:t>
      </w:r>
      <w:r>
        <w:t xml:space="preserve">Completion is conditional on each of the following Conditions being satisfied (or waived in writing by the Investor) on or before the Longstop Date:</w:t>
      </w:r>
    </w:p>
    <w:p>
      <w:pPr>
        <w:spacing w:before="40" w:after="60"/>
        <w:ind w:left="1872" w:hanging="576"/>
        <w:jc w:val="both"/>
      </w:pPr>
      <w:r>
        <w:t xml:space="preserve">(a)	</w:t>
      </w:r>
      <w:r>
        <w:t xml:space="preserve">the passing of the shareholder resolutions required to adopt the Articles and to authorise the allotment and issue of the Subscription Shares free of pre-emption rights;</w:t>
      </w:r>
    </w:p>
    <w:p>
      <w:pPr>
        <w:spacing w:before="40" w:after="60"/>
        <w:ind w:left="1872" w:hanging="576"/>
        <w:jc w:val="both"/>
      </w:pPr>
      <w:r>
        <w:t xml:space="preserve">(b)	</w:t>
      </w:r>
      <w:r>
        <w:t xml:space="preserve">the delivery of the Disclosure Letter to the Investor;</w:t>
      </w:r>
    </w:p>
    <w:p>
      <w:pPr>
        <w:spacing w:before="40" w:after="60"/>
        <w:ind w:left="1872" w:hanging="576"/>
        <w:jc w:val="both"/>
      </w:pPr>
      <w:r>
        <w:t xml:space="preserve">(c)	</w:t>
      </w:r>
      <w:r>
        <w:t xml:space="preserve">the Investor Rights Agreement having been executed by each party to it (other than the Investor);</w:t>
      </w:r>
    </w:p>
    <w:p>
      <w:pPr>
        <w:spacing w:before="40" w:after="60"/>
        <w:ind w:left="1872" w:hanging="576"/>
        <w:jc w:val="both"/>
      </w:pPr>
      <w:r>
        <w:t xml:space="preserve">(d)	</w:t>
      </w:r>
      <w:r>
        <w:t xml:space="preserve">the Warranties being true, accurate and not misleading in all material respects at the date of this Agreement and at Completion (as repeated by reference to the facts then existing); and</w:t>
      </w:r>
    </w:p>
    <w:p>
      <w:pPr>
        <w:spacing w:before="40" w:after="60"/>
        <w:ind w:left="1872" w:hanging="576"/>
        <w:jc w:val="both"/>
      </w:pPr>
      <w:r>
        <w:t xml:space="preserve">(e)	</w:t>
      </w:r>
      <w:r>
        <w:t xml:space="preserve">no Material Adverse Change having occurred between the date of this Agreement and Completion.</w:t>
      </w:r>
    </w:p>
    <w:p>
      <w:pPr>
        <w:spacing w:before="40" w:after="100"/>
        <w:ind w:left="1296" w:hanging="576"/>
        <w:jc w:val="both"/>
      </w:pPr>
      <w:r>
        <w:t xml:space="preserve">3.2	</w:t>
      </w:r>
      <w:r>
        <w:t xml:space="preserve">The Company shall use all reasonable endeavours to procure that the Conditions are satisfied as soon as reasonably practicable and in any event by the Longstop Date.</w:t>
      </w:r>
    </w:p>
    <w:p>
      <w:pPr>
        <w:spacing w:before="40" w:after="100"/>
        <w:ind w:left="1296" w:hanging="576"/>
        <w:jc w:val="both"/>
      </w:pPr>
      <w:r>
        <w:t xml:space="preserve">3.3	</w:t>
      </w:r>
      <w:r>
        <w:t xml:space="preserve">If any Condition has not been satisfied or waived on or before the Longstop Date, the Investor may terminate this Agreement by written notice to the Company, in which case no Party shall have any claim against any other (save for any antecedent breach and the surviving provisions of clauses 11, 12 and 22).</w:t>
      </w:r>
    </w:p>
    <w:p>
      <w:pPr>
        <w:spacing w:before="40" w:after="120"/>
        <w:ind w:left="720" w:hanging="720"/>
        <w:jc w:val="both"/>
      </w:pPr>
      <w:r>
        <w:rPr>
          <w:b/>
        </w:rPr>
        <w:t xml:space="preserve">4.	</w:t>
      </w:r>
      <w:r>
        <w:rPr>
          <w:b/>
        </w:rPr>
        <w:t xml:space="preserve">COMPLETION</w:t>
      </w:r>
    </w:p>
    <w:p>
      <w:pPr>
        <w:spacing w:before="40" w:after="100"/>
        <w:ind w:left="1296" w:hanging="576"/>
        <w:jc w:val="both"/>
      </w:pPr>
      <w:r>
        <w:t xml:space="preserve">4.1	</w:t>
      </w:r>
      <w:r>
        <w:t xml:space="preserve">Completion shall take place at the offices of Whitfield Carter LLP (or remotely by exchange of documents) on the date falling </w:t>
      </w:r>
      <w:r>
        <w:t xml:space="preserve">20 (twenty)</w:t>
      </w:r>
      <w:r>
        <w:t xml:space="preserve"> Business Days after the date on which the last of the Conditions is satisfied or waived, or on such other date as the Company and the Investor may agree in writing.</w:t>
      </w:r>
    </w:p>
    <w:p>
      <w:pPr>
        <w:spacing w:before="40" w:after="100"/>
        <w:ind w:left="1296" w:hanging="576"/>
        <w:jc w:val="both"/>
      </w:pPr>
      <w:r>
        <w:t xml:space="preserve">4.2	</w:t>
      </w:r>
      <w:r>
        <w:t xml:space="preserve">At Completion the Warrantors shall do those things set out in Part 1 of Schedule 4, and the Investor shall pay the Subscription Amount in cleared funds to the Company’s solicitors’ client account (whose receipt shall be a good discharge) as set out in Part 2 of Schedule 4.</w:t>
      </w:r>
    </w:p>
    <w:p>
      <w:pPr>
        <w:spacing w:before="40" w:after="100"/>
        <w:ind w:left="1296" w:hanging="576"/>
        <w:jc w:val="both"/>
      </w:pPr>
      <w:r>
        <w:t xml:space="preserve">4.3	</w:t>
      </w:r>
      <w:r>
        <w:t xml:space="preserve">Against payment of the Subscription Amount the Company shall allot and issue the Subscription Shares, enter the Investor in the register of members as the holder of the Subscription Shares, and deliver to the Investor a duly executed share certificate.</w:t>
      </w:r>
    </w:p>
    <w:p>
      <w:pPr>
        <w:spacing w:before="40" w:after="100"/>
        <w:ind w:left="1296" w:hanging="576"/>
        <w:jc w:val="both"/>
      </w:pPr>
      <w:r>
        <w:t xml:space="preserve">4.4	</w:t>
      </w:r>
      <w:r>
        <w:t xml:space="preserve">No Party is obliged to complete this Agreement unless all the Parties comply fully with their respective obligations under this clause 4 and Schedule 4. If a Party fails to comply in any material respect, the Investor (in the case of a default by a Warrantor) may defer Completion, proceed to Completion so far as practicable, or terminate this Agreement.</w:t>
      </w:r>
    </w:p>
    <w:p>
      <w:pPr>
        <w:spacing w:before="40" w:after="120"/>
        <w:ind w:left="720" w:hanging="720"/>
        <w:jc w:val="both"/>
      </w:pPr>
      <w:r>
        <w:rPr>
          <w:b/>
        </w:rPr>
        <w:t xml:space="preserve">5.	</w:t>
      </w:r>
      <w:r>
        <w:rPr>
          <w:b/>
        </w:rPr>
        <w:t xml:space="preserve">USE OF PROCEEDS</w:t>
      </w:r>
    </w:p>
    <w:p>
      <w:pPr>
        <w:spacing w:before="40" w:after="100"/>
        <w:ind w:left="1296" w:hanging="576"/>
        <w:jc w:val="both"/>
      </w:pPr>
      <w:r>
        <w:t xml:space="preserve">5.1	</w:t>
      </w:r>
      <w:r>
        <w:t xml:space="preserve">The Company shall apply the net proceeds of the Subscription Amount towards the development of its products, commercial and international expansion, key hires, and general working capital, in each case broadly in accordance with the budget approved by the board.</w:t>
      </w:r>
    </w:p>
    <w:p>
      <w:pPr>
        <w:spacing w:before="40" w:after="100"/>
        <w:ind w:left="1296" w:hanging="576"/>
        <w:jc w:val="both"/>
      </w:pPr>
      <w:r>
        <w:t xml:space="preserve">5.2	</w:t>
      </w:r>
      <w:r>
        <w:t xml:space="preserve">The Company shall not, without the prior written consent of the Investor, apply any part of the Subscription Amount in repaying any shareholder loan, in making any distribution, or in paying any bonus to a Founder otherwise than in the ordinary course.</w:t>
      </w:r>
    </w:p>
    <w:p>
      <w:pPr>
        <w:spacing w:before="40" w:after="120"/>
        <w:ind w:left="720" w:hanging="720"/>
        <w:jc w:val="both"/>
      </w:pPr>
      <w:r>
        <w:rPr>
          <w:b/>
        </w:rPr>
        <w:t xml:space="preserve">6.	</w:t>
      </w:r>
      <w:r>
        <w:rPr>
          <w:b/>
        </w:rPr>
        <w:t xml:space="preserve">WARRANTIES</w:t>
      </w:r>
    </w:p>
    <w:p>
      <w:pPr>
        <w:spacing w:before="40" w:after="100"/>
        <w:ind w:left="1296" w:hanging="576"/>
        <w:jc w:val="both"/>
      </w:pPr>
      <w:r>
        <w:t xml:space="preserve">6.1	</w:t>
      </w:r>
      <w:r>
        <w:t xml:space="preserve">The Warrantors jointly and severally warrant to the Investor that each of the Warranties set out in Schedule 2 is true, accurate and not misleading at the date of this Agreement, subject only to the matters fairly disclosed in the Disclosure Letter.</w:t>
      </w:r>
    </w:p>
    <w:p>
      <w:pPr>
        <w:spacing w:before="40" w:after="100"/>
        <w:ind w:left="1296" w:hanging="576"/>
        <w:jc w:val="both"/>
      </w:pPr>
      <w:r>
        <w:t xml:space="preserve">6.2	</w:t>
      </w:r>
      <w:r>
        <w:t xml:space="preserve">The Warranties are deemed to be repeated immediately before Completion by reference to the facts and circumstances then existing, as if references to the date of this Agreement were references to the date of Completion.</w:t>
      </w:r>
    </w:p>
    <w:p>
      <w:pPr>
        <w:spacing w:before="40" w:after="100"/>
        <w:ind w:left="1296" w:hanging="576"/>
        <w:jc w:val="both"/>
      </w:pPr>
      <w:r>
        <w:t xml:space="preserve">6.3	</w:t>
      </w:r>
      <w:r>
        <w:t xml:space="preserve">Each Warranty is a separate and independent warranty, and the Investor has a separate claim and right of action in respect of every breach. The rights of the Investor in respect of the Warranties are not affected by Completion.</w:t>
      </w:r>
    </w:p>
    <w:p>
      <w:pPr>
        <w:spacing w:before="40" w:after="100"/>
        <w:ind w:left="1296" w:hanging="576"/>
        <w:jc w:val="both"/>
      </w:pPr>
      <w:r>
        <w:t xml:space="preserve">6.4	</w:t>
      </w:r>
      <w:r>
        <w:t xml:space="preserve">The Warrantors acknowledge that the Investor is entering into this Agreement in reliance on each of the Warranties.</w:t>
      </w:r>
    </w:p>
    <w:p>
      <w:pPr>
        <w:spacing w:before="40" w:after="120"/>
        <w:ind w:left="720" w:hanging="720"/>
        <w:jc w:val="both"/>
      </w:pPr>
      <w:r>
        <w:rPr>
          <w:b/>
        </w:rPr>
        <w:t xml:space="preserve">7.	</w:t>
      </w:r>
      <w:r>
        <w:rPr>
          <w:b/>
        </w:rPr>
        <w:t xml:space="preserve">LIMITATIONS ON LIABILITY</w:t>
      </w:r>
    </w:p>
    <w:p>
      <w:pPr>
        <w:spacing w:before="40" w:after="100"/>
        <w:ind w:left="1296" w:hanging="576"/>
        <w:jc w:val="both"/>
      </w:pPr>
      <w:r>
        <w:t xml:space="preserve">7.1	</w:t>
      </w:r>
      <w:r>
        <w:t xml:space="preserve">The aggregate liability of the Warrantors for all claims under the Warranties and the Tax Covenant shall not exceed an amount equal to the Subscription Amount (£20,000,000)</w:t>
      </w:r>
      <w:r>
        <w:t xml:space="preserve">, plus the Investor's reasonable costs of recovery</w:t>
      </w:r>
      <w:r>
        <w:t xml:space="preserve">.</w:t>
      </w:r>
    </w:p>
    <w:p>
      <w:pPr>
        <w:spacing w:before="40" w:after="100"/>
        <w:ind w:left="1296" w:hanging="576"/>
        <w:jc w:val="both"/>
      </w:pPr>
      <w:r>
        <w:t xml:space="preserve">7.2	</w:t>
      </w:r>
      <w:r>
        <w:t xml:space="preserve">The Warrantors shall not be liable for any individual Warranty claim unless the amount of that claim exceeds £25,000, and shall not be liable for any Warranty claim unless the aggregate amount of all such claims (each exceeding £25,000) exceeds £150,000, in which case the Warrantors shall be liable for the whole amount and not merely the excess.</w:t>
      </w:r>
    </w:p>
    <w:p>
      <w:pPr>
        <w:spacing w:before="40" w:after="100"/>
        <w:ind w:left="1296" w:hanging="576"/>
        <w:jc w:val="both"/>
      </w:pPr>
      <w:r>
        <w:t xml:space="preserve">7.3	</w:t>
      </w:r>
      <w:r>
        <w:t xml:space="preserve">The Warrantors shall not be liable for any Warranty claim unless written notice of the claim (stating in reasonable detail the nature of the claim and, so far as practicable, the amount claimed) is given to the Warrantors within </w:t>
      </w:r>
      <w:r>
        <w:t xml:space="preserve">24 (twenty-four)</w:t>
      </w:r>
      <w:r>
        <w:t xml:space="preserve"> months after Completion.</w:t>
      </w:r>
      <w:r>
        <w:t xml:space="preserve"> The time limits in this clause 7.3 do not apply to any claim under the Tax Covenant or any Tax Warranty, in respect of which the Warrantors remain liable until the seventh anniversary of Completion.</w:t>
      </w:r>
    </w:p>
    <w:p>
      <w:pPr>
        <w:spacing w:before="40" w:after="100"/>
        <w:ind w:left="1296" w:hanging="576"/>
        <w:jc w:val="both"/>
      </w:pPr>
      <w:r>
        <w:t xml:space="preserve">7.4	</w:t>
      </w:r>
      <w:r>
        <w:t xml:space="preserve">The Warrantors shall not be liable for any Warranty claim to the extent that the matter giving rise to it was fairly disclosed in the Disclosure Letter, was provided for in the Accounts, or arises from a change in law or in the published practice of any Tax authority after the date of this Agreement.</w:t>
      </w:r>
      <w:ins w:id="1001" w:author="James Osei (Whitfield Carter LLP)" w:date="2026-02-26T16:05:00Z">
        <w:r>
          <w:t xml:space="preserve"> Nothing in this clause 7 (and no other provision of this Agreement) limits or excludes the liability of any Warrantor for fraud, fraudulent misrepresentation or deliberate concealment.</w:t>
        </w:r>
      </w:ins>
    </w:p>
    <w:p>
      <w:pPr>
        <w:spacing w:before="40" w:after="100"/>
        <w:ind w:left="1296" w:hanging="576"/>
        <w:jc w:val="both"/>
      </w:pPr>
      <w:r>
        <w:t xml:space="preserve">7.5	</w:t>
      </w:r>
      <w:r>
        <w:t xml:space="preserve">Nothing in this clause applies to a claim that arises or is delayed as a result of dishonesty, fraud, wilful misconduct or wilful concealment by or on behalf of a Warrantor.</w:t>
      </w:r>
    </w:p>
    <w:p>
      <w:pPr>
        <w:spacing w:before="40" w:after="120"/>
        <w:ind w:left="720" w:hanging="720"/>
        <w:jc w:val="both"/>
      </w:pPr>
      <w:r>
        <w:rPr>
          <w:b/>
        </w:rPr>
        <w:t xml:space="preserve">8.	</w:t>
      </w:r>
      <w:r>
        <w:rPr>
          <w:b/>
        </w:rPr>
        <w:t xml:space="preserve">CONDUCT OF BUSINESS PENDING COMPLETION</w:t>
      </w:r>
    </w:p>
    <w:p>
      <w:pPr>
        <w:spacing w:before="40" w:after="100"/>
        <w:ind w:left="1296" w:hanging="576"/>
        <w:jc w:val="both"/>
      </w:pPr>
      <w:r>
        <w:t xml:space="preserve">8.1	</w:t>
      </w:r>
      <w:r>
        <w:t xml:space="preserve">Between the date of this Agreement and Completion the Company shall, and the Founders shall procure that the Company shall, carry on the Business in the ordinary and usual course and shall not, without the prior written consent of the Investor, do anything outside the ordinary course of business or any of the matters listed in Schedule 3.</w:t>
      </w:r>
    </w:p>
    <w:p>
      <w:pPr>
        <w:spacing w:before="40" w:after="100"/>
        <w:ind w:left="1296" w:hanging="576"/>
        <w:jc w:val="both"/>
      </w:pPr>
      <w:r>
        <w:t xml:space="preserve">8.2	</w:t>
      </w:r>
      <w:r>
        <w:t xml:space="preserve">The Company shall promptly notify the Investor in writing if it becomes aware of any fact, matter or circumstance which constitutes, or which would or might constitute, a breach of any Warranty or which would make any Warranty untrue, inaccurate or misleading if repeated at Completion.</w:t>
      </w:r>
    </w:p>
    <w:p>
      <w:pPr>
        <w:spacing w:before="40" w:after="120"/>
        <w:ind w:left="720" w:hanging="720"/>
        <w:jc w:val="both"/>
      </w:pPr>
      <w:r>
        <w:rPr>
          <w:b/>
        </w:rPr>
        <w:t xml:space="preserve">9.	</w:t>
      </w:r>
      <w:r>
        <w:rPr>
          <w:b/>
        </w:rPr>
        <w:t xml:space="preserve">INVESTOR CONSENT MATTERS</w:t>
      </w:r>
    </w:p>
    <w:p>
      <w:pPr>
        <w:spacing w:before="40" w:after="100"/>
        <w:ind w:left="1296" w:hanging="576"/>
        <w:jc w:val="both"/>
      </w:pPr>
      <w:r>
        <w:t xml:space="preserve">9.1	</w:t>
      </w:r>
      <w:r>
        <w:t xml:space="preserve">For so long as the Investor (together with its associates) holds not less than 10% of the Company’s issued share capital, the Company shall not, and the Founders shall procure that the Company shall not, without the prior written consent of the Investor, undertake any of the matters set out in Schedule 3, which include (without limitation) the creation, allotment or issue of any shares, any borrowing in excess of </w:t>
      </w:r>
      <w:del w:id="1002" w:author="James Osei (Whitfield Carter LLP)" w:date="2026-02-26T16:05:00Z">
        <w:r>
          <w:delText xml:space="preserve">£1,000,000</w:delText>
        </w:r>
      </w:del>
      <w:ins w:id="1003" w:author="James Osei (Whitfield Carter LLP)" w:date="2026-02-26T16:05:00Z">
        <w:r>
          <w:t xml:space="preserve">£2,000,000</w:t>
        </w:r>
      </w:ins>
      <w:r>
        <w:t xml:space="preserve"> in aggregate, any related-party transaction, and any amendment to the Articles.</w:t>
      </w:r>
    </w:p>
    <w:p>
      <w:pPr>
        <w:spacing w:before="40" w:after="100"/>
        <w:ind w:left="1296" w:hanging="576"/>
        <w:jc w:val="both"/>
      </w:pPr>
      <w:r>
        <w:t xml:space="preserve">9.2	</w:t>
      </w:r>
      <w:r>
        <w:t xml:space="preserve">A consent given by the Investor under this clause 9 may be given subject to conditions and may be withheld in the Investor’s absolute discretion, save where expressly provided otherwise in the Investor Rights Agreement or the Articles.</w:t>
      </w:r>
    </w:p>
    <w:p>
      <w:pPr>
        <w:spacing w:before="40" w:after="120"/>
        <w:ind w:left="720" w:hanging="720"/>
        <w:jc w:val="both"/>
      </w:pPr>
      <w:r>
        <w:rPr>
          <w:b/>
        </w:rPr>
        <w:t xml:space="preserve">10.	</w:t>
      </w:r>
      <w:r>
        <w:rPr>
          <w:b/>
        </w:rPr>
        <w:t xml:space="preserve">FOUNDER UNDERTAKINGS AND RESTRICTIVE COVENANTS</w:t>
      </w:r>
    </w:p>
    <w:p>
      <w:pPr>
        <w:spacing w:before="40" w:after="100"/>
        <w:ind w:left="1296" w:hanging="576"/>
        <w:jc w:val="both"/>
      </w:pPr>
      <w:r>
        <w:t xml:space="preserve">10.1	</w:t>
      </w:r>
      <w:r>
        <w:t xml:space="preserve">Each Founder severally undertakes to the Investor that, for so long as he remains a shareholder and for a period of 12 months after he ceases to hold any shares, he shall not (whether alone or jointly, and whether as principal, shareholder, director, employee or consultant) carry on or be engaged in any business which competes with the Business in any territory in which the Company carries on business.</w:t>
      </w:r>
    </w:p>
    <w:p>
      <w:pPr>
        <w:spacing w:before="40" w:after="100"/>
        <w:ind w:left="1296" w:hanging="576"/>
        <w:jc w:val="both"/>
      </w:pPr>
      <w:r>
        <w:t xml:space="preserve">10.2	</w:t>
      </w:r>
      <w:r>
        <w:t xml:space="preserve">Each Founder severally undertakes that he shall not, for a period of 12 months after he ceases to be employed by the Company, solicit or entice away any senior employee, customer or supplier of the Company, or use or disclose any confidential information of the Company.</w:t>
      </w:r>
    </w:p>
    <w:p>
      <w:pPr>
        <w:spacing w:before="40" w:after="100"/>
        <w:ind w:left="1296" w:hanging="576"/>
        <w:jc w:val="both"/>
      </w:pPr>
      <w:r>
        <w:t xml:space="preserve">10.3	</w:t>
      </w:r>
      <w:r>
        <w:t xml:space="preserve">Each Founder agrees that the restrictions in this clause 10 are reasonable and necessary to protect the legitimate interests of the Company and the Investor, and that each restriction is a separate and severable undertaking.</w:t>
      </w:r>
    </w:p>
    <w:p>
      <w:pPr>
        <w:spacing w:before="40" w:after="120"/>
        <w:ind w:left="720" w:hanging="720"/>
        <w:jc w:val="both"/>
      </w:pPr>
      <w:r>
        <w:rPr>
          <w:b/>
        </w:rPr>
        <w:t xml:space="preserve">11.	</w:t>
      </w:r>
      <w:r>
        <w:rPr>
          <w:b/>
        </w:rPr>
        <w:t xml:space="preserve">CONFIDENTIALITY</w:t>
      </w:r>
    </w:p>
    <w:p>
      <w:pPr>
        <w:spacing w:before="40" w:after="100"/>
        <w:ind w:left="1296" w:hanging="576"/>
        <w:jc w:val="both"/>
      </w:pPr>
      <w:r>
        <w:t xml:space="preserve">11.1	</w:t>
      </w:r>
      <w:r>
        <w:t xml:space="preserve">Each Party shall keep confidential the existence and terms of this Agreement and all confidential information of the other Parties received in connection with it, and shall use such information only for the purposes of this Agreement, save as required by law, by any regulatory authority, or by the rules of any recognised exchange.</w:t>
      </w:r>
    </w:p>
    <w:p>
      <w:pPr>
        <w:spacing w:before="40" w:after="100"/>
        <w:ind w:left="1296" w:hanging="576"/>
        <w:jc w:val="both"/>
      </w:pPr>
      <w:r>
        <w:t xml:space="preserve">11.2	</w:t>
      </w:r>
      <w:r>
        <w:t xml:space="preserve">The Investor may disclose such information to its members, partners, advisers and bona fide prospective transferees of its shares who are bound by equivalent obligations of confidence.</w:t>
      </w:r>
    </w:p>
    <w:p>
      <w:pPr>
        <w:spacing w:before="40" w:after="120"/>
        <w:ind w:left="720" w:hanging="720"/>
        <w:jc w:val="both"/>
      </w:pPr>
      <w:r>
        <w:rPr>
          <w:b/>
        </w:rPr>
        <w:t xml:space="preserve">12.	</w:t>
      </w:r>
      <w:r>
        <w:rPr>
          <w:b/>
        </w:rPr>
        <w:t xml:space="preserve">ANNOUNCEMENTS</w:t>
      </w:r>
    </w:p>
    <w:p>
      <w:pPr>
        <w:spacing w:before="40" w:after="100"/>
        <w:ind w:left="1296" w:hanging="576"/>
        <w:jc w:val="both"/>
      </w:pPr>
      <w:r>
        <w:t xml:space="preserve">12.1	</w:t>
      </w:r>
      <w:r>
        <w:t xml:space="preserve">No Party shall make any announcement or issue any press release concerning this Agreement without the prior written consent of the Company and the Investor (such consent not to be unreasonably withheld or delayed), except as required by law or regulation.</w:t>
      </w:r>
    </w:p>
    <w:p>
      <w:pPr>
        <w:spacing w:before="40" w:after="120"/>
        <w:ind w:left="720" w:hanging="720"/>
        <w:jc w:val="both"/>
      </w:pPr>
      <w:r>
        <w:rPr>
          <w:b/>
        </w:rPr>
        <w:t xml:space="preserve">13.	</w:t>
      </w:r>
      <w:r>
        <w:rPr>
          <w:b/>
        </w:rPr>
        <w:t xml:space="preserve">FURTHER ASSURANCE</w:t>
      </w:r>
    </w:p>
    <w:p>
      <w:pPr>
        <w:spacing w:before="40" w:after="100"/>
        <w:ind w:left="1296" w:hanging="576"/>
        <w:jc w:val="both"/>
      </w:pPr>
      <w:r>
        <w:t xml:space="preserve">13.1	</w:t>
      </w:r>
      <w:r>
        <w:t xml:space="preserve">Each Party shall, at its own cost, execute and deliver such documents and do such acts and things as another Party may reasonably require to give full effect to this Agreement.</w:t>
      </w:r>
    </w:p>
    <w:p>
      <w:pPr>
        <w:spacing w:before="40" w:after="120"/>
        <w:ind w:left="720" w:hanging="720"/>
        <w:jc w:val="both"/>
      </w:pPr>
      <w:r>
        <w:rPr>
          <w:b/>
        </w:rPr>
        <w:t xml:space="preserve">14.	</w:t>
      </w:r>
      <w:r>
        <w:rPr>
          <w:b/>
        </w:rPr>
        <w:t xml:space="preserve">ASSIGNMENT</w:t>
      </w:r>
    </w:p>
    <w:p>
      <w:pPr>
        <w:spacing w:before="40" w:after="100"/>
        <w:ind w:left="1296" w:hanging="576"/>
        <w:jc w:val="both"/>
      </w:pPr>
      <w:r>
        <w:t xml:space="preserve">14.1	</w:t>
      </w:r>
      <w:r>
        <w:t xml:space="preserve">No Party may assign, transfer or otherwise deal with any of its rights under this Agreement except that the Investor may assign the benefit of the Warranties and its rights under this Agreement to any person to whom it transfers Subscription Shares in accordance with the Articles.</w:t>
      </w:r>
    </w:p>
    <w:p>
      <w:pPr>
        <w:spacing w:before="40" w:after="120"/>
        <w:ind w:left="720" w:hanging="720"/>
        <w:jc w:val="both"/>
      </w:pPr>
      <w:r>
        <w:rPr>
          <w:b/>
        </w:rPr>
        <w:t xml:space="preserve">15.	</w:t>
      </w:r>
      <w:r>
        <w:rPr>
          <w:b/>
        </w:rPr>
        <w:t xml:space="preserve">ENTIRE AGREEMENT</w:t>
      </w:r>
    </w:p>
    <w:p>
      <w:pPr>
        <w:spacing w:before="40" w:after="100"/>
        <w:ind w:left="1296" w:hanging="576"/>
        <w:jc w:val="both"/>
      </w:pPr>
      <w:r>
        <w:t xml:space="preserve">15.1	</w:t>
      </w:r>
      <w:r>
        <w:t xml:space="preserve">This Agreement, together with the documents referred to in it, constitutes the entire agreement between the Parties and supersedes all prior discussions, correspondence and arrangements. Each Party acknowledges that it has not relied on any representation not set out in this Agreement, but nothing limits liability for fraud.</w:t>
      </w:r>
    </w:p>
    <w:p>
      <w:pPr>
        <w:spacing w:before="40" w:after="120"/>
        <w:ind w:left="720" w:hanging="720"/>
        <w:jc w:val="both"/>
      </w:pPr>
      <w:r>
        <w:rPr>
          <w:b/>
        </w:rPr>
        <w:t xml:space="preserve">16.	</w:t>
      </w:r>
      <w:r>
        <w:rPr>
          <w:b/>
        </w:rPr>
        <w:t xml:space="preserve">VARIATION AND WAIVER</w:t>
      </w:r>
    </w:p>
    <w:p>
      <w:pPr>
        <w:spacing w:before="40" w:after="100"/>
        <w:ind w:left="1296" w:hanging="576"/>
        <w:jc w:val="both"/>
      </w:pPr>
      <w:r>
        <w:t xml:space="preserve">16.1	</w:t>
      </w:r>
      <w:r>
        <w:t xml:space="preserve">No variation of this Agreement is effective unless it is in writing and signed by or on behalf of the Company and the Investor. A waiver of any right or remedy is only effective if given in writing and shall not be deemed a waiver of any subsequent breach or default.</w:t>
      </w:r>
    </w:p>
    <w:p>
      <w:pPr>
        <w:spacing w:before="40" w:after="120"/>
        <w:ind w:left="720" w:hanging="720"/>
        <w:jc w:val="both"/>
      </w:pPr>
      <w:r>
        <w:rPr>
          <w:b/>
        </w:rPr>
        <w:t xml:space="preserve">17.	</w:t>
      </w:r>
      <w:r>
        <w:rPr>
          <w:b/>
        </w:rPr>
        <w:t xml:space="preserve">NOTICES</w:t>
      </w:r>
    </w:p>
    <w:p>
      <w:pPr>
        <w:spacing w:before="40" w:after="100"/>
        <w:ind w:left="1296" w:hanging="576"/>
        <w:jc w:val="both"/>
      </w:pPr>
      <w:r>
        <w:t xml:space="preserve">17.1	</w:t>
      </w:r>
      <w:r>
        <w:t xml:space="preserve">A notice given under this Agreement shall be in writing and sent to the relevant Party at its registered office or to such other address as is notified, and (in the case of email) to the address last notified. Notices take effect on delivery, or on the next Business Day if delivered outside business hours.</w:t>
      </w:r>
    </w:p>
    <w:p>
      <w:pPr>
        <w:spacing w:before="40" w:after="120"/>
        <w:ind w:left="720" w:hanging="720"/>
        <w:jc w:val="both"/>
      </w:pPr>
      <w:r>
        <w:rPr>
          <w:b/>
        </w:rPr>
        <w:t xml:space="preserve">18.	</w:t>
      </w:r>
      <w:r>
        <w:rPr>
          <w:b/>
        </w:rPr>
        <w:t xml:space="preserve">SEVERANCE</w:t>
      </w:r>
    </w:p>
    <w:p>
      <w:pPr>
        <w:spacing w:before="40" w:after="100"/>
        <w:ind w:left="1296" w:hanging="576"/>
        <w:jc w:val="both"/>
      </w:pPr>
      <w:r>
        <w:t xml:space="preserve">18.1	</w:t>
      </w:r>
      <w:r>
        <w:t xml:space="preserve">If any provision of this Agreement is or becomes invalid, illegal or unenforceable, it shall be deemed modified to the minimum extent necessary to make it valid, and if no such modification is possible, the relevant provision shall be deemed deleted without affecting the remainder.</w:t>
      </w:r>
    </w:p>
    <w:p>
      <w:pPr>
        <w:spacing w:before="40" w:after="120"/>
        <w:ind w:left="720" w:hanging="720"/>
        <w:jc w:val="both"/>
      </w:pPr>
      <w:r>
        <w:rPr>
          <w:b/>
        </w:rPr>
        <w:t xml:space="preserve">19.	</w:t>
      </w:r>
      <w:r>
        <w:rPr>
          <w:b/>
        </w:rPr>
        <w:t xml:space="preserve">THIRD PARTY RIGHTS</w:t>
      </w:r>
    </w:p>
    <w:p>
      <w:pPr>
        <w:spacing w:before="40" w:after="100"/>
        <w:ind w:left="1296" w:hanging="576"/>
        <w:jc w:val="both"/>
      </w:pPr>
      <w:r>
        <w:t xml:space="preserve">19.1	</w:t>
      </w:r>
      <w:r>
        <w:t xml:space="preserve">Except as expressly provided, a person who is not a Party has no right under the Contracts (Rights of Third Parties) Act 1999 to enforce any term of this Agreement.</w:t>
      </w:r>
    </w:p>
    <w:p>
      <w:pPr>
        <w:spacing w:before="40" w:after="120"/>
        <w:ind w:left="720" w:hanging="720"/>
        <w:jc w:val="both"/>
      </w:pPr>
      <w:r>
        <w:rPr>
          <w:b/>
        </w:rPr>
        <w:t xml:space="preserve">20.	</w:t>
      </w:r>
      <w:r>
        <w:rPr>
          <w:b/>
        </w:rPr>
        <w:t xml:space="preserve">COUNTERPARTS</w:t>
      </w:r>
    </w:p>
    <w:p>
      <w:pPr>
        <w:spacing w:before="40" w:after="100"/>
        <w:ind w:left="1296" w:hanging="576"/>
        <w:jc w:val="both"/>
      </w:pPr>
      <w:r>
        <w:t xml:space="preserve">20.1	</w:t>
      </w:r>
      <w:r>
        <w:t xml:space="preserve">This Agreement may be executed in any number of counterparts, each of which when executed constitutes an original, and all of which together constitute one and the same instrument. Delivery of an executed counterpart by email (PDF) is effective.</w:t>
      </w:r>
    </w:p>
    <w:p>
      <w:pPr>
        <w:spacing w:before="40" w:after="120"/>
        <w:ind w:left="720" w:hanging="720"/>
        <w:jc w:val="both"/>
      </w:pPr>
      <w:r>
        <w:rPr>
          <w:b/>
        </w:rPr>
        <w:t xml:space="preserve">21.	</w:t>
      </w:r>
      <w:r>
        <w:rPr>
          <w:b/>
        </w:rPr>
        <w:t xml:space="preserve">COSTS</w:t>
      </w:r>
    </w:p>
    <w:p>
      <w:pPr>
        <w:spacing w:before="40" w:after="100"/>
        <w:ind w:left="1296" w:hanging="576"/>
        <w:jc w:val="both"/>
      </w:pPr>
      <w:r>
        <w:t xml:space="preserve">21.1	</w:t>
      </w:r>
      <w:r>
        <w:t xml:space="preserve">Each Party bears its own costs in connection with the negotiation and entry into this Agreement, save that the Company shall, conditional on Completion, reimburse the Investor’s reasonable legal fees up to a cap of £75,000 plus VAT.</w:t>
      </w:r>
    </w:p>
    <w:p>
      <w:pPr>
        <w:spacing w:before="40" w:after="120"/>
        <w:ind w:left="720" w:hanging="720"/>
        <w:jc w:val="both"/>
      </w:pPr>
      <w:r>
        <w:rPr>
          <w:b/>
        </w:rPr>
        <w:t xml:space="preserve">22.	</w:t>
      </w:r>
      <w:r>
        <w:rPr>
          <w:b/>
        </w:rPr>
        <w:t xml:space="preserve">GOVERNING LAW AND JURISDICTION</w:t>
      </w:r>
    </w:p>
    <w:p>
      <w:pPr>
        <w:spacing w:before="40" w:after="100"/>
        <w:ind w:left="1296" w:hanging="576"/>
        <w:jc w:val="both"/>
      </w:pPr>
      <w:r>
        <w:t xml:space="preserve">22.1	</w:t>
      </w:r>
      <w:r>
        <w:t xml:space="preserve">This Agreement and any dispute or claim (including non-contractual disputes or claims) arising out of or in connection with it are governed by and construed in accordance with the law of England and Wales.</w:t>
      </w:r>
    </w:p>
    <w:p>
      <w:pPr>
        <w:spacing w:before="40" w:after="100"/>
        <w:ind w:left="1296" w:hanging="576"/>
        <w:jc w:val="both"/>
      </w:pPr>
      <w:r>
        <w:t xml:space="preserve">22.2	</w:t>
      </w:r>
      <w:r>
        <w:t xml:space="preserve">The Parties irrevocably agree that the courts of England and Wales have exclusive jurisdiction to settle any dispute or claim arising out of or in connection with this Agreement.</w:t>
      </w:r>
    </w:p>
    <w:p>
      <w:pPr>
        <w:spacing w:before="280" w:after="40"/>
        <w:jc w:val="center"/>
      </w:pPr>
      <w:r>
        <w:rPr>
          <w:b/>
        </w:rPr>
        <w:t xml:space="preserve">SCHEDULE 1</w:t>
      </w:r>
    </w:p>
    <w:p>
      <w:pPr>
        <w:spacing w:before="40" w:after="120"/>
        <w:jc w:val="center"/>
      </w:pPr>
      <w:r>
        <w:rPr>
          <w:b/>
        </w:rPr>
        <w:t xml:space="preserve">PARTICULARS OF THE SUBSCRIPTION</w:t>
      </w:r>
    </w:p>
    <w:p>
      <w:pPr>
        <w:spacing w:before="200" w:after="80"/>
        <w:jc w:val="left"/>
      </w:pPr>
      <w:r>
        <w:rPr>
          <w:b/>
        </w:rPr>
        <w:t xml:space="preserve">Part 1 — Issued share capital immediately before Completion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t>Class of share</w:t>
            </w:r>
          </w:p>
        </w:tc>
        <w:tc>
          <w:tcPr>
            <w:tcW w:type="dxa" w:w="2340"/>
          </w:tcPr>
          <w:p>
            <w:r>
              <w:rPr>
                <w:b/>
                <w:sz w:val="18"/>
              </w:rPr>
              <w:t>Holder</w:t>
            </w:r>
          </w:p>
        </w:tc>
        <w:tc>
          <w:tcPr>
            <w:tcW w:type="dxa" w:w="2340"/>
          </w:tcPr>
          <w:p>
            <w:r>
              <w:rPr>
                <w:b/>
                <w:sz w:val="18"/>
              </w:rPr>
              <w:t>Number</w:t>
            </w:r>
          </w:p>
        </w:tc>
        <w:tc>
          <w:tcPr>
            <w:tcW w:type="dxa" w:w="2340"/>
          </w:tcPr>
          <w:p>
            <w:r>
              <w:rPr>
                <w:b/>
                <w:sz w:val="18"/>
              </w:rPr>
              <w:t>Per cent</w:t>
            </w:r>
          </w:p>
        </w:tc>
      </w:tr>
      <w:tr>
        <w:tc>
          <w:tcPr>
            <w:tcW w:type="dxa" w:w="2340"/>
          </w:tcPr>
          <w:p>
            <w:r>
              <w:rPr>
                <w:sz w:val="18"/>
              </w:rPr>
              <w:t>Ordinary</w:t>
            </w:r>
          </w:p>
        </w:tc>
        <w:tc>
          <w:tcPr>
            <w:tcW w:type="dxa" w:w="2340"/>
          </w:tcPr>
          <w:p>
            <w:r>
              <w:rPr>
                <w:sz w:val="18"/>
              </w:rPr>
              <w:t>Henry Larsson</w:t>
            </w:r>
          </w:p>
        </w:tc>
        <w:tc>
          <w:tcPr>
            <w:tcW w:type="dxa" w:w="2340"/>
          </w:tcPr>
          <w:p>
            <w:r>
              <w:rPr>
                <w:sz w:val="18"/>
              </w:rPr>
              <w:t>2,400,000</w:t>
            </w:r>
          </w:p>
        </w:tc>
        <w:tc>
          <w:tcPr>
            <w:tcW w:type="dxa" w:w="2340"/>
          </w:tcPr>
          <w:p>
            <w:r>
              <w:rPr>
                <w:sz w:val="18"/>
              </w:rPr>
              <w:t>40.0%</w:t>
            </w:r>
          </w:p>
        </w:tc>
      </w:tr>
      <w:tr>
        <w:tc>
          <w:tcPr>
            <w:tcW w:type="dxa" w:w="2340"/>
          </w:tcPr>
          <w:p>
            <w:r>
              <w:rPr>
                <w:sz w:val="18"/>
              </w:rPr>
              <w:t>Ordinary</w:t>
            </w:r>
          </w:p>
        </w:tc>
        <w:tc>
          <w:tcPr>
            <w:tcW w:type="dxa" w:w="2340"/>
          </w:tcPr>
          <w:p>
            <w:r>
              <w:rPr>
                <w:sz w:val="18"/>
              </w:rPr>
              <w:t>Theo Eriksson</w:t>
            </w:r>
          </w:p>
        </w:tc>
        <w:tc>
          <w:tcPr>
            <w:tcW w:type="dxa" w:w="2340"/>
          </w:tcPr>
          <w:p>
            <w:r>
              <w:rPr>
                <w:sz w:val="18"/>
              </w:rPr>
              <w:t>1,800,000</w:t>
            </w:r>
          </w:p>
        </w:tc>
        <w:tc>
          <w:tcPr>
            <w:tcW w:type="dxa" w:w="2340"/>
          </w:tcPr>
          <w:p>
            <w:r>
              <w:rPr>
                <w:sz w:val="18"/>
              </w:rPr>
              <w:t>30.0%</w:t>
            </w:r>
          </w:p>
        </w:tc>
      </w:tr>
      <w:tr>
        <w:tc>
          <w:tcPr>
            <w:tcW w:type="dxa" w:w="2340"/>
          </w:tcPr>
          <w:p>
            <w:r>
              <w:rPr>
                <w:sz w:val="18"/>
              </w:rPr>
              <w:t>Series Seed Preferred</w:t>
            </w:r>
          </w:p>
        </w:tc>
        <w:tc>
          <w:tcPr>
            <w:tcW w:type="dxa" w:w="2340"/>
          </w:tcPr>
          <w:p>
            <w:r>
              <w:rPr>
                <w:sz w:val="18"/>
              </w:rPr>
              <w:t>Aldridge Seed LP</w:t>
            </w:r>
          </w:p>
        </w:tc>
        <w:tc>
          <w:tcPr>
            <w:tcW w:type="dxa" w:w="2340"/>
          </w:tcPr>
          <w:p>
            <w:r>
              <w:rPr>
                <w:sz w:val="18"/>
              </w:rPr>
              <w:t>1,200,000</w:t>
            </w:r>
          </w:p>
        </w:tc>
        <w:tc>
          <w:tcPr>
            <w:tcW w:type="dxa" w:w="2340"/>
          </w:tcPr>
          <w:p>
            <w:r>
              <w:rPr>
                <w:sz w:val="18"/>
              </w:rPr>
              <w:t>20.0%</w:t>
            </w:r>
          </w:p>
        </w:tc>
      </w:tr>
      <w:tr>
        <w:tc>
          <w:tcPr>
            <w:tcW w:type="dxa" w:w="2340"/>
          </w:tcPr>
          <w:p>
            <w:r>
              <w:rPr>
                <w:sz w:val="18"/>
              </w:rPr>
              <w:t>Options (reserved)</w:t>
            </w:r>
          </w:p>
        </w:tc>
        <w:tc>
          <w:tcPr>
            <w:tcW w:type="dxa" w:w="2340"/>
          </w:tcPr>
          <w:p>
            <w:r>
              <w:rPr>
                <w:sz w:val="18"/>
              </w:rPr>
              <w:t>EMI Option Pool</w:t>
            </w:r>
          </w:p>
        </w:tc>
        <w:tc>
          <w:tcPr>
            <w:tcW w:type="dxa" w:w="2340"/>
          </w:tcPr>
          <w:p>
            <w:r>
              <w:rPr>
                <w:sz w:val="18"/>
              </w:rPr>
              <w:t>600,000</w:t>
            </w:r>
          </w:p>
        </w:tc>
        <w:tc>
          <w:tcPr>
            <w:tcW w:type="dxa" w:w="2340"/>
          </w:tcPr>
          <w:p>
            <w:r>
              <w:rPr>
                <w:sz w:val="18"/>
              </w:rPr>
              <w:t>10.0%</w:t>
            </w:r>
          </w:p>
        </w:tc>
      </w:tr>
      <w:tr>
        <w:tc>
          <w:tcPr>
            <w:tcW w:type="dxa" w:w="2340"/>
          </w:tcPr>
          <w:p>
            <w:r>
              <w:rPr>
                <w:sz w:val="18"/>
              </w:rPr>
            </w:r>
          </w:p>
        </w:tc>
        <w:tc>
          <w:tcPr>
            <w:tcW w:type="dxa" w:w="2340"/>
          </w:tcPr>
          <w:p>
            <w:r>
              <w:rPr>
                <w:sz w:val="18"/>
              </w:rPr>
              <w:t>Total (fully diluted)</w:t>
            </w:r>
          </w:p>
        </w:tc>
        <w:tc>
          <w:tcPr>
            <w:tcW w:type="dxa" w:w="2340"/>
          </w:tcPr>
          <w:p>
            <w:r>
              <w:rPr>
                <w:sz w:val="18"/>
              </w:rPr>
              <w:t>6,000,000</w:t>
            </w:r>
          </w:p>
        </w:tc>
        <w:tc>
          <w:tcPr>
            <w:tcW w:type="dxa" w:w="2340"/>
          </w:tcPr>
          <w:p>
            <w:r>
              <w:rPr>
                <w:sz w:val="18"/>
              </w:rPr>
              <w:t>100%</w:t>
            </w:r>
          </w:p>
        </w:tc>
      </w:tr>
    </w:tbl>
    <w:p>
      <w:pPr>
        <w:spacing w:before="200" w:after="80"/>
        <w:jc w:val="left"/>
      </w:pPr>
      <w:r>
        <w:rPr>
          <w:b/>
        </w:rPr>
        <w:t xml:space="preserve">Part 2 — The Subscription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Subscriber</w:t>
            </w:r>
          </w:p>
        </w:tc>
        <w:tc>
          <w:tcPr>
            <w:tcW w:type="dxa" w:w="1872"/>
          </w:tcPr>
          <w:p>
            <w:r>
              <w:rPr>
                <w:b/>
                <w:sz w:val="18"/>
              </w:rPr>
              <w:t>Class</w:t>
            </w:r>
          </w:p>
        </w:tc>
        <w:tc>
          <w:tcPr>
            <w:tcW w:type="dxa" w:w="1872"/>
          </w:tcPr>
          <w:p>
            <w:r>
              <w:rPr>
                <w:b/>
                <w:sz w:val="18"/>
              </w:rPr>
              <w:t>Number</w:t>
            </w:r>
          </w:p>
        </w:tc>
        <w:tc>
          <w:tcPr>
            <w:tcW w:type="dxa" w:w="1872"/>
          </w:tcPr>
          <w:p>
            <w:r>
              <w:rPr>
                <w:b/>
                <w:sz w:val="18"/>
              </w:rPr>
              <w:t>Price/share</w:t>
            </w:r>
          </w:p>
        </w:tc>
        <w:tc>
          <w:tcPr>
            <w:tcW w:type="dxa" w:w="1872"/>
          </w:tcPr>
          <w:p>
            <w:r>
              <w:rPr>
                <w:b/>
                <w:sz w:val="18"/>
              </w:rPr>
              <w:t>Amount</w:t>
            </w:r>
          </w:p>
        </w:tc>
      </w:tr>
      <w:tr>
        <w:tc>
          <w:tcPr>
            <w:tcW w:type="dxa" w:w="1872"/>
          </w:tcPr>
          <w:p>
            <w:r>
              <w:rPr>
                <w:sz w:val="18"/>
              </w:rPr>
              <w:t>Ravensworth Ventures LLP</w:t>
            </w:r>
          </w:p>
        </w:tc>
        <w:tc>
          <w:tcPr>
            <w:tcW w:type="dxa" w:w="1872"/>
          </w:tcPr>
          <w:p>
            <w:r>
              <w:rPr>
                <w:sz w:val="18"/>
              </w:rPr>
              <w:t>Series B Preferred</w:t>
            </w:r>
          </w:p>
        </w:tc>
        <w:tc>
          <w:tcPr>
            <w:tcW w:type="dxa" w:w="1872"/>
          </w:tcPr>
          <w:p>
            <w:r>
              <w:rPr>
                <w:sz w:val="18"/>
              </w:rPr>
              <w:t>2,000,000</w:t>
            </w:r>
          </w:p>
        </w:tc>
        <w:tc>
          <w:tcPr>
            <w:tcW w:type="dxa" w:w="1872"/>
          </w:tcPr>
          <w:p>
            <w:r>
              <w:rPr>
                <w:sz w:val="18"/>
              </w:rPr>
              <w:t>£10.00</w:t>
            </w:r>
          </w:p>
        </w:tc>
        <w:tc>
          <w:tcPr>
            <w:tcW w:type="dxa" w:w="1872"/>
          </w:tcPr>
          <w:p>
            <w:r>
              <w:rPr>
                <w:sz w:val="18"/>
              </w:rPr>
              <w:t>£20,000,000</w:t>
            </w:r>
          </w:p>
        </w:tc>
      </w:tr>
      <w:tr>
        <w:tc>
          <w:tcPr>
            <w:tcW w:type="dxa" w:w="1872"/>
          </w:tcPr>
          <w:p>
            <w:r>
              <w:rPr>
                <w:sz w:val="18"/>
              </w:rPr>
            </w:r>
          </w:p>
        </w:tc>
        <w:tc>
          <w:tcPr>
            <w:tcW w:type="dxa" w:w="1872"/>
          </w:tcPr>
          <w:p>
            <w:r>
              <w:rPr>
                <w:sz w:val="18"/>
              </w:rPr>
              <w:t>Total</w:t>
            </w:r>
          </w:p>
        </w:tc>
        <w:tc>
          <w:tcPr>
            <w:tcW w:type="dxa" w:w="1872"/>
          </w:tcPr>
          <w:p>
            <w:r>
              <w:rPr>
                <w:sz w:val="18"/>
              </w:rPr>
              <w:t>2,000,000</w:t>
            </w:r>
          </w:p>
        </w:tc>
        <w:tc>
          <w:tcPr>
            <w:tcW w:type="dxa" w:w="1872"/>
          </w:tcPr>
          <w:p>
            <w:r>
              <w:rPr>
                <w:sz w:val="18"/>
              </w:rPr>
            </w:r>
          </w:p>
        </w:tc>
        <w:tc>
          <w:tcPr>
            <w:tcW w:type="dxa" w:w="1872"/>
          </w:tcPr>
          <w:p>
            <w:r>
              <w:rPr>
                <w:sz w:val="18"/>
              </w:rPr>
              <w:t>£20,000,000</w:t>
            </w:r>
          </w:p>
        </w:tc>
      </w:tr>
    </w:tbl>
    <w:p>
      <w:pPr>
        <w:spacing w:before="40" w:after="120"/>
        <w:jc w:val="both"/>
      </w:pPr>
      <w:r>
        <w:t xml:space="preserve">Immediately following Completion the fully-diluted share capital will be 8,000,000 shares, of which the Investor will hold 2,000,000 Series B Preferred Shares representing 25.0% (post-money valuation £80,000,000 on a pre-money valuation of £60,000,000).</w:t>
      </w:r>
    </w:p>
    <w:p>
      <w:pPr>
        <w:spacing w:before="280" w:after="40"/>
        <w:jc w:val="center"/>
      </w:pPr>
      <w:r>
        <w:rPr>
          <w:b/>
        </w:rPr>
        <w:t xml:space="preserve">SCHEDULE 2</w:t>
      </w:r>
    </w:p>
    <w:p>
      <w:pPr>
        <w:spacing w:before="40" w:after="120"/>
        <w:jc w:val="center"/>
      </w:pPr>
      <w:r>
        <w:rPr>
          <w:b/>
        </w:rPr>
        <w:t xml:space="preserve">WARRANTIES</w:t>
      </w:r>
    </w:p>
    <w:p>
      <w:pPr>
        <w:spacing w:before="200" w:after="80"/>
        <w:jc w:val="left"/>
      </w:pPr>
      <w:r>
        <w:rPr>
          <w:b/>
        </w:rPr>
        <w:t xml:space="preserve">Part 1 — Capacity and the Shares</w:t>
      </w:r>
    </w:p>
    <w:p>
      <w:pPr>
        <w:spacing w:before="40" w:after="80"/>
        <w:ind w:left="432"/>
        <w:jc w:val="both"/>
      </w:pPr>
      <w:r>
        <w:t xml:space="preserve">Each Warrantor has the requisite power and authority, and has taken all necessary action, to enter into and perform this Agreement and the documents to be entered into under it.</w:t>
      </w:r>
    </w:p>
    <w:p>
      <w:pPr>
        <w:spacing w:before="40" w:after="80"/>
        <w:ind w:left="432"/>
        <w:jc w:val="both"/>
      </w:pPr>
      <w:r>
        <w:t xml:space="preserve">This Agreement constitutes binding obligations on each Warrantor in accordance with its terms.</w:t>
      </w:r>
    </w:p>
    <w:p>
      <w:pPr>
        <w:spacing w:before="40" w:after="80"/>
        <w:ind w:left="432"/>
        <w:jc w:val="both"/>
      </w:pPr>
      <w:r>
        <w:t xml:space="preserve">The shares in the Company are fully paid (or credited as fully paid), are free from all Encumbrances, and the Subscription Shares will, on allotment, be free from all Encumbrances and rank as set out in the Articles.</w:t>
      </w:r>
    </w:p>
    <w:p>
      <w:pPr>
        <w:spacing w:before="40" w:after="80"/>
        <w:ind w:left="432"/>
        <w:jc w:val="both"/>
      </w:pPr>
      <w:r>
        <w:t xml:space="preserve">No person has any right to require the allotment, issue, transfer, redemption or repayment of any share in the Company, save as set out in the Articles and the Investor Rights Agreement.</w:t>
      </w:r>
    </w:p>
    <w:p>
      <w:pPr>
        <w:spacing w:before="200" w:after="80"/>
        <w:jc w:val="left"/>
      </w:pPr>
      <w:r>
        <w:rPr>
          <w:b/>
        </w:rPr>
        <w:t xml:space="preserve">Part 2 — Business Warranties</w:t>
      </w:r>
    </w:p>
    <w:p>
      <w:pPr>
        <w:spacing w:before="200" w:after="80"/>
        <w:jc w:val="left"/>
      </w:pPr>
      <w:r>
        <w:rPr>
          <w:b/>
        </w:rPr>
        <w:t xml:space="preserve">Accounts</w:t>
      </w:r>
    </w:p>
    <w:p>
      <w:pPr>
        <w:spacing w:before="40" w:after="80"/>
        <w:ind w:left="432"/>
        <w:jc w:val="both"/>
      </w:pPr>
      <w:r>
        <w:t xml:space="preserve">The Accounts have been prepared in accordance with applicable law and UK GAAP and give a true and fair view of the assets, liabilities and state of affairs of the Company as at 31 December 2025 and of its profit or loss for the year then ended.</w:t>
      </w:r>
    </w:p>
    <w:p>
      <w:pPr>
        <w:spacing w:before="40" w:after="80"/>
        <w:ind w:left="432"/>
        <w:jc w:val="both"/>
      </w:pPr>
      <w:r>
        <w:t xml:space="preserve">The Accounts are not affected by any extraordinary, exceptional or non-recurring item save as disclosed in them, and make proper provision for all liabilities and capital commitments outstanding at the accounts date.</w:t>
      </w:r>
    </w:p>
    <w:p>
      <w:pPr>
        <w:spacing w:before="200" w:after="80"/>
        <w:jc w:val="left"/>
      </w:pPr>
      <w:r>
        <w:rPr>
          <w:b/>
        </w:rPr>
        <w:t xml:space="preserve">Intellectual property and IT</w:t>
      </w:r>
    </w:p>
    <w:p>
      <w:pPr>
        <w:spacing w:before="40" w:after="80"/>
        <w:ind w:left="432"/>
        <w:jc w:val="both"/>
      </w:pPr>
      <w:r>
        <w:t xml:space="preserve">The Company owns or is validly licensed to use all material intellectual property rights used in the Business, and so far as the Warrantors are aware the Business does not infringe the intellectual property rights of any third party.</w:t>
      </w:r>
    </w:p>
    <w:p>
      <w:pPr>
        <w:spacing w:before="40" w:after="80"/>
        <w:ind w:left="432"/>
        <w:jc w:val="both"/>
      </w:pPr>
      <w:r>
        <w:t xml:space="preserve">The Company has not received notice of any claim that its products or services infringe the rights of any third party, and the IT systems used by the Business are adequately maintained and supported.</w:t>
      </w:r>
    </w:p>
    <w:p>
      <w:pPr>
        <w:spacing w:before="200" w:after="80"/>
        <w:jc w:val="left"/>
      </w:pPr>
      <w:r>
        <w:rPr>
          <w:b/>
        </w:rPr>
        <w:t xml:space="preserve">Contracts</w:t>
      </w:r>
    </w:p>
    <w:p>
      <w:pPr>
        <w:spacing w:before="40" w:after="80"/>
        <w:ind w:left="432"/>
        <w:jc w:val="both"/>
      </w:pPr>
      <w:r>
        <w:t xml:space="preserve">No material contract of the Company is liable to be terminated or materially varied by reason of the transactions contemplated by this Agreement, save as fairly disclosed.</w:t>
      </w:r>
    </w:p>
    <w:p>
      <w:pPr>
        <w:spacing w:before="40" w:after="80"/>
        <w:ind w:left="432"/>
        <w:jc w:val="both"/>
      </w:pPr>
      <w:r>
        <w:t xml:space="preserve">The Company is not in material breach of any contract to which it is a party, and so far as the Warrantors are aware no counterparty is in material breach of any such contract.</w:t>
      </w:r>
    </w:p>
    <w:p>
      <w:pPr>
        <w:spacing w:before="200" w:after="80"/>
        <w:jc w:val="left"/>
      </w:pPr>
      <w:r>
        <w:rPr>
          <w:b/>
        </w:rPr>
        <w:t xml:space="preserve">Employees</w:t>
      </w:r>
    </w:p>
    <w:p>
      <w:pPr>
        <w:spacing w:before="40" w:after="80"/>
        <w:ind w:left="432"/>
        <w:jc w:val="both"/>
      </w:pPr>
      <w:r>
        <w:t xml:space="preserve">The Disclosure Letter contains accurate particulars of the terms of employment of each senior employee, and no senior employee has given or received notice to terminate his or her employment.</w:t>
      </w:r>
    </w:p>
    <w:p>
      <w:pPr>
        <w:spacing w:before="40" w:after="80"/>
        <w:ind w:left="432"/>
        <w:jc w:val="both"/>
      </w:pPr>
      <w:r>
        <w:t xml:space="preserve">There is no outstanding or threatened claim by any employee or former employee, and the Company has complied in all material respects with its obligations under employment law and in respect of pension arrangements.</w:t>
      </w:r>
    </w:p>
    <w:p>
      <w:pPr>
        <w:spacing w:before="200" w:after="80"/>
        <w:jc w:val="left"/>
      </w:pPr>
      <w:r>
        <w:rPr>
          <w:b/>
        </w:rPr>
        <w:t xml:space="preserve">Litigation and compliance</w:t>
      </w:r>
    </w:p>
    <w:p>
      <w:pPr>
        <w:spacing w:before="40" w:after="80"/>
        <w:ind w:left="432"/>
        <w:jc w:val="both"/>
      </w:pPr>
      <w:r>
        <w:t xml:space="preserve">The Company is not engaged in any litigation, arbitration or regulatory proceedings, and so far as the Warrantors are aware no such proceedings are pending or threatened.</w:t>
      </w:r>
    </w:p>
    <w:p>
      <w:pPr>
        <w:spacing w:before="40" w:after="80"/>
        <w:ind w:left="432"/>
        <w:jc w:val="both"/>
      </w:pPr>
      <w:r>
        <w:t xml:space="preserve">The Company has at all material times conducted the Business in compliance in all material respects with applicable laws, and holds all material licences and consents necessary to carry on the Business.</w:t>
      </w:r>
    </w:p>
    <w:p>
      <w:pPr>
        <w:spacing w:before="200" w:after="80"/>
        <w:jc w:val="left"/>
      </w:pPr>
      <w:r>
        <w:rPr>
          <w:b/>
        </w:rPr>
        <w:t xml:space="preserve">Data protection</w:t>
      </w:r>
    </w:p>
    <w:p>
      <w:pPr>
        <w:spacing w:before="40" w:after="80"/>
        <w:ind w:left="432"/>
        <w:jc w:val="both"/>
      </w:pPr>
      <w:r>
        <w:t xml:space="preserve">The Company has complied in all material respects with the UK GDPR and the Data Protection Act 2018, and has not received any enforcement notice or material complaint from the Information Commissioner or any data subject.</w:t>
      </w:r>
    </w:p>
    <w:p>
      <w:pPr>
        <w:spacing w:before="200" w:after="80"/>
        <w:jc w:val="left"/>
      </w:pPr>
      <w:r>
        <w:rPr>
          <w:b/>
        </w:rPr>
        <w:t xml:space="preserve">Assets, insurance and solvency</w:t>
      </w:r>
    </w:p>
    <w:p>
      <w:pPr>
        <w:spacing w:before="40" w:after="80"/>
        <w:ind w:left="432"/>
        <w:jc w:val="both"/>
      </w:pPr>
      <w:r>
        <w:t xml:space="preserve">The Company owns or has the right to use all assets necessary for the conduct of the Business, free from Encumbrances save as disclosed.</w:t>
      </w:r>
    </w:p>
    <w:p>
      <w:pPr>
        <w:spacing w:before="40" w:after="80"/>
        <w:ind w:left="432"/>
        <w:jc w:val="both"/>
      </w:pPr>
      <w:r>
        <w:t xml:space="preserve">The Company maintains insurance of the type and amount customary for a business of its size and nature, and all premiums have been paid.</w:t>
      </w:r>
    </w:p>
    <w:p>
      <w:pPr>
        <w:spacing w:before="40" w:after="80"/>
        <w:ind w:left="432"/>
        <w:jc w:val="both"/>
      </w:pPr>
      <w:r>
        <w:t xml:space="preserve">No order has been made, petition presented or resolution passed for the winding-up of the Company, and no administrator, receiver or liquidator has been appointed.</w:t>
      </w:r>
    </w:p>
    <w:p>
      <w:pPr>
        <w:spacing w:before="200" w:after="80"/>
        <w:jc w:val="left"/>
      </w:pPr>
      <w:r>
        <w:rPr>
          <w:b/>
        </w:rPr>
        <w:t xml:space="preserve">Tax (summary — see also Part 3, Tax Covenant)</w:t>
      </w:r>
    </w:p>
    <w:p>
      <w:pPr>
        <w:spacing w:before="40" w:after="80"/>
        <w:ind w:left="432"/>
        <w:jc w:val="both"/>
      </w:pPr>
      <w:r>
        <w:t xml:space="preserve">The Company has duly and punctually paid all Tax for which it is liable and has made all returns and supplied all information required, and is not involved in any dispute with any Tax authority.</w:t>
      </w:r>
    </w:p>
    <w:p>
      <w:pPr>
        <w:spacing w:before="40" w:after="80"/>
        <w:ind w:left="432"/>
        <w:jc w:val="both"/>
      </w:pPr>
      <w:r>
        <w:t xml:space="preserve">The Company is and has at all times been resident for Tax purposes only in the United Kingdom, and is duly registered for VAT.</w:t>
      </w:r>
    </w:p>
    <w:p>
      <w:pPr>
        <w:spacing w:before="200" w:after="80"/>
        <w:jc w:val="left"/>
      </w:pPr>
      <w:r>
        <w:rPr>
          <w:b/>
        </w:rPr>
        <w:t xml:space="preserve">Part 3 — Tax Covenant (summary)</w:t>
      </w:r>
    </w:p>
    <w:p>
      <w:pPr>
        <w:spacing w:before="40" w:after="120"/>
        <w:jc w:val="both"/>
      </w:pPr>
      <w:r>
        <w:t xml:space="preserve">The Warrantors covenant to pay to the Investor (by way of adjustment to the Subscription Price, so far as possible) an amount equal to any Tax liability of the Company arising in respect of any event occurring, or any income, profits or gains earned, on or before Completion which was not provided for in the Accounts, together with reasonable costs, subject to the limitations in clause 7 and the time limit applicable to Tax claims.</w:t>
      </w:r>
    </w:p>
    <w:p>
      <w:pPr>
        <w:spacing w:before="280" w:after="40"/>
        <w:jc w:val="center"/>
      </w:pPr>
      <w:r>
        <w:rPr>
          <w:b/>
        </w:rPr>
        <w:t xml:space="preserve">SCHEDULE 3</w:t>
      </w:r>
    </w:p>
    <w:p>
      <w:pPr>
        <w:spacing w:before="40" w:after="120"/>
        <w:jc w:val="center"/>
      </w:pPr>
      <w:r>
        <w:rPr>
          <w:b/>
        </w:rPr>
        <w:t xml:space="preserve">INVESTOR CONSENT MATTERS</w:t>
      </w:r>
    </w:p>
    <w:p>
      <w:pPr>
        <w:spacing w:before="40" w:after="120"/>
        <w:jc w:val="both"/>
      </w:pPr>
      <w:r>
        <w:t xml:space="preserve">The matters referred to in clauses 8 and 9 (to be undertaken only with the prior written consent of the Investor) include:</w:t>
      </w:r>
    </w:p>
    <w:p>
      <w:pPr>
        <w:spacing w:before="40" w:after="60"/>
        <w:ind w:left="1008" w:hanging="432"/>
        <w:jc w:val="both"/>
      </w:pPr>
      <w:r>
        <w:t xml:space="preserve">•	</w:t>
      </w:r>
      <w:r>
        <w:t xml:space="preserve">altering the share capital of the Company or the rights attaching to any class of shares, or amending the Articles;</w:t>
      </w:r>
    </w:p>
    <w:p>
      <w:pPr>
        <w:spacing w:before="40" w:after="60"/>
        <w:ind w:left="1008" w:hanging="432"/>
        <w:jc w:val="both"/>
      </w:pPr>
      <w:r>
        <w:t xml:space="preserve">•	</w:t>
      </w:r>
      <w:r>
        <w:t xml:space="preserve">allotting or issuing any share or any instrument convertible into shares, or granting any option over shares, other than a Permitted Issue under Schedule 5;</w:t>
      </w:r>
    </w:p>
    <w:p>
      <w:pPr>
        <w:spacing w:before="40" w:after="60"/>
        <w:ind w:left="1008" w:hanging="432"/>
        <w:jc w:val="both"/>
      </w:pPr>
      <w:r>
        <w:t xml:space="preserve">•	</w:t>
      </w:r>
      <w:r>
        <w:t xml:space="preserve">creating any Encumbrance over the whole or any part of the Company’s assets other than in the ordinary course;</w:t>
      </w:r>
    </w:p>
    <w:p>
      <w:pPr>
        <w:spacing w:before="40" w:after="60"/>
        <w:ind w:left="1008" w:hanging="432"/>
        <w:jc w:val="both"/>
      </w:pPr>
      <w:r>
        <w:t xml:space="preserve">•	</w:t>
      </w:r>
      <w:r>
        <w:t xml:space="preserve">incurring any borrowing or indebtedness in the nature of borrowing in excess of </w:t>
      </w:r>
      <w:del w:id="1004" w:author="James Osei (Whitfield Carter LLP)" w:date="2026-02-26T16:05:00Z">
        <w:r>
          <w:delText xml:space="preserve">£1,000,000</w:delText>
        </w:r>
      </w:del>
      <w:ins w:id="1005" w:author="James Osei (Whitfield Carter LLP)" w:date="2026-02-26T16:05:00Z">
        <w:r>
          <w:t xml:space="preserve">£2,000,000</w:t>
        </w:r>
      </w:ins>
      <w:r>
        <w:t xml:space="preserve"> in aggregate;</w:t>
      </w:r>
    </w:p>
    <w:p>
      <w:pPr>
        <w:spacing w:before="40" w:after="60"/>
        <w:ind w:left="1008" w:hanging="432"/>
        <w:jc w:val="both"/>
      </w:pPr>
      <w:r>
        <w:t xml:space="preserve">•	</w:t>
      </w:r>
      <w:r>
        <w:t xml:space="preserve">entering into any transaction with a Founder or a connected person otherwise than on arm’s-length terms;</w:t>
      </w:r>
    </w:p>
    <w:p>
      <w:pPr>
        <w:spacing w:before="40" w:after="60"/>
        <w:ind w:left="1008" w:hanging="432"/>
        <w:jc w:val="both"/>
      </w:pPr>
      <w:r>
        <w:t xml:space="preserve">•	</w:t>
      </w:r>
      <w:r>
        <w:t xml:space="preserve">acquiring or disposing of any business or any material asset, or forming any subsidiary or joint venture;</w:t>
      </w:r>
    </w:p>
    <w:p>
      <w:pPr>
        <w:spacing w:before="40" w:after="60"/>
        <w:ind w:left="1008" w:hanging="432"/>
        <w:jc w:val="both"/>
      </w:pPr>
      <w:r>
        <w:t xml:space="preserve">•	</w:t>
      </w:r>
      <w:r>
        <w:t xml:space="preserve">making any material change to the nature or scope of the Business;</w:t>
      </w:r>
    </w:p>
    <w:p>
      <w:pPr>
        <w:spacing w:before="40" w:after="60"/>
        <w:ind w:left="1008" w:hanging="432"/>
        <w:jc w:val="both"/>
      </w:pPr>
      <w:r>
        <w:t xml:space="preserve">•	</w:t>
      </w:r>
      <w:r>
        <w:t xml:space="preserve">approving or materially amending the annual budget, or declaring or paying any dividend or other distribution;</w:t>
      </w:r>
    </w:p>
    <w:p>
      <w:pPr>
        <w:spacing w:before="40" w:after="60"/>
        <w:ind w:left="1008" w:hanging="432"/>
        <w:jc w:val="both"/>
      </w:pPr>
      <w:r>
        <w:t xml:space="preserve">•	</w:t>
      </w:r>
      <w:r>
        <w:t xml:space="preserve">appointing or removing any director (other than the Investor Director), or materially changing the terms of employment of any Founder.</w:t>
      </w:r>
    </w:p>
    <w:p>
      <w:pPr>
        <w:spacing w:before="280" w:after="40"/>
        <w:jc w:val="center"/>
      </w:pPr>
      <w:r>
        <w:rPr>
          <w:b/>
        </w:rPr>
        <w:t xml:space="preserve">SCHEDULE 4</w:t>
      </w:r>
    </w:p>
    <w:p>
      <w:pPr>
        <w:spacing w:before="40" w:after="120"/>
        <w:jc w:val="center"/>
      </w:pPr>
      <w:r>
        <w:rPr>
          <w:b/>
        </w:rPr>
        <w:t xml:space="preserve">COMPLETION OBLIGATIONS</w:t>
      </w:r>
    </w:p>
    <w:p>
      <w:pPr>
        <w:spacing w:before="200" w:after="80"/>
        <w:jc w:val="left"/>
      </w:pPr>
      <w:r>
        <w:rPr>
          <w:b/>
        </w:rPr>
        <w:t xml:space="preserve">Part 1 — Warrantors’ obligations</w:t>
      </w:r>
    </w:p>
    <w:p>
      <w:pPr>
        <w:spacing w:before="40" w:after="60"/>
        <w:ind w:left="1008" w:hanging="432"/>
        <w:jc w:val="both"/>
      </w:pPr>
      <w:r>
        <w:t xml:space="preserve">•	</w:t>
      </w:r>
      <w:r>
        <w:t xml:space="preserve">deliver evidence of the passing of the shareholder resolutions adopting the Articles and authorising the allotment of the Subscription Shares free of pre-emption;</w:t>
      </w:r>
    </w:p>
    <w:p>
      <w:pPr>
        <w:spacing w:before="40" w:after="60"/>
        <w:ind w:left="1008" w:hanging="432"/>
        <w:jc w:val="both"/>
      </w:pPr>
      <w:r>
        <w:t xml:space="preserve">•	</w:t>
      </w:r>
      <w:r>
        <w:t xml:space="preserve">deliver certified copies of board minutes of the Company approving the transaction, the allotment of the Subscription Shares and the appointment of the Investor Director (Aisha Chowdhury);</w:t>
      </w:r>
    </w:p>
    <w:p>
      <w:pPr>
        <w:spacing w:before="40" w:after="60"/>
        <w:ind w:left="1008" w:hanging="432"/>
        <w:jc w:val="both"/>
      </w:pPr>
      <w:r>
        <w:t xml:space="preserve">•	</w:t>
      </w:r>
      <w:r>
        <w:t xml:space="preserve">deliver the executed Investor Rights Agreement and the executed Disclosure Letter;</w:t>
      </w:r>
    </w:p>
    <w:p>
      <w:pPr>
        <w:spacing w:before="40" w:after="60"/>
        <w:ind w:left="1008" w:hanging="432"/>
        <w:jc w:val="both"/>
      </w:pPr>
      <w:r>
        <w:t xml:space="preserve">•	</w:t>
      </w:r>
      <w:r>
        <w:t xml:space="preserve">deliver the updated register of members and register of allotments showing the Investor as the holder of the Subscription Shares, and a duly executed share certificate.</w:t>
      </w:r>
    </w:p>
    <w:p>
      <w:pPr>
        <w:spacing w:before="200" w:after="80"/>
        <w:jc w:val="left"/>
      </w:pPr>
      <w:r>
        <w:rPr>
          <w:b/>
        </w:rPr>
        <w:t xml:space="preserve">Part 2 — Investor’s obligations</w:t>
      </w:r>
    </w:p>
    <w:p>
      <w:pPr>
        <w:spacing w:before="40" w:after="60"/>
        <w:ind w:left="1008" w:hanging="432"/>
        <w:jc w:val="both"/>
      </w:pPr>
      <w:r>
        <w:t xml:space="preserve">•	</w:t>
      </w:r>
      <w:r>
        <w:t xml:space="preserve">pay the Subscription Amount of £20,000,000 in cleared funds to the client account of Whitfield Carter LLP, whose receipt shall be a good and sufficient discharge;</w:t>
      </w:r>
    </w:p>
    <w:p>
      <w:pPr>
        <w:spacing w:before="40" w:after="60"/>
        <w:ind w:left="1008" w:hanging="432"/>
        <w:jc w:val="both"/>
      </w:pPr>
      <w:r>
        <w:t xml:space="preserve">•	</w:t>
      </w:r>
      <w:r>
        <w:t xml:space="preserve">deliver a counterpart of the Investor Rights Agreement executed by the Investor.</w:t>
      </w:r>
    </w:p>
    <w:p>
      <w:pPr>
        <w:spacing w:before="280" w:after="40"/>
        <w:jc w:val="center"/>
      </w:pPr>
      <w:r>
        <w:rPr>
          <w:b/>
        </w:rPr>
        <w:t xml:space="preserve">SCHEDULE 5</w:t>
      </w:r>
    </w:p>
    <w:p>
      <w:pPr>
        <w:spacing w:before="40" w:after="120"/>
        <w:jc w:val="center"/>
      </w:pPr>
      <w:r>
        <w:rPr>
          <w:b/>
        </w:rPr>
        <w:t xml:space="preserve">PERMITTED ISSUES</w:t>
      </w:r>
    </w:p>
    <w:p>
      <w:pPr>
        <w:spacing w:before="40" w:after="60"/>
        <w:ind w:left="1008" w:hanging="432"/>
        <w:jc w:val="both"/>
      </w:pPr>
      <w:r>
        <w:t xml:space="preserve">•	</w:t>
      </w:r>
      <w:r>
        <w:t xml:space="preserve">the issue of shares on the exercise of options granted under the Company’s EMI option scheme, within the agreed EMI option pool of up to 600,000 ordinary shares;</w:t>
      </w:r>
    </w:p>
    <w:p>
      <w:pPr>
        <w:spacing w:before="40" w:after="60"/>
        <w:ind w:left="1008" w:hanging="432"/>
        <w:jc w:val="both"/>
      </w:pPr>
      <w:r>
        <w:t xml:space="preserve">•	</w:t>
      </w:r>
      <w:r>
        <w:t xml:space="preserve">the issue of shares to which the Investor has given its prior written consent;</w:t>
      </w:r>
    </w:p>
    <w:p>
      <w:pPr>
        <w:spacing w:before="40" w:after="60"/>
        <w:ind w:left="1008" w:hanging="432"/>
        <w:jc w:val="both"/>
      </w:pPr>
      <w:r>
        <w:t xml:space="preserve">•	</w:t>
      </w:r>
      <w:r>
        <w:t xml:space="preserve">the issue of shares pursuant to a bona fide acquisition approved by the board (including the Investor Director).</w:t>
      </w:r>
    </w:p>
    <w:p>
      <w:pPr>
        <w:spacing w:before="320" w:after="120"/>
        <w:jc w:val="center"/>
      </w:pPr>
      <w:r>
        <w:rPr>
          <w:b/>
        </w:rPr>
        <w:t xml:space="preserve">EXECUTION</w:t>
      </w:r>
    </w:p>
    <w:p>
      <w:pPr>
        <w:spacing w:before="40" w:after="160"/>
        <w:jc w:val="left"/>
      </w:pPr>
      <w:r>
        <w:t xml:space="preserve">This Agreement has been executed and delivered on the date stated at the beginning of it.</w:t>
      </w:r>
    </w:p>
    <w:p>
      <w:pPr>
        <w:spacing w:before="200" w:after="40"/>
        <w:jc w:val="left"/>
      </w:pPr>
      <w:r>
        <w:rPr>
          <w:b/>
        </w:rPr>
        <w:t xml:space="preserve">SIGNED</w:t>
      </w:r>
    </w:p>
    <w:p>
      <w:pPr>
        <w:spacing w:before="40" w:after="200"/>
        <w:jc w:val="left"/>
      </w:pPr>
      <w:r>
        <w:t xml:space="preserve">for and on behalf of </w:t>
      </w:r>
      <w:r>
        <w:rPr>
          <w:b/>
        </w:rPr>
        <w:t xml:space="preserve">CASPIAN TECHNOLOGIES LIMITED</w:t>
      </w:r>
    </w:p>
    <w:p>
      <w:pPr>
        <w:spacing w:before="40" w:after="40"/>
        <w:jc w:val="left"/>
      </w:pPr>
      <w:r>
        <w:t xml:space="preserve">____________________________________</w:t>
      </w:r>
    </w:p>
    <w:p>
      <w:pPr>
        <w:spacing w:before="40" w:after="40"/>
        <w:jc w:val="left"/>
      </w:pPr>
      <w:r>
        <w:t xml:space="preserve">Name: </w:t>
      </w:r>
      <w:r>
        <w:rPr>
          <w:b/>
        </w:rPr>
        <w:t xml:space="preserve">Henry Larsson</w:t>
      </w:r>
    </w:p>
    <w:p>
      <w:pPr>
        <w:spacing w:before="40" w:after="40"/>
        <w:jc w:val="left"/>
      </w:pPr>
      <w:r>
        <w:t xml:space="preserve">Title: Director, for and on behalf of Caspian Technologies Limited</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HENRY LARSSON</w:t>
      </w:r>
    </w:p>
    <w:p>
      <w:pPr>
        <w:spacing w:before="40" w:after="40"/>
        <w:jc w:val="left"/>
      </w:pPr>
      <w:r>
        <w:t xml:space="preserve">____________________________________</w:t>
      </w:r>
    </w:p>
    <w:p>
      <w:pPr>
        <w:spacing w:before="40" w:after="40"/>
        <w:jc w:val="left"/>
      </w:pPr>
      <w:r>
        <w:t xml:space="preserve">Name: </w:t>
      </w:r>
      <w:r>
        <w:rPr>
          <w:b/>
        </w:rPr>
        <w:t xml:space="preserve">Henry Larsson</w:t>
      </w:r>
    </w:p>
    <w:p>
      <w:pPr>
        <w:spacing w:before="40" w:after="40"/>
        <w:jc w:val="left"/>
      </w:pPr>
      <w:r>
        <w:t xml:space="preserve">Title: Founder</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THEO ERIKSSON</w:t>
      </w:r>
    </w:p>
    <w:p>
      <w:pPr>
        <w:spacing w:before="40" w:after="40"/>
        <w:jc w:val="left"/>
      </w:pPr>
      <w:r>
        <w:t xml:space="preserve">____________________________________</w:t>
      </w:r>
    </w:p>
    <w:p>
      <w:pPr>
        <w:spacing w:before="40" w:after="40"/>
        <w:jc w:val="left"/>
      </w:pPr>
      <w:r>
        <w:t xml:space="preserve">Name: </w:t>
      </w:r>
      <w:r>
        <w:rPr>
          <w:b/>
        </w:rPr>
        <w:t xml:space="preserve">Theo Eriksson</w:t>
      </w:r>
    </w:p>
    <w:p>
      <w:pPr>
        <w:spacing w:before="40" w:after="40"/>
        <w:jc w:val="left"/>
      </w:pPr>
      <w:r>
        <w:t xml:space="preserve">Title: Founder</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RAVENSWORTH VENTURES LLP</w:t>
      </w:r>
    </w:p>
    <w:p>
      <w:pPr>
        <w:spacing w:before="40" w:after="40"/>
        <w:jc w:val="left"/>
      </w:pPr>
      <w:r>
        <w:t xml:space="preserve">____________________________________</w:t>
      </w:r>
    </w:p>
    <w:p>
      <w:pPr>
        <w:spacing w:before="40" w:after="40"/>
        <w:jc w:val="left"/>
      </w:pPr>
      <w:r>
        <w:t xml:space="preserve">Name: </w:t>
      </w:r>
      <w:r>
        <w:rPr>
          <w:b/>
        </w:rPr>
        <w:t xml:space="preserve">Victor Underwood</w:t>
      </w:r>
    </w:p>
    <w:p>
      <w:pPr>
        <w:spacing w:before="40" w:after="40"/>
        <w:jc w:val="left"/>
      </w:pPr>
      <w:r>
        <w:t xml:space="preserve">Title: Managing Partner, for and on behalf of Ravensworth Ventures LLP</w:t>
      </w:r>
    </w:p>
    <w:p>
      <w:pPr>
        <w:spacing w:before="40" w:after="200"/>
        <w:jc w:val="left"/>
      </w:pPr>
      <w:r>
        <w:t xml:space="preserve">Date: 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Project Kestrel — Subscription Agreement — Caspian Technologies Limited — Strictly private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