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360"/>
        <w:jc w:val="center"/>
      </w:pPr>
      <w:r>
        <w:rPr>
          <w:b/>
          <w:sz w:val="22"/>
        </w:rPr>
        <w:t>DATED 14 MARCH 2026</w:t>
      </w:r>
    </w:p>
    <w:p>
      <w:pPr>
        <w:spacing w:after="40"/>
        <w:jc w:val="center"/>
      </w:pPr>
      <w:r>
        <w:rPr>
          <w:b/>
          <w:i w:val="0"/>
          <w:sz w:val="22"/>
        </w:rPr>
        <w:t>(1)  CASPIAN TECHNOLOGIES LIMITED</w:t>
      </w:r>
    </w:p>
    <w:p>
      <w:pPr>
        <w:spacing w:after="360"/>
        <w:jc w:val="center"/>
      </w:pPr>
      <w:r>
        <w:rPr>
          <w:b/>
          <w:i w:val="0"/>
          <w:sz w:val="22"/>
        </w:rPr>
        <w:t>(2)  AERELON AVIATION GROUP PLC</w:t>
      </w:r>
    </w:p>
    <w:p>
      <w:pPr>
        <w:spacing w:before="200" w:after="120"/>
        <w:jc w:val="center"/>
      </w:pPr>
      <w:r>
        <w:rPr>
          <w:b/>
          <w:sz w:val="28"/>
        </w:rPr>
        <w:t>TECHNOLOGY LICENCE AND DEVELOPMENT COLLABORATION AGREEMENT</w:t>
      </w:r>
    </w:p>
    <w:p>
      <w:pPr>
        <w:spacing w:after="360"/>
        <w:jc w:val="center"/>
      </w:pPr>
      <w:r>
        <w:rPr>
          <w:b w:val="0"/>
          <w:i/>
          <w:sz w:val="22"/>
        </w:rPr>
        <w:t>relating to the CarbonLedger platform and the Licensed Patents</w:t>
      </w:r>
    </w:p>
    <w:p>
      <w:pPr>
        <w:spacing w:after="120"/>
        <w:jc w:val="center"/>
      </w:pPr>
      <w:r>
        <w:rPr>
          <w:b w:val="0"/>
          <w:i w:val="0"/>
          <w:sz w:val="22"/>
        </w:rPr>
        <w:t>Whitfield Carter LLP  |  22 Bishopsgate, London EC2N 4BQ  |  Ref: WC-00126 / Project Indigo</w:t>
      </w:r>
    </w:p>
    <w:p>
      <w:r>
        <w:br w:type="page"/>
      </w:r>
    </w:p>
    <w:p>
      <w:pPr>
        <w:spacing w:before="0" w:after="120"/>
      </w:pPr>
      <w:r>
        <w:rPr>
          <w:b/>
          <w:sz w:val="22"/>
        </w:rPr>
        <w:t>THIS AGREEMENT is made on 14 March 2026</w:t>
      </w:r>
    </w:p>
    <w:p>
      <w:pPr>
        <w:spacing w:after="120"/>
        <w:jc w:val="both"/>
      </w:pPr>
      <w:r>
        <w:rPr>
          <w:b w:val="0"/>
          <w:i w:val="0"/>
          <w:sz w:val="22"/>
        </w:rPr>
        <w:t>BETWEEN:</w:t>
      </w:r>
    </w:p>
    <w:p>
      <w:pPr>
        <w:spacing w:after="120"/>
        <w:jc w:val="both"/>
      </w:pPr>
      <w:r>
        <w:rPr>
          <w:b w:val="0"/>
          <w:i w:val="0"/>
          <w:sz w:val="22"/>
        </w:rPr>
        <w:t>(1)  CASPIAN TECHNOLOGIES LIMITED, a company incorporated in England and Wales with registered number 09142233 whose registered office is at Pioneer House, 14 Clerkenwell Green, London EC1R 0DP (the “Licensor”); and</w:t>
      </w:r>
    </w:p>
    <w:p>
      <w:pPr>
        <w:spacing w:after="120"/>
        <w:jc w:val="both"/>
      </w:pPr>
      <w:r>
        <w:rPr>
          <w:b w:val="0"/>
          <w:i w:val="0"/>
          <w:sz w:val="22"/>
        </w:rPr>
        <w:t>(2)  AERELON AVIATION GROUP PLC, a company incorporated in England and Wales with registered number 07788341 whose registered office is at Aerelon House, Trinity Square, London EC3N 4DJ (the “Licensee”),</w:t>
      </w:r>
    </w:p>
    <w:p>
      <w:pPr>
        <w:spacing w:after="120"/>
        <w:jc w:val="both"/>
      </w:pPr>
      <w:r>
        <w:rPr>
          <w:b w:val="0"/>
          <w:i w:val="0"/>
          <w:sz w:val="22"/>
        </w:rPr>
        <w:t>each a “Party” and together the “Parties”.</w:t>
      </w:r>
    </w:p>
    <w:p>
      <w:pPr>
        <w:spacing w:after="60"/>
        <w:jc w:val="both"/>
      </w:pPr>
      <w:r>
        <w:rPr>
          <w:b/>
          <w:i w:val="0"/>
          <w:sz w:val="22"/>
        </w:rPr>
        <w:t>BACKGROUND</w:t>
      </w:r>
    </w:p>
    <w:p>
      <w:pPr>
        <w:spacing w:after="120"/>
        <w:jc w:val="both"/>
      </w:pPr>
      <w:r>
        <w:rPr>
          <w:b w:val="0"/>
          <w:i w:val="0"/>
          <w:sz w:val="22"/>
        </w:rPr>
        <w:t>(A)  The Licensor has developed and owns the CarbonLedger platform, a software platform for the measurement, accounting, verification and reporting of greenhouse-gas emissions, together with the Licensed Patents and associated know-how.</w:t>
      </w:r>
    </w:p>
    <w:p>
      <w:pPr>
        <w:spacing w:after="120"/>
        <w:jc w:val="both"/>
      </w:pPr>
      <w:r>
        <w:rPr>
          <w:b w:val="0"/>
          <w:i w:val="0"/>
          <w:sz w:val="22"/>
        </w:rPr>
        <w:t>(B)  The Licensee operates a group of businesses in the commercial-aviation sector and wishes to deploy the CarbonLedger platform across its operations and to develop aviation-specific functionality in collaboration with the Licensor.</w:t>
      </w:r>
    </w:p>
    <w:p>
      <w:pPr>
        <w:spacing w:after="120"/>
        <w:jc w:val="both"/>
      </w:pPr>
      <w:r>
        <w:rPr>
          <w:b w:val="0"/>
          <w:i w:val="0"/>
          <w:sz w:val="22"/>
        </w:rPr>
        <w:t>(C)  The Licensor has agreed to grant to the Licensee an exclusive, field-limited licence of the Licensed Technology, and the Parties have agreed to collaborate on the development of Improvements, on the terms and subject to the conditions set out in this Agreement.</w:t>
      </w:r>
    </w:p>
    <w:p>
      <w:pPr>
        <w:spacing w:after="80"/>
        <w:jc w:val="both"/>
      </w:pPr>
      <w:r>
        <w:rPr>
          <w:b/>
          <w:i w:val="0"/>
          <w:sz w:val="22"/>
        </w:rPr>
        <w:t>IT IS AGREED as follows:</w:t>
      </w:r>
    </w:p>
    <w:p>
      <w:pPr>
        <w:spacing w:before="160" w:after="60"/>
      </w:pPr>
      <w:r>
        <w:rPr>
          <w:b/>
          <w:sz w:val="22"/>
        </w:rPr>
        <w:t>1.  DEFINITIONS AND INTERPRETATION</w:t>
      </w:r>
    </w:p>
    <w:p>
      <w:pPr>
        <w:spacing w:after="100"/>
        <w:jc w:val="both"/>
      </w:pPr>
      <w:r>
        <w:rPr>
          <w:b w:val="0"/>
          <w:sz w:val="22"/>
        </w:rPr>
        <w:t xml:space="preserve">1.1   </w:t>
      </w:r>
      <w:r>
        <w:rPr>
          <w:sz w:val="22"/>
        </w:rPr>
        <w:t>In this Agreement, unless the context otherwise requires, the following definitions apply: “Acceptance” means acceptance of the Platform in production in accordance with the Acceptance Procedure in Schedule 4; “Affiliate” means any entity that directly or indirectly controls, is controlled by, or is under common control with, a Party; “Business Day” means a day other than a Saturday, Sunday or public holiday in England; “Confidential Information” has the meaning given in clause 12; “Effective Date” means the date of this Agreement; “Field” means commercial aviation, being the provision of passenger and cargo air-transport services and directly related ground operations, worldwide; “Improvements” means any modification, enhancement, derivative work or new functionality relating to the Licensed Technology; “Licensed Patents” means the patents and patent applications listed in Schedule 1 (the Patent Schedule) and any divisionals, continuations, reissues and extensions thereof; “Licensed Technology” means the Platform, the Licensed Patents and the Licensor Know-How; “Minimum Annual Royalty” means £1,200,000 as adjusted under clause 6; “Net Revenues” has the meaning given in Schedule 3; “Platform” means the CarbonLedger software platform described in Schedule 2; and “Term” has the meaning given in clause 14.1.</w:t>
      </w:r>
    </w:p>
    <w:p>
      <w:pPr>
        <w:spacing w:after="100"/>
        <w:jc w:val="both"/>
      </w:pPr>
      <w:r>
        <w:rPr>
          <w:b w:val="0"/>
          <w:sz w:val="22"/>
        </w:rPr>
        <w:t xml:space="preserve">1.2   </w:t>
      </w:r>
      <w:r>
        <w:rPr>
          <w:sz w:val="22"/>
        </w:rPr>
        <w:t>Clause, schedule and paragraph headings do not affect interpretation. A reference to a statute or statutory provision is a reference to it as amended, extended or re-enacted from time to time. Words in the singular include the plural and vice versa. Any words following “including”, “include”, “in particular” or any similar expression are illustrative and do not limit the words preceding them.</w:t>
      </w:r>
    </w:p>
    <w:p>
      <w:pPr>
        <w:spacing w:after="100"/>
        <w:jc w:val="both"/>
      </w:pPr>
      <w:r>
        <w:rPr>
          <w:b w:val="0"/>
          <w:sz w:val="22"/>
        </w:rPr>
        <w:t xml:space="preserve">1.3   </w:t>
      </w:r>
      <w:r>
        <w:rPr>
          <w:sz w:val="22"/>
        </w:rPr>
        <w:t>The Schedules form part of this Agreement and have effect as if set out in full in the body of this Agreement; any reference to this Agreement includes the Schedules.</w:t>
      </w:r>
    </w:p>
    <w:p>
      <w:pPr>
        <w:spacing w:before="160" w:after="60"/>
      </w:pPr>
      <w:r>
        <w:rPr>
          <w:b/>
          <w:sz w:val="22"/>
        </w:rPr>
        <w:t>2.  GRANT OF LICENCE</w:t>
      </w:r>
    </w:p>
    <w:p>
      <w:pPr>
        <w:spacing w:after="100"/>
        <w:jc w:val="both"/>
      </w:pPr>
      <w:r>
        <w:rPr>
          <w:b w:val="0"/>
          <w:sz w:val="22"/>
        </w:rPr>
        <w:t xml:space="preserve">2.1   </w:t>
      </w:r>
      <w:r>
        <w:rPr>
          <w:sz w:val="22"/>
        </w:rPr>
        <w:t>In consideration of the fees payable under clause 5 and subject to the terms of this Agreement, the Licensor grants to the Licensee an exclusive (subject to clause 2.3), non-transferable (subject to clause 17), worldwide licence under the Licensed Technology to use, configure, deploy, operate and commercialise the Platform solely within the Field for the Term.</w:t>
      </w:r>
    </w:p>
    <w:p>
      <w:pPr>
        <w:spacing w:after="100"/>
        <w:jc w:val="both"/>
      </w:pPr>
      <w:r>
        <w:rPr>
          <w:b w:val="0"/>
          <w:sz w:val="22"/>
        </w:rPr>
        <w:t xml:space="preserve">2.2   </w:t>
      </w:r>
      <w:r>
        <w:rPr>
          <w:sz w:val="22"/>
        </w:rPr>
        <w:t>The licence granted under clause 2.1 includes the right for the Licensee to grant sub-licences to its Affiliates and to its bona fide sub-contractors solely for the purpose of operating the Platform within the Field, provided that the Licensee remains responsible for the acts and omissions of each sub-licensee as if they were its own.</w:t>
      </w:r>
    </w:p>
    <w:p>
      <w:pPr>
        <w:spacing w:after="100"/>
        <w:jc w:val="both"/>
      </w:pPr>
      <w:r>
        <w:rPr>
          <w:b w:val="0"/>
          <w:sz w:val="22"/>
        </w:rPr>
        <w:t xml:space="preserve">2.3   </w:t>
      </w:r>
      <w:r>
        <w:rPr>
          <w:sz w:val="22"/>
        </w:rPr>
        <w:t xml:space="preserve">The exclusivity granted under clause 2.1 shall apply (including as against the Licensor) </w:t>
      </w:r>
      <w:del w:id="1005" w:author="James Osei (Whitfield Carter LLP)" w:date="2026-02-11T16:40:00Z">
        <w:r>
          <w:rPr>
            <w:sz w:val="22"/>
          </w:rPr>
          <w:delText xml:space="preserve">for the period of five years from the Effective Date</w:delText>
        </w:r>
      </w:del>
      <w:ins w:id="2005" w:author="James Osei (Whitfield Carter LLP)" w:date="2026-02-11T16:40:00Z">
        <w:r>
          <w:rPr>
            <w:sz w:val="22"/>
          </w:rPr>
          <w:t xml:space="preserve">for the period of six years from the Effective Date</w:t>
        </w:r>
      </w:ins>
      <w:r>
        <w:rPr>
          <w:sz w:val="22"/>
        </w:rPr>
        <w:t xml:space="preserve">, after which the licence shall convert automatically to a sole licence, save that if in any Royalty Year the Minimum Annual Royalty is not met the Licensor may, on 90 days’ written notice, convert the licence to non-exclusive.</w:t>
      </w:r>
    </w:p>
    <w:p>
      <w:pPr>
        <w:spacing w:after="100"/>
        <w:jc w:val="both"/>
      </w:pPr>
      <w:r>
        <w:rPr>
          <w:b w:val="0"/>
          <w:sz w:val="22"/>
        </w:rPr>
        <w:t xml:space="preserve">2.4   </w:t>
      </w:r>
      <w:r>
        <w:rPr>
          <w:sz w:val="22"/>
        </w:rPr>
        <w:t>The Licensee shall not use the Licensed Technology outside the Field, nor remove, obscure or alter any proprietary notices on the Platform, nor (save to the extent permitted by law) reverse-engineer, decompile or disassemble the object code of the Platform.</w:t>
      </w:r>
    </w:p>
    <w:p>
      <w:pPr>
        <w:spacing w:after="100"/>
        <w:jc w:val="both"/>
      </w:pPr>
      <w:r>
        <w:rPr>
          <w:b w:val="0"/>
          <w:sz w:val="22"/>
        </w:rPr>
        <w:t xml:space="preserve">2.5   </w:t>
      </w:r>
      <w:r>
        <w:rPr>
          <w:sz w:val="22"/>
        </w:rPr>
        <w:t>All rights not expressly granted to the Licensee are reserved to the Licensor. Nothing in this Agreement transfers ownership of any Licensed Technology to the Licensee.</w:t>
      </w:r>
    </w:p>
    <w:p>
      <w:pPr>
        <w:spacing w:before="160" w:after="60"/>
      </w:pPr>
      <w:r>
        <w:rPr>
          <w:b/>
          <w:sz w:val="22"/>
        </w:rPr>
        <w:t>3.  DELIVERY, IMPLEMENTATION AND ACCEPTANCE</w:t>
      </w:r>
    </w:p>
    <w:p>
      <w:pPr>
        <w:spacing w:after="100"/>
        <w:jc w:val="both"/>
      </w:pPr>
      <w:r>
        <w:rPr>
          <w:b w:val="0"/>
          <w:sz w:val="22"/>
        </w:rPr>
        <w:t xml:space="preserve">3.1   </w:t>
      </w:r>
      <w:r>
        <w:rPr>
          <w:sz w:val="22"/>
        </w:rPr>
        <w:t>The Licensor shall deliver the Platform and grant access to the Licensee in accordance with the implementation plan in Schedule 4 and shall provide the implementation services described in that Schedule.</w:t>
      </w:r>
    </w:p>
    <w:p>
      <w:pPr>
        <w:spacing w:after="100"/>
        <w:jc w:val="both"/>
      </w:pPr>
      <w:r>
        <w:rPr>
          <w:b w:val="0"/>
          <w:sz w:val="22"/>
        </w:rPr>
        <w:t xml:space="preserve">3.2   </w:t>
      </w:r>
      <w:r>
        <w:rPr>
          <w:sz w:val="22"/>
        </w:rPr>
        <w:t>The Parties shall carry out the Acceptance Procedure set out in Schedule 4 in respect of the first production deployment. Acceptance shall be deemed to occur on the date the Platform passes the Acceptance Tests or is first used by the Licensee in live operations, whichever is earlier.</w:t>
      </w:r>
    </w:p>
    <w:p>
      <w:pPr>
        <w:spacing w:after="100"/>
        <w:jc w:val="both"/>
      </w:pPr>
      <w:r>
        <w:rPr>
          <w:b w:val="0"/>
          <w:sz w:val="22"/>
        </w:rPr>
        <w:t xml:space="preserve">3.3   </w:t>
      </w:r>
      <w:r>
        <w:rPr>
          <w:sz w:val="22"/>
        </w:rPr>
        <w:t>The Licensor shall provide support and maintenance for the Platform in accordance with the service levels in Schedule 5 (the SLA), including the availability target of 99.8% measured monthly.</w:t>
      </w:r>
    </w:p>
    <w:p>
      <w:pPr>
        <w:spacing w:before="160" w:after="60"/>
      </w:pPr>
      <w:r>
        <w:rPr>
          <w:b/>
          <w:sz w:val="22"/>
        </w:rPr>
        <w:t>4.  DEVELOPMENT COLLABORATION AND IMPROVEMENTS</w:t>
      </w:r>
    </w:p>
    <w:p>
      <w:pPr>
        <w:spacing w:after="100"/>
        <w:jc w:val="both"/>
      </w:pPr>
      <w:r>
        <w:rPr>
          <w:b w:val="0"/>
          <w:sz w:val="22"/>
        </w:rPr>
        <w:t xml:space="preserve">4.1   </w:t>
      </w:r>
      <w:r>
        <w:rPr>
          <w:sz w:val="22"/>
        </w:rPr>
        <w:t>The Parties shall collaborate on the development of aviation-specific functionality and Improvements in accordance with the governance and work-plan in Schedule 6 (the Collaboration Schedule), through a joint steering committee meeting not less than quarterly.</w:t>
      </w:r>
    </w:p>
    <w:p>
      <w:pPr>
        <w:spacing w:after="100"/>
        <w:jc w:val="both"/>
      </w:pPr>
      <w:r>
        <w:rPr>
          <w:b w:val="0"/>
          <w:sz w:val="22"/>
        </w:rPr>
        <w:t xml:space="preserve">4.2   </w:t>
      </w:r>
      <w:r>
        <w:rPr>
          <w:sz w:val="22"/>
        </w:rPr>
        <w:t>All Improvements to the core Platform conceived or reduced to practice by either Party shall vest in and be owned by the Licensor, and shall automatically form part of the Licensed Technology licensed to the Licensee under clause 2 at no additional licence fee.</w:t>
      </w:r>
    </w:p>
    <w:p>
      <w:pPr>
        <w:spacing w:after="100"/>
        <w:jc w:val="both"/>
      </w:pPr>
      <w:r>
        <w:rPr>
          <w:b w:val="0"/>
          <w:sz w:val="22"/>
        </w:rPr>
        <w:t xml:space="preserve">4.3   </w:t>
      </w:r>
      <w:r>
        <w:rPr>
          <w:sz w:val="22"/>
        </w:rPr>
        <w:t>Aviation-specific configurations, integrations, datasets and interfaces developed by or for the Licensee that do not embody the Licensor’s underlying technology (the “Licensee Materials”) shall be owned by the Licensee, which grants the Licensor a non-exclusive, royalty-free licence to use the Licensee Materials outside the Field.</w:t>
      </w:r>
    </w:p>
    <w:p>
      <w:pPr>
        <w:spacing w:after="100"/>
        <w:jc w:val="both"/>
      </w:pPr>
      <w:r>
        <w:rPr>
          <w:b w:val="0"/>
          <w:sz w:val="22"/>
        </w:rPr>
        <w:t xml:space="preserve">4.4   </w:t>
      </w:r>
      <w:r>
        <w:rPr>
          <w:sz w:val="22"/>
        </w:rPr>
        <w:t>Each Party shall promptly disclose to the other any Improvement it makes and shall execute such documents and do such things as may be necessary to give effect to the ownership and licensing provisions of this clause 4.</w:t>
      </w:r>
    </w:p>
    <w:p>
      <w:pPr>
        <w:spacing w:before="160" w:after="60"/>
      </w:pPr>
      <w:r>
        <w:rPr>
          <w:b/>
          <w:sz w:val="22"/>
        </w:rPr>
        <w:t>5.  FEES, MILESTONES AND PAYMENT</w:t>
      </w:r>
    </w:p>
    <w:p>
      <w:pPr>
        <w:spacing w:after="100"/>
        <w:jc w:val="both"/>
      </w:pPr>
      <w:r>
        <w:rPr>
          <w:b w:val="0"/>
          <w:sz w:val="22"/>
        </w:rPr>
        <w:t xml:space="preserve">5.1   </w:t>
      </w:r>
      <w:r>
        <w:rPr>
          <w:sz w:val="22"/>
        </w:rPr>
        <w:t>In consideration of the licence granted under clause 2, the Licensee shall pay to the Licensor a non-refundable upfront fee of £4,500,000, payable as to £2,500,000 within 10 Business Days of the Effective Date and as to £2,000,000 within 10 Business Days of Acceptance.</w:t>
      </w:r>
    </w:p>
    <w:p>
      <w:pPr>
        <w:spacing w:after="100"/>
        <w:jc w:val="both"/>
      </w:pPr>
      <w:r>
        <w:rPr>
          <w:b w:val="0"/>
          <w:sz w:val="22"/>
        </w:rPr>
        <w:t xml:space="preserve">5.2   </w:t>
      </w:r>
      <w:r>
        <w:rPr>
          <w:sz w:val="22"/>
        </w:rPr>
        <w:t>The Licensee shall pay the development-milestone payments set out in Schedule 7 (the Milestone Schedule), up to an aggregate of £18,000,000, within 30 days of the Licensor’s achievement and the Licensee’s verification of each of milestones M1 to M6.</w:t>
      </w:r>
    </w:p>
    <w:p>
      <w:pPr>
        <w:spacing w:after="100"/>
        <w:jc w:val="both"/>
      </w:pPr>
      <w:r>
        <w:rPr>
          <w:b w:val="0"/>
          <w:sz w:val="22"/>
        </w:rPr>
        <w:t xml:space="preserve">5.3   </w:t>
      </w:r>
      <w:r>
        <w:rPr>
          <w:sz w:val="22"/>
        </w:rPr>
        <w:t>The Licensee shall pay running royalties in accordance with clause 6 and Schedule 3.</w:t>
      </w:r>
    </w:p>
    <w:p>
      <w:pPr>
        <w:spacing w:after="100"/>
        <w:jc w:val="both"/>
      </w:pPr>
      <w:r>
        <w:rPr>
          <w:b w:val="0"/>
          <w:sz w:val="22"/>
        </w:rPr>
        <w:t xml:space="preserve">5.4   </w:t>
      </w:r>
      <w:r>
        <w:rPr>
          <w:sz w:val="22"/>
        </w:rPr>
        <w:t>All sums payable under this Agreement are exclusive of VAT, which shall be added at the prevailing rate. Save as expressly stated, all amounts are non-refundable and shall be paid in pounds sterling in cleared funds to the account notified by the Licensor.</w:t>
      </w:r>
    </w:p>
    <w:p>
      <w:pPr>
        <w:spacing w:after="100"/>
        <w:jc w:val="both"/>
      </w:pPr>
      <w:r>
        <w:rPr>
          <w:b w:val="0"/>
          <w:sz w:val="22"/>
        </w:rPr>
        <w:t xml:space="preserve">5.5   </w:t>
      </w:r>
      <w:r>
        <w:rPr>
          <w:sz w:val="22"/>
        </w:rPr>
        <w:t>If any sum is not paid when due, interest shall accrue on the overdue amount at 4% per annum above the base rate of the Bank of England from time to time, from the due date until payment.</w:t>
      </w:r>
    </w:p>
    <w:p>
      <w:pPr>
        <w:spacing w:before="160" w:after="60"/>
      </w:pPr>
      <w:r>
        <w:rPr>
          <w:b/>
          <w:sz w:val="22"/>
        </w:rPr>
        <w:t>6.  ROYALTIES, REPORTS AND AUDIT</w:t>
      </w:r>
    </w:p>
    <w:p>
      <w:pPr>
        <w:spacing w:after="100"/>
        <w:jc w:val="both"/>
      </w:pPr>
      <w:r>
        <w:rPr>
          <w:b w:val="0"/>
          <w:sz w:val="22"/>
        </w:rPr>
        <w:t xml:space="preserve">6.1   </w:t>
      </w:r>
      <w:r>
        <w:rPr>
          <w:sz w:val="22"/>
        </w:rPr>
        <w:t>The Licensee shall pay to the Licensor a running royalty on Net Revenues attributable to the Licensed Technology in the Field, calculated on a tiered basis as set out in Schedule 3: 5% on the band of annual Net Revenues up to £25,000,000; 8% on the band above £25,000,000 up to £60,000,000; and 11% on the band above £60,000,000.</w:t>
      </w:r>
    </w:p>
    <w:p>
      <w:pPr>
        <w:spacing w:after="100"/>
        <w:jc w:val="both"/>
      </w:pPr>
      <w:r>
        <w:rPr>
          <w:b w:val="0"/>
          <w:sz w:val="22"/>
        </w:rPr>
        <w:t xml:space="preserve">6.2   </w:t>
      </w:r>
      <w:r>
        <w:rPr>
          <w:sz w:val="22"/>
        </w:rPr>
        <w:t xml:space="preserve">From the third Royalty Year, the aggregate royalties payable in any Royalty Year shall not be less than </w:t>
      </w:r>
      <w:del w:id="1006" w:author="James Osei (Whitfield Carter LLP)" w:date="2026-02-11T16:40:00Z">
        <w:r>
          <w:rPr>
            <w:sz w:val="22"/>
          </w:rPr>
          <w:delText xml:space="preserve">the Minimum Annual Royalty of £1,200,000</w:delText>
        </w:r>
      </w:del>
      <w:ins w:id="2006" w:author="James Osei (Whitfield Carter LLP)" w:date="2026-02-11T16:40:00Z">
        <w:r>
          <w:rPr>
            <w:sz w:val="22"/>
          </w:rPr>
          <w:t xml:space="preserve">the Minimum Annual Royalty of £1,050,000</w:t>
        </w:r>
      </w:ins>
      <w:r>
        <w:rPr>
          <w:sz w:val="22"/>
        </w:rPr>
        <w:t xml:space="preserve">, and the Licensee shall pay any shortfall within 30 days of the end of the relevant Royalty Year.</w:t>
      </w:r>
    </w:p>
    <w:p>
      <w:pPr>
        <w:spacing w:after="100"/>
        <w:jc w:val="both"/>
      </w:pPr>
      <w:r>
        <w:rPr>
          <w:b w:val="0"/>
          <w:sz w:val="22"/>
        </w:rPr>
        <w:t xml:space="preserve">6.3   </w:t>
      </w:r>
      <w:r>
        <w:rPr>
          <w:sz w:val="22"/>
        </w:rPr>
        <w:t>Within 30 days after the end of each quarter, the Licensee shall deliver to the Licensor a royalty report and shall pay the royalties shown as due. The Licensee shall keep complete and accurate records and shall permit the Licensor, on reasonable notice and not more than once in any 12-month period, to audit those records. If an audit reveals an underpayment exceeding 5%, the Licensee shall bear the reasonable costs of the audit.</w:t>
      </w:r>
    </w:p>
    <w:p>
      <w:pPr>
        <w:spacing w:before="160" w:after="60"/>
      </w:pPr>
      <w:r>
        <w:rPr>
          <w:b/>
          <w:sz w:val="22"/>
        </w:rPr>
        <w:t>7.  DATA PROTECTION AND DATA USE</w:t>
      </w:r>
    </w:p>
    <w:p>
      <w:pPr>
        <w:spacing w:after="100"/>
        <w:jc w:val="both"/>
      </w:pPr>
      <w:r>
        <w:rPr>
          <w:b w:val="0"/>
          <w:sz w:val="22"/>
        </w:rPr>
        <w:t xml:space="preserve">7.1   </w:t>
      </w:r>
      <w:r>
        <w:rPr>
          <w:sz w:val="22"/>
        </w:rPr>
        <w:t>Each Party shall comply with the UK GDPR and the Data Protection Act 2018 in respect of any personal data processed under this Agreement, and the data-processing terms in Schedule 8 (the Data Schedule) shall apply.</w:t>
      </w:r>
    </w:p>
    <w:p>
      <w:pPr>
        <w:spacing w:after="100"/>
        <w:jc w:val="both"/>
      </w:pPr>
      <w:r>
        <w:rPr>
          <w:b w:val="0"/>
          <w:sz w:val="22"/>
        </w:rPr>
        <w:t xml:space="preserve">7.2   </w:t>
      </w:r>
      <w:r>
        <w:rPr>
          <w:sz w:val="22"/>
        </w:rPr>
        <w:t>The Licensee’s operational and emissions data remain the property of the Licensee. The Licensee grants the Licensor a non-exclusive licence to use aggregated and de-identified data derived from the Licensee’s use of the Platform for the purpose of operating, improving and benchmarking the Platform, provided that the Licensor shall not disclose any data from which the Licensee or any individual could be identified.</w:t>
      </w:r>
    </w:p>
    <w:p>
      <w:pPr>
        <w:spacing w:before="160" w:after="60"/>
      </w:pPr>
      <w:r>
        <w:rPr>
          <w:b/>
          <w:sz w:val="22"/>
        </w:rPr>
        <w:t>8.  INTELLECTUAL PROPERTY AND PROTECTION</w:t>
      </w:r>
    </w:p>
    <w:p>
      <w:pPr>
        <w:spacing w:after="100"/>
        <w:jc w:val="both"/>
      </w:pPr>
      <w:r>
        <w:rPr>
          <w:b w:val="0"/>
          <w:sz w:val="22"/>
        </w:rPr>
        <w:t xml:space="preserve">8.1   </w:t>
      </w:r>
      <w:r>
        <w:rPr>
          <w:sz w:val="22"/>
        </w:rPr>
        <w:t>The Licensor shall, at its own cost, maintain the Licensed Patents in force in the territories listed in Schedule 1 and shall not abandon any Licensed Patent in those territories without first offering to assign it to the Licensee for nominal consideration.</w:t>
      </w:r>
    </w:p>
    <w:p>
      <w:pPr>
        <w:spacing w:after="100"/>
        <w:jc w:val="both"/>
      </w:pPr>
      <w:r>
        <w:rPr>
          <w:b w:val="0"/>
          <w:sz w:val="22"/>
        </w:rPr>
        <w:t xml:space="preserve">8.2   </w:t>
      </w:r>
      <w:r>
        <w:rPr>
          <w:sz w:val="22"/>
        </w:rPr>
        <w:t>Each Party shall promptly notify the other of any actual, threatened or suspected infringement of the Licensed Patents in the Field of which it becomes aware. The Licensor shall have the first right (but not the obligation) to take action; if it does not do so within 60 days, the Licensee may take action in respect of infringement within the Field at its own cost, and the Licensor shall provide reasonable assistance.</w:t>
      </w:r>
    </w:p>
    <w:p>
      <w:pPr>
        <w:spacing w:before="160" w:after="60"/>
      </w:pPr>
      <w:r>
        <w:rPr>
          <w:b/>
          <w:sz w:val="22"/>
        </w:rPr>
        <w:t>9.  WARRANTIES</w:t>
      </w:r>
    </w:p>
    <w:p>
      <w:pPr>
        <w:spacing w:after="100"/>
        <w:jc w:val="both"/>
      </w:pPr>
      <w:r>
        <w:rPr>
          <w:b w:val="0"/>
          <w:sz w:val="22"/>
        </w:rPr>
        <w:t xml:space="preserve">9.1   </w:t>
      </w:r>
      <w:r>
        <w:rPr>
          <w:sz w:val="22"/>
        </w:rPr>
        <w:t>The Licensor warrants that: (a) it is the sole legal and beneficial owner of, or is otherwise entitled to license, the Licensed Technology; (b) the Licensed Patents listed in Schedule 1 are subsisting and, so far as the Licensor is aware, valid; (c) it has not granted and will not grant any licence of the Licensed Technology in the Field to any third party that is inconsistent with this Agreement; (d) so far as the Licensor is aware, the use of the Platform in the Field as contemplated by this Agreement does not infringe the intellectual-property rights of any third party; and (e) it has full power and authority to enter into and perform this Agreement.</w:t>
      </w:r>
    </w:p>
    <w:p>
      <w:pPr>
        <w:spacing w:after="100"/>
        <w:jc w:val="both"/>
      </w:pPr>
      <w:r>
        <w:rPr>
          <w:b w:val="0"/>
          <w:sz w:val="22"/>
        </w:rPr>
        <w:t xml:space="preserve">9.2   </w:t>
      </w:r>
      <w:r>
        <w:rPr>
          <w:sz w:val="22"/>
        </w:rPr>
        <w:t>The warranties in clause 9.1 are given subject to the matters fairly disclosed in the Disclosure Letter.</w:t>
      </w:r>
    </w:p>
    <w:p>
      <w:pPr>
        <w:spacing w:after="100"/>
        <w:jc w:val="both"/>
      </w:pPr>
      <w:r>
        <w:rPr>
          <w:b w:val="0"/>
          <w:sz w:val="22"/>
        </w:rPr>
        <w:t xml:space="preserve">9.3   </w:t>
      </w:r>
      <w:r>
        <w:rPr>
          <w:sz w:val="22"/>
        </w:rPr>
        <w:t>Except as expressly set out in this Agreement, all warranties, conditions and other terms implied by statute or common law are, to the fullest extent permitted by law, excluded from this Agreement.</w:t>
      </w:r>
    </w:p>
    <w:p>
      <w:pPr>
        <w:spacing w:before="160" w:after="60"/>
      </w:pPr>
      <w:r>
        <w:rPr>
          <w:b/>
          <w:sz w:val="22"/>
        </w:rPr>
        <w:t>10.  INDEMNITY</w:t>
      </w:r>
    </w:p>
    <w:p>
      <w:pPr>
        <w:spacing w:after="100"/>
        <w:jc w:val="both"/>
      </w:pPr>
      <w:r>
        <w:rPr>
          <w:b w:val="0"/>
          <w:sz w:val="22"/>
        </w:rPr>
        <w:t xml:space="preserve">10.1   </w:t>
      </w:r>
      <w:r>
        <w:rPr>
          <w:sz w:val="22"/>
        </w:rPr>
        <w:t>Subject to clause 11, the Licensor shall indemnify the Licensee against all losses, damages, costs and reasonable expenses suffered or incurred by the Licensee arising out of any claim that the Licensee’s use of the Licensed Technology in the Field in accordance with this Agreement infringes the intellectual-property rights of a third party (an “IP Claim”).</w:t>
      </w:r>
    </w:p>
    <w:p>
      <w:pPr>
        <w:spacing w:after="100"/>
        <w:jc w:val="both"/>
      </w:pPr>
      <w:r>
        <w:rPr>
          <w:b w:val="0"/>
          <w:sz w:val="22"/>
        </w:rPr>
        <w:t xml:space="preserve">10.2   </w:t>
      </w:r>
      <w:r>
        <w:rPr>
          <w:sz w:val="22"/>
        </w:rPr>
        <w:t>The Licensee shall promptly notify the Licensor of any IP Claim, shall not make any admission without the Licensor’s consent, and shall give the Licensor sole conduct of the defence and settlement of the IP Claim, subject to the Licensor keeping the Licensee informed and not settling in a manner that imposes a non-indemnified liability on the Licensee.</w:t>
      </w:r>
    </w:p>
    <w:p>
      <w:pPr>
        <w:spacing w:before="160" w:after="60"/>
      </w:pPr>
      <w:r>
        <w:rPr>
          <w:b/>
          <w:sz w:val="22"/>
        </w:rPr>
        <w:t>11.  LIMITATION OF LIABILITY</w:t>
      </w:r>
    </w:p>
    <w:p>
      <w:pPr>
        <w:spacing w:after="100"/>
        <w:jc w:val="both"/>
      </w:pPr>
      <w:r>
        <w:rPr>
          <w:b w:val="0"/>
          <w:sz w:val="22"/>
        </w:rPr>
        <w:t xml:space="preserve">11.1   </w:t>
      </w:r>
      <w:r>
        <w:rPr>
          <w:sz w:val="22"/>
        </w:rPr>
        <w:t>Nothing in this Agreement limits or excludes either Party’s liability for death or personal injury caused by negligence, for fraud or fraudulent misrepresentation, or for any other liability that cannot lawfully be limited or excluded.</w:t>
      </w:r>
    </w:p>
    <w:p>
      <w:pPr>
        <w:spacing w:after="100"/>
        <w:jc w:val="both"/>
      </w:pPr>
      <w:r>
        <w:rPr>
          <w:b w:val="0"/>
          <w:sz w:val="22"/>
        </w:rPr>
        <w:t xml:space="preserve">11.2   </w:t>
      </w:r>
      <w:r>
        <w:rPr>
          <w:sz w:val="22"/>
        </w:rPr>
        <w:t>Subject to clause 11.1, neither Party shall be liable to the other for any loss of profit, loss of business, loss of anticipated savings, or any indirect or consequential loss, in each case whether arising in contract, tort (including negligence) or otherwise.</w:t>
      </w:r>
    </w:p>
    <w:p>
      <w:pPr>
        <w:spacing w:after="100"/>
        <w:jc w:val="both"/>
      </w:pPr>
      <w:r>
        <w:rPr>
          <w:b w:val="0"/>
          <w:sz w:val="22"/>
        </w:rPr>
        <w:t xml:space="preserve">11.3   </w:t>
      </w:r>
      <w:r>
        <w:rPr>
          <w:sz w:val="22"/>
        </w:rPr>
        <w:t xml:space="preserve">Subject to clauses 11.1 and 11.4, each Party’s total aggregate liability arising under or in connection with this Agreement in any 12-month period </w:t>
      </w:r>
      <w:del w:id="1007" w:author="James Osei (Whitfield Carter LLP)" w:date="2026-02-11T16:40:00Z">
        <w:r>
          <w:rPr>
            <w:sz w:val="22"/>
          </w:rPr>
          <w:delText xml:space="preserve">shall not exceed the total fees paid and payable under this Agreement in that period</w:delText>
        </w:r>
      </w:del>
      <w:ins w:id="2007" w:author="James Osei (Whitfield Carter LLP)" w:date="2026-02-11T16:40:00Z">
        <w:r>
          <w:rPr>
            <w:sz w:val="22"/>
          </w:rPr>
          <w:t xml:space="preserve">shall not exceed 125% of the total fees paid and payable under this Agreement in that period</w:t>
        </w:r>
      </w:ins>
      <w:r>
        <w:rPr>
          <w:sz w:val="22"/>
        </w:rPr>
        <w:t xml:space="preserve">.</w:t>
      </w:r>
    </w:p>
    <w:p>
      <w:pPr>
        <w:spacing w:after="100"/>
        <w:jc w:val="both"/>
      </w:pPr>
      <w:r>
        <w:rPr>
          <w:b w:val="0"/>
          <w:sz w:val="22"/>
        </w:rPr>
        <w:t xml:space="preserve">11.4   </w:t>
      </w:r>
      <w:r>
        <w:rPr>
          <w:sz w:val="22"/>
        </w:rPr>
        <w:t xml:space="preserve">The Licensor’s aggregate liability under the indemnity in clause 10 </w:t>
      </w:r>
      <w:del w:id="1008" w:author="James Osei (Whitfield Carter LLP)" w:date="2026-02-11T16:40:00Z">
        <w:r>
          <w:rPr>
            <w:sz w:val="22"/>
          </w:rPr>
          <w:delText xml:space="preserve">shall not exceed £12,000,000</w:delText>
        </w:r>
      </w:del>
      <w:ins w:id="2008" w:author="James Osei (Whitfield Carter LLP)" w:date="2026-02-11T16:40:00Z">
        <w:r>
          <w:rPr>
            <w:sz w:val="22"/>
          </w:rPr>
          <w:t xml:space="preserve">shall not exceed £13,500,000</w:t>
        </w:r>
      </w:ins>
      <w:r>
        <w:rPr>
          <w:sz w:val="22"/>
        </w:rPr>
        <w:t xml:space="preserve">.</w:t>
      </w:r>
    </w:p>
    <w:p>
      <w:pPr>
        <w:spacing w:before="160" w:after="60"/>
      </w:pPr>
      <w:r>
        <w:rPr>
          <w:b/>
          <w:sz w:val="22"/>
        </w:rPr>
        <w:t>12.  CONFIDENTIALITY</w:t>
      </w:r>
    </w:p>
    <w:p>
      <w:pPr>
        <w:spacing w:after="100"/>
        <w:jc w:val="both"/>
      </w:pPr>
      <w:r>
        <w:rPr>
          <w:b w:val="0"/>
          <w:sz w:val="22"/>
        </w:rPr>
        <w:t xml:space="preserve">12.1   </w:t>
      </w:r>
      <w:r>
        <w:rPr>
          <w:sz w:val="22"/>
        </w:rPr>
        <w:t>Each Party shall keep confidential all Confidential Information of the other Party and shall not use it except for the purposes of this Agreement. This obligation does not apply to information that is or becomes public through no breach of this Agreement, was lawfully in the receiving Party’s possession before disclosure, or is required to be disclosed by law or regulation.</w:t>
      </w:r>
    </w:p>
    <w:p>
      <w:pPr>
        <w:spacing w:after="100"/>
        <w:jc w:val="both"/>
      </w:pPr>
      <w:r>
        <w:rPr>
          <w:b w:val="0"/>
          <w:sz w:val="22"/>
        </w:rPr>
        <w:t xml:space="preserve">12.2   </w:t>
      </w:r>
      <w:r>
        <w:rPr>
          <w:sz w:val="22"/>
        </w:rPr>
        <w:t>The confidentiality obligations in this clause 12 shall survive termination of this Agreement for a period of five years.</w:t>
      </w:r>
    </w:p>
    <w:p>
      <w:pPr>
        <w:spacing w:before="160" w:after="60"/>
      </w:pPr>
      <w:r>
        <w:rPr>
          <w:b/>
          <w:sz w:val="22"/>
        </w:rPr>
        <w:t>13.  TERM AND TERMINATION</w:t>
      </w:r>
    </w:p>
    <w:p>
      <w:pPr>
        <w:spacing w:after="100"/>
        <w:jc w:val="both"/>
      </w:pPr>
      <w:r>
        <w:rPr>
          <w:b w:val="0"/>
          <w:sz w:val="22"/>
        </w:rPr>
        <w:t xml:space="preserve">13.1   </w:t>
      </w:r>
      <w:r>
        <w:rPr>
          <w:sz w:val="22"/>
        </w:rPr>
        <w:t>This Agreement takes effect on the Effective Date and, unless terminated earlier in accordance with its terms, continues for an initial term of ten years, after which it renews automatically for successive three-year periods unless either Party gives not less than 12 months’ written notice.</w:t>
      </w:r>
    </w:p>
    <w:p>
      <w:pPr>
        <w:spacing w:after="100"/>
        <w:jc w:val="both"/>
      </w:pPr>
      <w:r>
        <w:rPr>
          <w:b w:val="0"/>
          <w:sz w:val="22"/>
        </w:rPr>
        <w:t xml:space="preserve">13.2   </w:t>
      </w:r>
      <w:r>
        <w:rPr>
          <w:sz w:val="22"/>
        </w:rPr>
        <w:t>Either Party may terminate this Agreement immediately by written notice if the other commits a material breach which is irremediable or, if remediable, is not remedied within 30 days of written notice, or if the other becomes insolvent or unable to pay its debts.</w:t>
      </w:r>
    </w:p>
    <w:p>
      <w:pPr>
        <w:spacing w:after="100"/>
        <w:jc w:val="both"/>
      </w:pPr>
      <w:r>
        <w:rPr>
          <w:b w:val="0"/>
          <w:sz w:val="22"/>
        </w:rPr>
        <w:t xml:space="preserve">13.3   </w:t>
      </w:r>
      <w:r>
        <w:rPr>
          <w:sz w:val="22"/>
        </w:rPr>
        <w:t>On termination, the licence granted under clause 2 shall cease, save that any perpetual rights expressly stated to survive shall continue, and each Party shall return or destroy the other’s Confidential Information. Termination does not affect accrued rights.</w:t>
      </w:r>
    </w:p>
    <w:p>
      <w:pPr>
        <w:spacing w:before="160" w:after="60"/>
      </w:pPr>
      <w:r>
        <w:rPr>
          <w:b/>
          <w:sz w:val="22"/>
        </w:rPr>
        <w:t>14.  FORCE MAJEURE</w:t>
      </w:r>
    </w:p>
    <w:p>
      <w:pPr>
        <w:spacing w:after="100"/>
        <w:jc w:val="both"/>
      </w:pPr>
      <w:r>
        <w:rPr>
          <w:b w:val="0"/>
          <w:sz w:val="22"/>
        </w:rPr>
        <w:t xml:space="preserve">14.1   </w:t>
      </w:r>
      <w:r>
        <w:rPr>
          <w:sz w:val="22"/>
        </w:rPr>
        <w:t>Neither Party shall be in breach of this Agreement nor liable for any failure or delay in performance arising from any event beyond its reasonable control, provided it notifies the other Party and uses reasonable endeavours to mitigate. If the event continues for more than 90 days, either Party may terminate on 30 days’ notice.</w:t>
      </w:r>
    </w:p>
    <w:p>
      <w:pPr>
        <w:spacing w:before="160" w:after="60"/>
      </w:pPr>
      <w:r>
        <w:rPr>
          <w:b/>
          <w:sz w:val="22"/>
        </w:rPr>
        <w:t>15.  NOTICES</w:t>
      </w:r>
    </w:p>
    <w:p>
      <w:pPr>
        <w:spacing w:after="100"/>
        <w:jc w:val="both"/>
      </w:pPr>
      <w:r>
        <w:rPr>
          <w:b w:val="0"/>
          <w:sz w:val="22"/>
        </w:rPr>
        <w:t xml:space="preserve">15.1   </w:t>
      </w:r>
      <w:r>
        <w:rPr>
          <w:sz w:val="22"/>
        </w:rPr>
        <w:t>Any notice under this Agreement shall be in writing and delivered by hand, by pre-paid first-class post or by email to the address or email address of the relevant Party set out in this Agreement (or as otherwise notified). A notice is deemed received: if delivered by hand, at the time of delivery; if posted, at 9.00am on the second Business Day after posting; and if sent by email, at the time of transmission, subject to confirmation of delivery.</w:t>
      </w:r>
    </w:p>
    <w:p>
      <w:pPr>
        <w:spacing w:before="160" w:after="60"/>
      </w:pPr>
      <w:r>
        <w:rPr>
          <w:b/>
          <w:sz w:val="22"/>
        </w:rPr>
        <w:t>16.  ENTIRE AGREEMENT</w:t>
      </w:r>
    </w:p>
    <w:p>
      <w:pPr>
        <w:spacing w:after="100"/>
        <w:jc w:val="both"/>
      </w:pPr>
      <w:r>
        <w:rPr>
          <w:b w:val="0"/>
          <w:sz w:val="22"/>
        </w:rPr>
        <w:t xml:space="preserve">16.1   </w:t>
      </w:r>
      <w:r>
        <w:rPr>
          <w:sz w:val="22"/>
        </w:rPr>
        <w:t>This Agreement constitutes the entire agreement between the Parties and supersedes all prior agreements, representations and understandings between them relating to its subject matter. Each Party acknowledges that it has not relied on any statement or representation not set out in this Agreement, save that nothing limits liability for fraud.</w:t>
      </w:r>
    </w:p>
    <w:p>
      <w:pPr>
        <w:spacing w:before="160" w:after="60"/>
      </w:pPr>
      <w:r>
        <w:rPr>
          <w:b/>
          <w:sz w:val="22"/>
        </w:rPr>
        <w:t>17.  ASSIGNMENT AND THIRD-PARTY RIGHTS</w:t>
      </w:r>
    </w:p>
    <w:p>
      <w:pPr>
        <w:spacing w:after="100"/>
        <w:jc w:val="both"/>
      </w:pPr>
      <w:r>
        <w:rPr>
          <w:b w:val="0"/>
          <w:sz w:val="22"/>
        </w:rPr>
        <w:t xml:space="preserve">17.1   </w:t>
      </w:r>
      <w:r>
        <w:rPr>
          <w:sz w:val="22"/>
        </w:rPr>
        <w:t>Neither Party may assign, transfer or deal in any manner with any of its rights or obligations under this Agreement without the prior written consent of the other (not to be unreasonably withheld), save that either Party may assign to an Affiliate or in connection with a sale of all or substantially all of its business to which this Agreement relates.</w:t>
      </w:r>
    </w:p>
    <w:p>
      <w:pPr>
        <w:spacing w:after="100"/>
        <w:jc w:val="both"/>
      </w:pPr>
      <w:r>
        <w:rPr>
          <w:b w:val="0"/>
          <w:sz w:val="22"/>
        </w:rPr>
        <w:t xml:space="preserve">17.2   </w:t>
      </w:r>
      <w:r>
        <w:rPr>
          <w:sz w:val="22"/>
        </w:rPr>
        <w:t>Save as expressly provided, a person who is not a Party to this Agreement has no rights under the Contracts (Rights of Third Parties) Act 1999 to enforce any term of it.</w:t>
      </w:r>
    </w:p>
    <w:p>
      <w:pPr>
        <w:spacing w:before="160" w:after="60"/>
      </w:pPr>
      <w:r>
        <w:rPr>
          <w:b/>
          <w:sz w:val="22"/>
        </w:rPr>
        <w:t>18.  VARIATION, WAIVER AND SEVERANCE</w:t>
      </w:r>
    </w:p>
    <w:p>
      <w:pPr>
        <w:spacing w:after="100"/>
        <w:jc w:val="both"/>
      </w:pPr>
      <w:r>
        <w:rPr>
          <w:b w:val="0"/>
          <w:sz w:val="22"/>
        </w:rPr>
        <w:t xml:space="preserve">18.1   </w:t>
      </w:r>
      <w:r>
        <w:rPr>
          <w:sz w:val="22"/>
        </w:rPr>
        <w:t>No variation of this Agreement is effective unless it is in writing and signed by or on behalf of each Party. No failure or delay by a Party to exercise any right or remedy shall constitute a waiver. If any provision is or becomes invalid or unenforceable, it shall be deemed modified to the minimum extent necessary to make it valid; if such modification is not possible, the relevant provision shall be deemed deleted, and the remainder of this Agreement shall continue in force.</w:t>
      </w:r>
    </w:p>
    <w:p>
      <w:pPr>
        <w:spacing w:before="160" w:after="60"/>
      </w:pPr>
      <w:r>
        <w:rPr>
          <w:b/>
          <w:sz w:val="22"/>
        </w:rPr>
        <w:t>19.  GOVERNING LAW AND JURISDICTION</w:t>
      </w:r>
    </w:p>
    <w:p>
      <w:pPr>
        <w:spacing w:after="100"/>
        <w:jc w:val="both"/>
      </w:pPr>
      <w:r>
        <w:rPr>
          <w:b w:val="0"/>
          <w:sz w:val="22"/>
        </w:rPr>
        <w:t xml:space="preserve">19.1   </w:t>
      </w:r>
      <w:r>
        <w:rPr>
          <w:sz w:val="22"/>
        </w:rPr>
        <w:t>This Agreement and any dispute or claim arising out of or in connection with it or its subject matter (including non-contractual disputes) are governed by and construed in accordance with the laws of England and Wales.</w:t>
      </w:r>
    </w:p>
    <w:p>
      <w:pPr>
        <w:spacing w:after="100"/>
        <w:jc w:val="both"/>
      </w:pPr>
      <w:r>
        <w:rPr>
          <w:b w:val="0"/>
          <w:sz w:val="22"/>
        </w:rPr>
        <w:t xml:space="preserve">19.2   </w:t>
      </w:r>
      <w:r>
        <w:rPr>
          <w:sz w:val="22"/>
        </w:rPr>
        <w:t>The Parties irrevocably agree that the courts of England and Wales have exclusive jurisdiction to settle any dispute or claim arising out of or in connection with this Agreement.</w:t>
      </w:r>
    </w:p>
    <w:p>
      <w:pPr>
        <w:spacing w:before="160" w:after="60"/>
      </w:pPr>
      <w:r>
        <w:rPr>
          <w:b/>
          <w:sz w:val="22"/>
        </w:rPr>
        <w:t>20.  COUNTERPARTS</w:t>
      </w:r>
    </w:p>
    <w:p>
      <w:pPr>
        <w:spacing w:after="100"/>
        <w:jc w:val="both"/>
      </w:pPr>
      <w:r>
        <w:rPr>
          <w:b w:val="0"/>
          <w:sz w:val="22"/>
        </w:rPr>
        <w:t xml:space="preserve">20.1   </w:t>
      </w:r>
      <w:r>
        <w:rPr>
          <w:sz w:val="22"/>
        </w:rPr>
        <w:t>This Agreement may be executed in any number of counterparts, each of which when executed and delivered constitutes an original, and all the counterparts together constitute one and the same instrument.</w:t>
      </w:r>
    </w:p>
    <w:p>
      <w:r>
        <w:br w:type="page"/>
      </w:r>
    </w:p>
    <w:p>
      <w:pPr>
        <w:spacing w:before="200" w:after="120"/>
      </w:pPr>
      <w:r>
        <w:rPr>
          <w:b/>
          <w:sz w:val="24"/>
        </w:rPr>
        <w:t>SCHEDULE 1 — PATENT SCHEDULE (LICENSED PATENTS)</w:t>
      </w:r>
    </w:p>
    <w:p>
      <w:pPr>
        <w:spacing w:after="120"/>
        <w:jc w:val="both"/>
      </w:pPr>
      <w:r>
        <w:rPr>
          <w:b w:val="0"/>
          <w:i w:val="0"/>
          <w:sz w:val="22"/>
        </w:rPr>
        <w:t>The nine patent families licensed under this Agreement are listed below. Full bibliographic details, territories and status are set out in the Patent Schedule spreadsheet maintained by the Parties.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Family ref</w:t>
            </w:r>
          </w:p>
        </w:tc>
        <w:tc>
          <w:tcPr>
            <w:tcW w:type="dxa" w:w="2880"/>
          </w:tcPr>
          <w:p>
            <w:r>
              <w:rPr>
                <w:b/>
                <w:sz w:val="18"/>
              </w:rPr>
              <w:t>Title</w:t>
            </w:r>
          </w:p>
        </w:tc>
        <w:tc>
          <w:tcPr>
            <w:tcW w:type="dxa" w:w="2880"/>
          </w:tcPr>
          <w:p>
            <w:r>
              <w:rPr>
                <w:b/>
                <w:sz w:val="18"/>
              </w:rPr>
              <w:t>Territories</w:t>
            </w:r>
          </w:p>
        </w:tc>
      </w:tr>
      <w:tr>
        <w:tc>
          <w:tcPr>
            <w:tcW w:type="dxa" w:w="2880"/>
          </w:tcPr>
          <w:p>
            <w:r>
              <w:rPr>
                <w:sz w:val="18"/>
              </w:rPr>
              <w:t>CL-PAT-001</w:t>
            </w:r>
          </w:p>
        </w:tc>
        <w:tc>
          <w:tcPr>
            <w:tcW w:type="dxa" w:w="2880"/>
          </w:tcPr>
          <w:p>
            <w:r>
              <w:rPr>
                <w:sz w:val="18"/>
              </w:rPr>
              <w:t>Method and system for real-time emissions accounting across distributed assets</w:t>
            </w:r>
          </w:p>
        </w:tc>
        <w:tc>
          <w:tcPr>
            <w:tcW w:type="dxa" w:w="2880"/>
          </w:tcPr>
          <w:p>
            <w:r>
              <w:rPr>
                <w:sz w:val="18"/>
              </w:rPr>
              <w:t>GB, EP, US</w:t>
            </w:r>
          </w:p>
        </w:tc>
      </w:tr>
      <w:tr>
        <w:tc>
          <w:tcPr>
            <w:tcW w:type="dxa" w:w="2880"/>
          </w:tcPr>
          <w:p>
            <w:r>
              <w:rPr>
                <w:sz w:val="18"/>
              </w:rPr>
              <w:t>CL-PAT-002</w:t>
            </w:r>
          </w:p>
        </w:tc>
        <w:tc>
          <w:tcPr>
            <w:tcW w:type="dxa" w:w="2880"/>
          </w:tcPr>
          <w:p>
            <w:r>
              <w:rPr>
                <w:sz w:val="18"/>
              </w:rPr>
              <w:t>Verifiable carbon-ledger data structure with cryptographic attestation</w:t>
            </w:r>
          </w:p>
        </w:tc>
        <w:tc>
          <w:tcPr>
            <w:tcW w:type="dxa" w:w="2880"/>
          </w:tcPr>
          <w:p>
            <w:r>
              <w:rPr>
                <w:sz w:val="18"/>
              </w:rPr>
              <w:t>GB, EP, US, JP</w:t>
            </w:r>
          </w:p>
        </w:tc>
      </w:tr>
      <w:tr>
        <w:tc>
          <w:tcPr>
            <w:tcW w:type="dxa" w:w="2880"/>
          </w:tcPr>
          <w:p>
            <w:r>
              <w:rPr>
                <w:sz w:val="18"/>
              </w:rPr>
              <w:t>CL-PAT-003</w:t>
            </w:r>
          </w:p>
        </w:tc>
        <w:tc>
          <w:tcPr>
            <w:tcW w:type="dxa" w:w="2880"/>
          </w:tcPr>
          <w:p>
            <w:r>
              <w:rPr>
                <w:sz w:val="18"/>
              </w:rPr>
              <w:t>Machine-learning estimation of fuel-burn emissions from telemetry</w:t>
            </w:r>
          </w:p>
        </w:tc>
        <w:tc>
          <w:tcPr>
            <w:tcW w:type="dxa" w:w="2880"/>
          </w:tcPr>
          <w:p>
            <w:r>
              <w:rPr>
                <w:sz w:val="18"/>
              </w:rPr>
              <w:t>GB, EP, US</w:t>
            </w:r>
          </w:p>
        </w:tc>
      </w:tr>
      <w:tr>
        <w:tc>
          <w:tcPr>
            <w:tcW w:type="dxa" w:w="2880"/>
          </w:tcPr>
          <w:p>
            <w:r>
              <w:rPr>
                <w:sz w:val="18"/>
              </w:rPr>
              <w:t>CL-PAT-004</w:t>
            </w:r>
          </w:p>
        </w:tc>
        <w:tc>
          <w:tcPr>
            <w:tcW w:type="dxa" w:w="2880"/>
          </w:tcPr>
          <w:p>
            <w:r>
              <w:rPr>
                <w:sz w:val="18"/>
              </w:rPr>
              <w:t>Apparatus for reconciling scope-1 and scope-3 emissions data</w:t>
            </w:r>
          </w:p>
        </w:tc>
        <w:tc>
          <w:tcPr>
            <w:tcW w:type="dxa" w:w="2880"/>
          </w:tcPr>
          <w:p>
            <w:r>
              <w:rPr>
                <w:sz w:val="18"/>
              </w:rPr>
              <w:t>GB, EP</w:t>
            </w:r>
          </w:p>
        </w:tc>
      </w:tr>
      <w:tr>
        <w:tc>
          <w:tcPr>
            <w:tcW w:type="dxa" w:w="2880"/>
          </w:tcPr>
          <w:p>
            <w:r>
              <w:rPr>
                <w:sz w:val="18"/>
              </w:rPr>
              <w:t>CL-PAT-005</w:t>
            </w:r>
          </w:p>
        </w:tc>
        <w:tc>
          <w:tcPr>
            <w:tcW w:type="dxa" w:w="2880"/>
          </w:tcPr>
          <w:p>
            <w:r>
              <w:rPr>
                <w:sz w:val="18"/>
              </w:rPr>
              <w:t>Automated emissions-factor selection and uncertainty quantification</w:t>
            </w:r>
          </w:p>
        </w:tc>
        <w:tc>
          <w:tcPr>
            <w:tcW w:type="dxa" w:w="2880"/>
          </w:tcPr>
          <w:p>
            <w:r>
              <w:rPr>
                <w:sz w:val="18"/>
              </w:rPr>
              <w:t>GB, EP, US</w:t>
            </w:r>
          </w:p>
        </w:tc>
      </w:tr>
      <w:tr>
        <w:tc>
          <w:tcPr>
            <w:tcW w:type="dxa" w:w="2880"/>
          </w:tcPr>
          <w:p>
            <w:r>
              <w:rPr>
                <w:sz w:val="18"/>
              </w:rPr>
              <w:t>CL-PAT-006</w:t>
            </w:r>
          </w:p>
        </w:tc>
        <w:tc>
          <w:tcPr>
            <w:tcW w:type="dxa" w:w="2880"/>
          </w:tcPr>
          <w:p>
            <w:r>
              <w:rPr>
                <w:sz w:val="18"/>
              </w:rPr>
              <w:t>Method for auditable allocation of emissions to transport legs</w:t>
            </w:r>
          </w:p>
        </w:tc>
        <w:tc>
          <w:tcPr>
            <w:tcW w:type="dxa" w:w="2880"/>
          </w:tcPr>
          <w:p>
            <w:r>
              <w:rPr>
                <w:sz w:val="18"/>
              </w:rPr>
              <w:t>GB, EP, US, CA</w:t>
            </w:r>
          </w:p>
        </w:tc>
      </w:tr>
      <w:tr>
        <w:tc>
          <w:tcPr>
            <w:tcW w:type="dxa" w:w="2880"/>
          </w:tcPr>
          <w:p>
            <w:r>
              <w:rPr>
                <w:sz w:val="18"/>
              </w:rPr>
              <w:t>CL-PAT-007</w:t>
            </w:r>
          </w:p>
        </w:tc>
        <w:tc>
          <w:tcPr>
            <w:tcW w:type="dxa" w:w="2880"/>
          </w:tcPr>
          <w:p>
            <w:r>
              <w:rPr>
                <w:sz w:val="18"/>
              </w:rPr>
              <w:t>System for tamper-evident sustainability reporting</w:t>
            </w:r>
          </w:p>
        </w:tc>
        <w:tc>
          <w:tcPr>
            <w:tcW w:type="dxa" w:w="2880"/>
          </w:tcPr>
          <w:p>
            <w:r>
              <w:rPr>
                <w:sz w:val="18"/>
              </w:rPr>
              <w:t>GB, EP</w:t>
            </w:r>
          </w:p>
        </w:tc>
      </w:tr>
      <w:tr>
        <w:tc>
          <w:tcPr>
            <w:tcW w:type="dxa" w:w="2880"/>
          </w:tcPr>
          <w:p>
            <w:r>
              <w:rPr>
                <w:sz w:val="18"/>
              </w:rPr>
              <w:t>CL-PAT-008</w:t>
            </w:r>
          </w:p>
        </w:tc>
        <w:tc>
          <w:tcPr>
            <w:tcW w:type="dxa" w:w="2880"/>
          </w:tcPr>
          <w:p>
            <w:r>
              <w:rPr>
                <w:sz w:val="18"/>
              </w:rPr>
              <w:t>Predictive carbon-intensity routing optimiser</w:t>
            </w:r>
          </w:p>
        </w:tc>
        <w:tc>
          <w:tcPr>
            <w:tcW w:type="dxa" w:w="2880"/>
          </w:tcPr>
          <w:p>
            <w:r>
              <w:rPr>
                <w:sz w:val="18"/>
              </w:rPr>
              <w:t>GB, EP, US</w:t>
            </w:r>
          </w:p>
        </w:tc>
      </w:tr>
      <w:tr>
        <w:tc>
          <w:tcPr>
            <w:tcW w:type="dxa" w:w="2880"/>
          </w:tcPr>
          <w:p>
            <w:r>
              <w:rPr>
                <w:sz w:val="18"/>
              </w:rPr>
              <w:t>CL-PAT-009</w:t>
            </w:r>
          </w:p>
        </w:tc>
        <w:tc>
          <w:tcPr>
            <w:tcW w:type="dxa" w:w="2880"/>
          </w:tcPr>
          <w:p>
            <w:r>
              <w:rPr>
                <w:sz w:val="18"/>
              </w:rPr>
              <w:t>Federated emissions data exchange with privacy preservation</w:t>
            </w:r>
          </w:p>
        </w:tc>
        <w:tc>
          <w:tcPr>
            <w:tcW w:type="dxa" w:w="2880"/>
          </w:tcPr>
          <w:p>
            <w:r>
              <w:rPr>
                <w:sz w:val="18"/>
              </w:rPr>
              <w:t>GB, EP, US, JP</w:t>
            </w:r>
          </w:p>
        </w:tc>
      </w:tr>
    </w:tbl>
    <w:p>
      <w:r>
        <w:br w:type="page"/>
      </w:r>
    </w:p>
    <w:p>
      <w:pPr>
        <w:spacing w:before="200" w:after="120"/>
      </w:pPr>
      <w:r>
        <w:rPr>
          <w:b/>
          <w:sz w:val="24"/>
        </w:rPr>
        <w:t>SCHEDULE 2 — THE PLATFORM (CARBONLEDGER)</w:t>
      </w:r>
    </w:p>
    <w:p>
      <w:pPr>
        <w:spacing w:after="120"/>
        <w:jc w:val="both"/>
      </w:pPr>
      <w:r>
        <w:rPr>
          <w:b w:val="0"/>
          <w:i w:val="0"/>
          <w:sz w:val="22"/>
        </w:rPr>
        <w:t>The Platform comprises the CarbonLedger core engine (data ingestion, emissions calculation, ledgering and verification), the reporting and disclosure modules, the public and partner APIs, the administration console, and the standard connector library. The Platform is provided as a managed cloud service hosted in the United Kingdom and European Economic Area, with the data-residency options described in the Data Schedule. Documentation, the data dictionary and the integration guide form part of the Platform.</w:t>
      </w:r>
    </w:p>
    <w:p>
      <w:pPr>
        <w:spacing w:before="200" w:after="120"/>
      </w:pPr>
      <w:r>
        <w:rPr>
          <w:b/>
          <w:sz w:val="24"/>
        </w:rPr>
        <w:t>SCHEDULE 3 — NET REVENUES AND ROYALTY CALCULATION</w:t>
      </w:r>
    </w:p>
    <w:p>
      <w:pPr>
        <w:spacing w:after="120"/>
        <w:jc w:val="both"/>
      </w:pPr>
      <w:r>
        <w:rPr>
          <w:b w:val="0"/>
          <w:i w:val="0"/>
          <w:sz w:val="22"/>
        </w:rPr>
        <w:t>“Net Revenues” means the gross revenues recognised by the Licensee and its Affiliates that are attributable to the use or commercialisation of the Licensed Technology in the Field, less: (a) value-added and other sales taxes; (b) documented and customary trade discounts actually granted; (c) credits and refunds for returned or rejected services; and (d) third-party pass-through hosting charges. The tiered royalty in clause 6.1 is applied to annual Net Revenues on a banded basis. A worked example is set out in the Royalty Model spreadsheet appended to this Schedule.</w:t>
      </w:r>
    </w:p>
    <w:p>
      <w:pPr>
        <w:spacing w:before="200" w:after="120"/>
      </w:pPr>
      <w:r>
        <w:rPr>
          <w:b/>
          <w:sz w:val="24"/>
        </w:rPr>
        <w:t>SCHEDULE 4 — IMPLEMENTATION AND ACCEPTANCE</w:t>
      </w:r>
    </w:p>
    <w:p>
      <w:pPr>
        <w:spacing w:after="120"/>
        <w:jc w:val="both"/>
      </w:pPr>
      <w:r>
        <w:rPr>
          <w:b w:val="0"/>
          <w:i w:val="0"/>
          <w:sz w:val="22"/>
        </w:rPr>
        <w:t xml:space="preserve">Implementation shall proceed in three phases — discovery and design, build and integration, and production deployment — over an indicative 26-week plan. Acceptance Tests shall demonstrate that the Platform performs the agreed functional requirements and meets </w:t>
      </w:r>
      <w:del w:id="1009" w:author="James Osei (Whitfield Carter LLP)" w:date="2026-02-11T16:40:00Z">
        <w:r>
          <w:rPr>
            <w:b w:val="0"/>
            <w:i w:val="0"/>
            <w:sz w:val="22"/>
          </w:rPr>
          <w:delText xml:space="preserve">the data-accuracy threshold of ±2%</w:delText>
        </w:r>
      </w:del>
      <w:ins w:id="2009" w:author="James Osei (Whitfield Carter LLP)" w:date="2026-02-11T16:40:00Z">
        <w:r>
          <w:rPr>
            <w:b w:val="0"/>
            <w:i w:val="0"/>
            <w:sz w:val="22"/>
          </w:rPr>
          <w:t xml:space="preserve">the data-accuracy threshold of ±2.5%</w:t>
        </w:r>
      </w:ins>
      <w:r>
        <w:rPr>
          <w:b w:val="0"/>
          <w:i w:val="0"/>
          <w:sz w:val="22"/>
        </w:rPr>
        <w:t xml:space="preserve"> against the agreed reference dataset. Acceptance is deemed to occur on passing the Acceptance Tests or on first live use, whichever is earlier.</w:t>
      </w:r>
    </w:p>
    <w:p>
      <w:pPr>
        <w:spacing w:before="200" w:after="120"/>
      </w:pPr>
      <w:r>
        <w:rPr>
          <w:b/>
          <w:sz w:val="24"/>
        </w:rPr>
        <w:t>SCHEDULE 5 — SERVICE LEVELS (SLA)</w:t>
      </w:r>
    </w:p>
    <w:p>
      <w:pPr>
        <w:spacing w:after="120"/>
        <w:jc w:val="both"/>
      </w:pPr>
      <w:r>
        <w:rPr>
          <w:b w:val="0"/>
          <w:i w:val="0"/>
          <w:sz w:val="22"/>
        </w:rPr>
        <w:t>The Licensor shall provide the Platform with a monthly availability target of 99.8%, measured excluding scheduled maintenance. Priority 1 incidents shall have a target response time of 30 minutes and a target resolution time of 4 hours. Service credits apply for sustained failure to meet the availability target, capped at 10% of the relevant monthly charge.</w:t>
      </w:r>
    </w:p>
    <w:p>
      <w:pPr>
        <w:spacing w:before="200" w:after="120"/>
      </w:pPr>
      <w:r>
        <w:rPr>
          <w:b/>
          <w:sz w:val="24"/>
        </w:rPr>
        <w:t>SCHEDULE 6 — DEVELOPMENT COLLABORATION</w:t>
      </w:r>
    </w:p>
    <w:p>
      <w:pPr>
        <w:spacing w:after="120"/>
        <w:jc w:val="both"/>
      </w:pPr>
      <w:r>
        <w:rPr>
          <w:b w:val="0"/>
          <w:i w:val="0"/>
          <w:sz w:val="22"/>
        </w:rPr>
        <w:t>The Parties shall establish a joint steering committee comprising two representatives of each Party, meeting quarterly, to govern the development work-plan, prioritise Improvements, and resolve technical matters. The initial work-plan covers aviation fuel-burn modelling, SAF (sustainable aviation fuel) accounting, and CORSIA/EU-ETS reporting integration.</w:t>
      </w:r>
    </w:p>
    <w:p>
      <w:pPr>
        <w:spacing w:before="200" w:after="120"/>
      </w:pPr>
      <w:r>
        <w:rPr>
          <w:b/>
          <w:sz w:val="24"/>
        </w:rPr>
        <w:t>SCHEDULE 7 — MILESTONE SCHEDULE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Milestone</w:t>
            </w:r>
          </w:p>
        </w:tc>
        <w:tc>
          <w:tcPr>
            <w:tcW w:type="dxa" w:w="2880"/>
          </w:tcPr>
          <w:p>
            <w:r>
              <w:rPr>
                <w:b/>
                <w:sz w:val="18"/>
              </w:rPr>
              <w:t>Description</w:t>
            </w:r>
          </w:p>
        </w:tc>
        <w:tc>
          <w:tcPr>
            <w:tcW w:type="dxa" w:w="2880"/>
          </w:tcPr>
          <w:p>
            <w:r>
              <w:rPr>
                <w:b/>
                <w:sz w:val="18"/>
              </w:rPr>
              <w:t>Payment</w:t>
            </w:r>
          </w:p>
        </w:tc>
      </w:tr>
      <w:tr>
        <w:tc>
          <w:tcPr>
            <w:tcW w:type="dxa" w:w="2880"/>
          </w:tcPr>
          <w:p>
            <w:r>
              <w:rPr>
                <w:sz w:val="18"/>
              </w:rPr>
              <w:t>M1</w:t>
            </w:r>
          </w:p>
        </w:tc>
        <w:tc>
          <w:tcPr>
            <w:tcW w:type="dxa" w:w="2880"/>
          </w:tcPr>
          <w:p>
            <w:r>
              <w:rPr>
                <w:sz w:val="18"/>
              </w:rPr>
              <w:t>Solution design accepted and integration architecture signed off</w:t>
            </w:r>
          </w:p>
        </w:tc>
        <w:tc>
          <w:tcPr>
            <w:tcW w:type="dxa" w:w="2880"/>
          </w:tcPr>
          <w:p>
            <w:r>
              <w:rPr>
                <w:sz w:val="18"/>
              </w:rPr>
              <w:t>£2,000,000</w:t>
            </w:r>
          </w:p>
        </w:tc>
      </w:tr>
      <w:tr>
        <w:tc>
          <w:tcPr>
            <w:tcW w:type="dxa" w:w="2880"/>
          </w:tcPr>
          <w:p>
            <w:r>
              <w:rPr>
                <w:sz w:val="18"/>
              </w:rPr>
              <w:t>M2</w:t>
            </w:r>
          </w:p>
        </w:tc>
        <w:tc>
          <w:tcPr>
            <w:tcW w:type="dxa" w:w="2880"/>
          </w:tcPr>
          <w:p>
            <w:r>
              <w:rPr>
                <w:sz w:val="18"/>
              </w:rPr>
              <w:t>Core platform deployed to Licensee staging environment</w:t>
            </w:r>
          </w:p>
        </w:tc>
        <w:tc>
          <w:tcPr>
            <w:tcW w:type="dxa" w:w="2880"/>
          </w:tcPr>
          <w:p>
            <w:r>
              <w:rPr>
                <w:sz w:val="18"/>
              </w:rPr>
              <w:t>£2,500,000</w:t>
            </w:r>
          </w:p>
        </w:tc>
      </w:tr>
      <w:tr>
        <w:tc>
          <w:tcPr>
            <w:tcW w:type="dxa" w:w="2880"/>
          </w:tcPr>
          <w:p>
            <w:r>
              <w:rPr>
                <w:sz w:val="18"/>
              </w:rPr>
              <w:t>M3</w:t>
            </w:r>
          </w:p>
        </w:tc>
        <w:tc>
          <w:tcPr>
            <w:tcW w:type="dxa" w:w="2880"/>
          </w:tcPr>
          <w:p>
            <w:r>
              <w:rPr>
                <w:sz w:val="18"/>
              </w:rPr>
              <w:t>Aviation fuel-burn and SAF accounting modules delivered</w:t>
            </w:r>
          </w:p>
        </w:tc>
        <w:tc>
          <w:tcPr>
            <w:tcW w:type="dxa" w:w="2880"/>
          </w:tcPr>
          <w:p>
            <w:r>
              <w:rPr>
                <w:sz w:val="18"/>
              </w:rPr>
              <w:t>£3,000,000</w:t>
            </w:r>
          </w:p>
        </w:tc>
      </w:tr>
      <w:tr>
        <w:tc>
          <w:tcPr>
            <w:tcW w:type="dxa" w:w="2880"/>
          </w:tcPr>
          <w:p>
            <w:r>
              <w:rPr>
                <w:sz w:val="18"/>
              </w:rPr>
              <w:t>M4</w:t>
            </w:r>
          </w:p>
        </w:tc>
        <w:tc>
          <w:tcPr>
            <w:tcW w:type="dxa" w:w="2880"/>
          </w:tcPr>
          <w:p>
            <w:r>
              <w:rPr>
                <w:sz w:val="18"/>
              </w:rPr>
              <w:t>First production deployment and Acceptance</w:t>
            </w:r>
          </w:p>
        </w:tc>
        <w:tc>
          <w:tcPr>
            <w:tcW w:type="dxa" w:w="2880"/>
          </w:tcPr>
          <w:p>
            <w:r>
              <w:rPr>
                <w:sz w:val="18"/>
              </w:rPr>
              <w:t>£3,500,000</w:t>
            </w:r>
          </w:p>
        </w:tc>
      </w:tr>
      <w:tr>
        <w:tc>
          <w:tcPr>
            <w:tcW w:type="dxa" w:w="2880"/>
          </w:tcPr>
          <w:p>
            <w:r>
              <w:rPr>
                <w:sz w:val="18"/>
              </w:rPr>
              <w:t>M5</w:t>
            </w:r>
          </w:p>
        </w:tc>
        <w:tc>
          <w:tcPr>
            <w:tcW w:type="dxa" w:w="2880"/>
          </w:tcPr>
          <w:p>
            <w:r>
              <w:rPr>
                <w:sz w:val="18"/>
              </w:rPr>
              <w:t>CORSIA / EU-ETS regulatory reporting module live</w:t>
            </w:r>
          </w:p>
        </w:tc>
        <w:tc>
          <w:tcPr>
            <w:tcW w:type="dxa" w:w="2880"/>
          </w:tcPr>
          <w:p>
            <w:r>
              <w:rPr>
                <w:sz w:val="18"/>
              </w:rPr>
              <w:t>£3,500,000</w:t>
            </w:r>
          </w:p>
        </w:tc>
      </w:tr>
      <w:tr>
        <w:tc>
          <w:tcPr>
            <w:tcW w:type="dxa" w:w="2880"/>
          </w:tcPr>
          <w:p>
            <w:r>
              <w:rPr>
                <w:sz w:val="18"/>
              </w:rPr>
              <w:t>M6</w:t>
            </w:r>
          </w:p>
        </w:tc>
        <w:tc>
          <w:tcPr>
            <w:tcW w:type="dxa" w:w="2880"/>
          </w:tcPr>
          <w:p>
            <w:r>
              <w:rPr>
                <w:sz w:val="18"/>
              </w:rPr>
              <w:t>Group-wide roll-out completed and benchmarking module live</w:t>
            </w:r>
          </w:p>
        </w:tc>
        <w:tc>
          <w:tcPr>
            <w:tcW w:type="dxa" w:w="2880"/>
          </w:tcPr>
          <w:p>
            <w:r>
              <w:rPr>
                <w:sz w:val="18"/>
              </w:rPr>
              <w:t>£3,500,000</w:t>
            </w:r>
          </w:p>
        </w:tc>
      </w:tr>
    </w:tbl>
    <w:p>
      <w:pPr>
        <w:spacing w:after="120"/>
        <w:jc w:val="both"/>
      </w:pPr>
      <w:r>
        <w:rPr>
          <w:b/>
          <w:i w:val="0"/>
          <w:sz w:val="22"/>
        </w:rPr>
        <w:t>Aggregate milestone payments: £18,000,000.</w:t>
      </w:r>
    </w:p>
    <w:p>
      <w:pPr>
        <w:spacing w:before="200" w:after="120"/>
      </w:pPr>
      <w:r>
        <w:rPr>
          <w:b/>
          <w:sz w:val="24"/>
        </w:rPr>
        <w:t>SCHEDULE 8 — DATA PROCESSING TERMS</w:t>
      </w:r>
    </w:p>
    <w:p>
      <w:pPr>
        <w:spacing w:after="120"/>
        <w:jc w:val="both"/>
      </w:pPr>
      <w:r>
        <w:rPr>
          <w:b w:val="0"/>
          <w:i w:val="0"/>
          <w:sz w:val="22"/>
        </w:rPr>
        <w:t>Where either Party processes personal data on behalf of the other, it does so as processor on the documented instructions of the controller, applying appropriate technical and organisational measures, imposing equivalent obligations on sub-processors, assisting with data-subject requests, and deleting or returning personal data on termination, all in accordance with Article 28 of the UK GDPR.</w:t>
      </w:r>
    </w:p>
    <w:p>
      <w:r>
        <w:br w:type="page"/>
      </w:r>
    </w:p>
    <w:p>
      <w:pPr>
        <w:spacing w:before="200" w:after="120"/>
      </w:pPr>
      <w:r>
        <w:rPr>
          <w:b/>
          <w:sz w:val="24"/>
        </w:rPr>
        <w:t>SCHEDULE 9 — WARRANTIES (EXPANDED)</w:t>
      </w:r>
    </w:p>
    <w:p>
      <w:pPr>
        <w:spacing w:after="120"/>
        <w:jc w:val="both"/>
      </w:pPr>
      <w:r>
        <w:rPr>
          <w:b w:val="0"/>
          <w:i w:val="0"/>
          <w:sz w:val="22"/>
        </w:rPr>
        <w:t>In addition to the warranties in clause 9, the Licensor warrants that: the Licensed Technology, as delivered, will conform in all material respects to the documentation; it has the right to grant the licences and rights set out in this Agreement; there are no liens, charges or encumbrances over the Licensed Patents save as disclosed; no Licensed Patent is the subject of any opposition, revocation or entitlement proceedings save as disclosed; and it has complied with all applicable open-source licence obligations in respect of third-party components incorporated in the Platform, a schedule of which is disclosed.</w:t>
      </w:r>
    </w:p>
    <w:p>
      <w:pPr>
        <w:spacing w:before="200" w:after="120"/>
      </w:pPr>
      <w:r>
        <w:rPr>
          <w:b/>
          <w:sz w:val="24"/>
        </w:rPr>
        <w:t>SIGNATURE</w:t>
      </w:r>
    </w:p>
    <w:p>
      <w:pPr>
        <w:spacing w:after="160"/>
      </w:pPr>
      <w:r>
        <w:rPr>
          <w:b/>
          <w:i w:val="0"/>
          <w:sz w:val="22"/>
        </w:rPr>
        <w:t>EXECUTED AS A DEED</w:t>
      </w:r>
    </w:p>
    <w:p>
      <w:pPr>
        <w:spacing w:after="40"/>
      </w:pPr>
      <w:r>
        <w:rPr>
          <w:b w:val="0"/>
          <w:i w:val="0"/>
          <w:sz w:val="22"/>
        </w:rPr>
        <w:t>SIGNED for and on behalf of CASPIAN TECHNOLOGIES LIMITED</w:t>
      </w:r>
    </w:p>
    <w:p>
      <w:pPr>
        <w:spacing w:after="40"/>
      </w:pPr>
      <w:r>
        <w:rPr>
          <w:b w:val="0"/>
          <w:i w:val="0"/>
          <w:sz w:val="22"/>
        </w:rPr>
        <w:t>by ___________________________________  Director</w:t>
      </w:r>
    </w:p>
    <w:p>
      <w:pPr>
        <w:spacing w:after="40"/>
      </w:pPr>
      <w:r>
        <w:rPr>
          <w:b w:val="0"/>
          <w:i w:val="0"/>
          <w:sz w:val="22"/>
        </w:rPr>
        <w:t>Name: Henry Larsson</w:t>
      </w:r>
    </w:p>
    <w:p>
      <w:pPr>
        <w:spacing w:after="40"/>
      </w:pPr>
      <w:r>
        <w:rPr>
          <w:b w:val="0"/>
          <w:i w:val="0"/>
          <w:sz w:val="22"/>
        </w:rPr>
        <w:t>Title: Chief Executive Officer</w:t>
      </w:r>
    </w:p>
    <w:p>
      <w:pPr>
        <w:spacing w:after="200"/>
      </w:pPr>
      <w:r>
        <w:rPr>
          <w:b w:val="0"/>
          <w:i w:val="0"/>
          <w:sz w:val="22"/>
        </w:rPr>
        <w:t>in the presence of ___________________________________  (Witness)</w:t>
      </w:r>
    </w:p>
    <w:p>
      <w:pPr>
        <w:spacing w:after="40"/>
      </w:pPr>
      <w:r>
        <w:rPr>
          <w:b w:val="0"/>
          <w:i w:val="0"/>
          <w:sz w:val="22"/>
        </w:rPr>
        <w:t>SIGNED for and on behalf of AERELON AVIATION GROUP PLC</w:t>
      </w:r>
    </w:p>
    <w:p>
      <w:pPr>
        <w:spacing w:after="40"/>
      </w:pPr>
      <w:r>
        <w:rPr>
          <w:b w:val="0"/>
          <w:i w:val="0"/>
          <w:sz w:val="22"/>
        </w:rPr>
        <w:t>by ___________________________________  Director</w:t>
      </w:r>
    </w:p>
    <w:p>
      <w:pPr>
        <w:spacing w:after="40"/>
      </w:pPr>
      <w:r>
        <w:rPr>
          <w:b w:val="0"/>
          <w:i w:val="0"/>
          <w:sz w:val="22"/>
        </w:rPr>
        <w:t>Name: Margaret Devlin</w:t>
      </w:r>
    </w:p>
    <w:p>
      <w:pPr>
        <w:spacing w:after="40"/>
      </w:pPr>
      <w:r>
        <w:rPr>
          <w:b w:val="0"/>
          <w:i w:val="0"/>
          <w:sz w:val="22"/>
        </w:rPr>
        <w:t>Title: Chief Executive Officer</w:t>
      </w:r>
    </w:p>
    <w:p>
      <w:pPr>
        <w:spacing w:after="200"/>
      </w:pPr>
      <w:r>
        <w:rPr>
          <w:b w:val="0"/>
          <w:i w:val="0"/>
          <w:sz w:val="22"/>
        </w:rPr>
        <w:t>in the presence of ___________________________________  (Witness)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Confidential and may be legally privileged.   |   WC-00126 / Project Indigo — Technology Licence and Development Collaboration Agreement</w:t>
    </w:r>
    <w:r>
      <w:rPr>
        <w:color w:val="888888"/>
        <w:sz w:val="15"/>
      </w:rPr>
      <w:t>Confidential and may be legally privileged.   |   WC-00126 / Project Indigo — Licence v3 (Whitfield Carter response)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