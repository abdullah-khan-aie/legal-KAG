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rPr>
        <w:t xml:space="preserve">IN THE HIGH COURT OF JUSTICE</w:t>
      </w:r>
    </w:p>
    <w:p>
      <w:pPr>
        <w:spacing w:after="80"/>
        <w:jc w:val="center"/>
      </w:pPr>
      <w:r>
        <w:rPr>
          <w:b/>
          <w:bCs/>
        </w:rPr>
        <w:t xml:space="preserve">BUSINESS AND PROPERTY COURTS OF ENGLAND AND WALES</w:t>
      </w:r>
    </w:p>
    <w:p>
      <w:pPr>
        <w:spacing w:after="80"/>
        <w:jc w:val="center"/>
      </w:pPr>
      <w:r>
        <w:rPr>
          <w:b/>
          <w:bCs/>
        </w:rPr>
        <w:t xml:space="preserve">COMMERCIAL COURT (KBD)</w:t>
      </w:r>
    </w:p>
    <w:p>
      <w:pPr>
        <w:spacing w:after="120"/>
        <w:jc w:val="right"/>
      </w:pPr>
      <w:r>
        <w:rPr>
          <w:b/>
          <w:bCs/>
        </w:rPr>
        <w:t xml:space="preserve">Claim No. CL-2026-000204</w:t>
      </w:r>
    </w:p>
    <w:p>
      <w:pPr>
        <w:spacing w:after="120" w:before="120"/>
        <w:jc w:val="center"/>
      </w:pPr>
      <w:r>
        <w:rPr>
          <w:b/>
          <w:bCs/>
        </w:rPr>
        <w:t xml:space="preserve">B E T W E E N :</w:t>
      </w:r>
    </w:p>
    <w:p>
      <w:pPr>
        <w:jc w:val="center"/>
      </w:pPr>
      <w:r>
        <w:rPr>
          <w:b/>
          <w:bCs/>
        </w:rPr>
        <w:t xml:space="preserve">CASPIAN TECHNOLOGIES LIMITED</w:t>
      </w:r>
    </w:p>
    <w:p>
      <w:pPr>
        <w:spacing w:after="60"/>
        <w:jc w:val="right"/>
      </w:pPr>
      <w:r>
        <w:rPr>
          <w:i/>
          <w:iCs/>
        </w:rPr>
        <w:t xml:space="preserve">Claimant</w:t>
      </w:r>
    </w:p>
    <w:p>
      <w:pPr>
        <w:spacing w:after="60"/>
        <w:jc w:val="center"/>
      </w:pPr>
      <w:r>
        <w:t xml:space="preserve">- and -</w:t>
      </w:r>
    </w:p>
    <w:p>
      <w:pPr>
        <w:jc w:val="center"/>
      </w:pPr>
      <w:r>
        <w:rPr>
          <w:b/>
          <w:bCs/>
        </w:rPr>
        <w:t xml:space="preserve">HARBURN UTILITIES PLC</w:t>
      </w:r>
    </w:p>
    <w:p>
      <w:pPr>
        <w:spacing w:after="120"/>
        <w:jc w:val="right"/>
      </w:pPr>
      <w:r>
        <w:rPr>
          <w:i/>
          <w:iCs/>
        </w:rPr>
        <w:t xml:space="preserve">Defendant</w:t>
      </w:r>
    </w:p>
    <w:p>
      <w:pPr>
        <w:pBdr>
          <w:top w:val="single" w:color="000000" w:sz="4" w:space="2"/>
          <w:bottom w:val="single" w:color="000000" w:sz="4" w:space="2"/>
        </w:pBdr>
        <w:spacing w:after="160" w:before="160"/>
        <w:jc w:val="center"/>
      </w:pPr>
      <w:r>
        <w:rPr>
          <w:b/>
          <w:bCs/>
          <w:caps/>
        </w:rPr>
        <w:t xml:space="preserve">Particulars of Claim</w:t>
      </w:r>
    </w:p>
    <w:p>
      <w:pPr>
        <w:spacing w:after="80" w:before="160"/>
      </w:pPr>
      <w:r>
        <w:rPr>
          <w:b/>
          <w:bCs/>
          <w:u w:val="single"/>
        </w:rPr>
        <w:t xml:space="preserve">The Parties</w:t>
      </w:r>
    </w:p>
    <w:p>
      <w:pPr>
        <w:pStyle w:val="ListParagraph"/>
        <w:numPr>
          <w:ilvl w:val="0"/>
          <w:numId w:val="2"/>
        </w:numPr>
        <w:spacing w:after="120"/>
        <w:jc w:val="both"/>
      </w:pPr>
      <w:r>
        <w:t xml:space="preserve">The Claimant, Caspian Technologies Limited (“Caspian”, company number 09784512), is a company incorporated in England and Wales with its registered office at 1 Finsbury Avenue, London EC2M 2PF. Caspian develops and licenses CarbonLedger, a cloud-based (software-as-a-service) carbon-accounting and emissions-analytics platform used by large energy and utility enterprises to measure, report and assure greenhouse-gas emissions data.</w:t>
      </w:r>
    </w:p>
    <w:p>
      <w:pPr>
        <w:pStyle w:val="ListParagraph"/>
        <w:numPr>
          <w:ilvl w:val="0"/>
          <w:numId w:val="2"/>
        </w:numPr>
        <w:spacing w:after="120"/>
        <w:jc w:val="both"/>
      </w:pPr>
      <w:r>
        <w:t xml:space="preserve">The Defendant, Harburn Utilities plc (“Harburn”, company number 03217788), is a company incorporated in England and Wales with its registered office at Harburn House, 5 Lochrin Square, Edinburgh EH3 9QA. Harburn is a regional electricity and gas distribution and supply business operating principally in central Scotland and the north of England.</w:t>
      </w:r>
    </w:p>
    <w:p>
      <w:pPr>
        <w:spacing w:after="80" w:before="160"/>
      </w:pPr>
      <w:r>
        <w:rPr>
          <w:b/>
          <w:bCs/>
          <w:u w:val="single"/>
        </w:rPr>
        <w:t xml:space="preserve">The Master SaaS Agreement</w:t>
      </w:r>
    </w:p>
    <w:p>
      <w:pPr>
        <w:pStyle w:val="ListParagraph"/>
        <w:numPr>
          <w:ilvl w:val="0"/>
          <w:numId w:val="2"/>
        </w:numPr>
        <w:spacing w:after="120"/>
        <w:jc w:val="both"/>
      </w:pPr>
      <w:r>
        <w:t xml:space="preserve">By a written Master Software-as-a-Service Agreement dated 4 March 2024 (the “Agreement”), Caspian agreed to grant to Harburn a non-exclusive, non-transferable subscription to access and use the CarbonLedger platform, together with implementation, configuration and support services, upon the terms and conditions set out therein. The Agreement comprised the master terms, Schedule 1 (Order Form), Schedule 2 (Service Description and Implementation Plan), Schedule 3 (Service Level Agreement) and Schedule 4 (Data Processing Agreement).</w:t>
      </w:r>
    </w:p>
    <w:p>
      <w:pPr>
        <w:pStyle w:val="ListParagraph"/>
        <w:numPr>
          <w:ilvl w:val="0"/>
          <w:numId w:val="2"/>
        </w:numPr>
        <w:spacing w:after="120"/>
        <w:jc w:val="both"/>
      </w:pPr>
      <w:r>
        <w:t xml:space="preserve">The Agreement was for an initial term of three (3) years commencing on the Effective Date of 1 April 2024 (the “Initial Term”), expiring on 31 March 2027, and was thereafter to renew automatically for successive periods of twelve (12) months unless terminated in accordance with its terms.</w:t>
      </w:r>
    </w:p>
    <w:p>
      <w:pPr>
        <w:pStyle w:val="ListParagraph"/>
        <w:numPr>
          <w:ilvl w:val="0"/>
          <w:numId w:val="2"/>
        </w:numPr>
        <w:spacing w:after="120"/>
        <w:jc w:val="both"/>
      </w:pPr>
      <w:r>
        <w:t xml:space="preserve">It was an express term of the Agreement (Schedule 1, paragraphs 3 to 5) that Harburn would pay to Caspian:</w:t>
      </w:r>
    </w:p>
    <w:p>
      <w:pPr>
        <w:spacing w:after="80"/>
        <w:ind w:left="1080" w:hanging="480"/>
        <w:jc w:val="both"/>
      </w:pPr>
      <w:r>
        <w:rPr>
          <w:b/>
          <w:bCs/>
        </w:rPr>
        <w:t xml:space="preserve">(a)	</w:t>
      </w:r>
      <w:r>
        <w:t xml:space="preserve">a one-off implementation and configuration fee of £120,000 (plus VAT), payable as to 50% on signature and 50% on acceptance of the configured platform (“Go-Live”);</w:t>
      </w:r>
    </w:p>
    <w:p>
      <w:pPr>
        <w:spacing w:after="80"/>
        <w:ind w:left="1080" w:hanging="480"/>
        <w:jc w:val="both"/>
      </w:pPr>
      <w:r>
        <w:rPr>
          <w:b/>
          <w:bCs/>
        </w:rPr>
        <w:t xml:space="preserve">(b)	</w:t>
      </w:r>
      <w:r>
        <w:t xml:space="preserve">an annual subscription fee of £540,000 (plus VAT) for up to 750 named users and the agreed data-source connectors, payable annually in advance on each anniversary of the Effective Date; and</w:t>
      </w:r>
    </w:p>
    <w:p>
      <w:pPr>
        <w:spacing w:after="120"/>
        <w:ind w:left="1080" w:hanging="480"/>
        <w:jc w:val="both"/>
      </w:pPr>
      <w:r>
        <w:rPr>
          <w:b/>
          <w:bCs/>
        </w:rPr>
        <w:t xml:space="preserve">(c)	</w:t>
      </w:r>
      <w:r>
        <w:t xml:space="preserve">usage and professional-services charges as set out in the Order Form, invoiced monthly in arrears.</w:t>
      </w:r>
    </w:p>
    <w:p>
      <w:pPr>
        <w:pStyle w:val="ListParagraph"/>
        <w:numPr>
          <w:ilvl w:val="0"/>
          <w:numId w:val="2"/>
        </w:numPr>
        <w:spacing w:after="120"/>
        <w:jc w:val="both"/>
      </w:pPr>
      <w:r>
        <w:t xml:space="preserve">It was a further express term (clause 7.3) that all undisputed invoices were payable within thirty (30) days of the date of invoice, and that Caspian was entitled to charge interest on overdue sums at 4% per annum above the base rate of the Bank of England from time to time, pursuant to clause 7.5.</w:t>
      </w:r>
    </w:p>
    <w:p>
      <w:pPr>
        <w:pStyle w:val="ListParagraph"/>
        <w:numPr>
          <w:ilvl w:val="0"/>
          <w:numId w:val="2"/>
        </w:numPr>
        <w:spacing w:after="120"/>
        <w:jc w:val="both"/>
      </w:pPr>
      <w:r>
        <w:t xml:space="preserve">By Schedule 3 (the Service Level Agreement), Caspian warranted that the CarbonLedger platform would be available not less than 99.8% of the time, measured monthly excluding Permitted Downtime. The sole and exclusive remedy for any failure to meet the availability service level was the payment of service credits calculated in accordance with paragraph 4 of Schedule 3, capped at 10% of the monthly proportion of the annual subscription fee in any given month (clause 9.2 and Schedule 3, paragraph 5).</w:t>
      </w:r>
    </w:p>
    <w:p>
      <w:pPr>
        <w:pStyle w:val="ListParagraph"/>
        <w:numPr>
          <w:ilvl w:val="0"/>
          <w:numId w:val="2"/>
        </w:numPr>
        <w:spacing w:after="120"/>
        <w:jc w:val="both"/>
      </w:pPr>
      <w:r>
        <w:t xml:space="preserve">By clause 14.2 of the Agreement, the Agreement could be terminated by either party for material breach only where the breaching party had failed to remedy a remediable breach within thirty (30) days of written notice specifying the breach and requiring it to be remedied. By clause 9.4, save in respect of the matters there excepted (death or personal injury caused by negligence, fraud, and a party’s payment obligations), the total aggregate liability of each party under the Agreement was limited to a sum equal to 150% of the total fees paid or payable in the twelve (12) months preceding the event giving rise to the claim.</w:t>
      </w:r>
    </w:p>
    <w:p>
      <w:pPr>
        <w:spacing w:after="80" w:before="160"/>
      </w:pPr>
      <w:r>
        <w:rPr>
          <w:b/>
          <w:bCs/>
          <w:u w:val="single"/>
        </w:rPr>
        <w:t xml:space="preserve">Performance by Caspian and Go-Live</w:t>
      </w:r>
    </w:p>
    <w:p>
      <w:pPr>
        <w:pStyle w:val="ListParagraph"/>
        <w:numPr>
          <w:ilvl w:val="0"/>
          <w:numId w:val="2"/>
        </w:numPr>
        <w:spacing w:after="120"/>
        <w:jc w:val="both"/>
      </w:pPr>
      <w:r>
        <w:t xml:space="preserve">Caspian duly performed its obligations under the Agreement. The implementation and configuration project was completed substantially in accordance with the Implementation Plan in Schedule 2. The configured platform was made available for user-acceptance testing on 12 June 2024, and Go-Live was achieved and accepted by Harburn on 1 July 2024. Harburn’s Head of Sustainability, Ms Fiona Drummond, signed the Go-Live Acceptance Certificate on 1 July 2024 confirming that the platform met the agreed acceptance criteria.</w:t>
      </w:r>
    </w:p>
    <w:p>
      <w:pPr>
        <w:pStyle w:val="ListParagraph"/>
        <w:numPr>
          <w:ilvl w:val="0"/>
          <w:numId w:val="2"/>
        </w:numPr>
        <w:spacing w:after="120"/>
        <w:jc w:val="both"/>
      </w:pPr>
      <w:r>
        <w:t xml:space="preserve">Following Go-Live, Harburn used the CarbonLedger platform continuously and extensively. By 31 July 2025, more than 410 named Harburn users had been provisioned, and Harburn had used the platform to produce its FY2024 mandatory Streamlined Energy and Carbon Reporting (SECR) disclosures and its CSRD-readiness reporting. The platform achieved measured availability of not less than 99.83% in every month from July 2024 to June 2025 inclusive, as recorded in the monthly service reports provided to Harburn and not disputed at the time.</w:t>
      </w:r>
    </w:p>
    <w:p>
      <w:pPr>
        <w:spacing w:after="80" w:before="160"/>
      </w:pPr>
      <w:r>
        <w:rPr>
          <w:b/>
          <w:bCs/>
          <w:u w:val="single"/>
        </w:rPr>
        <w:t xml:space="preserve">Sums invoiced and unpaid</w:t>
      </w:r>
    </w:p>
    <w:p>
      <w:pPr>
        <w:pStyle w:val="ListParagraph"/>
        <w:numPr>
          <w:ilvl w:val="0"/>
          <w:numId w:val="2"/>
        </w:numPr>
        <w:spacing w:after="120"/>
        <w:jc w:val="both"/>
      </w:pPr>
      <w:r>
        <w:t xml:space="preserve">Caspian rendered the following invoices to Harburn which fell due and remain unpaid: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360"/>
        <w:gridCol w:w="1500"/>
        <w:gridCol w:w="1500"/>
        <w:gridCol w:w="1700"/>
      </w:tblGrid>
      <w:tr>
        <w:tc>
          <w:tcPr>
            <w:tcW w:type="dxa" w:w="13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b/>
                <w:bCs/>
                <w:sz w:val="20"/>
                <w:szCs w:val="20"/>
              </w:rPr>
              <w:t xml:space="preserve">Invoice</w:t>
            </w:r>
          </w:p>
        </w:tc>
        <w:tc>
          <w:tcPr>
            <w:tcW w:type="dxa" w:w="33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b/>
                <w:bCs/>
                <w:sz w:val="20"/>
                <w:szCs w:val="20"/>
              </w:rPr>
              <w:t xml:space="preserve">Description</w:t>
            </w:r>
          </w:p>
        </w:tc>
        <w:tc>
          <w:tcPr>
            <w:tcW w:type="dxa" w:w="1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b/>
                <w:bCs/>
                <w:sz w:val="20"/>
                <w:szCs w:val="20"/>
              </w:rPr>
              <w:t xml:space="preserve">Date</w:t>
            </w:r>
          </w:p>
        </w:tc>
        <w:tc>
          <w:tcPr>
            <w:tcW w:type="dxa" w:w="1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b/>
                <w:bCs/>
                <w:sz w:val="20"/>
                <w:szCs w:val="20"/>
              </w:rPr>
              <w:t xml:space="preserve">Due</w:t>
            </w:r>
          </w:p>
        </w:tc>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right"/>
            </w:pPr>
            <w:r>
              <w:rPr>
                <w:b/>
                <w:bCs/>
                <w:sz w:val="20"/>
                <w:szCs w:val="20"/>
              </w:rPr>
              <w:t xml:space="preserve">Amount (£)</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20"/>
                <w:szCs w:val="20"/>
              </w:rPr>
              <w:t xml:space="preserve">INV-2025-0412</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20"/>
                <w:szCs w:val="20"/>
              </w:rPr>
              <w:t xml:space="preserve">Annual subscription, Year 2 (1 Apr 25 – 31 Mar 26)</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01/04/2025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01/05/2025</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540,000.00</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20"/>
                <w:szCs w:val="20"/>
              </w:rPr>
              <w:t xml:space="preserve">INV-2025-0061</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20"/>
                <w:szCs w:val="20"/>
              </w:rPr>
              <w:t xml:space="preserve">Additional connector module (SCADA ingest)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14/02/2025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16/03/2025</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45,000.00</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20"/>
                <w:szCs w:val="20"/>
              </w:rPr>
              <w:t xml:space="preserve">INV-2024-0733</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20"/>
                <w:szCs w:val="20"/>
              </w:rPr>
              <w:t xml:space="preserve">Implementation fee – final 50% (balance)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05/07/2024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04/08/2024</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60,000.00</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20"/>
                <w:szCs w:val="20"/>
              </w:rPr>
              <w:t xml:space="preserve">INV-2025-0218</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20"/>
                <w:szCs w:val="20"/>
              </w:rPr>
              <w:t xml:space="preserve">Professional services – Q1 2025 (data assurance)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31/03/2025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30/04/2025</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24,000.00</w:t>
            </w:r>
          </w:p>
        </w:tc>
      </w:tr>
      <w:tr>
        <w:tc>
          <w:tcPr>
            <w:tcW w:type="dxa" w:w="1300"/>
            <w:tcBorders>
              <w:top w:val="single" w:color="999999" w:sz="1"/>
              <w:left w:val="single" w:color="999999" w:sz="1"/>
              <w:bottom w:val="single" w:color="999999" w:sz="1"/>
              <w:right w:val="single" w:color="999999" w:sz="1"/>
            </w:tcBorders>
            <w:shd w:fill="EFEFEF" w:val="clear"/>
            <w:tcMar>
              <w:top w:type="dxa" w:w="60"/>
              <w:left w:type="dxa" w:w="100"/>
              <w:bottom w:type="dxa" w:w="60"/>
              <w:right w:type="dxa" w:w="100"/>
            </w:tcMar>
          </w:tcPr>
          <w:p>
            <w:pPr>
              <w:jc w:val="left"/>
            </w:pPr>
            <w:r>
              <w:rPr>
                <w:b/>
                <w:bCs/>
                <w:sz w:val="20"/>
                <w:szCs w:val="20"/>
              </w:rPr>
              <w:t xml:space="preserve"/>
            </w:r>
          </w:p>
        </w:tc>
        <w:tc>
          <w:tcPr>
            <w:tcW w:type="dxa" w:w="3360"/>
            <w:tcBorders>
              <w:top w:val="single" w:color="999999" w:sz="1"/>
              <w:left w:val="single" w:color="999999" w:sz="1"/>
              <w:bottom w:val="single" w:color="999999" w:sz="1"/>
              <w:right w:val="single" w:color="999999" w:sz="1"/>
            </w:tcBorders>
            <w:shd w:fill="EFEFEF" w:val="clear"/>
            <w:tcMar>
              <w:top w:type="dxa" w:w="60"/>
              <w:left w:type="dxa" w:w="100"/>
              <w:bottom w:type="dxa" w:w="60"/>
              <w:right w:type="dxa" w:w="100"/>
            </w:tcMar>
          </w:tcPr>
          <w:p>
            <w:pPr>
              <w:jc w:val="left"/>
            </w:pPr>
            <w:r>
              <w:rPr>
                <w:b/>
                <w:bCs/>
                <w:sz w:val="20"/>
                <w:szCs w:val="20"/>
              </w:rPr>
              <w:t xml:space="preserve">Total principal sums invoiced and unpaid</w:t>
            </w:r>
          </w:p>
        </w:tc>
        <w:tc>
          <w:tcPr>
            <w:tcW w:type="dxa" w:w="1500"/>
            <w:tcBorders>
              <w:top w:val="single" w:color="999999" w:sz="1"/>
              <w:left w:val="single" w:color="999999" w:sz="1"/>
              <w:bottom w:val="single" w:color="999999" w:sz="1"/>
              <w:right w:val="single" w:color="999999" w:sz="1"/>
            </w:tcBorders>
            <w:shd w:fill="EFEFEF" w:val="clear"/>
            <w:tcMar>
              <w:top w:type="dxa" w:w="60"/>
              <w:left w:type="dxa" w:w="100"/>
              <w:bottom w:type="dxa" w:w="60"/>
              <w:right w:type="dxa" w:w="100"/>
            </w:tcMar>
          </w:tcPr>
          <w:p>
            <w:pPr>
              <w:jc w:val="center"/>
            </w:pPr>
            <w:r>
              <w:rPr>
                <w:b/>
                <w:bCs/>
                <w:sz w:val="20"/>
                <w:szCs w:val="20"/>
              </w:rPr>
              <w:t xml:space="preserve"/>
            </w:r>
          </w:p>
        </w:tc>
        <w:tc>
          <w:tcPr>
            <w:tcW w:type="dxa" w:w="1500"/>
            <w:tcBorders>
              <w:top w:val="single" w:color="999999" w:sz="1"/>
              <w:left w:val="single" w:color="999999" w:sz="1"/>
              <w:bottom w:val="single" w:color="999999" w:sz="1"/>
              <w:right w:val="single" w:color="999999" w:sz="1"/>
            </w:tcBorders>
            <w:shd w:fill="EFEFEF" w:val="clear"/>
            <w:tcMar>
              <w:top w:type="dxa" w:w="60"/>
              <w:left w:type="dxa" w:w="100"/>
              <w:bottom w:type="dxa" w:w="60"/>
              <w:right w:type="dxa" w:w="100"/>
            </w:tcMar>
          </w:tcPr>
          <w:p>
            <w:pPr>
              <w:jc w:val="center"/>
            </w:pPr>
            <w:r>
              <w:rPr>
                <w:b/>
                <w:bCs/>
                <w:sz w:val="20"/>
                <w:szCs w:val="20"/>
              </w:rPr>
              <w:t xml:space="preserve"/>
            </w:r>
          </w:p>
        </w:tc>
        <w:tc>
          <w:tcPr>
            <w:tcW w:type="dxa" w:w="1700"/>
            <w:tcBorders>
              <w:top w:val="single" w:color="999999" w:sz="1"/>
              <w:left w:val="single" w:color="999999" w:sz="1"/>
              <w:bottom w:val="single" w:color="999999" w:sz="1"/>
              <w:right w:val="single" w:color="999999" w:sz="1"/>
            </w:tcBorders>
            <w:shd w:fill="EFEFEF" w:val="clear"/>
            <w:tcMar>
              <w:top w:type="dxa" w:w="60"/>
              <w:left w:type="dxa" w:w="100"/>
              <w:bottom w:type="dxa" w:w="60"/>
              <w:right w:type="dxa" w:w="100"/>
            </w:tcMar>
          </w:tcPr>
          <w:p>
            <w:pPr>
              <w:jc w:val="right"/>
            </w:pPr>
            <w:r>
              <w:rPr>
                <w:b/>
                <w:bCs/>
                <w:sz w:val="20"/>
                <w:szCs w:val="20"/>
              </w:rPr>
              <w:t xml:space="preserve">669,000.00</w:t>
            </w:r>
          </w:p>
        </w:tc>
      </w:tr>
    </w:tbl>
    <w:p>
      <w:r>
        <w:t xml:space="preserve"/>
      </w:r>
    </w:p>
    <w:p>
      <w:pPr>
        <w:pStyle w:val="ListParagraph"/>
        <w:numPr>
          <w:ilvl w:val="0"/>
          <w:numId w:val="2"/>
        </w:numPr>
        <w:spacing w:after="120"/>
        <w:jc w:val="both"/>
      </w:pPr>
      <w:r>
        <w:t xml:space="preserve">In the premises, the sum of £669,000 in respect of invoices rendered and due under the Agreement is owing by Harburn to Caspian and remains unpaid notwithstanding demand.</w:t>
      </w:r>
    </w:p>
    <w:p>
      <w:pPr>
        <w:spacing w:after="80" w:before="160"/>
      </w:pPr>
      <w:r>
        <w:rPr>
          <w:b/>
          <w:bCs/>
          <w:u w:val="single"/>
        </w:rPr>
        <w:t xml:space="preserve">Harburn’s purported termination and repudiatory breach</w:t>
      </w:r>
    </w:p>
    <w:p>
      <w:pPr>
        <w:pStyle w:val="ListParagraph"/>
        <w:numPr>
          <w:ilvl w:val="0"/>
          <w:numId w:val="2"/>
        </w:numPr>
        <w:spacing w:after="120"/>
        <w:jc w:val="both"/>
      </w:pPr>
      <w:r>
        <w:t xml:space="preserve">By a letter dated 8 August 2025 from Harburn’s General Counsel, Mr Iain Sturrock, Harburn purported to terminate the Agreement with immediate effect, asserting that Caspian was in material breach of the Service Level Agreement by reason of alleged “persistent unavailability and data-integrity failures”, and asserting that the alleged breaches were incapable of remedy. No notice under clause 14.2 requiring the remedy of any breach within 30 days had been served, and no service-credit claim had ever been made under Schedule 3.</w:t>
      </w:r>
    </w:p>
    <w:p>
      <w:pPr>
        <w:pStyle w:val="ListParagraph"/>
        <w:numPr>
          <w:ilvl w:val="0"/>
          <w:numId w:val="2"/>
        </w:numPr>
        <w:spacing w:after="120"/>
        <w:jc w:val="both"/>
      </w:pPr>
      <w:r>
        <w:t xml:space="preserve">The matters relied upon by Harburn did not constitute a material breach of the Agreement and, if and to the extent (which is denied) that any of them constituted a breach, each was remediable and Harburn failed to serve any notice under clause 14.2. The purported termination was wrongful and of no contractual effect. Caspian was and remains ready, willing and able to perform the Agreement.</w:t>
      </w:r>
    </w:p>
    <w:p>
      <w:pPr>
        <w:pStyle w:val="ListParagraph"/>
        <w:numPr>
          <w:ilvl w:val="0"/>
          <w:numId w:val="2"/>
        </w:numPr>
        <w:spacing w:after="120"/>
        <w:jc w:val="both"/>
      </w:pPr>
      <w:r>
        <w:t xml:space="preserve">Harburn’s purported termination evinced an intention no longer to be bound by the Agreement and amounted to a repudiation of it, which Caspian accepted as bringing the Agreement to an end by its solicitors’ letter dated 1 September 2025, while reserving its accrued rights and its right to damages.</w:t>
      </w:r>
    </w:p>
    <w:p>
      <w:pPr>
        <w:spacing w:after="80" w:before="160"/>
      </w:pPr>
      <w:r>
        <w:rPr>
          <w:b/>
          <w:bCs/>
          <w:u w:val="single"/>
        </w:rPr>
        <w:t xml:space="preserve">Loss and damage</w:t>
      </w:r>
    </w:p>
    <w:p>
      <w:pPr>
        <w:pStyle w:val="ListParagraph"/>
        <w:numPr>
          <w:ilvl w:val="0"/>
          <w:numId w:val="2"/>
        </w:numPr>
        <w:spacing w:after="120"/>
        <w:jc w:val="both"/>
      </w:pPr>
      <w:r>
        <w:t xml:space="preserve">By reason of Harburn’s repudiatory breach, Caspian has suffered loss and damage. Had the Agreement continued for the remainder of the Initial Term (from 1 September 2025 to 31 March 2027, being 19 months), Caspian would have earned the subscription and committed usage fees that Harburn was obliged to pay. The net revenue lost, after giving credit for avoided third-party hosting and support costs directly attributable to Harburn’s subscription (estimated at </w:t>
      </w:r>
      <w:del w:id="901" w:author="H. Stanford" w:date="2026-03-18T10:00:00Z">
        <w:r>
          <w:delText xml:space="preserve">13%</w:delText>
        </w:r>
      </w:del>
      <w:ins w:id="902" w:author="H. Stanford" w:date="2026-03-18T10:00:00Z">
        <w:r>
          <w:t xml:space="preserve">11%</w:t>
        </w:r>
      </w:ins>
      <w:r>
        <w:t xml:space="preserve"> of subscription revenue), is set out in the revised Schedule of Loss served with these Particulars and amounts to </w:t>
      </w:r>
      <w:del w:id="903" w:author="H. Stanford" w:date="2026-03-18T10:00:00Z">
        <w:r>
          <w:delText xml:space="preserve">£744,300</w:delText>
        </w:r>
      </w:del>
      <w:ins w:id="904" w:author="H. Stanford" w:date="2026-03-18T10:00:00Z">
        <w:r>
          <w:t xml:space="preserve">£760,950</w:t>
        </w:r>
      </w:ins>
      <w:r>
        <w:t xml:space="preserve">.</w:t>
      </w:r>
    </w:p>
    <w:p>
      <w:pPr>
        <w:pStyle w:val="ListParagraph"/>
        <w:numPr>
          <w:ilvl w:val="0"/>
          <w:numId w:val="2"/>
        </w:numPr>
        <w:spacing w:after="120"/>
        <w:jc w:val="both"/>
        <w:rPr>
          <w:ins w:id="920" w:author="H. Stanford" w:date="2026-03-18T10:00:00Z"/>
        </w:rPr>
      </w:pPr>
      <w:ins w:id="921" w:author="H. Stanford" w:date="2026-03-18T10:00:00Z">
        <w:r>
          <w:t xml:space="preserve">For the avoidance of doubt, in so far as the July 2025 connector incident is relied upon by the Defendant, that incident arose from the Defendant’s own rotation of its SCADA application-programming-interface credentials without prior notice to the Claimant, and was remedied promptly once the replacement credentials were supplied. It did not affect the integrity of any reported emissions data and did not constitute a breach, still less a material breach, of the Agreement.</w:t>
        </w:r>
      </w:ins>
    </w:p>
    <w:p>
      <w:pPr>
        <w:pStyle w:val="ListParagraph"/>
        <w:numPr>
          <w:ilvl w:val="0"/>
          <w:numId w:val="2"/>
        </w:numPr>
        <w:spacing w:after="120"/>
        <w:jc w:val="both"/>
      </w:pPr>
      <w:r>
        <w:t xml:space="preserve">Further, Caspian claims the principal sums of £669,000 set out in paragraph 13 above as a debt, alternatively as damages.</w:t>
      </w:r>
    </w:p>
    <w:p>
      <w:pPr>
        <w:pStyle w:val="ListParagraph"/>
        <w:numPr>
          <w:ilvl w:val="0"/>
          <w:numId w:val="2"/>
        </w:numPr>
        <w:spacing w:after="120"/>
        <w:jc w:val="both"/>
      </w:pPr>
      <w:r>
        <w:t xml:space="preserve">Caspian also claims interest on the unpaid invoices pursuant to clause 7.5 of the Agreement, alternatively pursuant to section 35A of the Senior Courts Act 1981, at such rate and for such period as the Court thinks fit.</w:t>
      </w:r>
    </w:p>
    <w:p>
      <w:pPr>
        <w:spacing w:after="80" w:before="160"/>
      </w:pPr>
      <w:r>
        <w:rPr>
          <w:b/>
          <w:bCs/>
          <w:u w:val="single"/>
        </w:rPr>
        <w:t xml:space="preserve">AND THE CLAIMANT CLAIMS</w:t>
      </w:r>
    </w:p>
    <w:p>
      <w:pPr>
        <w:pStyle w:val="ListParagraph"/>
        <w:numPr>
          <w:ilvl w:val="0"/>
          <w:numId w:val="3"/>
        </w:numPr>
        <w:spacing w:after="80"/>
        <w:jc w:val="both"/>
      </w:pPr>
      <w:r>
        <w:t xml:space="preserve">The sum of £669,000 by way of debt, alternatively damages, in respect of the unpaid invoices;</w:t>
      </w:r>
    </w:p>
    <w:p>
      <w:pPr>
        <w:pStyle w:val="ListParagraph"/>
        <w:numPr>
          <w:ilvl w:val="0"/>
          <w:numId w:val="3"/>
        </w:numPr>
        <w:spacing w:after="80"/>
        <w:jc w:val="both"/>
      </w:pPr>
      <w:r>
        <w:t xml:space="preserve">Damages for wrongful repudiation of the Agreement in the sum of </w:t>
      </w:r>
      <w:del w:id="911" w:author="H. Stanford" w:date="2026-03-18T10:00:00Z">
        <w:r>
          <w:delText xml:space="preserve">£744,300</w:delText>
        </w:r>
      </w:del>
      <w:ins w:id="912" w:author="H. Stanford" w:date="2026-03-18T10:00:00Z">
        <w:r>
          <w:t xml:space="preserve">£760,950</w:t>
        </w:r>
      </w:ins>
      <w:r>
        <w:t xml:space="preserve">;</w:t>
      </w:r>
    </w:p>
    <w:p>
      <w:pPr>
        <w:pStyle w:val="ListParagraph"/>
        <w:numPr>
          <w:ilvl w:val="0"/>
          <w:numId w:val="3"/>
        </w:numPr>
        <w:spacing w:after="80"/>
        <w:jc w:val="both"/>
      </w:pPr>
      <w:r>
        <w:t xml:space="preserve">Contractual interest pursuant to clause 7.5 of the Agreement, alternatively interest pursuant to section 35A of the Senior Courts Act 1981;</w:t>
      </w:r>
    </w:p>
    <w:p>
      <w:pPr>
        <w:pStyle w:val="ListParagraph"/>
        <w:numPr>
          <w:ilvl w:val="0"/>
          <w:numId w:val="3"/>
        </w:numPr>
        <w:spacing w:after="80"/>
        <w:jc w:val="both"/>
      </w:pPr>
      <w:r>
        <w:t xml:space="preserve">Further or other relief; and</w:t>
      </w:r>
    </w:p>
    <w:p>
      <w:pPr>
        <w:pStyle w:val="ListParagraph"/>
        <w:numPr>
          <w:ilvl w:val="0"/>
          <w:numId w:val="3"/>
        </w:numPr>
        <w:spacing w:after="200"/>
        <w:jc w:val="both"/>
      </w:pPr>
      <w:r>
        <w:t xml:space="preserve">Costs.</w:t>
      </w:r>
    </w:p>
    <w:p>
      <w:pPr>
        <w:jc w:val="right"/>
      </w:pPr>
      <w:r>
        <w:rPr>
          <w:b/>
          <w:bCs/>
        </w:rPr>
        <w:t xml:space="preserve">HARRIET STANFORD</w:t>
      </w:r>
    </w:p>
    <w:p>
      <w:pPr>
        <w:spacing w:after="200"/>
        <w:jc w:val="right"/>
      </w:pPr>
      <w:r>
        <w:rPr>
          <w:i/>
          <w:iCs/>
        </w:rPr>
        <w:t xml:space="preserve">Eldon Chambers</w:t>
      </w:r>
    </w:p>
    <w:p>
      <w:r>
        <w:t xml:space="preserve"/>
      </w:r>
    </w:p>
    <w:p>
      <w:pPr>
        <w:spacing w:after="80"/>
      </w:pPr>
      <w:r>
        <w:rPr>
          <w:b/>
          <w:bCs/>
        </w:rPr>
        <w:t xml:space="preserve">Statement of Truth</w:t>
      </w:r>
    </w:p>
    <w:p>
      <w:pPr>
        <w:jc w:val="both"/>
      </w:pPr>
      <w:r>
        <w:t xml:space="preserve">The Claimant believes that the facts stated in these Particulars of Claim are true. I understand that proceedings for contempt of court may be brought against anyone who makes, or causes to be made, a false statement in a document verified by a statement of truth without an honest belief in its truth.</w:t>
      </w:r>
    </w:p>
    <w:p>
      <w:r>
        <w:t xml:space="preserve"/>
      </w:r>
    </w:p>
    <w:p>
      <w:pPr>
        <w:jc w:val="both"/>
      </w:pPr>
      <w:r>
        <w:t xml:space="preserve">Signed: ......................................   Dated: 24 February 2026</w:t>
      </w:r>
    </w:p>
    <w:p>
      <w:pPr>
        <w:jc w:val="both"/>
      </w:pPr>
      <w:r>
        <w:t xml:space="preserve">Sofia Trevino, General Counsel, duly authorised by the Claimant</w:t>
      </w:r>
    </w:p>
    <w:p>
      <w:r>
        <w:t xml:space="preserve"/>
      </w:r>
    </w:p>
    <w:p>
      <w:pPr>
        <w:jc w:val="both"/>
      </w:pPr>
      <w:r>
        <w:t xml:space="preserve">Whitfield Carter LLP, 22 Bishopsgate, London EC2N 4BQ — Solicitors for the Claimant. Ref: SW/JO/CASP-204.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Caspian v Harburn — Particulars of Claim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abstractNum>
  <w:abstractNum w:abstractNumId="3" w15:restartNumberingAfterBreak="0">
    <w:multiLevelType w:val="hybridMultilevel"/>
    <w:lvl w:ilvl="0" w15:tentative="1">
      <w:start w:val="1"/>
      <w:numFmt w:val="decimal"/>
      <w:lvlText w:val="%1."/>
      <w:lvlJc w:val="left"/>
      <w:pPr>
        <w:ind w:left="600" w:hanging="600"/>
      </w:pPr>
    </w:lvl>
  </w:abstractNum>
  <w:abstractNum w:abstractNumId="4" w15:restartNumberingAfterBreak="0">
    <w:multiLevelType w:val="hybridMultilevel"/>
    <w:lvl w:ilvl="0" w15:tentative="1">
      <w:start w:val="1"/>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600" w:hanging="6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1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2026-06-26T00:36:49.222Z</dcterms:created>
  <dcterms:modified xsi:type="dcterms:W3CDTF">2026-06-26T00:36:49.223Z</dcterms:modified>
</cp:coreProperties>
</file>

<file path=docProps/custom.xml><?xml version="1.0" encoding="utf-8"?>
<Properties xmlns="http://schemas.openxmlformats.org/officeDocument/2006/custom-properties" xmlns:vt="http://schemas.openxmlformats.org/officeDocument/2006/docPropsVTypes"/>
</file>