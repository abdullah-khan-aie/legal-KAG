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20"/>
        </w:rPr>
        <w:t>DRAFT — SUBJECT TO CONTRACT — TRACKED CHANGES</w:t>
      </w:r>
    </w:p>
    <w:p>
      <w:pPr>
        <w:spacing w:after="120"/>
        <w:jc w:val="center"/>
      </w:pPr>
      <w:r>
        <w:rPr>
          <w:b/>
          <w:i w:val="0"/>
          <w:sz w:val="28"/>
        </w:rPr>
        <w:t>PATENT AND SOFTWARE LICENCE AGREEMENT — Draft v2</w:t>
      </w:r>
    </w:p>
    <w:p>
      <w:pPr>
        <w:spacing w:after="120"/>
        <w:jc w:val="center"/>
      </w:pPr>
      <w:r>
        <w:rPr>
          <w:b w:val="0"/>
          <w:i w:val="0"/>
          <w:sz w:val="20"/>
        </w:rPr>
        <w:t>CASPIAN TECHNOLOGIES LIMITED (1) and HOLLENCROFT INDUSTRIAL GROUP PLC (2)</w:t>
      </w:r>
    </w:p>
    <w:p>
      <w:pPr>
        <w:spacing w:after="240"/>
        <w:jc w:val="center"/>
      </w:pPr>
      <w:r>
        <w:rPr>
          <w:b w:val="0"/>
          <w:i/>
          <w:sz w:val="18"/>
        </w:rPr>
        <w:t>Mark-up circulated by Pemberton Rowe LLP (Nadia Iqbal, for the Licensee) on 8 December 2025.  Whitfield Carter LLP ref SW/EM/CAS-UMBRA.</w:t>
      </w:r>
    </w:p>
    <w:p>
      <w:pPr>
        <w:spacing w:before="160" w:after="80"/>
      </w:pPr>
      <w:r>
        <w:rPr>
          <w:b/>
        </w:rPr>
        <w:t>2</w:t>
        <w:tab/>
      </w:r>
      <w:r>
        <w:rPr>
          <w:b/>
        </w:rPr>
        <w:t>GRANT OF LICENCE</w:t>
      </w:r>
    </w:p>
    <w:p>
      <w:pPr>
        <w:spacing w:after="120"/>
        <w:ind w:left="720"/>
        <w:jc w:val="both"/>
      </w:pPr>
      <w:r>
        <w:t>2.1  Subject to the terms of this Agreement and to the Licensee’s payment of the Licence Fee, the Licensor grants to the Licensee, with effect from the Commencement Date, an exclusive</w:t>
      </w:r>
      <w:del w:id="1000" w:author="Nadia Iqbal" w:date="2025-12-08T16:30:00Z">
        <w:r>
          <w:delText xml:space="preserve">, non-transferable</w:delText>
        </w:r>
      </w:del>
      <w:ins w:id="1001" w:author="Nadia Iqbal" w:date="2025-12-08T16:30:00Z">
        <w:r>
          <w:t xml:space="preserve"> (even as to the Licensor)</w:t>
        </w:r>
      </w:ins>
      <w:r>
        <w:t>, royalty-bearing licence within the Field and the Territory to embed and use the Licensed Software and to use the Licensed Patents to the extent necessary to do so.</w:t>
      </w:r>
    </w:p>
    <w:p>
      <w:pPr>
        <w:spacing w:after="120"/>
        <w:ind w:left="720"/>
        <w:jc w:val="both"/>
      </w:pPr>
      <w:r>
        <w:t xml:space="preserve">2.2  The exclusivity granted under clause 2.1 is conditional on the Licensee meeting the minimum annual royalty thresholds set out in paragraph 4 of Schedule 2. If the Licensee fails to meet a minimum royalty threshold in any Contract Year, the Licensor may, on </w:t>
      </w:r>
      <w:del w:id="1000" w:author="Nadia Iqbal" w:date="2025-12-08T16:30:00Z">
        <w:r>
          <w:delText xml:space="preserve">60</w:delText>
        </w:r>
      </w:del>
      <w:ins w:id="1001" w:author="Nadia Iqbal" w:date="2025-12-08T16:30:00Z">
        <w:r>
          <w:t xml:space="preserve">90</w:t>
        </w:r>
      </w:ins>
      <w:r>
        <w:t xml:space="preserve"> days’ written notice, convert the licence to a non-exclusive licence.</w:t>
      </w:r>
    </w:p>
    <w:p>
      <w:pPr>
        <w:spacing w:before="160" w:after="80"/>
      </w:pPr>
      <w:r>
        <w:rPr>
          <w:b/>
        </w:rPr>
        <w:t>5</w:t>
        <w:tab/>
      </w:r>
      <w:r>
        <w:rPr>
          <w:b/>
        </w:rPr>
        <w:t>LICENCE FEE, ROYALTIES AND PAYMENT</w:t>
      </w:r>
    </w:p>
    <w:p>
      <w:pPr>
        <w:spacing w:after="120"/>
        <w:ind w:left="720"/>
        <w:jc w:val="both"/>
      </w:pPr>
      <w:r>
        <w:t>5.1  … (a) a one-off, non-refundable upfront licence fee of £</w:t>
      </w:r>
      <w:del w:id="1000" w:author="Nadia Iqbal" w:date="2025-12-08T16:30:00Z">
        <w:r>
          <w:delText xml:space="preserve">1,500,000</w:delText>
        </w:r>
      </w:del>
      <w:ins w:id="1001" w:author="Nadia Iqbal" w:date="2025-12-08T16:30:00Z">
        <w:r>
          <w:t xml:space="preserve">1,000,000</w:t>
        </w:r>
      </w:ins>
      <w:r>
        <w:t xml:space="preserve"> …; and (b) a running royalty calculated as </w:t>
      </w:r>
      <w:del w:id="1002" w:author="Nadia Iqbal" w:date="2025-12-08T16:30:00Z">
        <w:r>
          <w:delText xml:space="preserve">9.0</w:delText>
        </w:r>
      </w:del>
      <w:ins w:id="1003" w:author="Nadia Iqbal" w:date="2025-12-08T16:30:00Z">
        <w:r>
          <w:t xml:space="preserve">6.5</w:t>
        </w:r>
      </w:ins>
      <w:r>
        <w:t>% of Net Revenue from the Licensee Product, payable quarterly in arrears.</w:t>
      </w:r>
    </w:p>
    <w:p>
      <w:pPr>
        <w:spacing w:after="120"/>
        <w:ind w:left="720"/>
        <w:jc w:val="both"/>
      </w:pPr>
      <w:r>
        <w:t xml:space="preserve">5.4  … If an audit reveals an underpayment of more than </w:t>
      </w:r>
      <w:del w:id="1000" w:author="Nadia Iqbal" w:date="2025-12-08T16:30:00Z">
        <w:r>
          <w:delText xml:space="preserve">5</w:delText>
        </w:r>
      </w:del>
      <w:ins w:id="1001" w:author="Nadia Iqbal" w:date="2025-12-08T16:30:00Z">
        <w:r>
          <w:t xml:space="preserve">7.5</w:t>
        </w:r>
      </w:ins>
      <w:r>
        <w:t>%, the Licensee shall bear the reasonable cost of the audit.</w:t>
      </w:r>
    </w:p>
    <w:p>
      <w:pPr>
        <w:spacing w:before="160" w:after="80"/>
      </w:pPr>
      <w:r>
        <w:rPr>
          <w:b/>
        </w:rPr>
        <w:t>7</w:t>
        <w:tab/>
      </w:r>
      <w:r>
        <w:rPr>
          <w:b/>
        </w:rPr>
        <w:t>WARRANTIES</w:t>
      </w:r>
    </w:p>
    <w:p>
      <w:pPr>
        <w:spacing w:after="120"/>
        <w:ind w:left="720"/>
        <w:jc w:val="both"/>
      </w:pPr>
      <w:r>
        <w:t xml:space="preserve">7.1(b)  the Licensed Software will perform materially in accordance with the Documentation for a period of </w:t>
      </w:r>
      <w:del w:id="1000" w:author="Nadia Iqbal" w:date="2025-12-08T16:30:00Z">
        <w:r>
          <w:delText xml:space="preserve">12</w:delText>
        </w:r>
      </w:del>
      <w:ins w:id="1001" w:author="Nadia Iqbal" w:date="2025-12-08T16:30:00Z">
        <w:r>
          <w:t xml:space="preserve">24</w:t>
        </w:r>
      </w:ins>
      <w:r>
        <w:t xml:space="preserve"> months from acceptance; and</w:t>
      </w:r>
    </w:p>
    <w:p>
      <w:pPr>
        <w:spacing w:before="160" w:after="80"/>
      </w:pPr>
      <w:r>
        <w:rPr>
          <w:b/>
        </w:rPr>
        <w:t>11</w:t>
        <w:tab/>
      </w:r>
      <w:r>
        <w:rPr>
          <w:b/>
        </w:rPr>
        <w:t>LIMITATION OF LIABILITY</w:t>
      </w:r>
    </w:p>
    <w:p>
      <w:pPr>
        <w:spacing w:after="120"/>
        <w:ind w:left="720"/>
        <w:jc w:val="both"/>
      </w:pPr>
      <w:r>
        <w:t>11.2  … the total aggregate liability of each Party in any Contract Year shall not exceed the greater of £</w:t>
      </w:r>
      <w:del w:id="1000" w:author="Nadia Iqbal" w:date="2025-12-08T16:30:00Z">
        <w:r>
          <w:delText xml:space="preserve">2,000,000</w:delText>
        </w:r>
      </w:del>
      <w:ins w:id="1001" w:author="Nadia Iqbal" w:date="2025-12-08T16:30:00Z">
        <w:r>
          <w:t xml:space="preserve">5,000,000</w:t>
        </w:r>
      </w:ins>
      <w:r>
        <w:t xml:space="preserve"> and an amount equal to </w:t>
      </w:r>
      <w:del w:id="1002" w:author="Nadia Iqbal" w:date="2025-12-08T16:30:00Z">
        <w:r>
          <w:delText xml:space="preserve">100</w:delText>
        </w:r>
      </w:del>
      <w:ins w:id="1003" w:author="Nadia Iqbal" w:date="2025-12-08T16:30:00Z">
        <w:r>
          <w:t xml:space="preserve">200</w:t>
        </w:r>
      </w:ins>
      <w:r>
        <w:t>% of the total fees paid …; save that the Licensor’s liability under the IP indemnity in clause 8 shall be subject to a separate aggregate cap of £</w:t>
      </w:r>
      <w:del w:id="1004" w:author="Nadia Iqbal" w:date="2025-12-08T16:30:00Z">
        <w:r>
          <w:delText xml:space="preserve">4,000,000</w:delText>
        </w:r>
      </w:del>
      <w:ins w:id="1005" w:author="Nadia Iqbal" w:date="2025-12-08T16:30:00Z">
        <w:r>
          <w:t xml:space="preserve">7,500,000</w:t>
        </w:r>
      </w:ins>
      <w:r>
        <w:t>.</w:t>
      </w:r>
    </w:p>
    <w:p>
      <w:pPr>
        <w:spacing w:before="160" w:after="80"/>
      </w:pPr>
      <w:r>
        <w:rPr>
          <w:b/>
        </w:rPr>
        <w:t>14</w:t>
        <w:tab/>
      </w:r>
      <w:r>
        <w:rPr>
          <w:b/>
        </w:rPr>
        <w:t>TERM AND TERMINATION</w:t>
      </w:r>
    </w:p>
    <w:p>
      <w:pPr>
        <w:spacing w:after="120"/>
        <w:ind w:left="720"/>
        <w:jc w:val="both"/>
      </w:pPr>
      <w:r>
        <w:t xml:space="preserve">14.1  … continues for an initial term of </w:t>
      </w:r>
      <w:del w:id="1000" w:author="Nadia Iqbal" w:date="2025-12-08T16:30:00Z">
        <w:r>
          <w:delText xml:space="preserve">five</w:delText>
        </w:r>
      </w:del>
      <w:ins w:id="1001" w:author="Nadia Iqbal" w:date="2025-12-08T16:30:00Z">
        <w:r>
          <w:t xml:space="preserve">seven</w:t>
        </w:r>
      </w:ins>
      <w:r>
        <w:t xml:space="preserve"> years …</w:t>
      </w:r>
    </w:p>
    <w:p>
      <w:pPr>
        <w:spacing w:after="120"/>
      </w:pPr>
      <w:r>
        <w:rPr>
          <w:b w:val="0"/>
          <w:i/>
          <w:sz w:val="18"/>
        </w:rPr>
        <w:t>[Remaining clauses unchanged in this round. Defined terms, schedules and boilerplate as per v1.]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