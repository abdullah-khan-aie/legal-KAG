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0"/>
        </w:rPr>
        <w:t>DRAFT — SUBJECT TO CONTRACT — TRACKED CHANGES</w:t>
      </w:r>
    </w:p>
    <w:p>
      <w:pPr>
        <w:spacing w:after="120"/>
        <w:jc w:val="center"/>
      </w:pPr>
      <w:r>
        <w:rPr>
          <w:b/>
          <w:i w:val="0"/>
          <w:sz w:val="28"/>
        </w:rPr>
        <w:t>PATENT AND SOFTWARE LICENCE AGREEMENT — Draft v3</w:t>
      </w:r>
    </w:p>
    <w:p>
      <w:pPr>
        <w:spacing w:after="120"/>
        <w:jc w:val="center"/>
      </w:pPr>
      <w:r>
        <w:rPr>
          <w:b w:val="0"/>
          <w:i w:val="0"/>
          <w:sz w:val="20"/>
        </w:rPr>
        <w:t>CASPIAN TECHNOLOGIES LIMITED (1) and HOLLENCROFT INDUSTRIAL GROUP PLC (2)</w:t>
      </w:r>
    </w:p>
    <w:p>
      <w:pPr>
        <w:spacing w:after="240"/>
        <w:jc w:val="center"/>
      </w:pPr>
      <w:r>
        <w:rPr>
          <w:b w:val="0"/>
          <w:i/>
          <w:sz w:val="18"/>
        </w:rPr>
        <w:t>Mark-up circulated by Whitfield Carter LLP (Elena Marchetti, for the Licensor) on 18 December 2025.  Whitfield Carter LLP ref SW/EM/CAS-UMBRA.</w:t>
      </w:r>
    </w:p>
    <w:p>
      <w:pPr>
        <w:spacing w:before="160" w:after="80"/>
      </w:pPr>
      <w:r>
        <w:rPr>
          <w:b/>
        </w:rPr>
        <w:t>2</w:t>
        <w:tab/>
      </w:r>
      <w:r>
        <w:rPr>
          <w:b/>
        </w:rPr>
        <w:t>GRANT OF LICENCE</w:t>
      </w:r>
    </w:p>
    <w:p>
      <w:pPr>
        <w:spacing w:after="120"/>
        <w:ind w:left="720"/>
        <w:jc w:val="both"/>
      </w:pPr>
      <w:ins w:id="1000" w:author="Elena Marchetti" w:date="2025-12-18T10:15:00Z">
        <w:r>
          <w:t xml:space="preserve">2.1  … the Licensor grants to the Licensee an exclusive (even as to the Licensor), non-transferable</w:t>
        </w:r>
      </w:ins>
      <w:r>
        <w:t xml:space="preserve"> licence within the Field and the Territory to embed and use the Licensed Software and to use the Licensed Patents to the extent necessary to do so. </w:t>
      </w:r>
      <w:ins w:id="1001" w:author="Elena Marchetti" w:date="2025-12-18T10:15:00Z">
        <w:r>
          <w:t xml:space="preserve">The Licensor accepts the “even as to the Licensor” exclusivity but reinstates the non-transferability wording deleted in v2.</w:t>
        </w:r>
      </w:ins>
    </w:p>
    <w:p>
      <w:pPr>
        <w:spacing w:after="120"/>
        <w:ind w:left="720"/>
        <w:jc w:val="both"/>
      </w:pPr>
      <w:r>
        <w:t xml:space="preserve">2.2  … the Licensor may, on </w:t>
      </w:r>
      <w:del w:id="1000" w:author="Elena Marchetti" w:date="2025-12-18T10:15:00Z">
        <w:r>
          <w:delText xml:space="preserve">90</w:delText>
        </w:r>
      </w:del>
      <w:ins w:id="1001" w:author="Elena Marchetti" w:date="2025-12-18T10:15:00Z">
        <w:r>
          <w:t xml:space="preserve">60</w:t>
        </w:r>
      </w:ins>
      <w:r>
        <w:t xml:space="preserve"> days’ written notice, convert the licence to a non-exclusive licence. [Agreed: 60 days.]</w:t>
      </w:r>
    </w:p>
    <w:p>
      <w:pPr>
        <w:spacing w:before="160" w:after="80"/>
      </w:pPr>
      <w:r>
        <w:rPr>
          <w:b/>
        </w:rPr>
        <w:t>5</w:t>
        <w:tab/>
      </w:r>
      <w:r>
        <w:rPr>
          <w:b/>
        </w:rPr>
        <w:t>LICENCE FEE, ROYALTIES AND PAYMENT</w:t>
      </w:r>
    </w:p>
    <w:p>
      <w:pPr>
        <w:spacing w:after="120"/>
        <w:ind w:left="720"/>
        <w:jc w:val="both"/>
      </w:pPr>
      <w:r>
        <w:t>5.1  … (a) a one-off upfront licence fee of £</w:t>
      </w:r>
      <w:del w:id="1000" w:author="Elena Marchetti" w:date="2025-12-18T10:15:00Z">
        <w:r>
          <w:delText xml:space="preserve">1,000,000</w:delText>
        </w:r>
      </w:del>
      <w:ins w:id="1001" w:author="Elena Marchetti" w:date="2025-12-18T10:15:00Z">
        <w:r>
          <w:t xml:space="preserve">1,250,000</w:t>
        </w:r>
      </w:ins>
      <w:r>
        <w:t xml:space="preserve"> [compromise]; and (b) a running royalty of </w:t>
      </w:r>
      <w:del w:id="1002" w:author="Elena Marchetti" w:date="2025-12-18T10:15:00Z">
        <w:r>
          <w:delText xml:space="preserve">6.5</w:delText>
        </w:r>
      </w:del>
      <w:ins w:id="1003" w:author="Elena Marchetti" w:date="2025-12-18T10:15:00Z">
        <w:r>
          <w:t xml:space="preserve">7.5</w:t>
        </w:r>
      </w:ins>
      <w:r>
        <w:t>% of Net Revenue [compromise between 9.0% and 6.5%].</w:t>
      </w:r>
    </w:p>
    <w:p>
      <w:pPr>
        <w:spacing w:after="120"/>
        <w:ind w:left="720"/>
        <w:jc w:val="both"/>
      </w:pPr>
      <w:r>
        <w:t xml:space="preserve">5.4  … underpayment of more than </w:t>
      </w:r>
      <w:del w:id="1000" w:author="Elena Marchetti" w:date="2025-12-18T10:15:00Z">
        <w:r>
          <w:delText xml:space="preserve">7.5</w:delText>
        </w:r>
      </w:del>
      <w:ins w:id="1001" w:author="Elena Marchetti" w:date="2025-12-18T10:15:00Z">
        <w:r>
          <w:t xml:space="preserve">5</w:t>
        </w:r>
      </w:ins>
      <w:r>
        <w:t>% … [Licensor reverts to 5%; agreed.]</w:t>
      </w:r>
    </w:p>
    <w:p>
      <w:pPr>
        <w:spacing w:before="160" w:after="80"/>
      </w:pPr>
      <w:r>
        <w:rPr>
          <w:b/>
        </w:rPr>
        <w:t>7</w:t>
        <w:tab/>
      </w:r>
      <w:r>
        <w:rPr>
          <w:b/>
        </w:rPr>
        <w:t>WARRANTIES</w:t>
      </w:r>
    </w:p>
    <w:p>
      <w:pPr>
        <w:spacing w:after="120"/>
        <w:ind w:left="720"/>
        <w:jc w:val="both"/>
      </w:pPr>
      <w:r>
        <w:t xml:space="preserve">7.1(b)  … perform materially in accordance with the Documentation for </w:t>
      </w:r>
      <w:del w:id="1000" w:author="Elena Marchetti" w:date="2025-12-18T10:15:00Z">
        <w:r>
          <w:delText xml:space="preserve">24</w:delText>
        </w:r>
      </w:del>
      <w:ins w:id="1001" w:author="Elena Marchetti" w:date="2025-12-18T10:15:00Z">
        <w:r>
          <w:t xml:space="preserve">18</w:t>
        </w:r>
      </w:ins>
      <w:r>
        <w:t xml:space="preserve"> months from acceptance [compromise warranty period].</w:t>
      </w:r>
    </w:p>
    <w:p>
      <w:pPr>
        <w:spacing w:before="160" w:after="80"/>
      </w:pPr>
      <w:r>
        <w:rPr>
          <w:b/>
        </w:rPr>
        <w:t>11</w:t>
        <w:tab/>
      </w:r>
      <w:r>
        <w:rPr>
          <w:b/>
        </w:rPr>
        <w:t>LIMITATION OF LIABILITY</w:t>
      </w:r>
    </w:p>
    <w:p>
      <w:pPr>
        <w:spacing w:after="120"/>
        <w:ind w:left="720"/>
        <w:jc w:val="both"/>
      </w:pPr>
      <w:r>
        <w:t>11.2  … shall not exceed the greater of £</w:t>
      </w:r>
      <w:del w:id="1000" w:author="Elena Marchetti" w:date="2025-12-18T10:15:00Z">
        <w:r>
          <w:delText xml:space="preserve">5,000,000</w:delText>
        </w:r>
      </w:del>
      <w:ins w:id="1001" w:author="Elena Marchetti" w:date="2025-12-18T10:15:00Z">
        <w:r>
          <w:t xml:space="preserve">3,000,000</w:t>
        </w:r>
      </w:ins>
      <w:r>
        <w:t xml:space="preserve"> and an amount equal to </w:t>
      </w:r>
      <w:del w:id="1002" w:author="Elena Marchetti" w:date="2025-12-18T10:15:00Z">
        <w:r>
          <w:delText xml:space="preserve">200</w:delText>
        </w:r>
      </w:del>
      <w:ins w:id="1003" w:author="Elena Marchetti" w:date="2025-12-18T10:15:00Z">
        <w:r>
          <w:t xml:space="preserve">150</w:t>
        </w:r>
      </w:ins>
      <w:r>
        <w:t>% of the total fees paid …; the IP indemnity cap under clause 8 is set at £</w:t>
      </w:r>
      <w:del w:id="1004" w:author="Elena Marchetti" w:date="2025-12-18T10:15:00Z">
        <w:r>
          <w:delText xml:space="preserve">7,500,000</w:delText>
        </w:r>
      </w:del>
      <w:ins w:id="1005" w:author="Elena Marchetti" w:date="2025-12-18T10:15:00Z">
        <w:r>
          <w:t xml:space="preserve">5,000,000</w:t>
        </w:r>
      </w:ins>
      <w:r>
        <w:t>. [These figures are agreed and carry into the execution version.]</w:t>
      </w:r>
    </w:p>
    <w:p>
      <w:pPr>
        <w:spacing w:before="160" w:after="80"/>
      </w:pPr>
      <w:r>
        <w:rPr>
          <w:b/>
        </w:rPr>
        <w:t>14</w:t>
        <w:tab/>
      </w:r>
      <w:r>
        <w:rPr>
          <w:b/>
        </w:rPr>
        <w:t>TERM AND TERMINATION</w:t>
      </w:r>
    </w:p>
    <w:p>
      <w:pPr>
        <w:spacing w:after="120"/>
        <w:ind w:left="720"/>
        <w:jc w:val="both"/>
      </w:pPr>
      <w:r>
        <w:t xml:space="preserve">14.1  … an initial term of </w:t>
      </w:r>
      <w:del w:id="1000" w:author="Elena Marchetti" w:date="2025-12-18T10:15:00Z">
        <w:r>
          <w:delText xml:space="preserve">seven</w:delText>
        </w:r>
      </w:del>
      <w:ins w:id="1001" w:author="Elena Marchetti" w:date="2025-12-18T10:15:00Z">
        <w:r>
          <w:t xml:space="preserve">five</w:t>
        </w:r>
      </w:ins>
      <w:r>
        <w:t xml:space="preserve"> years, renewing for successive periods of two years [Licensor reverts to five-year Initial Term; agreed].</w:t>
      </w:r>
    </w:p>
    <w:p>
      <w:pPr>
        <w:spacing w:after="120"/>
      </w:pPr>
      <w:r>
        <w:rPr>
          <w:b w:val="0"/>
          <w:i/>
          <w:sz w:val="18"/>
        </w:rPr>
        <w:t>[All other terms agreed. This v3 is the final pre-execution markup; the clean executed version of 27 February 2026 reflects these agreed figures.]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